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2026-10-11 21:04:29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Resources</w:t>
        </w:r>
      </w:ins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hyperlink r:id="rId22">
        <w:ins w:id="6" w:author="PR Preview" w:date="2026-01-01T00:00:00Z">
          <w:r>
            <w:rPr>
              <w:rStyle w:val="Hyperlink"/>
            </w:rPr>
            <w:t xml:space="preserve">learning resources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for R, Git, Python, Julia, and open science.</w:t>
        </w:r>
      </w:ins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2026-10-12T06:55:33Z</dcterms:created>
  <dcterms:modified xsi:type="dcterms:W3CDTF">2026-10-12T06:55:33Z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