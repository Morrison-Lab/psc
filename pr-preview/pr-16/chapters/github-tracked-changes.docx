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del w:id="1" w:author="PR Preview" w:date="2026-01-01T00:00:00Z">
        <w:r>
          <w:delText xml:space="preserve">Last modified: 2026-10-11 21:04:29 (PDT)</w:delText>
        </w:r>
      </w:del>
    </w:p>
    <w:p>
      <w:pPr>
        <w:pStyle w:val="Date"/>
      </w:pPr>
      <w:ins w:id="2" w:author="PR Preview" w:date="2026-01-01T00:00:00Z">
        <w:r>
          <w:t xml:space="preserve">Last modified: 2026-10-11 23:50:50 (PDT)</w:t>
        </w:r>
      </w:ins>
    </w:p>
    <w:p>
      <w:pPr>
        <w:pStyle w:val="FirstParagraph"/>
      </w:pPr>
      <w:bookmarkStart w:id="9" w:name="sec-github"/>
      <w:bookmarkEnd w:id="9"/>
    </w:p>
    <w:bookmarkStart w:id="13" w:name="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pull-request-roles-and-protocol"/>
    <w:p>
      <w:pPr>
        <w:pStyle w:val="Heading2"/>
      </w:pPr>
      <w:r>
        <w:t xml:space="preserve">8 Pull Request Roles and Protocol</w:t>
      </w:r>
    </w:p>
    <w:p>
      <w:pPr>
        <w:pStyle w:val="FirstParagraph"/>
      </w:pPr>
      <w:r>
        <w:t xml:space="preserve">The lab’s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in Happy Git with R.</w:t>
      </w:r>
    </w:p>
    <w:bookmarkEnd w:id="51"/>
    <w:bookmarkEnd w:id="52"/>
    <w:bookmarkStart w:id="55" w:name="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a self-contained, portable projects, for your reference.</w:t>
      </w:r>
    </w:p>
    <w:bookmarkEnd w:id="55"/>
    <w:bookmarkStart w:id="60" w:name="sec-gitlab"/>
    <w:p>
      <w:pPr>
        <w:pStyle w:val="Heading2"/>
      </w:pPr>
      <w:r>
        <w:t xml:space="preserve">13 GitLab</w:t>
      </w:r>
    </w:p>
    <w:p>
      <w:pPr>
        <w:pStyle w:val="FirstParagraph"/>
      </w:pPr>
      <w:r>
        <w:t xml:space="preserve">Our lab primarily uses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98"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7"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6" w:name="refs"/>
    <w:bookmarkStart w:id="85"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5"/>
    <w:bookmarkStart w:id="86"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6"/>
    <w:bookmarkStart w:id="87"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7"/>
    <w:bookmarkStart w:id="89" w:name="ref-githubaccountarchive"/>
    <w:p>
      <w:pPr>
        <w:pStyle w:val="Bibliography"/>
      </w:pPr>
      <w:r>
        <w:t xml:space="preserve">“Requesting an Archive of Your Personal Account’s Data.”</w:t>
      </w:r>
      <w:r>
        <w:t xml:space="preserve"> </w:t>
      </w:r>
      <w:r>
        <w:t xml:space="preserve">n.d. GitHub.</w:t>
      </w:r>
      <w:r>
        <w:t xml:space="preserve"> </w:t>
      </w:r>
      <w:hyperlink r:id="rId88">
        <w:r>
          <w:rPr>
            <w:rStyle w:val="Hyperlink"/>
          </w:rPr>
          <w:t xml:space="preserve">https://docs.github.com/en/get-started/archiving-your-github-personal-account-and-public-repositories/requesting-an-archive-of-your-personal-accounts-data</w:t>
        </w:r>
      </w:hyperlink>
      <w:r>
        <w:t xml:space="preserve">.</w:t>
      </w:r>
    </w:p>
    <w:bookmarkEnd w:id="89"/>
    <w:bookmarkStart w:id="91" w:name="ref-githuborgmigrations"/>
    <w:p>
      <w:pPr>
        <w:pStyle w:val="Bibliography"/>
      </w:pPr>
      <w:r>
        <w:t xml:space="preserve">“REST API Endpoints for Organization Migrations.”</w:t>
      </w:r>
      <w:r>
        <w:t xml:space="preserve"> </w:t>
      </w:r>
      <w:r>
        <w:t xml:space="preserve">n.d. GitHub.</w:t>
      </w:r>
      <w:r>
        <w:t xml:space="preserve"> </w:t>
      </w:r>
      <w:hyperlink r:id="rId90">
        <w:r>
          <w:rPr>
            <w:rStyle w:val="Hyperlink"/>
          </w:rPr>
          <w:t xml:space="preserve">https://docs.github.com/en/rest/migrations/orgs</w:t>
        </w:r>
      </w:hyperlink>
      <w:r>
        <w:t xml:space="preserve">.</w:t>
      </w:r>
    </w:p>
    <w:bookmarkEnd w:id="91"/>
    <w:bookmarkStart w:id="93" w:name="ref-githubusermigrations"/>
    <w:p>
      <w:pPr>
        <w:pStyle w:val="Bibliography"/>
      </w:pPr>
      <w:r>
        <w:t xml:space="preserve">“REST API Endpoints for User Migrations.”</w:t>
      </w:r>
      <w:r>
        <w:t xml:space="preserve"> </w:t>
      </w:r>
      <w:r>
        <w:t xml:space="preserve">n.d. GitHub.</w:t>
      </w:r>
      <w:r>
        <w:t xml:space="preserve"> </w:t>
      </w:r>
      <w:hyperlink r:id="rId92">
        <w:r>
          <w:rPr>
            <w:rStyle w:val="Hyperlink"/>
          </w:rPr>
          <w:t xml:space="preserve">https://docs.github.com/en/rest/migrations/users</w:t>
        </w:r>
      </w:hyperlink>
      <w:r>
        <w:t xml:space="preserve">.</w:t>
      </w:r>
    </w:p>
    <w:bookmarkEnd w:id="93"/>
    <w:bookmarkStart w:id="95" w:name="ref-gitfixum"/>
    <w:p>
      <w:pPr>
        <w:pStyle w:val="Bibliography"/>
      </w:pPr>
      <w:r>
        <w:t xml:space="preserve">Robertson, Seth. n.d.</w:t>
      </w:r>
      <w:r>
        <w:t xml:space="preserve"> </w:t>
      </w:r>
      <w:r>
        <w:t xml:space="preserve">“On Undoing, Fixing, or Removing Commits in Git.”</w:t>
      </w:r>
      <w:r>
        <w:t xml:space="preserve"> </w:t>
      </w:r>
      <w:hyperlink r:id="rId94">
        <w:r>
          <w:rPr>
            <w:rStyle w:val="Hyperlink"/>
          </w:rPr>
          <w:t xml:space="preserve">https://sethrobertson.github.io/GitFixUm/fixup.html</w:t>
        </w:r>
      </w:hyperlink>
      <w:r>
        <w:t xml:space="preserve">.</w:t>
      </w:r>
    </w:p>
    <w:bookmarkEnd w:id="95"/>
    <w:bookmarkEnd w:id="96"/>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88"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0" Type="http://schemas.openxmlformats.org/officeDocument/2006/relationships/hyperlink" Target="https://docs.github.com/en/rest/migrations/orgs" TargetMode="External"/><Relationship Id="rId92"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ster/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4"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88"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0" Type="http://schemas.openxmlformats.org/officeDocument/2006/relationships/hyperlink" Target="https://docs.github.com/en/rest/migrations/orgs" TargetMode="External"/><Relationship Id="rId92"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ster/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4"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2026-10-12T06:55:04Z</dcterms:created>
  <dcterms:modified xsi:type="dcterms:W3CDTF">2026-10-12T06:55:04Z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23:50:50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