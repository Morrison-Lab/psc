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Resources</w:t>
        </w:r>
      </w:ins>
    </w:p>
    <w:p>
      <w:pPr>
        <w:pStyle w:val="Date"/>
      </w:pPr>
      <w:ins w:id="2" w:author="PR Preview" w:date="2026-01-01T00:00:00Z">
        <w:r>
          <w:t xml:space="preserve">Last modified: 2026-10-11 23:50:50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ins w:id="3" w:author="PR Preview" w:date="2026-01-01T00:00:00Z">
        <w:r>
          <w:t xml:space="preserve">This page collects learning resources for scientific computing.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Several chapters keep their own resource lists,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so this page points to those lists rather than repeating them:</w:t>
        </w:r>
      </w:ins>
    </w:p>
    <w:p>
      <w:pPr>
        <w:pStyle w:val="Compact"/>
        <w:numPr>
          <w:ilvl w:val="0"/>
          <w:numId w:val="1001"/>
        </w:numPr>
      </w:pPr>
      <w:hyperlink r:id="rId10">
        <w:ins w:id="8" w:author="PR Preview" w:date="2026-01-01T00:00:00Z">
          <w:r>
            <w:rPr>
              <w:rStyle w:val="Hyperlink"/>
            </w:rPr>
            <w:t xml:space="preserve">R Coding Practices: Additional Resources</w:t>
          </w:r>
        </w:ins>
      </w:hyperlink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-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books on R, R packages, Shiny, and Git for R users</w:t>
        </w:r>
      </w:ins>
    </w:p>
    <w:p>
      <w:pPr>
        <w:pStyle w:val="Compact"/>
        <w:numPr>
          <w:ilvl w:val="0"/>
          <w:numId w:val="1001"/>
        </w:numPr>
      </w:pPr>
      <w:hyperlink r:id="rId11">
        <w:ins w:id="13" w:author="PR Preview" w:date="2026-01-01T00:00:00Z">
          <w:r>
            <w:rPr>
              <w:rStyle w:val="Hyperlink"/>
            </w:rPr>
            <w:t xml:space="preserve">R Coding Practices: Tidyverse</w:t>
          </w:r>
        </w:ins>
      </w:hyperlink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-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tidy evaluation and programming with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rStyle w:val="VerbatimChar"/>
          </w:rPr>
          <w:t xml:space="preserve">{dplyr}</w:t>
        </w:r>
      </w:ins>
    </w:p>
    <w:p>
      <w:pPr>
        <w:pStyle w:val="Compact"/>
        <w:numPr>
          <w:ilvl w:val="0"/>
          <w:numId w:val="1001"/>
        </w:numPr>
      </w:pPr>
      <w:hyperlink r:id="rId12">
        <w:ins w:id="20" w:author="PR Preview" w:date="2026-01-01T00:00:00Z">
          <w:r>
            <w:rPr>
              <w:rStyle w:val="Hyperlink"/>
            </w:rPr>
            <w:t xml:space="preserve">Continuous Integration</w:t>
          </w:r>
        </w:ins>
      </w:hyperlink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-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CI services and tools for R packages</w:t>
        </w:r>
      </w:ins>
    </w:p>
    <w:p>
      <w:pPr>
        <w:pStyle w:val="Compact"/>
        <w:numPr>
          <w:ilvl w:val="0"/>
          <w:numId w:val="1001"/>
        </w:numPr>
      </w:pPr>
      <w:hyperlink r:id="rId13">
        <w:ins w:id="25" w:author="PR Preview" w:date="2026-01-01T00:00:00Z">
          <w:r>
            <w:rPr>
              <w:rStyle w:val="Hyperlink"/>
            </w:rPr>
            <w:t xml:space="preserve">Quarto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-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Quarto documentation, templates, and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rStyle w:val="VerbatimChar"/>
          </w:rPr>
          <w:t xml:space="preserve">{litedown}</w:t>
        </w:r>
      </w:ins>
    </w:p>
    <w:p>
      <w:pPr>
        <w:pStyle w:val="Compact"/>
        <w:numPr>
          <w:ilvl w:val="0"/>
          <w:numId w:val="1001"/>
        </w:numPr>
      </w:pPr>
      <w:hyperlink r:id="rId14">
        <w:ins w:id="32" w:author="PR Preview" w:date="2026-01-01T00:00:00Z">
          <w:r>
            <w:rPr>
              <w:rStyle w:val="Hyperlink"/>
            </w:rPr>
            <w:t xml:space="preserve">Git and GitHub</w:t>
          </w:r>
        </w:ins>
      </w:hyperlink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-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GitHub Learn, the UC Davis DataLab Git sandbox, and graphical Git clients</w:t>
        </w:r>
      </w:ins>
    </w:p>
    <w:p>
      <w:pPr>
        <w:pStyle w:val="Compact"/>
        <w:numPr>
          <w:ilvl w:val="0"/>
          <w:numId w:val="1001"/>
        </w:numPr>
      </w:pPr>
      <w:hyperlink r:id="rId15">
        <w:ins w:id="37" w:author="PR Preview" w:date="2026-01-01T00:00:00Z">
          <w:r>
            <w:rPr>
              <w:rStyle w:val="Hyperlink"/>
            </w:rPr>
            <w:t xml:space="preserve">Unix</w:t>
          </w:r>
        </w:ins>
      </w:hyperlink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-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shell tools and The Missing CS Quarter at UC Davis</w:t>
        </w:r>
      </w:ins>
    </w:p>
    <w:bookmarkStart w:id="33" w:name="sec-resources-r"/>
    <w:p>
      <w:pPr>
        <w:pStyle w:val="Heading2"/>
      </w:pPr>
      <w:ins w:id="42" w:author="PR Preview" w:date="2026-01-01T00:00:00Z">
        <w:r>
          <w:t xml:space="preserve">1 Resources for R</w:t>
        </w:r>
      </w:ins>
    </w:p>
    <w:p>
      <w:pPr>
        <w:pStyle w:val="Compact"/>
        <w:numPr>
          <w:ilvl w:val="0"/>
          <w:numId w:val="1002"/>
        </w:numPr>
      </w:pPr>
      <w:hyperlink r:id="rId16">
        <w:ins w:id="43" w:author="PR Preview" w:date="2026-01-01T00:00:00Z">
          <w:r>
            <w:rPr>
              <w:rStyle w:val="Hyperlink"/>
            </w:rPr>
            <w:t xml:space="preserve">Awesome R Package Development Tools</w:t>
          </w:r>
        </w:ins>
      </w:hyperlink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-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curated list of tools for R package development</w:t>
        </w:r>
      </w:ins>
    </w:p>
    <w:p>
      <w:pPr>
        <w:pStyle w:val="Compact"/>
        <w:numPr>
          <w:ilvl w:val="0"/>
          <w:numId w:val="1002"/>
        </w:numPr>
      </w:pPr>
      <w:hyperlink r:id="rId17">
        <w:ins w:id="48" w:author="PR Preview" w:date="2026-01-01T00:00:00Z">
          <w:r>
            <w:rPr>
              <w:rStyle w:val="Hyperlink"/>
            </w:rPr>
            <w:t xml:space="preserve">Tidyverse style guide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-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style guide behind</w:t>
        </w:r>
      </w:ins>
      <w:ins w:id="53" w:author="PR Preview" w:date="2026-01-01T00:00:00Z">
        <w:r>
          <w:t xml:space="preserve"> </w:t>
        </w:r>
      </w:ins>
      <w:hyperlink r:id="rId18">
        <w:ins w:id="54" w:author="PR Preview" w:date="2026-01-01T00:00:00Z">
          <w:r>
            <w:rPr>
              <w:rStyle w:val="Hyperlink"/>
            </w:rPr>
            <w:t xml:space="preserve">R Code Style</w:t>
          </w:r>
        </w:ins>
      </w:hyperlink>
    </w:p>
    <w:p>
      <w:pPr>
        <w:pStyle w:val="Compact"/>
        <w:numPr>
          <w:ilvl w:val="0"/>
          <w:numId w:val="1002"/>
        </w:numPr>
      </w:pPr>
      <w:hyperlink r:id="rId19">
        <w:ins w:id="55" w:author="PR Preview" w:date="2026-01-01T00:00:00Z">
          <w:r>
            <w:rPr>
              <w:rStyle w:val="Hyperlink"/>
            </w:rPr>
            <w:t xml:space="preserve">Hadley Wickham’s R Style Guide</w:t>
          </w:r>
        </w:ins>
      </w:hyperlink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-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style chapter of the first edition of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rPr>
            <w:i/>
            <w:iCs/>
          </w:rPr>
          <w:t xml:space="preserve">Advanced R</w:t>
        </w:r>
      </w:ins>
    </w:p>
    <w:p>
      <w:pPr>
        <w:pStyle w:val="Compact"/>
        <w:numPr>
          <w:ilvl w:val="0"/>
          <w:numId w:val="1002"/>
        </w:numPr>
      </w:pPr>
      <w:hyperlink r:id="rId20">
        <w:ins w:id="62" w:author="PR Preview" w:date="2026-01-01T00:00:00Z">
          <w:r>
            <w:rPr>
              <w:rStyle w:val="Hyperlink"/>
            </w:rPr>
            <w:t xml:space="preserve">Tidyverse data-dict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-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open specification and CLI tool for creating, validating, and documenting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data dictionaries in YAML format</w:t>
        </w:r>
      </w:ins>
    </w:p>
    <w:bookmarkStart w:id="26" w:name="uc-davis-datalab-workshops-and-tutorials"/>
    <w:p>
      <w:pPr>
        <w:pStyle w:val="Heading3"/>
      </w:pPr>
      <w:ins w:id="69" w:author="PR Preview" w:date="2026-01-01T00:00:00Z">
        <w:r>
          <w:t xml:space="preserve">1.1 UC Davis DataLab workshops and tutorials</w:t>
        </w:r>
      </w:ins>
    </w:p>
    <w:p>
      <w:pPr>
        <w:pStyle w:val="FirstParagraph"/>
      </w:pPr>
      <w:ins w:id="70" w:author="PR Preview" w:date="2026-01-01T00:00:00Z">
        <w:r>
          <w:t xml:space="preserve">The</w:t>
        </w:r>
      </w:ins>
      <w:ins w:id="71" w:author="PR Preview" w:date="2026-01-01T00:00:00Z">
        <w:r>
          <w:t xml:space="preserve"> </w:t>
        </w:r>
      </w:ins>
      <w:hyperlink r:id="rId21">
        <w:ins w:id="72" w:author="PR Preview" w:date="2026-01-01T00:00:00Z">
          <w:r>
            <w:rPr>
              <w:rStyle w:val="Hyperlink"/>
            </w:rPr>
            <w:t xml:space="preserve">UC Davis DataLab</w:t>
          </w:r>
        </w:ins>
      </w:hyperlink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provides workshops and learning materials for data science:</w:t>
        </w:r>
      </w:ins>
    </w:p>
    <w:p>
      <w:pPr>
        <w:pStyle w:val="Compact"/>
        <w:numPr>
          <w:ilvl w:val="0"/>
          <w:numId w:val="1003"/>
        </w:numPr>
      </w:pPr>
      <w:hyperlink r:id="rId22">
        <w:ins w:id="75" w:author="PR Preview" w:date="2026-01-01T00:00:00Z">
          <w:r>
            <w:rPr>
              <w:rStyle w:val="Hyperlink"/>
            </w:rPr>
            <w:t xml:space="preserve">Workshop Index</w:t>
          </w:r>
        </w:ins>
      </w:hyperlink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- catalog of all DataLab workshops</w:t>
        </w:r>
      </w:ins>
    </w:p>
    <w:p>
      <w:pPr>
        <w:pStyle w:val="Compact"/>
        <w:numPr>
          <w:ilvl w:val="0"/>
          <w:numId w:val="1003"/>
        </w:numPr>
      </w:pPr>
      <w:hyperlink r:id="rId23">
        <w:ins w:id="78" w:author="PR Preview" w:date="2026-01-01T00:00:00Z">
          <w:r>
            <w:rPr>
              <w:rStyle w:val="Hyperlink"/>
            </w:rPr>
            <w:t xml:space="preserve">R Basics Workshop</w:t>
          </w:r>
        </w:ins>
      </w:hyperlink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- foundational R programming for beginners</w:t>
        </w:r>
      </w:ins>
    </w:p>
    <w:p>
      <w:pPr>
        <w:pStyle w:val="Compact"/>
        <w:numPr>
          <w:ilvl w:val="0"/>
          <w:numId w:val="1003"/>
        </w:numPr>
      </w:pPr>
      <w:hyperlink r:id="rId24">
        <w:ins w:id="81" w:author="PR Preview" w:date="2026-01-01T00:00:00Z">
          <w:r>
            <w:rPr>
              <w:rStyle w:val="Hyperlink"/>
            </w:rPr>
            <w:t xml:space="preserve">Research Toolkits</w:t>
          </w:r>
        </w:ins>
      </w:hyperlink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- guides for research tools and methods</w:t>
        </w:r>
      </w:ins>
    </w:p>
    <w:p>
      <w:pPr>
        <w:pStyle w:val="Compact"/>
        <w:numPr>
          <w:ilvl w:val="0"/>
          <w:numId w:val="1003"/>
        </w:numPr>
      </w:pPr>
      <w:hyperlink r:id="rId25">
        <w:ins w:id="84" w:author="PR Preview" w:date="2026-01-01T00:00:00Z">
          <w:r>
            <w:rPr>
              <w:rStyle w:val="Hyperlink"/>
            </w:rPr>
            <w:t xml:space="preserve">Install Guides</w:t>
          </w:r>
        </w:ins>
      </w:hyperlink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- setup instructions for data science software</w:t>
        </w:r>
      </w:ins>
    </w:p>
    <w:bookmarkEnd w:id="26"/>
    <w:bookmarkStart w:id="32" w:name="cheat-sheets"/>
    <w:p>
      <w:pPr>
        <w:pStyle w:val="Heading3"/>
      </w:pPr>
      <w:ins w:id="87" w:author="PR Preview" w:date="2026-01-01T00:00:00Z">
        <w:r>
          <w:t xml:space="preserve">1.2 Cheat sheets</w:t>
        </w:r>
      </w:ins>
    </w:p>
    <w:p>
      <w:pPr>
        <w:pStyle w:val="Compact"/>
        <w:numPr>
          <w:ilvl w:val="0"/>
          <w:numId w:val="1004"/>
        </w:numPr>
      </w:pPr>
      <w:hyperlink r:id="rId27">
        <w:ins w:id="88" w:author="PR Preview" w:date="2026-01-01T00:00:00Z">
          <w:r>
            <w:rPr>
              <w:rStyle w:val="Hyperlink"/>
            </w:rPr>
            <w:t xml:space="preserve">Data transformation with dplyr cheat sheet</w:t>
          </w:r>
        </w:ins>
      </w:hyperlink>
    </w:p>
    <w:p>
      <w:pPr>
        <w:pStyle w:val="Compact"/>
        <w:numPr>
          <w:ilvl w:val="0"/>
          <w:numId w:val="1004"/>
        </w:numPr>
      </w:pPr>
      <w:hyperlink r:id="rId28">
        <w:ins w:id="89" w:author="PR Preview" w:date="2026-01-01T00:00:00Z">
          <w:r>
            <w:rPr>
              <w:rStyle w:val="Hyperlink"/>
            </w:rPr>
            <w:t xml:space="preserve">Data tidying with tidyr cheat sheet</w:t>
          </w:r>
        </w:ins>
      </w:hyperlink>
    </w:p>
    <w:p>
      <w:pPr>
        <w:pStyle w:val="Compact"/>
        <w:numPr>
          <w:ilvl w:val="0"/>
          <w:numId w:val="1004"/>
        </w:numPr>
      </w:pPr>
      <w:hyperlink r:id="rId29">
        <w:ins w:id="90" w:author="PR Preview" w:date="2026-01-01T00:00:00Z">
          <w:r>
            <w:rPr>
              <w:rStyle w:val="Hyperlink"/>
            </w:rPr>
            <w:t xml:space="preserve">Data visualization with ggplot2 cheat sheet</w:t>
          </w:r>
        </w:ins>
      </w:hyperlink>
    </w:p>
    <w:p>
      <w:pPr>
        <w:pStyle w:val="Compact"/>
        <w:numPr>
          <w:ilvl w:val="0"/>
          <w:numId w:val="1004"/>
        </w:numPr>
      </w:pPr>
      <w:hyperlink r:id="rId30">
        <w:ins w:id="91" w:author="PR Preview" w:date="2026-01-01T00:00:00Z">
          <w:r>
            <w:rPr>
              <w:rStyle w:val="Hyperlink"/>
            </w:rPr>
            <w:t xml:space="preserve">data.table cheat sheet</w:t>
          </w:r>
        </w:ins>
      </w:hyperlink>
    </w:p>
    <w:p>
      <w:pPr>
        <w:pStyle w:val="Compact"/>
        <w:numPr>
          <w:ilvl w:val="0"/>
          <w:numId w:val="1004"/>
        </w:numPr>
      </w:pPr>
      <w:hyperlink r:id="rId31">
        <w:ins w:id="92" w:author="PR Preview" w:date="2026-01-01T00:00:00Z">
          <w:r>
            <w:rPr>
              <w:rStyle w:val="Hyperlink"/>
            </w:rPr>
            <w:t xml:space="preserve">R Markdown cheat sheet</w:t>
          </w:r>
        </w:ins>
      </w:hyperlink>
    </w:p>
    <w:bookmarkEnd w:id="32"/>
    <w:bookmarkEnd w:id="33"/>
    <w:bookmarkStart w:id="35" w:name="sec-resources-git"/>
    <w:p>
      <w:pPr>
        <w:pStyle w:val="Heading2"/>
      </w:pPr>
      <w:ins w:id="93" w:author="PR Preview" w:date="2026-01-01T00:00:00Z">
        <w:r>
          <w:t xml:space="preserve">2 Resources for Git and GitHub</w:t>
        </w:r>
      </w:ins>
    </w:p>
    <w:p>
      <w:pPr>
        <w:pStyle w:val="Compact"/>
        <w:numPr>
          <w:ilvl w:val="0"/>
          <w:numId w:val="1005"/>
        </w:numPr>
      </w:pPr>
      <w:hyperlink r:id="rId34">
        <w:ins w:id="94" w:author="PR Preview" w:date="2026-01-01T00:00:00Z">
          <w:r>
            <w:rPr>
              <w:rStyle w:val="Hyperlink"/>
            </w:rPr>
            <w:t xml:space="preserve">GitHub Skills: Introduction to GitHub</w:t>
          </w:r>
        </w:ins>
      </w:hyperlink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-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an interactive exercise, under an hour long,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on branches, commits, and pull requests</w:t>
        </w:r>
      </w:ins>
    </w:p>
    <w:bookmarkEnd w:id="35"/>
    <w:bookmarkStart w:id="39" w:name="sec-resources-python"/>
    <w:p>
      <w:pPr>
        <w:pStyle w:val="Heading2"/>
      </w:pPr>
      <w:ins w:id="101" w:author="PR Preview" w:date="2026-01-01T00:00:00Z">
        <w:r>
          <w:t xml:space="preserve">3 Resources for Python</w:t>
        </w:r>
      </w:ins>
    </w:p>
    <w:p>
      <w:pPr>
        <w:pStyle w:val="Compact"/>
        <w:numPr>
          <w:ilvl w:val="0"/>
          <w:numId w:val="1006"/>
        </w:numPr>
      </w:pPr>
      <w:hyperlink r:id="rId36">
        <w:ins w:id="102" w:author="PR Preview" w:date="2026-01-01T00:00:00Z">
          <w:r>
            <w:rPr>
              <w:rStyle w:val="Hyperlink"/>
            </w:rPr>
            <w:t xml:space="preserve">UC Davis DataLab Python Basics Workshop</w:t>
          </w:r>
        </w:ins>
      </w:hyperlink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- foundational Python programming</w:t>
        </w:r>
      </w:ins>
    </w:p>
    <w:p>
      <w:pPr>
        <w:pStyle w:val="Compact"/>
        <w:numPr>
          <w:ilvl w:val="0"/>
          <w:numId w:val="1006"/>
        </w:numPr>
      </w:pPr>
      <w:hyperlink r:id="rId37">
        <w:ins w:id="105" w:author="PR Preview" w:date="2026-01-01T00:00:00Z">
          <w:r>
            <w:rPr>
              <w:rStyle w:val="Hyperlink"/>
            </w:rPr>
            <w:t xml:space="preserve">Natural Language Processing with Python</w:t>
          </w:r>
        </w:ins>
      </w:hyperlink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- text analysis and NLP techniques</w:t>
        </w:r>
      </w:ins>
    </w:p>
    <w:p>
      <w:pPr>
        <w:pStyle w:val="Compact"/>
        <w:numPr>
          <w:ilvl w:val="0"/>
          <w:numId w:val="1006"/>
        </w:numPr>
      </w:pPr>
      <w:hyperlink r:id="rId38">
        <w:ins w:id="108" w:author="PR Preview" w:date="2026-01-01T00:00:00Z">
          <w:r>
            <w:rPr>
              <w:rStyle w:val="Hyperlink"/>
            </w:rPr>
            <w:t xml:space="preserve">Jupyter Notebooks in a Git Repository</w:t>
          </w:r>
        </w:ins>
      </w:hyperlink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-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guide by Matthias Geier on managing Jupyter notebooks in Git repositories,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including workflows for stripping cell outputs before committing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and strategies for sharing executed notebooks</w:t>
        </w:r>
      </w:ins>
    </w:p>
    <w:bookmarkEnd w:id="39"/>
    <w:bookmarkStart w:id="41" w:name="sec-resources-julia"/>
    <w:p>
      <w:pPr>
        <w:pStyle w:val="Heading2"/>
      </w:pPr>
      <w:ins w:id="117" w:author="PR Preview" w:date="2026-01-01T00:00:00Z">
        <w:r>
          <w:t xml:space="preserve">4 Resources for Julia</w:t>
        </w:r>
      </w:ins>
    </w:p>
    <w:p>
      <w:pPr>
        <w:pStyle w:val="Compact"/>
        <w:numPr>
          <w:ilvl w:val="0"/>
          <w:numId w:val="1007"/>
        </w:numPr>
      </w:pPr>
      <w:hyperlink r:id="rId40">
        <w:ins w:id="118" w:author="PR Preview" w:date="2026-01-01T00:00:00Z">
          <w:r>
            <w:rPr>
              <w:rStyle w:val="Hyperlink"/>
            </w:rPr>
            <w:t xml:space="preserve">UC Davis Julia Users Group Julia Basics Workshop</w:t>
          </w:r>
        </w:ins>
      </w:hyperlink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- foundational Julia programming</w:t>
        </w:r>
      </w:ins>
    </w:p>
    <w:bookmarkEnd w:id="41"/>
    <w:bookmarkStart w:id="50" w:name="sec-resources-open-science"/>
    <w:p>
      <w:pPr>
        <w:pStyle w:val="Heading2"/>
      </w:pPr>
      <w:ins w:id="121" w:author="PR Preview" w:date="2026-01-01T00:00:00Z">
        <w:r>
          <w:t xml:space="preserve">5 Open science and reproducibility</w:t>
        </w:r>
      </w:ins>
    </w:p>
    <w:p>
      <w:pPr>
        <w:pStyle w:val="Compact"/>
        <w:numPr>
          <w:ilvl w:val="0"/>
          <w:numId w:val="1008"/>
        </w:numPr>
      </w:pPr>
      <w:hyperlink r:id="rId42">
        <w:ins w:id="122" w:author="PR Preview" w:date="2026-01-01T00:00:00Z">
          <w:r>
            <w:rPr>
              <w:rStyle w:val="Hyperlink"/>
            </w:rPr>
            <w:t xml:space="preserve">The Open Science Manual</w:t>
          </w:r>
        </w:ins>
      </w:hyperlink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-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an open-source guide from the</w:t>
        </w:r>
      </w:ins>
      <w:ins w:id="127" w:author="PR Preview" w:date="2026-01-01T00:00:00Z">
        <w:r>
          <w:t xml:space="preserve"> </w:t>
        </w:r>
      </w:ins>
      <w:hyperlink r:id="rId43">
        <w:ins w:id="128" w:author="PR Preview" w:date="2026-01-01T00:00:00Z">
          <w:r>
            <w:rPr>
              <w:rStyle w:val="Hyperlink"/>
            </w:rPr>
            <w:t xml:space="preserve">ARCA group</w:t>
          </w:r>
        </w:ins>
      </w:hyperlink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at the University of Padova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covering programming good practices,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version control,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 reproducible workflow tools.</w:t>
        </w:r>
      </w:ins>
    </w:p>
    <w:p>
      <w:pPr>
        <w:pStyle w:val="Compact"/>
        <w:numPr>
          <w:ilvl w:val="0"/>
          <w:numId w:val="1008"/>
        </w:numPr>
      </w:pPr>
      <w:hyperlink r:id="rId44">
        <w:ins w:id="137" w:author="PR Preview" w:date="2026-01-01T00:00:00Z">
          <w:r>
            <w:rPr>
              <w:rStyle w:val="Hyperlink"/>
            </w:rPr>
            <w:t xml:space="preserve">Openscapes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-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 open science mentorship and community initiative founded by Dr. Julia Stewart Lowndes,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focused on helping research groups transition to data-intensive, reproducible,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 collaborative scientific practices through cohort-based Champions programs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and shared open tooling.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2026-10-12T06:55:21Z</dcterms:created>
  <dcterms:modified xsi:type="dcterms:W3CDTF">2026-10-12T06:55:21Z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