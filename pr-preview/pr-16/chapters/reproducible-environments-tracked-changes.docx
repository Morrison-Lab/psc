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2026-10-11 21:04:29 (PDT)</w:delText>
        </w:r>
      </w:del>
    </w:p>
    <w:p>
      <w:pPr>
        <w:pStyle w:val="Date"/>
      </w:pPr>
      <w:ins w:id="2" w:author="PR Preview" w:date="2026-01-01T00:00:00Z">
        <w:r>
          <w:t xml:space="preserve">Last modified: 2026-10-11 23:50:50 (PDT)</w:t>
        </w:r>
      </w:ins>
    </w:p>
    <w:p>
      <w:pPr>
        <w:pStyle w:val="FirstParagraph"/>
      </w:pPr>
      <w:bookmarkStart w:id="9" w:name="sec-reproducible-environments"/>
      <w:bookmarkEnd w:id="9"/>
    </w:p>
    <w:bookmarkStart w:id="16" w:name="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95323e1d396258fce1ce82f3a573e34bd494b0b"/>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2026-10-12T06:55:17Z</dcterms:created>
  <dcterms:modified xsi:type="dcterms:W3CDTF">2026-10-12T06:55:17Z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