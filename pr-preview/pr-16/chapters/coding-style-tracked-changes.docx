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2026-10-11 21:04:29 (PDT)</w:delText>
        </w:r>
      </w:del>
    </w:p>
    <w:p>
      <w:pPr>
        <w:pStyle w:val="Date"/>
      </w:pPr>
      <w:ins w:id="2" w:author="PR Preview" w:date="2026-01-01T00:00:00Z">
        <w:r>
          <w:t xml:space="preserve">Last modified: 2026-10-11 23:50:50 (PDT)</w:t>
        </w:r>
      </w:ins>
    </w:p>
    <w:p>
      <w:pPr>
        <w:pStyle w:val="FirstParagraph"/>
      </w:pPr>
      <w:bookmarkStart w:id="9" w:name="sec-r-code-style"/>
      <w:bookmarkEnd w:id="9"/>
    </w:p>
    <w:p>
      <w:pPr>
        <w:pStyle w:val="BodyText"/>
      </w:pPr>
      <w:r>
        <w:t xml:space="preserve">Follow these code style guidelines for all R code:</w:t>
      </w:r>
    </w:p>
    <w:bookmarkStart w:id="14" w:name="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0" w:name="sec-avoid-nesting"/>
    <w:p>
      <w:pPr>
        <w:pStyle w:val="Heading2"/>
      </w:pPr>
      <w:r>
        <w:t xml:space="preserve">5 Avoiding Deep Nesting</w:t>
      </w:r>
    </w:p>
    <w:p>
      <w:pPr>
        <w:pStyle w:val="FirstParagraph"/>
      </w:pPr>
      <w:r>
        <w:t xml:space="preserve">When writing code, avoid nested function calls and nested function definitions where feasible:</w:t>
      </w:r>
    </w:p>
    <w:p>
      <w:pPr>
        <w:pStyle w:val="Compact"/>
        <w:numPr>
          <w:ilvl w:val="0"/>
          <w:numId w:val="1010"/>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8" w:name="Xe498262ae6be61f401e18dbcc7cafd360e15ce1"/>
    <w:p>
      <w:pPr>
        <w:pStyle w:val="Heading3"/>
      </w:pPr>
      <w:r>
        <w:t xml:space="preserve">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3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38"/>
    <w:bookmarkStart w:id="39" w:name="lambdas-in-map-and-apply-family-calls"/>
    <w:p>
      <w:pPr>
        <w:pStyle w:val="Heading3"/>
      </w:pPr>
      <w:r>
        <w:t xml:space="preserve">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39"/>
    <w:bookmarkEnd w:id="40"/>
    <w:bookmarkStart w:id="41"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1"/>
    <w:bookmarkStart w:id="43"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3"/>
    <w:bookmarkStart w:id="48"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6"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4"/>
    <w:bookmarkStart w:id="45"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5"/>
    <w:bookmarkEnd w:id="46"/>
    <w:bookmarkStart w:id="47"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7"/>
    <w:bookmarkEnd w:id="48"/>
    <w:bookmarkStart w:id="49"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49"/>
    <w:bookmarkStart w:id="55"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5"/>
    <w:bookmarkStart w:id="60" w:name="line-breaks-and-formatting"/>
    <w:p>
      <w:pPr>
        <w:pStyle w:val="Heading2"/>
      </w:pPr>
      <w:r>
        <w:t xml:space="preserve">11 Line Breaks and Formatting</w:t>
      </w:r>
    </w:p>
    <w:bookmarkStart w:id="56"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6"/>
    <w:bookmarkStart w:id="58"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57">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58"/>
    <w:bookmarkStart w:id="59"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59"/>
    <w:bookmarkEnd w:id="60"/>
    <w:bookmarkStart w:id="63" w:name="markdown-and-quarto-formatting"/>
    <w:p>
      <w:pPr>
        <w:pStyle w:val="Heading2"/>
      </w:pPr>
      <w:r>
        <w:t xml:space="preserve">12 Markdown and Quarto Formatting</w:t>
      </w:r>
    </w:p>
    <w:bookmarkStart w:id="62"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1">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2"/>
    <w:bookmarkEnd w:id="63"/>
    <w:bookmarkStart w:id="65" w:name="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4"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4"/>
    <w:bookmarkEnd w:id="65"/>
    <w:bookmarkStart w:id="67"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6">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67"/>
    <w:bookmarkStart w:id="69"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68">
        <w:r>
          <w:rPr>
            <w:rStyle w:val="Hyperlink"/>
          </w:rPr>
          <w:t xml:space="preserve">Tidyverse</w:t>
        </w:r>
      </w:hyperlink>
      <w:r>
        <w:t xml:space="preserve">.</w:t>
      </w:r>
    </w:p>
    <w:bookmarkEnd w:id="69"/>
    <w:bookmarkStart w:id="73"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0">
        <w:r>
          <w:rPr>
            <w:rStyle w:val="Hyperlink"/>
          </w:rPr>
          <w:t xml:space="preserve">here package vignette</w:t>
        </w:r>
      </w:hyperlink>
      <w:r>
        <w:t xml:space="preserve">.</w:t>
      </w:r>
    </w:p>
    <w:bookmarkStart w:id="72"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1">
        <w:r>
          <w:rPr>
            <w:rStyle w:val="Hyperlink"/>
            <w:i/>
            <w:iCs/>
          </w:rPr>
          <w:t xml:space="preserve">The here package</w:t>
        </w:r>
      </w:hyperlink>
      <w:r>
        <w:rPr>
          <w:i/>
          <w:iCs/>
        </w:rPr>
        <w:t xml:space="preserve"> </w:t>
      </w:r>
      <w:r>
        <w:rPr>
          <w:i/>
          <w:iCs/>
        </w:rPr>
        <w:t xml:space="preserve">for detailed explanation of the here package.</w:t>
      </w:r>
    </w:p>
    <w:bookmarkEnd w:id="72"/>
    <w:bookmarkEnd w:id="73"/>
    <w:bookmarkStart w:id="79"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opt/quarto/share/formats/docx/note.png" id="7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78">
        <w:r>
          <w:rPr>
            <w:rStyle w:val="Hyperlink"/>
          </w:rPr>
          <w:t xml:space="preserve">Be Expressive: How to Give Your Variables Better Names</w:t>
        </w:r>
      </w:hyperlink>
    </w:p>
    <w:bookmarkEnd w:id="79"/>
    <w:bookmarkStart w:id="120" w:name="sec-style-auto-style"/>
    <w:p>
      <w:pPr>
        <w:pStyle w:val="Heading2"/>
      </w:pPr>
      <w:r>
        <w:t xml:space="preserve">18 Automated Tools for Style and Project Workflow</w:t>
      </w:r>
    </w:p>
    <w:bookmarkStart w:id="102" w:name="styling"/>
    <w:p>
      <w:pPr>
        <w:pStyle w:val="Heading3"/>
      </w:pPr>
      <w:r>
        <w:t xml:space="preserve">18.1 Styling</w:t>
      </w:r>
    </w:p>
    <w:bookmarkStart w:id="81"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1"/>
    <w:bookmarkStart w:id="93" w:name="styler"/>
    <w:p>
      <w:pPr>
        <w:pStyle w:val="Heading4"/>
      </w:pPr>
      <w:hyperlink r:id="rId82">
        <w:r>
          <w:rPr>
            <w:rStyle w:val="VerbatimChar"/>
          </w:rPr>
          <w:t xml:space="preserve">{styler}</w:t>
        </w:r>
      </w:hyperlink>
    </w:p>
    <w:p>
      <w:pPr>
        <w:pStyle w:val="FirstParagraph"/>
      </w:pPr>
      <w:hyperlink r:id="rId82">
        <w:r>
          <w:rPr>
            <w:rStyle w:val="VerbatimChar"/>
          </w:rPr>
          <w:t xml:space="preserve">{styler}</w:t>
        </w:r>
      </w:hyperlink>
      <w:r>
        <w:t xml:space="preserve"> </w:t>
      </w:r>
      <w:r>
        <w:t xml:space="preserve">is another</w:t>
      </w:r>
      <w:r>
        <w:t xml:space="preserve"> </w:t>
      </w:r>
      <w:hyperlink r:id="rId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note.png" id="86"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2">
              <w:r>
                <w:rPr>
                  <w:rStyle w:val="VerbatimChar"/>
                </w:rPr>
                <w:t xml:space="preserve">{styler}</w:t>
              </w:r>
            </w:hyperlink>
            <w:r>
              <w:t xml:space="preserve"> </w:t>
            </w:r>
            <w:hyperlink r:id="rId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tip.png" id="92"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3"/>
    <w:bookmarkStart w:id="101" w:name="lintr"/>
    <w:p>
      <w:pPr>
        <w:pStyle w:val="Heading4"/>
      </w:pPr>
      <w:hyperlink r:id="rId9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5">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9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1"/>
    <w:bookmarkEnd w:id="102"/>
    <w:bookmarkStart w:id="106"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tip.png" id="104" name="Picture"/>
                          <pic:cNvPicPr>
                            <a:picLocks noChangeArrowheads="1" noChangeAspect="1"/>
                          </pic:cNvPicPr>
                        </pic:nvPicPr>
                        <pic:blipFill>
                          <a:blip r:embed="rId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5">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6"/>
    <w:bookmarkStart w:id="117"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6" w:name="jarl"/>
    <w:p>
      <w:pPr>
        <w:pStyle w:val="Heading4"/>
      </w:pPr>
      <w:hyperlink r:id="rId107">
        <w:r>
          <w:rPr>
            <w:rStyle w:val="VerbatimChar"/>
          </w:rPr>
          <w:t xml:space="preserve">{jarl}</w:t>
        </w:r>
      </w:hyperlink>
    </w:p>
    <w:p>
      <w:pPr>
        <w:pStyle w:val="FirstParagraph"/>
      </w:pPr>
      <w:hyperlink r:id="rId107">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0"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08">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09">
        <w:r>
          <w:rPr>
            <w:rStyle w:val="VerbatimChar"/>
          </w:rPr>
          <w:t xml:space="preserve">jarl.toml</w:t>
        </w:r>
      </w:hyperlink>
      <w:r>
        <w:t xml:space="preserve"> </w:t>
      </w:r>
      <w:r>
        <w:t xml:space="preserve">file in the project root.</w:t>
      </w:r>
    </w:p>
    <w:bookmarkEnd w:id="110"/>
    <w:bookmarkStart w:id="112" w:name="basic-usage"/>
    <w:p>
      <w:pPr>
        <w:pStyle w:val="Heading5"/>
      </w:pPr>
      <w:r>
        <w:t xml:space="preserve">Basic Usage</w:t>
      </w:r>
    </w:p>
    <w:p>
      <w:pPr>
        <w:pStyle w:val="FirstParagraph"/>
      </w:pPr>
      <w:r>
        <w:t xml:space="preserve">Run the standalone CLI (see the</w:t>
      </w:r>
      <w:r>
        <w:t xml:space="preserve"> </w:t>
      </w:r>
      <w:hyperlink r:id="rId111">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2"/>
    <w:bookmarkStart w:id="115"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5">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4">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5">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5"/>
    <w:bookmarkEnd w:id="116"/>
    <w:bookmarkEnd w:id="117"/>
    <w:bookmarkStart w:id="119"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18">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19"/>
    <w:bookmarkEnd w:id="120"/>
    <w:bookmarkStart w:id="125"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4" w:name="refs"/>
    <w:bookmarkStart w:id="121"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1"/>
    <w:bookmarkStart w:id="12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2"/>
    <w:bookmarkStart w:id="123"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png"/><Relationship Id="rId90" Type="http://schemas.openxmlformats.org/officeDocument/2006/relationships/image" Target="media/rId90.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1" Type="http://schemas.openxmlformats.org/officeDocument/2006/relationships/hyperlink" Target="coding-practices.qmd#sec-here-package-practices" TargetMode="External"/><Relationship Id="rId68" Type="http://schemas.openxmlformats.org/officeDocument/2006/relationships/hyperlink" Target="coding-practices.qmd#sec-tidyverse" TargetMode="External"/><Relationship Id="rId87" Type="http://schemas.openxmlformats.org/officeDocument/2006/relationships/hyperlink" Target="http://styler.r-lib.org/articles/customizing_styler.html" TargetMode="External"/><Relationship Id="rId37"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5" Type="http://schemas.openxmlformats.org/officeDocument/2006/relationships/hyperlink" Target="https://cran.r-project.org/web/packages/lintr/readme/README.html#available-linters" TargetMode="External"/><Relationship Id="rId98"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1" Type="http://schemas.openxmlformats.org/officeDocument/2006/relationships/hyperlink" Target="https://dplyr.tidyverse.org/" TargetMode="External"/><Relationship Id="rId42" Type="http://schemas.openxmlformats.org/officeDocument/2006/relationships/hyperlink" Target="https://dplyr.tidyverse.org/reference/dplyr_by.html" TargetMode="External"/><Relationship Id="rId13" Type="http://schemas.openxmlformats.org/officeDocument/2006/relationships/hyperlink" Target="https://github.com/UCD-SERG/lab-manual/blob/main/.lintr.R" TargetMode="External"/><Relationship Id="rId105" Type="http://schemas.openxmlformats.org/officeDocument/2006/relationships/hyperlink" Target="https://github.com/UCD-SERG/lab-manual/tree/main/lms" TargetMode="External"/><Relationship Id="rId70" Type="http://schemas.openxmlformats.org/officeDocument/2006/relationships/hyperlink" Target="https://github.com/jennybc/here_here" TargetMode="External"/><Relationship Id="rId54" Type="http://schemas.openxmlformats.org/officeDocument/2006/relationships/hyperlink" Target="https://github.com/kmishra9/Flu-Absenteeism/blob/master/Master's%20Thesis%20-%20Spatial%20Epidemiology%20of%20Influenza/1b%20-%20Map-Management.R" TargetMode="External"/><Relationship Id="rId50" Type="http://schemas.openxmlformats.org/officeDocument/2006/relationships/hyperlink" Target="https://github.com/kmishra9/Flu-Absenteeism/blob/master/Master's%20Thesis%20-%20Spatial%20Epidemiology%20of%20Influenza/2a%20-%20Statistical-Inputs.R" TargetMode="External"/><Relationship Id="rId118"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107" Type="http://schemas.openxmlformats.org/officeDocument/2006/relationships/hyperlink" Target="https://jarl.etiennebacher.com/" TargetMode="External"/><Relationship Id="rId111" Type="http://schemas.openxmlformats.org/officeDocument/2006/relationships/hyperlink" Target="https://jarl.etiennebacher.com/getting-started" TargetMode="External"/><Relationship Id="rId108" Type="http://schemas.openxmlformats.org/officeDocument/2006/relationships/hyperlink" Target="https://jarl.etiennebacher.com/howto/editors" TargetMode="External"/><Relationship Id="rId109" Type="http://schemas.openxmlformats.org/officeDocument/2006/relationships/hyperlink" Target="https://jarl.etiennebacher.com/reference/config-file" TargetMode="External"/><Relationship Id="rId94"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6"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57" Type="http://schemas.openxmlformats.org/officeDocument/2006/relationships/hyperlink" Target="https://sembr.org/" TargetMode="External"/><Relationship Id="rId78"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2" Type="http://schemas.openxmlformats.org/officeDocument/2006/relationships/hyperlink" Target="https://styler.r-lib.org/" TargetMode="External"/><Relationship Id="rId83" Type="http://schemas.openxmlformats.org/officeDocument/2006/relationships/hyperlink" Target="https://tidyverse.org/blog/2017/12/styler-1.0.0/" TargetMode="External"/><Relationship Id="rId80" Type="http://schemas.openxmlformats.org/officeDocument/2006/relationships/hyperlink" Target="https://www.r-bloggers.com/align-assign-rstudio-addin-to-align-assignment-operators/" TargetMode="External"/><Relationship Id="rId84"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2026-10-12T06:54:35Z</dcterms:created>
  <dcterms:modified xsi:type="dcterms:W3CDTF">2026-10-12T06:54:35Z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