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2026-10-17 02:34:41 (PDT)</w:delText>
        </w:r>
      </w:del>
    </w:p>
    <w:p>
      <w:pPr>
        <w:pStyle w:val="Date"/>
      </w:pPr>
      <w:ins w:id="2" w:author="PR Preview" w:date="2026-01-01T00:00:00Z">
        <w:r>
          <w:t xml:space="preserve">Last modified: 2026-10-17 04:52:55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2026-10-17T11:57:22Z</dcterms:created>
  <dcterms:modified xsi:type="dcterms:W3CDTF">2026-10-17T11:57:22Z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04:52:55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