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del w:id="1" w:author="PR Preview" w:date="2026-01-01T00:00:00Z">
        <w:r>
          <w:delText xml:space="preserve">Last modified: 2026-10-17 02:34:41 (PDT)</w:delText>
        </w:r>
      </w:del>
    </w:p>
    <w:p>
      <w:pPr>
        <w:pStyle w:val="Date"/>
      </w:pPr>
      <w:ins w:id="2" w:author="PR Preview" w:date="2026-01-01T00:00:00Z">
        <w:r>
          <w:t xml:space="preserve">Last modified: 2026-10-17 04:52:55 (PDT)</w:t>
        </w:r>
      </w:ins>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Recommended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--set-upstream-to=origin/&lt;branch_name&gt;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master</w:t>
                  </w:r>
                </w:p>
              </w:tc>
              <w:tc>
                <w:tcPr/>
                <w:p>
                  <w:pPr>
                    <w:pStyle w:val="Compact"/>
                    <w:jc w:val="center"/>
                  </w:pPr>
                  <w:r>
                    <w:t xml:space="preserve">while on</w:t>
                  </w:r>
                  <w:r>
                    <w:t xml:space="preserve"> </w:t>
                  </w:r>
                  <w:r>
                    <w:rPr>
                      <w:rStyle w:val="VerbatimChar"/>
                    </w:rPr>
                    <w:t xml:space="preserve">&lt;branch_name&gt;</w:t>
                  </w:r>
                  <w:r>
                    <w:t xml:space="preserve">, merge changes from</w:t>
                  </w:r>
                  <w:r>
                    <w:t xml:space="preserve"> </w:t>
                  </w:r>
                  <w:r>
                    <w:rPr>
                      <w:rStyle w:val="VerbatimChar"/>
                    </w:rPr>
                    <w:t xml:space="preserve">master</w:t>
                  </w:r>
                  <w:r>
                    <w:t xml:space="preserve"> </w:t>
                  </w:r>
                  <w:r>
                    <w:t xml:space="preserve">into it (does not switch branches)</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self-contained, portable projects, for your reference.</w:t>
      </w:r>
    </w:p>
    <w:bookmarkEnd w:id="55"/>
    <w:bookmarkStart w:id="60" w:name="sec-gitlab"/>
    <w:p>
      <w:pPr>
        <w:pStyle w:val="Heading2"/>
      </w:pPr>
      <w:r>
        <w:t xml:space="preserve">13 GitLab</w:t>
      </w:r>
    </w:p>
    <w:p>
      <w:pPr>
        <w:pStyle w:val="FirstParagraph"/>
      </w:pPr>
      <w:r>
        <w:t xml:space="preserve">This guide focuses on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an experimental package from the Morrison Lab,</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team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_rels/footnotes.xml.rels><?xml version='1.0' encoding='UTF-8' standalone='yes'?>
<Relationships xmlns="http://schemas.openxmlformats.org/package/2006/relationships"><Relationship Id="rId44" Type="http://schemas.openxmlformats.org/officeDocument/2006/relationships/hyperlink" Target="collaborative-software-development.qmd#sec-collab-dev" TargetMode="External"/><Relationship Id="rId43" Type="http://schemas.openxmlformats.org/officeDocument/2006/relationships/hyperlink" Target="collaborative-software-development.qmd#sec-stacked-pull-requests" TargetMode="External"/><Relationship Id="rId57" Type="http://schemas.openxmlformats.org/officeDocument/2006/relationships/hyperlink" Target="continuous-integration.qmd#sec-r-ci" TargetMode="External"/><Relationship Id="rId56" Type="http://schemas.openxmlformats.org/officeDocument/2006/relationships/hyperlink" Target="https://about.gitlab.com/" TargetMode="External"/><Relationship Id="rId27" Type="http://schemas.openxmlformats.org/officeDocument/2006/relationships/hyperlink" Target="https://cli.github.com/" TargetMode="External"/><Relationship Id="rId20" Type="http://schemas.openxmlformats.org/officeDocument/2006/relationships/hyperlink" Target="https://desktop.github.com/" TargetMode="External"/><Relationship Id="rId84" Type="http://schemas.openxmlformats.org/officeDocument/2006/relationships/hyperlink" Target="https://docs.github.com/en/authentication/keeping-your-account-and-data-secure/removing-sensitive-data-from-a-repository" TargetMode="External"/><Relationship Id="rId90" Type="http://schemas.openxmlformats.org/officeDocument/2006/relationships/hyperlink" Target="https://docs.github.com/en/get-started/archiving-your-github-personal-account-and-public-repositories/requesting-an-archive-of-your-personal-accounts-data" TargetMode="External"/><Relationship Id="rId70" Type="http://schemas.openxmlformats.org/officeDocument/2006/relationships/hyperlink" Target="https://docs.github.com/en/repositories/working-with-files/managing-files/customizing-how-changed-files-appear-on-github" TargetMode="External"/><Relationship Id="rId92" Type="http://schemas.openxmlformats.org/officeDocument/2006/relationships/hyperlink" Target="https://docs.github.com/en/rest/migrations/orgs" TargetMode="External"/><Relationship Id="rId94" Type="http://schemas.openxmlformats.org/officeDocument/2006/relationships/hyperlink" Target="https://docs.github.com/en/rest/migrations/users" TargetMode="External"/><Relationship Id="rId14" Type="http://schemas.openxmlformats.org/officeDocument/2006/relationships/hyperlink" Target="https://education.github.com/" TargetMode="External"/><Relationship Id="rId15" Type="http://schemas.openxmlformats.org/officeDocument/2006/relationships/hyperlink" Target="https://education.github.com/pack" TargetMode="External"/><Relationship Id="rId16" Type="http://schemas.openxmlformats.org/officeDocument/2006/relationships/hyperlink" Target="https://education.github.com/teachers" TargetMode="External"/><Relationship Id="rId76" Type="http://schemas.openxmlformats.org/officeDocument/2006/relationships/hyperlink" Target="https://gh.r-lib.org/" TargetMode="External"/><Relationship Id="rId29" Type="http://schemas.openxmlformats.org/officeDocument/2006/relationships/hyperlink" Target="https://github.com/cli/cli#installation" TargetMode="External"/><Relationship Id="rId30" Type="http://schemas.openxmlformats.org/officeDocument/2006/relationships/hyperlink" Target="https://github.com/cli/cli/blob/trunk/docs/install_linux.md" TargetMode="External"/><Relationship Id="rId59" Type="http://schemas.openxmlformats.org/officeDocument/2006/relationships/hyperlink" Target="https://github.com/d-morrison/pr.helpers" TargetMode="External"/><Relationship Id="rId61" Type="http://schemas.openxmlformats.org/officeDocument/2006/relationships/hyperlink" Target="https://github.com/github-linguist/linguist/" TargetMode="External"/><Relationship Id="rId71" Type="http://schemas.openxmlformats.org/officeDocument/2006/relationships/hyperlink" Target="https://github.com/github-linguist/linguist/blob/main/docs/overrides.md" TargetMode="External"/><Relationship Id="rId69" Type="http://schemas.openxmlformats.org/officeDocument/2006/relationships/hyperlink" Target="https://github.com/github-linguist/linguist/blob/main/docs/overrides.md#detectable" TargetMode="External"/><Relationship Id="rId68" Type="http://schemas.openxmlformats.org/officeDocument/2006/relationships/hyperlink" Target="https://github.com/github-linguist/linguist/blob/main/docs/overrides.md#documentation" TargetMode="External"/><Relationship Id="rId62" Type="http://schemas.openxmlformats.org/officeDocument/2006/relationships/hyperlink" Target="https://github.com/github-linguist/linguist/blob/main/docs/overrides.md#generated-code" TargetMode="External"/><Relationship Id="rId65" Type="http://schemas.openxmlformats.org/officeDocument/2006/relationships/hyperlink" Target="https://github.com/github-linguist/linguist/blob/main/docs/overrides.md#using-gitattributes" TargetMode="External"/><Relationship Id="rId67" Type="http://schemas.openxmlformats.org/officeDocument/2006/relationships/hyperlink" Target="https://github.com/github-linguist/linguist/blob/main/docs/overrides.md#vendored-code" TargetMode="External"/><Relationship Id="rId53" Type="http://schemas.openxmlformats.org/officeDocument/2006/relationships/hyperlink" Target="https://github.com/github/gitignore/blob/main/R.gitignore" TargetMode="External"/><Relationship Id="rId82" Type="http://schemas.openxmlformats.org/officeDocument/2006/relationships/hyperlink" Target="https://github.com/newren/git-filter-repo" TargetMode="External"/><Relationship Id="rId12" Type="http://schemas.openxmlformats.org/officeDocument/2006/relationships/hyperlink" Target="https://github.com/ucdavisdatalab/sandbox_git" TargetMode="External"/><Relationship Id="rId22" Type="http://schemas.openxmlformats.org/officeDocument/2006/relationships/hyperlink" Target="https://gitkraken.com/" TargetMode="External"/><Relationship Id="rId24" Type="http://schemas.openxmlformats.org/officeDocument/2006/relationships/hyperlink" Target="https://gitkraken.com/kepler" TargetMode="External"/><Relationship Id="rId28" Type="http://schemas.openxmlformats.org/officeDocument/2006/relationships/hyperlink" Target="https://gitlab.com/gitlab-org/cli" TargetMode="External"/><Relationship Id="rId33" Type="http://schemas.openxmlformats.org/officeDocument/2006/relationships/hyperlink" Target="https://gitlab.com/gitlab-org/cli#installation" TargetMode="External"/><Relationship Id="rId34" Type="http://schemas.openxmlformats.org/officeDocument/2006/relationships/hyperlink" Target="https://gitlab.com/gitlab-org/cli/-/releases" TargetMode="External"/><Relationship Id="rId85" Type="http://schemas.openxmlformats.org/officeDocument/2006/relationships/hyperlink" Target="https://happygitwithr.com/" TargetMode="External"/><Relationship Id="rId50" Type="http://schemas.openxmlformats.org/officeDocument/2006/relationships/hyperlink" Target="https://happygitwithr.com/repeated-amend.html" TargetMode="External"/><Relationship Id="rId40" Type="http://schemas.openxmlformats.org/officeDocument/2006/relationships/hyperlink" Target="https://help.github.com/en/github/collaborating-with-issues-and-pull-requests/creating-a-pull-request#creating-the-pull-request" TargetMode="External"/><Relationship Id="rId10" Type="http://schemas.openxmlformats.org/officeDocument/2006/relationships/hyperlink" Target="https://learn.github.com/" TargetMode="External"/><Relationship Id="rId31" Type="http://schemas.openxmlformats.org/officeDocument/2006/relationships/hyperlink" Target="https://morrison-lab.github.io/wai/chapters/agent-customization.html#sec-ai-claude-code-windows" TargetMode="External"/><Relationship Id="rId18" Type="http://schemas.openxmlformats.org/officeDocument/2006/relationships/hyperlink" Target="https://morrison-lab.github.io/wai/chapters/coding-agents.html#sec-ai-best-practices" TargetMode="External"/><Relationship Id="rId83" Type="http://schemas.openxmlformats.org/officeDocument/2006/relationships/hyperlink" Target="https://rtyley.github.io/bfg-repo-cleaner/" TargetMode="External"/><Relationship Id="rId96" Type="http://schemas.openxmlformats.org/officeDocument/2006/relationships/hyperlink" Target="https://sethrobertson.github.io/GitFixUm/fixup.html" TargetMode="External"/><Relationship Id="rId11" Type="http://schemas.openxmlformats.org/officeDocument/2006/relationships/hyperlink" Target="https://sp19.datastructur.es/materials/guides/using-git#b-local-repositories-narrative-introduction" TargetMode="External"/><Relationship Id="rId37" Type="http://schemas.openxmlformats.org/officeDocument/2006/relationships/hyperlink" Target="https://sp19.datastructur.es/materials/guides/using-git#e-git-branching-advanced-git-optional" TargetMode="External"/><Relationship Id="rId58" Type="http://schemas.openxmlformats.org/officeDocument/2006/relationships/hyperlink" Target="https://thinkr-open.github.io/gitlabr/" TargetMode="External"/><Relationship Id="rId54" Type="http://schemas.openxmlformats.org/officeDocument/2006/relationships/hyperlink" Target="https://tidyverse.org/blog/2017/12/workflow-vs-script/" TargetMode="External"/><Relationship Id="rId17" Type="http://schemas.openxmlformats.org/officeDocument/2006/relationships/hyperlink" Target="https://ucd-serg.github.io/lab-manual/github.html#sec-github-education" TargetMode="External"/><Relationship Id="rId64" Type="http://schemas.openxmlformats.org/officeDocument/2006/relationships/hyperlink" Target="https://www.git-scm.com/docs/gitignore#_pattern_form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2026-10-17T11:59:28Z</dcterms:created>
  <dcterms:modified xsi:type="dcterms:W3CDTF">2026-10-17T11:59:28Z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04:52:55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