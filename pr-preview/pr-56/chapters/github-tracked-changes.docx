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2026-10-25 19:40:13 (PDT)</w:delText>
        </w:r>
      </w:del>
    </w:p>
    <w:p>
      <w:pPr>
        <w:pStyle w:val="Date"/>
      </w:pPr>
      <w:ins w:id="2" w:author="PR Preview" w:date="2026-01-01T00:00:00Z">
        <w:r>
          <w:t xml:space="preserve">Last modified: 2026-10-26 12:19:35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2026-10-26T19:24:00Z</dcterms:created>
  <dcterms:modified xsi:type="dcterms:W3CDTF">2026-10-26T19:24:00Z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12:19:35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