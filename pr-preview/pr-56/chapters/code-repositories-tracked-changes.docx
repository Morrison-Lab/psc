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2026-10-25 19:40:13 (PDT)</w:delText>
        </w:r>
      </w:del>
    </w:p>
    <w:p>
      <w:pPr>
        <w:pStyle w:val="Date"/>
      </w:pPr>
      <w:ins w:id="2" w:author="PR Preview" w:date="2026-01-01T00:00:00Z">
        <w:r>
          <w:t xml:space="preserve">Last modified: 2026-10-26 12:12:34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2026-10-26T19:14:58Z</dcterms:created>
  <dcterms:modified xsi:type="dcterms:W3CDTF">2026-10-26T19:14:58Z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12:12:34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