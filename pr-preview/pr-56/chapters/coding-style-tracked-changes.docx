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 Code Style</w:t>
      </w:r>
    </w:p>
    <w:p>
      <w:pPr>
        <w:pStyle w:val="Date"/>
      </w:pPr>
      <w:del w:id="1" w:author="PR Preview" w:date="2026-01-01T00:00:00Z">
        <w:r>
          <w:delText xml:space="preserve">Last modified: 2026-10-25 19:40:13 (PDT)</w:delText>
        </w:r>
      </w:del>
    </w:p>
    <w:p>
      <w:pPr>
        <w:pStyle w:val="Date"/>
      </w:pPr>
      <w:ins w:id="2" w:author="PR Preview" w:date="2026-01-01T00:00:00Z">
        <w:r>
          <w:t xml:space="preserve">Last modified: 2026-10-26 11:57:32 (PDT)</w:t>
        </w:r>
      </w:ins>
    </w:p>
    <w:p>
      <w:pPr>
        <w:pStyle w:val="FirstParagraph"/>
      </w:pPr>
      <w:bookmarkStart w:id="9" w:name="sec-r-code-style"/>
      <w:bookmarkEnd w:id="9"/>
    </w:p>
    <w:p>
      <w:pPr>
        <w:pStyle w:val="BodyText"/>
      </w:pPr>
      <w:r>
        <w:t xml:space="preserve">Follow these code style guidelines for all R code:</w:t>
      </w:r>
    </w:p>
    <w:bookmarkStart w:id="14" w:name="sec-general-principles"/>
    <w:p>
      <w:pPr>
        <w:pStyle w:val="Heading2"/>
      </w:pPr>
      <w:r>
        <w:t xml:space="preserve">1 General Principles</w:t>
      </w:r>
    </w:p>
    <w:p>
      <w:pPr>
        <w:pStyle w:val="FirstParagraph"/>
      </w:pPr>
      <w:r>
        <w:t xml:space="preserve">We recommend the</w:t>
      </w:r>
      <w:r>
        <w:t xml:space="preserve"> </w:t>
      </w:r>
      <w:hyperlink r:id="rId10">
        <w:r>
          <w:rPr>
            <w:rStyle w:val="Hyperlink"/>
          </w:rPr>
          <w:t xml:space="preserve">Google R Style Guide</w:t>
        </w:r>
      </w:hyperlink>
      <w:r>
        <w:t xml:space="preserve">,</w:t>
      </w:r>
      <w:r>
        <w:t xml:space="preserve"> </w:t>
      </w:r>
      <w:r>
        <w:t xml:space="preserve">which in turn mostly follows the</w:t>
      </w:r>
      <w:r>
        <w:t xml:space="preserve"> </w:t>
      </w:r>
      <w:hyperlink r:id="rId11">
        <w:r>
          <w:rPr>
            <w:rStyle w:val="Hyperlink"/>
          </w:rPr>
          <w:t xml:space="preserve">tidyverse style guide</w:t>
        </w:r>
      </w:hyperlink>
      <w:r>
        <w:t xml:space="preserve"> </w:t>
      </w:r>
      <w:r>
        <w:t xml:space="preserve">(Wickham 2023)</w:t>
      </w:r>
      <w:r>
        <w:t xml:space="preserve">.</w:t>
      </w:r>
      <w:r>
        <w:t xml:space="preserve"> </w:t>
      </w:r>
      <w:r>
        <w:t xml:space="preserve">The following principles apply to all R code:</w:t>
      </w:r>
    </w:p>
    <w:p>
      <w:pPr>
        <w:numPr>
          <w:ilvl w:val="0"/>
          <w:numId w:val="1001"/>
        </w:numPr>
      </w:pPr>
      <w:r>
        <w:rPr>
          <w:b/>
          <w:bCs/>
        </w:rPr>
        <w:t xml:space="preserve">Follow tidyverse conventions</w:t>
      </w:r>
      <w:r>
        <w:t xml:space="preserve">: This style is built on the tidyverse style guide,</w:t>
      </w:r>
      <w:r>
        <w:t xml:space="preserve"> </w:t>
      </w:r>
      <w:r>
        <w:t xml:space="preserve">which provides comprehensive guidance on naming,</w:t>
      </w:r>
      <w:r>
        <w:t xml:space="preserve"> </w:t>
      </w:r>
      <w:r>
        <w:t xml:space="preserve">syntax,</w:t>
      </w:r>
      <w:r>
        <w:t xml:space="preserve"> </w:t>
      </w:r>
      <w:r>
        <w:t xml:space="preserve">pipes,</w:t>
      </w:r>
      <w:r>
        <w:t xml:space="preserve"> </w:t>
      </w:r>
      <w:r>
        <w:t xml:space="preserve">functions,</w:t>
      </w:r>
      <w:r>
        <w:t xml:space="preserve"> </w:t>
      </w:r>
      <w:r>
        <w:t xml:space="preserve">and more</w:t>
      </w:r>
    </w:p>
    <w:p>
      <w:pPr>
        <w:numPr>
          <w:ilvl w:val="0"/>
          <w:numId w:val="1001"/>
        </w:numPr>
      </w:pPr>
      <w:r>
        <w:rPr>
          <w:b/>
          <w:bCs/>
        </w:rPr>
        <w:t xml:space="preserve">Naming</w:t>
      </w:r>
      <w:r>
        <w:t xml:space="preserve">: Use</w:t>
      </w:r>
      <w:r>
        <w:t xml:space="preserve"> </w:t>
      </w:r>
      <w:r>
        <w:rPr>
          <w:rStyle w:val="VerbatimChar"/>
        </w:rPr>
        <w:t xml:space="preserve">snake_case</w:t>
      </w:r>
      <w:r>
        <w:t xml:space="preserve"> </w:t>
      </w:r>
      <w:r>
        <w:t xml:space="preserve">for functions and variables;</w:t>
      </w:r>
      <w:r>
        <w:t xml:space="preserve"> </w:t>
      </w:r>
      <w:r>
        <w:t xml:space="preserve">acronyms may be uppercase (e.g.,</w:t>
      </w:r>
      <w:r>
        <w:t xml:space="preserve"> </w:t>
      </w:r>
      <w:r>
        <w:rPr>
          <w:rStyle w:val="VerbatimChar"/>
        </w:rPr>
        <w:t xml:space="preserve">prep_IDs_data</w:t>
      </w:r>
      <w:r>
        <w:t xml:space="preserve">)</w:t>
      </w:r>
    </w:p>
    <w:p>
      <w:pPr>
        <w:numPr>
          <w:ilvl w:val="0"/>
          <w:numId w:val="1001"/>
        </w:numPr>
      </w:pPr>
      <w:r>
        <w:rPr>
          <w:b/>
          <w:bCs/>
        </w:rPr>
        <w:t xml:space="preserve">Write tidy code</w:t>
      </w:r>
      <w:r>
        <w:t xml:space="preserve">: Keep code clean, readable, and well-organized</w:t>
      </w:r>
    </w:p>
    <w:p>
      <w:pPr>
        <w:numPr>
          <w:ilvl w:val="0"/>
          <w:numId w:val="1001"/>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p>
      <w:pPr>
        <w:numPr>
          <w:ilvl w:val="0"/>
          <w:numId w:val="1001"/>
        </w:numPr>
      </w:pPr>
      <w:r>
        <w:rPr>
          <w:b/>
          <w:bCs/>
        </w:rPr>
        <w:t xml:space="preserve">Use pipes to emphasize primary inputs</w:t>
      </w:r>
      <w:r>
        <w:t xml:space="preserve">: When writing functions and code,</w:t>
      </w:r>
      <w:r>
        <w:t xml:space="preserve"> </w:t>
      </w:r>
      <w:r>
        <w:t xml:space="preserve">use the pipe operator to clearly show transformations on a primary object.</w:t>
      </w:r>
      <w:r>
        <w:t xml:space="preserve"> </w:t>
      </w:r>
      <w:r>
        <w:t xml:space="preserve">The primary input should flow as the first argument to each function in the chain.</w:t>
      </w:r>
      <w:r>
        <w:t xml:space="preserve"> </w:t>
      </w:r>
      <w:r>
        <w:t xml:space="preserve">Design functions so the most important argument (usually data) comes first,</w:t>
      </w:r>
      <w:r>
        <w:t xml:space="preserve"> </w:t>
      </w:r>
      <w:r>
        <w:t xml:space="preserve">enabling natural pipeline composition.</w:t>
      </w:r>
      <w:r>
        <w:t xml:space="preserve"> </w:t>
      </w:r>
      <w:r>
        <w:t xml:space="preserve">See the</w:t>
      </w:r>
      <w:r>
        <w:t xml:space="preserve"> </w:t>
      </w:r>
      <w:hyperlink r:id="rId12">
        <w:r>
          <w:rPr>
            <w:rStyle w:val="Hyperlink"/>
          </w:rPr>
          <w:t xml:space="preserve">tidyverse design principles</w:t>
        </w:r>
      </w:hyperlink>
      <w:r>
        <w:t xml:space="preserve"> </w:t>
      </w:r>
      <w:r>
        <w:t xml:space="preserve">for more details.</w:t>
      </w:r>
    </w:p>
    <w:p>
      <w:pPr>
        <w:numPr>
          <w:ilvl w:val="0"/>
          <w:numId w:val="1001"/>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r>
        <w:t xml:space="preserve"> </w:t>
      </w:r>
      <w:r>
        <w:t xml:space="preserve">This is enforced by the example</w:t>
      </w:r>
      <w:r>
        <w:t xml:space="preserve"> </w:t>
      </w:r>
      <w:r>
        <w:rPr>
          <w:rStyle w:val="VerbatimChar"/>
        </w:rPr>
        <w:t xml:space="preserve">.lintr.R</w:t>
      </w:r>
      <w:r>
        <w:t xml:space="preserve"> </w:t>
      </w:r>
      <w:r>
        <w:t xml:space="preserve">configuration via</w:t>
      </w:r>
      <w:r>
        <w:t xml:space="preserve"> </w:t>
      </w:r>
      <w:r>
        <w:rPr>
          <w:rStyle w:val="VerbatimChar"/>
        </w:rPr>
        <w:t xml:space="preserve">pipe_consistency_linter(pipe = "|&gt;")</w:t>
      </w:r>
    </w:p>
    <w:p>
      <w:pPr>
        <w:pStyle w:val="FirstParagraph"/>
      </w:pPr>
      <w:r>
        <w:t xml:space="preserve">Many of these rules can be enforced automatically with a</w:t>
      </w:r>
      <w:r>
        <w:t xml:space="preserve"> </w:t>
      </w:r>
      <w:r>
        <w:rPr>
          <w:rStyle w:val="VerbatimChar"/>
        </w:rPr>
        <w:t xml:space="preserve">.lintr.R</w:t>
      </w:r>
      <w:r>
        <w:t xml:space="preserve"> </w:t>
      </w:r>
      <w:r>
        <w:t xml:space="preserve">configuration file;</w:t>
      </w:r>
      <w:r>
        <w:t xml:space="preserve"> </w:t>
      </w:r>
      <w:r>
        <w:t xml:space="preserve">see the UCD-SERG lab manual’s</w:t>
      </w:r>
      <w:r>
        <w:t xml:space="preserve"> </w:t>
      </w:r>
      <w:hyperlink r:id="rId13">
        <w:r>
          <w:rPr>
            <w:rStyle w:val="Hyperlink"/>
          </w:rPr>
          <w:t xml:space="preserve">example</w:t>
        </w:r>
      </w:hyperlink>
      <w:r>
        <w:t xml:space="preserve">.</w:t>
      </w:r>
      <w:r>
        <w:t xml:space="preserve"> </w:t>
      </w:r>
      <w:r>
        <w:t xml:space="preserve">See</w:t>
      </w:r>
      <w:r>
        <w:t xml:space="preserve"> </w:t>
      </w:r>
      <w:hyperlink w:anchor="sec-style-auto-style">
        <w:r>
          <w:rPr>
            <w:rStyle w:val="Hyperlink"/>
          </w:rPr>
          <w:t xml:space="preserve">Section 18</w:t>
        </w:r>
      </w:hyperlink>
      <w:r>
        <w:t xml:space="preserve"> </w:t>
      </w:r>
      <w:r>
        <w:t xml:space="preserve">for details on automated style checking.</w:t>
      </w:r>
    </w:p>
    <w:bookmarkEnd w:id="14"/>
    <w:bookmarkStart w:id="20" w:name="sec-clean-code"/>
    <w:p>
      <w:pPr>
        <w:pStyle w:val="Heading2"/>
      </w:pPr>
      <w:r>
        <w:t xml:space="preserve">2 Clean Code Principles</w:t>
      </w:r>
    </w:p>
    <w:p>
      <w:pPr>
        <w:pStyle w:val="FirstParagraph"/>
      </w:pPr>
      <w:r>
        <w:t xml:space="preserve">Robert C. Martin’s</w:t>
      </w:r>
      <w:r>
        <w:t xml:space="preserve"> </w:t>
      </w:r>
      <w:r>
        <w:rPr>
          <w:i/>
          <w:iCs/>
        </w:rPr>
        <w:t xml:space="preserve">Clean Code</w:t>
      </w:r>
      <w:r>
        <w:t xml:space="preserve"> </w:t>
      </w:r>
      <w:r>
        <w:t xml:space="preserve">(Martin 2008)</w:t>
      </w:r>
      <w:r>
        <w:t xml:space="preserve"> </w:t>
      </w:r>
      <w:r>
        <w:t xml:space="preserve">provides timeless principles</w:t>
      </w:r>
      <w:r>
        <w:t xml:space="preserve"> </w:t>
      </w:r>
      <w:r>
        <w:t xml:space="preserve">for writing readable, maintainable, and robust software.</w:t>
      </w:r>
      <w:r>
        <w:t xml:space="preserve"> </w:t>
      </w:r>
      <w:r>
        <w:t xml:space="preserve">While originally framed in object-oriented languages,</w:t>
      </w:r>
      <w:r>
        <w:t xml:space="preserve"> </w:t>
      </w:r>
      <w:r>
        <w:t xml:space="preserve">these core tenets translate directly to scientific computing and R programming:</w:t>
      </w:r>
    </w:p>
    <w:bookmarkStart w:id="15" w:name="meaningful-names"/>
    <w:p>
      <w:pPr>
        <w:pStyle w:val="Heading3"/>
      </w:pPr>
      <w:r>
        <w:t xml:space="preserve">2.1 Meaningful Names</w:t>
      </w:r>
    </w:p>
    <w:p>
      <w:pPr>
        <w:pStyle w:val="Compact"/>
        <w:numPr>
          <w:ilvl w:val="0"/>
          <w:numId w:val="1002"/>
        </w:numPr>
      </w:pPr>
      <w:r>
        <w:rPr>
          <w:b/>
          <w:bCs/>
        </w:rPr>
        <w:t xml:space="preserve">Use intention-revealing names</w:t>
      </w:r>
      <w:r>
        <w:t xml:space="preserve">:</w:t>
      </w:r>
      <w:r>
        <w:t xml:space="preserve"> </w:t>
      </w:r>
      <w:r>
        <w:t xml:space="preserve">A variable or function name should tell you why it exists,</w:t>
      </w:r>
      <w:r>
        <w:t xml:space="preserve"> </w:t>
      </w:r>
      <w:r>
        <w:t xml:space="preserve">what it does,</w:t>
      </w:r>
      <w:r>
        <w:t xml:space="preserve"> </w:t>
      </w:r>
      <w:r>
        <w:t xml:space="preserve">and how it is used (e.g.,</w:t>
      </w:r>
      <w:r>
        <w:t xml:space="preserve"> </w:t>
      </w:r>
      <w:r>
        <w:rPr>
          <w:rStyle w:val="VerbatimChar"/>
        </w:rPr>
        <w:t xml:space="preserve">days_since_exposure</w:t>
      </w:r>
      <w:r>
        <w:t xml:space="preserve"> </w:t>
      </w:r>
      <w:r>
        <w:t xml:space="preserve">rather than</w:t>
      </w:r>
      <w:r>
        <w:t xml:space="preserve"> </w:t>
      </w:r>
      <w:r>
        <w:rPr>
          <w:rStyle w:val="VerbatimChar"/>
        </w:rPr>
        <w:t xml:space="preserve">d</w:t>
      </w:r>
      <w:r>
        <w:t xml:space="preserve">).</w:t>
      </w:r>
    </w:p>
    <w:p>
      <w:pPr>
        <w:pStyle w:val="Compact"/>
        <w:numPr>
          <w:ilvl w:val="0"/>
          <w:numId w:val="1002"/>
        </w:numPr>
      </w:pPr>
      <w:r>
        <w:rPr>
          <w:b/>
          <w:bCs/>
        </w:rPr>
        <w:t xml:space="preserve">Make meaningful distinctions</w:t>
      </w:r>
      <w:r>
        <w:t xml:space="preserve">:</w:t>
      </w:r>
      <w:r>
        <w:t xml:space="preserve"> </w:t>
      </w:r>
      <w:r>
        <w:t xml:space="preserve">Avoid arbitrary suffixes like</w:t>
      </w:r>
      <w:r>
        <w:t xml:space="preserve"> </w:t>
      </w:r>
      <w:r>
        <w:rPr>
          <w:rStyle w:val="VerbatimChar"/>
        </w:rPr>
        <w:t xml:space="preserve">data1</w:t>
      </w:r>
      <w:r>
        <w:t xml:space="preserve"> </w:t>
      </w:r>
      <w:r>
        <w:t xml:space="preserve">and</w:t>
      </w:r>
      <w:r>
        <w:t xml:space="preserve"> </w:t>
      </w:r>
      <w:r>
        <w:rPr>
          <w:rStyle w:val="VerbatimChar"/>
        </w:rPr>
        <w:t xml:space="preserve">data2</w:t>
      </w:r>
      <w:r>
        <w:t xml:space="preserve"> </w:t>
      </w:r>
      <w:r>
        <w:t xml:space="preserve">or</w:t>
      </w:r>
      <w:r>
        <w:t xml:space="preserve"> </w:t>
      </w:r>
      <w:r>
        <w:rPr>
          <w:rStyle w:val="VerbatimChar"/>
        </w:rPr>
        <w:t xml:space="preserve">info</w:t>
      </w:r>
      <w:r>
        <w:t xml:space="preserve"> </w:t>
      </w:r>
      <w:r>
        <w:t xml:space="preserve">and</w:t>
      </w:r>
      <w:r>
        <w:t xml:space="preserve"> </w:t>
      </w:r>
      <w:r>
        <w:rPr>
          <w:rStyle w:val="VerbatimChar"/>
        </w:rPr>
        <w:t xml:space="preserve">data</w:t>
      </w:r>
      <w:r>
        <w:t xml:space="preserve">.</w:t>
      </w:r>
    </w:p>
    <w:p>
      <w:pPr>
        <w:pStyle w:val="Compact"/>
        <w:numPr>
          <w:ilvl w:val="0"/>
          <w:numId w:val="1002"/>
        </w:numPr>
      </w:pPr>
      <w:r>
        <w:rPr>
          <w:b/>
          <w:bCs/>
        </w:rPr>
        <w:t xml:space="preserve">Use pronounceable and searchable names</w:t>
      </w:r>
      <w:r>
        <w:t xml:space="preserve">:</w:t>
      </w:r>
      <w:r>
        <w:t xml:space="preserve"> </w:t>
      </w:r>
      <w:r>
        <w:t xml:space="preserve">Names should be easily communicated in conversations and found via search tools.</w:t>
      </w:r>
    </w:p>
    <w:p>
      <w:pPr>
        <w:pStyle w:val="Compact"/>
        <w:numPr>
          <w:ilvl w:val="0"/>
          <w:numId w:val="1002"/>
        </w:numPr>
      </w:pPr>
      <w:r>
        <w:rPr>
          <w:b/>
          <w:bCs/>
        </w:rPr>
        <w:t xml:space="preserve">Functions should use verbs</w:t>
      </w:r>
      <w:r>
        <w:t xml:space="preserve">:</w:t>
      </w:r>
      <w:r>
        <w:t xml:space="preserve"> </w:t>
      </w:r>
      <w:r>
        <w:t xml:space="preserve">Function names should describe actions (e.g.,</w:t>
      </w:r>
      <w:r>
        <w:t xml:space="preserve"> </w:t>
      </w:r>
      <w:r>
        <w:rPr>
          <w:rStyle w:val="VerbatimChar"/>
        </w:rPr>
        <w:t xml:space="preserve">calculate_incidence()</w:t>
      </w:r>
      <w:r>
        <w:t xml:space="preserve">,</w:t>
      </w:r>
      <w:r>
        <w:t xml:space="preserve"> </w:t>
      </w:r>
      <w:r>
        <w:rPr>
          <w:rStyle w:val="VerbatimChar"/>
        </w:rPr>
        <w:t xml:space="preserve">fit_model()</w:t>
      </w:r>
      <w:r>
        <w:t xml:space="preserve">,</w:t>
      </w:r>
      <w:r>
        <w:t xml:space="preserve"> </w:t>
      </w:r>
      <w:r>
        <w:rPr>
          <w:rStyle w:val="VerbatimChar"/>
        </w:rPr>
        <w:t xml:space="preserve">plot_titers()</w:t>
      </w:r>
      <w:r>
        <w:t xml:space="preserve">).</w:t>
      </w:r>
    </w:p>
    <w:bookmarkEnd w:id="15"/>
    <w:bookmarkStart w:id="16" w:name="functions"/>
    <w:p>
      <w:pPr>
        <w:pStyle w:val="Heading3"/>
      </w:pPr>
      <w:r>
        <w:t xml:space="preserve">2.2 Functions</w:t>
      </w:r>
    </w:p>
    <w:p>
      <w:pPr>
        <w:pStyle w:val="Compact"/>
        <w:numPr>
          <w:ilvl w:val="0"/>
          <w:numId w:val="1003"/>
        </w:numPr>
      </w:pPr>
      <w:r>
        <w:rPr>
          <w:b/>
          <w:bCs/>
        </w:rPr>
        <w:t xml:space="preserve">Small and focused</w:t>
      </w:r>
      <w:r>
        <w:t xml:space="preserve">:</w:t>
      </w:r>
      <w:r>
        <w:t xml:space="preserve"> </w:t>
      </w:r>
      <w:r>
        <w:t xml:space="preserve">Functions should do one thing,</w:t>
      </w:r>
      <w:r>
        <w:t xml:space="preserve"> </w:t>
      </w:r>
      <w:r>
        <w:t xml:space="preserve">do it well,</w:t>
      </w:r>
      <w:r>
        <w:t xml:space="preserve"> </w:t>
      </w:r>
      <w:r>
        <w:t xml:space="preserve">and do it only.</w:t>
      </w:r>
    </w:p>
    <w:p>
      <w:pPr>
        <w:pStyle w:val="Compact"/>
        <w:numPr>
          <w:ilvl w:val="0"/>
          <w:numId w:val="1003"/>
        </w:numPr>
      </w:pPr>
      <w:r>
        <w:rPr>
          <w:b/>
          <w:bCs/>
        </w:rPr>
        <w:t xml:space="preserve">Single level of abstraction</w:t>
      </w:r>
      <w:r>
        <w:t xml:space="preserve">:</w:t>
      </w:r>
      <w:r>
        <w:t xml:space="preserve"> </w:t>
      </w:r>
      <w:r>
        <w:t xml:space="preserve">Keep operations in a function at the same conceptual level</w:t>
      </w:r>
      <w:r>
        <w:t xml:space="preserve"> </w:t>
      </w:r>
      <w:r>
        <w:t xml:space="preserve">rather than mixing high-level orchestration with low-level data munging.</w:t>
      </w:r>
    </w:p>
    <w:p>
      <w:pPr>
        <w:pStyle w:val="Compact"/>
        <w:numPr>
          <w:ilvl w:val="0"/>
          <w:numId w:val="1003"/>
        </w:numPr>
      </w:pPr>
      <w:r>
        <w:rPr>
          <w:b/>
          <w:bCs/>
        </w:rPr>
        <w:t xml:space="preserve">Few arguments</w:t>
      </w:r>
      <w:r>
        <w:t xml:space="preserve">:</w:t>
      </w:r>
      <w:r>
        <w:t xml:space="preserve"> </w:t>
      </w:r>
      <w:r>
        <w:t xml:space="preserve">Aim for 0 to 2 arguments where practical;</w:t>
      </w:r>
      <w:r>
        <w:t xml:space="preserve"> </w:t>
      </w:r>
      <w:r>
        <w:t xml:space="preserve">if a function requires many parameters,</w:t>
      </w:r>
      <w:r>
        <w:t xml:space="preserve"> </w:t>
      </w:r>
      <w:r>
        <w:t xml:space="preserve">group them into a configuration object or list.</w:t>
      </w:r>
    </w:p>
    <w:p>
      <w:pPr>
        <w:pStyle w:val="Compact"/>
        <w:numPr>
          <w:ilvl w:val="0"/>
          <w:numId w:val="1003"/>
        </w:numPr>
      </w:pPr>
      <w:r>
        <w:rPr>
          <w:b/>
          <w:bCs/>
        </w:rPr>
        <w:t xml:space="preserve">Avoid side effects</w:t>
      </w:r>
      <w:r>
        <w:t xml:space="preserve">:</w:t>
      </w:r>
      <w:r>
        <w:t xml:space="preserve"> </w:t>
      </w:r>
      <w:r>
        <w:t xml:space="preserve">Functions should return values predictably without unexpectedly mutating global state.</w:t>
      </w:r>
    </w:p>
    <w:bookmarkEnd w:id="16"/>
    <w:bookmarkStart w:id="17" w:name="comments"/>
    <w:p>
      <w:pPr>
        <w:pStyle w:val="Heading3"/>
      </w:pPr>
      <w:r>
        <w:t xml:space="preserve">2.3 Comments</w:t>
      </w:r>
    </w:p>
    <w:p>
      <w:pPr>
        <w:pStyle w:val="Compact"/>
        <w:numPr>
          <w:ilvl w:val="0"/>
          <w:numId w:val="1004"/>
        </w:numPr>
      </w:pPr>
      <w:r>
        <w:rPr>
          <w:b/>
          <w:bCs/>
        </w:rPr>
        <w:t xml:space="preserve">Explain why, not what</w:t>
      </w:r>
      <w:r>
        <w:t xml:space="preserve">:</w:t>
      </w:r>
      <w:r>
        <w:t xml:space="preserve"> </w:t>
      </w:r>
      <w:r>
        <w:t xml:space="preserve">As detailed in</w:t>
      </w:r>
      <w:r>
        <w:t xml:space="preserve"> </w:t>
      </w:r>
      <w:hyperlink w:anchor="sec-comments">
        <w:r>
          <w:rPr>
            <w:rStyle w:val="Hyperlink"/>
          </w:rPr>
          <w:t xml:space="preserve">Section 10</w:t>
        </w:r>
      </w:hyperlink>
      <w:r>
        <w:t xml:space="preserve">,</w:t>
      </w:r>
      <w:r>
        <w:t xml:space="preserve"> </w:t>
      </w:r>
      <w:r>
        <w:t xml:space="preserve">code should explain what it does through expressive naming and clear structure.</w:t>
      </w:r>
      <w:r>
        <w:t xml:space="preserve"> </w:t>
      </w:r>
      <w:r>
        <w:t xml:space="preserve">Use comments to document the reasoning,</w:t>
      </w:r>
      <w:r>
        <w:t xml:space="preserve"> </w:t>
      </w:r>
      <w:r>
        <w:t xml:space="preserve">statistical rationale,</w:t>
      </w:r>
      <w:r>
        <w:t xml:space="preserve"> </w:t>
      </w:r>
      <w:r>
        <w:t xml:space="preserve">edge cases,</w:t>
      </w:r>
      <w:r>
        <w:t xml:space="preserve"> </w:t>
      </w:r>
      <w:r>
        <w:t xml:space="preserve">or scientific domain decisions behind an implementation.</w:t>
      </w:r>
    </w:p>
    <w:p>
      <w:pPr>
        <w:pStyle w:val="Compact"/>
        <w:numPr>
          <w:ilvl w:val="0"/>
          <w:numId w:val="1004"/>
        </w:numPr>
      </w:pPr>
      <w:r>
        <w:rPr>
          <w:b/>
          <w:bCs/>
        </w:rPr>
        <w:t xml:space="preserve">Do not leave commented-out code</w:t>
      </w:r>
      <w:r>
        <w:t xml:space="preserve">:</w:t>
      </w:r>
      <w:r>
        <w:t xml:space="preserve"> </w:t>
      </w:r>
      <w:r>
        <w:t xml:space="preserve">Rely on version control (Git) to preserve historical code rather than leaving dead blocks in source files.</w:t>
      </w:r>
    </w:p>
    <w:bookmarkEnd w:id="17"/>
    <w:bookmarkStart w:id="18" w:name="the-boy-scout-rule"/>
    <w:p>
      <w:pPr>
        <w:pStyle w:val="Heading3"/>
      </w:pPr>
      <w:r>
        <w:t xml:space="preserve">2.4 The Boy Scout Rule</w:t>
      </w:r>
    </w:p>
    <w:p>
      <w:pPr>
        <w:pStyle w:val="Compact"/>
        <w:numPr>
          <w:ilvl w:val="0"/>
          <w:numId w:val="1005"/>
        </w:numPr>
      </w:pPr>
      <w:r>
        <w:rPr>
          <w:b/>
          <w:bCs/>
        </w:rPr>
        <w:t xml:space="preserve">Leave the codebase cleaner than you found it</w:t>
      </w:r>
      <w:r>
        <w:t xml:space="preserve">:</w:t>
      </w:r>
      <w:r>
        <w:t xml:space="preserve"> </w:t>
      </w:r>
      <w:r>
        <w:t xml:space="preserve">When editing a script or chapter,</w:t>
      </w:r>
      <w:r>
        <w:t xml:space="preserve"> </w:t>
      </w:r>
      <w:r>
        <w:t xml:space="preserve">make small improvements in stride—fix typos,</w:t>
      </w:r>
      <w:r>
        <w:t xml:space="preserve"> </w:t>
      </w:r>
      <w:r>
        <w:t xml:space="preserve">improve a variable name,</w:t>
      </w:r>
      <w:r>
        <w:t xml:space="preserve"> </w:t>
      </w:r>
      <w:r>
        <w:t xml:space="preserve">or break up a long expression.</w:t>
      </w:r>
      <w:r>
        <w:t xml:space="preserve"> </w:t>
      </w:r>
      <w:r>
        <w:t xml:space="preserve">Over time,</w:t>
      </w:r>
      <w:r>
        <w:t xml:space="preserve"> </w:t>
      </w:r>
      <w:r>
        <w:t xml:space="preserve">continuous incremental cleanup prevents code degradation.</w:t>
      </w:r>
    </w:p>
    <w:bookmarkEnd w:id="18"/>
    <w:bookmarkStart w:id="19" w:name="dont-repeat-yourself-dry"/>
    <w:p>
      <w:pPr>
        <w:pStyle w:val="Heading3"/>
      </w:pPr>
      <w:r>
        <w:t xml:space="preserve">2.5 Don’t Repeat Yourself (DRY)</w:t>
      </w:r>
    </w:p>
    <w:p>
      <w:pPr>
        <w:pStyle w:val="Compact"/>
        <w:numPr>
          <w:ilvl w:val="0"/>
          <w:numId w:val="1006"/>
        </w:numPr>
      </w:pPr>
      <w:r>
        <w:rPr>
          <w:b/>
          <w:bCs/>
        </w:rPr>
        <w:t xml:space="preserve">Eliminate duplication</w:t>
      </w:r>
      <w:r>
        <w:t xml:space="preserve">:</w:t>
      </w:r>
      <w:r>
        <w:t xml:space="preserve"> </w:t>
      </w:r>
      <w:r>
        <w:t xml:space="preserve">Originating in</w:t>
      </w:r>
      <w:r>
        <w:t xml:space="preserve"> </w:t>
      </w:r>
      <w:r>
        <w:rPr>
          <w:i/>
          <w:iCs/>
        </w:rPr>
        <w:t xml:space="preserve">The Pragmatic Programmer</w:t>
      </w:r>
      <w:r>
        <w:t xml:space="preserve"> </w:t>
      </w:r>
      <w:r>
        <w:t xml:space="preserve">(Hunt and Thomas 1999)</w:t>
      </w:r>
      <w:r>
        <w:t xml:space="preserve"> </w:t>
      </w:r>
      <w:r>
        <w:t xml:space="preserve">and emphasized in</w:t>
      </w:r>
      <w:r>
        <w:t xml:space="preserve"> </w:t>
      </w:r>
      <w:r>
        <w:rPr>
          <w:i/>
          <w:iCs/>
        </w:rPr>
        <w:t xml:space="preserve">Clean Code</w:t>
      </w:r>
      <w:r>
        <w:t xml:space="preserve">,</w:t>
      </w:r>
      <w:r>
        <w:t xml:space="preserve"> </w:t>
      </w:r>
      <w:r>
        <w:t xml:space="preserve">the DRY principle states that every piece of knowledge must have a single,</w:t>
      </w:r>
      <w:r>
        <w:t xml:space="preserve"> </w:t>
      </w:r>
      <w:r>
        <w:t xml:space="preserve">unambiguous representation.</w:t>
      </w:r>
      <w:r>
        <w:t xml:space="preserve"> </w:t>
      </w:r>
      <w:r>
        <w:t xml:space="preserve">Duplicate logic is a primary source of bugs and maintenance overhead.</w:t>
      </w:r>
      <w:r>
        <w:t xml:space="preserve"> </w:t>
      </w:r>
      <w:r>
        <w:t xml:space="preserve">When the same transformation or calculation appears in multiple places,</w:t>
      </w:r>
      <w:r>
        <w:t xml:space="preserve"> </w:t>
      </w:r>
      <w:r>
        <w:t xml:space="preserve">extract it into a reusable helper function</w:t>
      </w:r>
      <w:r>
        <w:t xml:space="preserve"> </w:t>
      </w:r>
      <w:r>
        <w:t xml:space="preserve">(see also</w:t>
      </w:r>
      <w:r>
        <w:t xml:space="preserve"> </w:t>
      </w:r>
      <w:hyperlink w:anchor="sec-package-code-practices">
        <w:r>
          <w:rPr>
            <w:rStyle w:val="Hyperlink"/>
          </w:rPr>
          <w:t xml:space="preserve">Section 14</w:t>
        </w:r>
      </w:hyperlink>
      <w:r>
        <w:t xml:space="preserve">).</w:t>
      </w:r>
    </w:p>
    <w:bookmarkEnd w:id="19"/>
    <w:bookmarkEnd w:id="20"/>
    <w:bookmarkStart w:id="24" w:name="sec-function-docs"/>
    <w:p>
      <w:pPr>
        <w:pStyle w:val="Heading2"/>
      </w:pPr>
      <w:r>
        <w:t xml:space="preserve">3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p>
    <w:p>
      <w:pPr>
        <w:pStyle w:val="FirstParagraph"/>
      </w:pPr>
      <w:r>
        <w:rPr>
          <w:i/>
          <w:iCs/>
        </w:rPr>
        <w:t xml:space="preserve">See also</w:t>
      </w:r>
      <w:r>
        <w:rPr>
          <w:i/>
          <w:iCs/>
        </w:rPr>
        <w:t xml:space="preserve"> </w:t>
      </w:r>
      <w:hyperlink r:id="rId21">
        <w:r>
          <w:rPr>
            <w:rStyle w:val="Hyperlink"/>
            <w:i/>
            <w:iCs/>
          </w:rPr>
          <w:t xml:space="preserve">Documenting your code</w:t>
        </w:r>
      </w:hyperlink>
      <w:r>
        <w:rPr>
          <w:i/>
          <w:iCs/>
        </w:rPr>
        <w:t xml:space="preserve"> </w:t>
      </w:r>
      <w:r>
        <w:rPr>
          <w:i/>
          <w:iCs/>
        </w:rPr>
        <w:t xml:space="preserve">for general code documentation practices.</w:t>
      </w:r>
    </w:p>
    <w:bookmarkStart w:id="23" w:name="explicit-return-statements"/>
    <w:p>
      <w:pPr>
        <w:pStyle w:val="Heading3"/>
      </w:pPr>
      <w:r>
        <w:t xml:space="preserve">3.1 Explicit Return Statements</w:t>
      </w:r>
    </w:p>
    <w:p>
      <w:pPr>
        <w:pStyle w:val="FirstParagraph"/>
      </w:pPr>
      <w:r>
        <w:t xml:space="preserve">Following the</w:t>
      </w:r>
      <w:r>
        <w:t xml:space="preserve"> </w:t>
      </w:r>
      <w:hyperlink r:id="rId22">
        <w:r>
          <w:rPr>
            <w:rStyle w:val="Hyperlink"/>
          </w:rPr>
          <w:t xml:space="preserve">Google R Style Guide’s recommendation</w:t>
        </w:r>
      </w:hyperlink>
      <w:r>
        <w:t xml:space="preserve">,</w:t>
      </w:r>
      <w:r>
        <w:t xml:space="preserve"> </w:t>
      </w:r>
      <w:r>
        <w:t xml:space="preserve">always use explicit</w:t>
      </w:r>
      <w:r>
        <w:t xml:space="preserve"> </w:t>
      </w:r>
      <w:r>
        <w:rPr>
          <w:rStyle w:val="VerbatimChar"/>
        </w:rPr>
        <w:t xml:space="preserve">return()</w:t>
      </w:r>
      <w:r>
        <w:t xml:space="preserve"> </w:t>
      </w:r>
      <w:r>
        <w:t xml:space="preserve">statements in functions,</w:t>
      </w:r>
      <w:r>
        <w:t xml:space="preserve"> </w:t>
      </w:r>
      <w:r>
        <w:t xml:space="preserve">even when R’s implicit return would work.</w:t>
      </w:r>
      <w:r>
        <w:t xml:space="preserve"> </w:t>
      </w:r>
      <w:r>
        <w:t xml:space="preserve">This makes the function’s intent clear and improves readability.</w:t>
      </w:r>
    </w:p>
    <w:p>
      <w:pPr>
        <w:pStyle w:val="BodyText"/>
      </w:pPr>
      <w:r>
        <w:rPr>
          <w:b/>
          <w:bCs/>
        </w:rPr>
        <w:t xml:space="preserve">Example:</w:t>
      </w:r>
    </w:p>
    <w:p>
      <w:pPr>
        <w:pStyle w:val="SourceCode"/>
      </w:pPr>
      <w:r>
        <w:rPr>
          <w:rStyle w:val="CommentTok"/>
        </w:rPr>
        <w:t xml:space="preserve"># Good: Explicit return</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result </w:t>
      </w:r>
      <w:r>
        <w:rPr>
          <w:rStyle w:val="OtherTok"/>
        </w:rPr>
        <w:t xml:space="preserve">&lt;-</w:t>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r>
        <w:br/>
      </w:r>
      <w:r>
        <w:br/>
      </w:r>
      <w:r>
        <w:rPr>
          <w:rStyle w:val="CommentTok"/>
        </w:rPr>
        <w:t xml:space="preserve"># Less clear: Implicit return (avoid)</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p>
    <w:p>
      <w:pPr>
        <w:pStyle w:val="FirstParagraph"/>
      </w:pPr>
      <w:r>
        <w:t xml:space="preserve">Note: The example</w:t>
      </w:r>
      <w:r>
        <w:t xml:space="preserve"> </w:t>
      </w:r>
      <w:r>
        <w:rPr>
          <w:rStyle w:val="VerbatimChar"/>
        </w:rPr>
        <w:t xml:space="preserve">.lintr.R</w:t>
      </w:r>
      <w:r>
        <w:t xml:space="preserve"> </w:t>
      </w:r>
      <w:r>
        <w:t xml:space="preserve">configuration disables the</w:t>
      </w:r>
      <w:r>
        <w:t xml:space="preserve"> </w:t>
      </w:r>
      <w:r>
        <w:rPr>
          <w:rStyle w:val="VerbatimChar"/>
        </w:rPr>
        <w:t xml:space="preserve">return_linter</w:t>
      </w:r>
      <w:r>
        <w:t xml:space="preserve"> </w:t>
      </w:r>
      <w:r>
        <w:t xml:space="preserve">to allow flexibility in older code,</w:t>
      </w:r>
      <w:r>
        <w:t xml:space="preserve"> </w:t>
      </w:r>
      <w:r>
        <w:t xml:space="preserve">but we still recommend explicit returns in new code.</w:t>
      </w:r>
    </w:p>
    <w:bookmarkEnd w:id="23"/>
    <w:bookmarkEnd w:id="24"/>
    <w:bookmarkStart w:id="36" w:name="sec-assertions-input-validation"/>
    <w:p>
      <w:pPr>
        <w:pStyle w:val="Heading2"/>
      </w:pPr>
      <w:r>
        <w:t xml:space="preserve">4 Assertions and Input Validation</w:t>
      </w:r>
    </w:p>
    <w:p>
      <w:pPr>
        <w:pStyle w:val="FirstParagraph"/>
      </w:pPr>
      <w:r>
        <w:t xml:space="preserve">Validating function arguments and preconditions early</w:t>
      </w:r>
      <w:r>
        <w:t xml:space="preserve"> </w:t>
      </w:r>
      <w:r>
        <w:t xml:space="preserve">(often called</w:t>
      </w:r>
      <w:r>
        <w:t xml:space="preserve"> </w:t>
      </w:r>
      <w:r>
        <w:t xml:space="preserve">“failing fast”</w:t>
      </w:r>
      <w:r>
        <w:t xml:space="preserve">)</w:t>
      </w:r>
      <w:r>
        <w:t xml:space="preserve"> </w:t>
      </w:r>
      <w:r>
        <w:t xml:space="preserve">prevents bugs from propagating deep into analysis pipelines or statistical models.</w:t>
      </w:r>
      <w:r>
        <w:t xml:space="preserve"> </w:t>
      </w:r>
      <w:r>
        <w:t xml:space="preserve">R offers several strategies and packages for writing assertions,</w:t>
      </w:r>
      <w:r>
        <w:t xml:space="preserve"> </w:t>
      </w:r>
      <w:r>
        <w:t xml:space="preserve">each suited to different stages of development:</w:t>
      </w:r>
    </w:p>
    <w:bookmarkStart w:id="25" w:name="base-r-stopifnot"/>
    <w:p>
      <w:pPr>
        <w:pStyle w:val="Heading3"/>
      </w:pPr>
      <w:r>
        <w:t xml:space="preserve">4.1 Base R:</w:t>
      </w:r>
      <w:r>
        <w:t xml:space="preserve"> </w:t>
      </w:r>
      <w:r>
        <w:rPr>
          <w:rStyle w:val="VerbatimChar"/>
        </w:rPr>
        <w:t xml:space="preserve">stopifnot()</w:t>
      </w:r>
    </w:p>
    <w:p>
      <w:pPr>
        <w:pStyle w:val="FirstParagraph"/>
      </w:pPr>
      <w:r>
        <w:t xml:space="preserve">Base R provides</w:t>
      </w:r>
      <w:r>
        <w:t xml:space="preserve"> </w:t>
      </w:r>
      <w:r>
        <w:rPr>
          <w:rStyle w:val="VerbatimChar"/>
        </w:rPr>
        <w:t xml:space="preserve">stopifnot()</w:t>
      </w:r>
      <w:r>
        <w:t xml:space="preserve">,</w:t>
      </w:r>
      <w:r>
        <w:t xml:space="preserve"> </w:t>
      </w:r>
      <w:r>
        <w:t xml:space="preserve">which halts execution if any of the supplied expressions are not all</w:t>
      </w:r>
      <w:r>
        <w:t xml:space="preserve"> </w:t>
      </w:r>
      <w:r>
        <w:rPr>
          <w:rStyle w:val="VerbatimChar"/>
        </w:rPr>
        <w:t xml:space="preserve">TRUE</w:t>
      </w:r>
      <w:r>
        <w:t xml:space="preserve">:</w:t>
      </w:r>
    </w:p>
    <w:p>
      <w:pPr>
        <w:pStyle w:val="SourceCode"/>
      </w:pPr>
      <w:r>
        <w:rPr>
          <w:rStyle w:val="NormalTok"/>
        </w:rPr>
        <w:t xml:space="preserve">calculate_rate </w:t>
      </w:r>
      <w:r>
        <w:rPr>
          <w:rStyle w:val="OtherTok"/>
        </w:rPr>
        <w:t xml:space="preserve">&lt;-</w:t>
      </w:r>
      <w:r>
        <w:rPr>
          <w:rStyle w:val="NormalTok"/>
        </w:rPr>
        <w:t xml:space="preserve"> </w:t>
      </w:r>
      <w:r>
        <w:rPr>
          <w:rStyle w:val="ControlFlowTok"/>
        </w:rPr>
        <w:t xml:space="preserve">function</w:t>
      </w:r>
      <w:r>
        <w:rPr>
          <w:rStyle w:val="NormalTok"/>
        </w:rPr>
        <w:t xml:space="preserve">(count, person_years) {</w:t>
      </w:r>
      <w:r>
        <w:br/>
      </w:r>
      <w:r>
        <w:rPr>
          <w:rStyle w:val="NormalTok"/>
        </w:rPr>
        <w:t xml:space="preserve">  </w:t>
      </w:r>
      <w:r>
        <w:rPr>
          <w:rStyle w:val="FunctionTok"/>
        </w:rPr>
        <w:t xml:space="preserve">stopifnot</w:t>
      </w:r>
      <w:r>
        <w:rPr>
          <w:rStyle w:val="NormalTok"/>
        </w:rPr>
        <w:t xml:space="preserve">(</w:t>
      </w:r>
      <w:r>
        <w:br/>
      </w:r>
      <w:r>
        <w:rPr>
          <w:rStyle w:val="NormalTok"/>
        </w:rPr>
        <w:t xml:space="preserve">    </w:t>
      </w:r>
      <w:r>
        <w:rPr>
          <w:rStyle w:val="FunctionTok"/>
        </w:rPr>
        <w:t xml:space="preserve">is.numeric</w:t>
      </w:r>
      <w:r>
        <w:rPr>
          <w:rStyle w:val="NormalTok"/>
        </w:rPr>
        <w:t xml:space="preserve">(count),</w:t>
      </w:r>
      <w:r>
        <w:br/>
      </w:r>
      <w:r>
        <w:rPr>
          <w:rStyle w:val="NormalTok"/>
        </w:rPr>
        <w:t xml:space="preserve">    </w:t>
      </w:r>
      <w:r>
        <w:rPr>
          <w:rStyle w:val="FunctionTok"/>
        </w:rPr>
        <w:t xml:space="preserve">length</w:t>
      </w:r>
      <w:r>
        <w:rPr>
          <w:rStyle w:val="NormalTok"/>
        </w:rPr>
        <w:t xml:space="preserve">(count)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pecialCharTok"/>
        </w:rPr>
        <w:t xml:space="preserve">!</w:t>
      </w:r>
      <w:r>
        <w:rPr>
          <w:rStyle w:val="FunctionTok"/>
        </w:rPr>
        <w:t xml:space="preserve">is.na</w:t>
      </w:r>
      <w:r>
        <w:rPr>
          <w:rStyle w:val="NormalTok"/>
        </w:rPr>
        <w:t xml:space="preserve">(count),</w:t>
      </w:r>
      <w:r>
        <w:br/>
      </w:r>
      <w:r>
        <w:rPr>
          <w:rStyle w:val="NormalTok"/>
        </w:rPr>
        <w:t xml:space="preserve">    count </w:t>
      </w:r>
      <w:r>
        <w:rPr>
          <w:rStyle w:val="SpecialCha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FunctionTok"/>
        </w:rPr>
        <w:t xml:space="preserve">is.numeric</w:t>
      </w:r>
      <w:r>
        <w:rPr>
          <w:rStyle w:val="NormalTok"/>
        </w:rPr>
        <w:t xml:space="preserve">(person_years),</w:t>
      </w:r>
      <w:r>
        <w:br/>
      </w:r>
      <w:r>
        <w:rPr>
          <w:rStyle w:val="NormalTok"/>
        </w:rPr>
        <w:t xml:space="preserve">    </w:t>
      </w:r>
      <w:r>
        <w:rPr>
          <w:rStyle w:val="FunctionTok"/>
        </w:rPr>
        <w:t xml:space="preserve">length</w:t>
      </w:r>
      <w:r>
        <w:rPr>
          <w:rStyle w:val="NormalTok"/>
        </w:rPr>
        <w:t xml:space="preserve">(person_years)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pecialCharTok"/>
        </w:rPr>
        <w:t xml:space="preserve">!</w:t>
      </w:r>
      <w:r>
        <w:rPr>
          <w:rStyle w:val="FunctionTok"/>
        </w:rPr>
        <w:t xml:space="preserve">is.na</w:t>
      </w:r>
      <w:r>
        <w:rPr>
          <w:rStyle w:val="NormalTok"/>
        </w:rPr>
        <w:t xml:space="preserve">(person_years),</w:t>
      </w:r>
      <w:r>
        <w:br/>
      </w:r>
      <w:r>
        <w:rPr>
          <w:rStyle w:val="NormalTok"/>
        </w:rPr>
        <w:t xml:space="preserve">    person_years </w:t>
      </w:r>
      <w:r>
        <w:rPr>
          <w:rStyle w:val="SpecialCharTok"/>
        </w:rPr>
        <w:t xml:space="preserve">&gt;</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FunctionTok"/>
        </w:rPr>
        <w:t xml:space="preserve">return</w:t>
      </w:r>
      <w:r>
        <w:rPr>
          <w:rStyle w:val="NormalTok"/>
        </w:rPr>
        <w:t xml:space="preserve">(count </w:t>
      </w:r>
      <w:r>
        <w:rPr>
          <w:rStyle w:val="SpecialCharTok"/>
        </w:rPr>
        <w:t xml:space="preserve">/</w:t>
      </w:r>
      <w:r>
        <w:rPr>
          <w:rStyle w:val="NormalTok"/>
        </w:rPr>
        <w:t xml:space="preserve"> person_years)</w:t>
      </w:r>
      <w:r>
        <w:br/>
      </w:r>
      <w:r>
        <w:rPr>
          <w:rStyle w:val="NormalTok"/>
        </w:rPr>
        <w:t xml:space="preserve">}</w:t>
      </w:r>
    </w:p>
    <w:p>
      <w:pPr>
        <w:pStyle w:val="Compact"/>
        <w:numPr>
          <w:ilvl w:val="0"/>
          <w:numId w:val="1007"/>
        </w:numPr>
      </w:pPr>
      <w:r>
        <w:rPr>
          <w:b/>
          <w:bCs/>
        </w:rPr>
        <w:t xml:space="preserve">Pros</w:t>
      </w:r>
      <w:r>
        <w:t xml:space="preserve">: Zero dependencies; built into every R installation.</w:t>
      </w:r>
    </w:p>
    <w:p>
      <w:pPr>
        <w:pStyle w:val="Compact"/>
        <w:numPr>
          <w:ilvl w:val="0"/>
          <w:numId w:val="1007"/>
        </w:numPr>
      </w:pPr>
      <w:r>
        <w:rPr>
          <w:b/>
          <w:bCs/>
        </w:rPr>
        <w:t xml:space="preserve">Cons</w:t>
      </w:r>
      <w:r>
        <w:t xml:space="preserve">: Error messages can be cryptic in older R versions</w:t>
      </w:r>
      <w:r>
        <w:t xml:space="preserve"> </w:t>
      </w:r>
      <w:r>
        <w:t xml:space="preserve">(though R 4.0+ improved messages to display the failing expression);</w:t>
      </w:r>
      <w:r>
        <w:t xml:space="preserve"> </w:t>
      </w:r>
      <w:r>
        <w:t xml:space="preserve">does not provide prepackaged assertion helpers for complex data types.</w:t>
      </w:r>
    </w:p>
    <w:bookmarkEnd w:id="25"/>
    <w:bookmarkStart w:id="28" w:name="X61299030cb8ff94ada56d4bdbd93b8d1b32c6e5"/>
    <w:p>
      <w:pPr>
        <w:pStyle w:val="Heading3"/>
      </w:pPr>
      <w:r>
        <w:t xml:space="preserve">4.2</w:t>
      </w:r>
      <w:r>
        <w:t xml:space="preserve"> </w:t>
      </w:r>
      <w:r>
        <w:rPr>
          <w:rStyle w:val="VerbatimChar"/>
        </w:rPr>
        <w:t xml:space="preserve">{checkmate}</w:t>
      </w:r>
      <w:r>
        <w:t xml:space="preserve">: Fast, comprehensive argument checks</w:t>
      </w:r>
    </w:p>
    <w:p>
      <w:pPr>
        <w:pStyle w:val="FirstParagraph"/>
      </w:pPr>
      <w:r>
        <w:t xml:space="preserve">The</w:t>
      </w:r>
      <w:r>
        <w:t xml:space="preserve"> </w:t>
      </w:r>
      <w:hyperlink r:id="rId26">
        <w:r>
          <w:rPr>
            <w:rStyle w:val="VerbatimChar"/>
          </w:rPr>
          <w:t xml:space="preserve">{checkmate}</w:t>
        </w:r>
      </w:hyperlink>
      <w:r>
        <w:t xml:space="preserve"> </w:t>
      </w:r>
      <w:r>
        <w:t xml:space="preserve">package</w:t>
      </w:r>
      <w:r>
        <w:t xml:space="preserve"> </w:t>
      </w:r>
      <w:r>
        <w:t xml:space="preserve">(on</w:t>
      </w:r>
      <w:r>
        <w:t xml:space="preserve"> </w:t>
      </w:r>
      <w:hyperlink r:id="rId27">
        <w:r>
          <w:rPr>
            <w:rStyle w:val="Hyperlink"/>
          </w:rPr>
          <w:t xml:space="preserve">CRAN</w:t>
        </w:r>
      </w:hyperlink>
      <w:r>
        <w:t xml:space="preserve">)</w:t>
      </w:r>
      <w:r>
        <w:t xml:space="preserve"> </w:t>
      </w:r>
      <w:r>
        <w:t xml:space="preserve">is widely recommended for package development and production pipelines:</w:t>
      </w:r>
    </w:p>
    <w:p>
      <w:pPr>
        <w:pStyle w:val="SourceCode"/>
      </w:pPr>
      <w:r>
        <w:rPr>
          <w:rStyle w:val="NormalTok"/>
        </w:rPr>
        <w:t xml:space="preserve">calculate_rate </w:t>
      </w:r>
      <w:r>
        <w:rPr>
          <w:rStyle w:val="OtherTok"/>
        </w:rPr>
        <w:t xml:space="preserve">&lt;-</w:t>
      </w:r>
      <w:r>
        <w:rPr>
          <w:rStyle w:val="NormalTok"/>
        </w:rPr>
        <w:t xml:space="preserve"> </w:t>
      </w:r>
      <w:r>
        <w:rPr>
          <w:rStyle w:val="ControlFlowTok"/>
        </w:rPr>
        <w:t xml:space="preserve">function</w:t>
      </w:r>
      <w:r>
        <w:rPr>
          <w:rStyle w:val="NormalTok"/>
        </w:rPr>
        <w:t xml:space="preserve">(count, person_years) {</w:t>
      </w:r>
      <w:r>
        <w:br/>
      </w:r>
      <w:r>
        <w:rPr>
          <w:rStyle w:val="NormalTok"/>
        </w:rPr>
        <w:t xml:space="preserve">  checkmate</w:t>
      </w:r>
      <w:r>
        <w:rPr>
          <w:rStyle w:val="SpecialCharTok"/>
        </w:rPr>
        <w:t xml:space="preserve">::</w:t>
      </w:r>
      <w:r>
        <w:rPr>
          <w:rStyle w:val="FunctionTok"/>
        </w:rPr>
        <w:t xml:space="preserve">assert_number</w:t>
      </w:r>
      <w:r>
        <w:rPr>
          <w:rStyle w:val="NormalTok"/>
        </w:rPr>
        <w:t xml:space="preserve">(count, </w:t>
      </w:r>
      <w:r>
        <w:rPr>
          <w:rStyle w:val="AttributeTok"/>
        </w:rPr>
        <w:t xml:space="preserve">lower =</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mmentTok"/>
        </w:rPr>
        <w:t xml:space="preserve"># lower bound is inclusive; use smallest positive double to require person_years &gt; 0</w:t>
      </w:r>
      <w:r>
        <w:br/>
      </w:r>
      <w:r>
        <w:rPr>
          <w:rStyle w:val="NormalTok"/>
        </w:rPr>
        <w:t xml:space="preserve">  checkmate</w:t>
      </w:r>
      <w:r>
        <w:rPr>
          <w:rStyle w:val="SpecialCharTok"/>
        </w:rPr>
        <w:t xml:space="preserve">::</w:t>
      </w:r>
      <w:r>
        <w:rPr>
          <w:rStyle w:val="FunctionTok"/>
        </w:rPr>
        <w:t xml:space="preserve">assert_number</w:t>
      </w:r>
      <w:r>
        <w:rPr>
          <w:rStyle w:val="NormalTok"/>
        </w:rPr>
        <w:t xml:space="preserve">(person_years, </w:t>
      </w:r>
      <w:r>
        <w:rPr>
          <w:rStyle w:val="AttributeTok"/>
        </w:rPr>
        <w:t xml:space="preserve">lower =</w:t>
      </w:r>
      <w:r>
        <w:rPr>
          <w:rStyle w:val="NormalTok"/>
        </w:rPr>
        <w:t xml:space="preserve"> .Machine</w:t>
      </w:r>
      <w:r>
        <w:rPr>
          <w:rStyle w:val="SpecialCharTok"/>
        </w:rPr>
        <w:t xml:space="preserve">$</w:t>
      </w:r>
      <w:r>
        <w:rPr>
          <w:rStyle w:val="NormalTok"/>
        </w:rPr>
        <w:t xml:space="preserve">double.xmin, </w:t>
      </w:r>
      <w:r>
        <w:rPr>
          <w:rStyle w:val="AttributeTok"/>
        </w:rPr>
        <w:t xml:space="preserve">finite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(count </w:t>
      </w:r>
      <w:r>
        <w:rPr>
          <w:rStyle w:val="SpecialCharTok"/>
        </w:rPr>
        <w:t xml:space="preserve">/</w:t>
      </w:r>
      <w:r>
        <w:rPr>
          <w:rStyle w:val="NormalTok"/>
        </w:rPr>
        <w:t xml:space="preserve"> person_years)</w:t>
      </w:r>
      <w:r>
        <w:br/>
      </w:r>
      <w:r>
        <w:rPr>
          <w:rStyle w:val="NormalTok"/>
        </w:rPr>
        <w:t xml:space="preserve">}</w:t>
      </w:r>
    </w:p>
    <w:p>
      <w:pPr>
        <w:pStyle w:val="Compact"/>
        <w:numPr>
          <w:ilvl w:val="0"/>
          <w:numId w:val="1008"/>
        </w:numPr>
      </w:pPr>
      <w:r>
        <w:rPr>
          <w:b/>
          <w:bCs/>
        </w:rPr>
        <w:t xml:space="preserve">Pros</w:t>
      </w:r>
      <w:r>
        <w:t xml:space="preserve">: Extremely fast (written in C);</w:t>
      </w:r>
      <w:r>
        <w:t xml:space="preserve"> </w:t>
      </w:r>
      <w:r>
        <w:t xml:space="preserve">comprehensive family of assertion functions (</w:t>
      </w:r>
      <w:r>
        <w:rPr>
          <w:rStyle w:val="VerbatimChar"/>
        </w:rPr>
        <w:t xml:space="preserve">assert_*</w:t>
      </w:r>
      <w:r>
        <w:t xml:space="preserve">,</w:t>
      </w:r>
      <w:r>
        <w:t xml:space="preserve"> </w:t>
      </w:r>
      <w:r>
        <w:rPr>
          <w:rStyle w:val="VerbatimChar"/>
        </w:rPr>
        <w:t xml:space="preserve">check_*</w:t>
      </w:r>
      <w:r>
        <w:t xml:space="preserve">,</w:t>
      </w:r>
      <w:r>
        <w:t xml:space="preserve"> </w:t>
      </w:r>
      <w:r>
        <w:rPr>
          <w:rStyle w:val="VerbatimChar"/>
        </w:rPr>
        <w:t xml:space="preserve">test_*</w:t>
      </w:r>
      <w:r>
        <w:t xml:space="preserve">);</w:t>
      </w:r>
      <w:r>
        <w:t xml:space="preserve"> </w:t>
      </w:r>
      <w:r>
        <w:t xml:space="preserve">generates clear, informative error messages automatically.</w:t>
      </w:r>
    </w:p>
    <w:p>
      <w:pPr>
        <w:pStyle w:val="Compact"/>
        <w:numPr>
          <w:ilvl w:val="0"/>
          <w:numId w:val="1008"/>
        </w:numPr>
      </w:pPr>
      <w:r>
        <w:rPr>
          <w:b/>
          <w:bCs/>
        </w:rPr>
        <w:t xml:space="preserve">Cons</w:t>
      </w:r>
      <w:r>
        <w:t xml:space="preserve">: Adds a package dependency.</w:t>
      </w:r>
    </w:p>
    <w:bookmarkEnd w:id="28"/>
    <w:bookmarkStart w:id="31" w:name="X457f54817b75c878d21e6b46cc6bdb759c8b265"/>
    <w:p>
      <w:pPr>
        <w:pStyle w:val="Heading3"/>
      </w:pPr>
      <w:r>
        <w:t xml:space="preserve">4.3</w:t>
      </w:r>
      <w:r>
        <w:t xml:space="preserve"> </w:t>
      </w:r>
      <w:r>
        <w:rPr>
          <w:rStyle w:val="VerbatimChar"/>
        </w:rPr>
        <w:t xml:space="preserve">{cli}</w:t>
      </w:r>
      <w:r>
        <w:t xml:space="preserve"> </w:t>
      </w:r>
      <w:r>
        <w:t xml:space="preserve">and</w:t>
      </w:r>
      <w:r>
        <w:t xml:space="preserve"> </w:t>
      </w:r>
      <w:r>
        <w:rPr>
          <w:rStyle w:val="VerbatimChar"/>
        </w:rPr>
        <w:t xml:space="preserve">{rlang}</w:t>
      </w:r>
      <w:r>
        <w:t xml:space="preserve">: Custom, friendly error conditions</w:t>
      </w:r>
    </w:p>
    <w:p>
      <w:pPr>
        <w:pStyle w:val="FirstParagraph"/>
      </w:pPr>
      <w:r>
        <w:t xml:space="preserve">Within the Tidyverse,</w:t>
      </w:r>
      <w:r>
        <w:t xml:space="preserve"> </w:t>
      </w:r>
      <w:hyperlink r:id="rId29">
        <w:r>
          <w:rPr>
            <w:rStyle w:val="VerbatimChar"/>
          </w:rPr>
          <w:t xml:space="preserve">{cli}</w:t>
        </w:r>
      </w:hyperlink>
      <w:r>
        <w:t xml:space="preserve"> </w:t>
      </w:r>
      <w:r>
        <w:t xml:space="preserve">and</w:t>
      </w:r>
      <w:r>
        <w:t xml:space="preserve"> </w:t>
      </w:r>
      <w:hyperlink r:id="rId30">
        <w:r>
          <w:rPr>
            <w:rStyle w:val="VerbatimChar"/>
          </w:rPr>
          <w:t xml:space="preserve">{rlang}</w:t>
        </w:r>
      </w:hyperlink>
      <w:r>
        <w:t xml:space="preserve"> </w:t>
      </w:r>
      <w:r>
        <w:t xml:space="preserve">are the modern standard for emitting structured, formatted error messages:</w:t>
      </w:r>
    </w:p>
    <w:p>
      <w:pPr>
        <w:pStyle w:val="SourceCode"/>
      </w:pPr>
      <w:r>
        <w:rPr>
          <w:rStyle w:val="NormalTok"/>
        </w:rPr>
        <w:t xml:space="preserve">calculate_rate </w:t>
      </w:r>
      <w:r>
        <w:rPr>
          <w:rStyle w:val="OtherTok"/>
        </w:rPr>
        <w:t xml:space="preserve">&lt;-</w:t>
      </w:r>
      <w:r>
        <w:rPr>
          <w:rStyle w:val="NormalTok"/>
        </w:rPr>
        <w:t xml:space="preserve"> </w:t>
      </w:r>
      <w:r>
        <w:rPr>
          <w:rStyle w:val="ControlFlowTok"/>
        </w:rPr>
        <w:t xml:space="preserve">function</w:t>
      </w:r>
      <w:r>
        <w:rPr>
          <w:rStyle w:val="NormalTok"/>
        </w:rPr>
        <w:t xml:space="preserve">(count, person_years, </w:t>
      </w:r>
      <w:r>
        <w:rPr>
          <w:rStyle w:val="AttributeTok"/>
        </w:rPr>
        <w:t xml:space="preserve">call =</w:t>
      </w:r>
      <w:r>
        <w:rPr>
          <w:rStyle w:val="NormalTok"/>
        </w:rPr>
        <w:t xml:space="preserve"> rlang</w:t>
      </w:r>
      <w:r>
        <w:rPr>
          <w:rStyle w:val="SpecialCharTok"/>
        </w:rPr>
        <w:t xml:space="preserve">::</w:t>
      </w:r>
      <w:r>
        <w:rPr>
          <w:rStyle w:val="FunctionTok"/>
        </w:rPr>
        <w:t xml:space="preserve">caller_env</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FunctionTok"/>
        </w:rPr>
        <w:t xml:space="preserve">is.numeric</w:t>
      </w:r>
      <w:r>
        <w:rPr>
          <w:rStyle w:val="NormalTok"/>
        </w:rPr>
        <w:t xml:space="preserve">(count) </w:t>
      </w:r>
      <w:r>
        <w:rPr>
          <w:rStyle w:val="SpecialCharTok"/>
        </w:rPr>
        <w:t xml:space="preserve">||</w:t>
      </w:r>
      <w:r>
        <w:rPr>
          <w:rStyle w:val="NormalTok"/>
        </w:rPr>
        <w:t xml:space="preserve"> </w:t>
      </w:r>
      <w:r>
        <w:rPr>
          <w:rStyle w:val="FunctionTok"/>
        </w:rPr>
        <w:t xml:space="preserve">length</w:t>
      </w:r>
      <w:r>
        <w:rPr>
          <w:rStyle w:val="NormalTok"/>
        </w:rPr>
        <w:t xml:space="preserve">(count)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is.na</w:t>
      </w:r>
      <w:r>
        <w:rPr>
          <w:rStyle w:val="NormalTok"/>
        </w:rPr>
        <w:t xml:space="preserve">(count))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count} must be a single non-missing number, not {.obj_type_friendly {count}}."</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(count </w:t>
      </w:r>
      <w:r>
        <w:rPr>
          <w:rStyle w:val="SpecialCharTok"/>
        </w:rPr>
        <w:t xml:space="preserve">&lt;</w:t>
      </w:r>
      <w:r>
        <w:rPr>
          <w:rStyle w:val="NormalTok"/>
        </w:rPr>
        <w:t xml:space="preserve"> </w:t>
      </w:r>
      <w:r>
        <w:rPr>
          <w:rStyle w:val="DecValTok"/>
        </w:rPr>
        <w:t xml:space="preserve">0</w:t>
      </w:r>
      <w:r>
        <w:rPr>
          <w:rStyle w:val="NormalTok"/>
        </w:rPr>
        <w:t xml:space="preserve">)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count} must be non-negative ({.val {count}} was provided)."</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FunctionTok"/>
        </w:rPr>
        <w:t xml:space="preserve">is.numeric</w:t>
      </w:r>
      <w:r>
        <w:rPr>
          <w:rStyle w:val="NormalTok"/>
        </w:rPr>
        <w:t xml:space="preserve">(person_years) </w:t>
      </w:r>
      <w:r>
        <w:rPr>
          <w:rStyle w:val="SpecialCharTok"/>
        </w:rPr>
        <w:t xml:space="preserve">||</w:t>
      </w:r>
      <w:r>
        <w:rPr>
          <w:rStyle w:val="NormalTok"/>
        </w:rPr>
        <w:t xml:space="preserve"> </w:t>
      </w:r>
      <w:r>
        <w:rPr>
          <w:rStyle w:val="FunctionTok"/>
        </w:rPr>
        <w:t xml:space="preserve">length</w:t>
      </w:r>
      <w:r>
        <w:rPr>
          <w:rStyle w:val="NormalTok"/>
        </w:rPr>
        <w:t xml:space="preserve">(person_years)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is.na</w:t>
      </w:r>
      <w:r>
        <w:rPr>
          <w:rStyle w:val="NormalTok"/>
        </w:rPr>
        <w:t xml:space="preserve">(person_years))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person_years} must be a single non-missing number, not {.obj_type_friendly {person_years}}."</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(person_years </w:t>
      </w:r>
      <w:r>
        <w:rPr>
          <w:rStyle w:val="SpecialCharTok"/>
        </w:rPr>
        <w:t xml:space="preserve">&lt;=</w:t>
      </w:r>
      <w:r>
        <w:rPr>
          <w:rStyle w:val="NormalTok"/>
        </w:rPr>
        <w:t xml:space="preserve"> </w:t>
      </w:r>
      <w:r>
        <w:rPr>
          <w:rStyle w:val="DecValTok"/>
        </w:rPr>
        <w:t xml:space="preserve">0</w:t>
      </w:r>
      <w:r>
        <w:rPr>
          <w:rStyle w:val="NormalTok"/>
        </w:rPr>
        <w:t xml:space="preserve">)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person_years} must be positive ({.val {person_years}} was provided)."</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FunctionTok"/>
        </w:rPr>
        <w:t xml:space="preserve">return</w:t>
      </w:r>
      <w:r>
        <w:rPr>
          <w:rStyle w:val="NormalTok"/>
        </w:rPr>
        <w:t xml:space="preserve">(count </w:t>
      </w:r>
      <w:r>
        <w:rPr>
          <w:rStyle w:val="SpecialCharTok"/>
        </w:rPr>
        <w:t xml:space="preserve">/</w:t>
      </w:r>
      <w:r>
        <w:rPr>
          <w:rStyle w:val="NormalTok"/>
        </w:rPr>
        <w:t xml:space="preserve"> person_years)</w:t>
      </w:r>
      <w:r>
        <w:br/>
      </w:r>
      <w:r>
        <w:rPr>
          <w:rStyle w:val="NormalTok"/>
        </w:rPr>
        <w:t xml:space="preserve">}</w:t>
      </w:r>
    </w:p>
    <w:p>
      <w:pPr>
        <w:pStyle w:val="Compact"/>
        <w:numPr>
          <w:ilvl w:val="0"/>
          <w:numId w:val="1009"/>
        </w:numPr>
      </w:pPr>
      <w:r>
        <w:rPr>
          <w:b/>
          <w:bCs/>
        </w:rPr>
        <w:t xml:space="preserve">Pros</w:t>
      </w:r>
      <w:r>
        <w:t xml:space="preserve">: Outstanding user feedback with inline formatting (</w:t>
      </w:r>
      <w:r>
        <w:rPr>
          <w:rStyle w:val="VerbatimChar"/>
        </w:rPr>
        <w:t xml:space="preserve">{.arg}</w:t>
      </w:r>
      <w:r>
        <w:t xml:space="preserve">,</w:t>
      </w:r>
      <w:r>
        <w:t xml:space="preserve"> </w:t>
      </w:r>
      <w:r>
        <w:rPr>
          <w:rStyle w:val="VerbatimChar"/>
        </w:rPr>
        <w:t xml:space="preserve">{.val}</w:t>
      </w:r>
      <w:r>
        <w:t xml:space="preserve">);</w:t>
      </w:r>
      <w:r>
        <w:t xml:space="preserve"> </w:t>
      </w:r>
      <w:r>
        <w:t xml:space="preserve">properly attributes the error to the caller environment via</w:t>
      </w:r>
      <w:r>
        <w:t xml:space="preserve"> </w:t>
      </w:r>
      <w:r>
        <w:rPr>
          <w:rStyle w:val="VerbatimChar"/>
        </w:rPr>
        <w:t xml:space="preserve">call = rlang::caller_env()</w:t>
      </w:r>
      <w:r>
        <w:t xml:space="preserve">;</w:t>
      </w:r>
      <w:r>
        <w:t xml:space="preserve"> </w:t>
      </w:r>
      <w:r>
        <w:t xml:space="preserve">supports signaling custom condition classes (via</w:t>
      </w:r>
      <w:r>
        <w:t xml:space="preserve"> </w:t>
      </w:r>
      <w:r>
        <w:rPr>
          <w:rStyle w:val="VerbatimChar"/>
        </w:rPr>
        <w:t xml:space="preserve">class = ...</w:t>
      </w:r>
      <w:r>
        <w:t xml:space="preserve">) that callers can catch programmatically.</w:t>
      </w:r>
    </w:p>
    <w:p>
      <w:pPr>
        <w:pStyle w:val="Compact"/>
        <w:numPr>
          <w:ilvl w:val="0"/>
          <w:numId w:val="1009"/>
        </w:numPr>
      </w:pPr>
      <w:r>
        <w:rPr>
          <w:b/>
          <w:bCs/>
        </w:rPr>
        <w:t xml:space="preserve">Cons</w:t>
      </w:r>
      <w:r>
        <w:t xml:space="preserve">: Requires writing manual validation branches rather than one-line assertion calls.</w:t>
      </w:r>
    </w:p>
    <w:bookmarkEnd w:id="31"/>
    <w:bookmarkStart w:id="33" w:name="decomposing-validation-into-helpers"/>
    <w:p>
      <w:pPr>
        <w:pStyle w:val="Heading3"/>
      </w:pPr>
      <w:r>
        <w:t xml:space="preserve">4.4 Decomposing validation into helpers</w:t>
      </w:r>
    </w:p>
    <w:p>
      <w:pPr>
        <w:pStyle w:val="FirstParagraph"/>
      </w:pPr>
      <w:r>
        <w:t xml:space="preserve">When a function validates multiple inputs with the same pattern,</w:t>
      </w:r>
      <w:r>
        <w:t xml:space="preserve"> </w:t>
      </w:r>
      <w:r>
        <w:t xml:space="preserve">extract the repeated checks into a helper function</w:t>
      </w:r>
      <w:r>
        <w:t xml:space="preserve"> </w:t>
      </w:r>
      <w:r>
        <w:t xml:space="preserve">rather than repeating the</w:t>
      </w:r>
      <w:r>
        <w:t xml:space="preserve"> </w:t>
      </w:r>
      <w:r>
        <w:rPr>
          <w:rStyle w:val="VerbatimChar"/>
        </w:rPr>
        <w:t xml:space="preserve">if</w:t>
      </w:r>
      <w:r>
        <w:t xml:space="preserve">/</w:t>
      </w:r>
      <w:r>
        <w:rPr>
          <w:rStyle w:val="VerbatimChar"/>
        </w:rPr>
        <w:t xml:space="preserve">cli_abort</w:t>
      </w:r>
      <w:r>
        <w:t xml:space="preserve"> </w:t>
      </w:r>
      <w:r>
        <w:t xml:space="preserve">block for each input.</w:t>
      </w:r>
      <w:r>
        <w:t xml:space="preserve"> </w:t>
      </w:r>
      <w:r>
        <w:t xml:space="preserve">See</w:t>
      </w:r>
      <w:r>
        <w:t xml:space="preserve"> </w:t>
      </w:r>
      <w:hyperlink r:id="rId32">
        <w:r>
          <w:rPr>
            <w:rStyle w:val="Hyperlink"/>
          </w:rPr>
          <w:t xml:space="preserve">Decomposing validation blocks</w:t>
        </w:r>
      </w:hyperlink>
      <w:r>
        <w:t xml:space="preserve"> </w:t>
      </w:r>
      <w:r>
        <w:t xml:space="preserve">for a worked example.</w:t>
      </w:r>
    </w:p>
    <w:bookmarkEnd w:id="33"/>
    <w:bookmarkStart w:id="35" w:name="note-on-assertthat"/>
    <w:p>
      <w:pPr>
        <w:pStyle w:val="Heading3"/>
      </w:pPr>
      <w:r>
        <w:t xml:space="preserve">4.5 Note on</w:t>
      </w:r>
      <w:r>
        <w:t xml:space="preserve"> </w:t>
      </w:r>
      <w:r>
        <w:rPr>
          <w:rStyle w:val="VerbatimChar"/>
        </w:rPr>
        <w:t xml:space="preserve">{assertthat}</w:t>
      </w:r>
    </w:p>
    <w:p>
      <w:pPr>
        <w:pStyle w:val="FirstParagraph"/>
      </w:pPr>
      <w:r>
        <w:t xml:space="preserve">The</w:t>
      </w:r>
      <w:r>
        <w:t xml:space="preserve"> </w:t>
      </w:r>
      <w:hyperlink r:id="rId34">
        <w:r>
          <w:rPr>
            <w:rStyle w:val="VerbatimChar"/>
          </w:rPr>
          <w:t xml:space="preserve">{assertthat}</w:t>
        </w:r>
      </w:hyperlink>
      <w:r>
        <w:t xml:space="preserve"> </w:t>
      </w:r>
      <w:r>
        <w:t xml:space="preserve">package,</w:t>
      </w:r>
      <w:r>
        <w:t xml:space="preserve"> </w:t>
      </w:r>
      <w:r>
        <w:t xml:space="preserve">created by Hadley Wickham,</w:t>
      </w:r>
      <w:r>
        <w:t xml:space="preserve"> </w:t>
      </w:r>
      <w:r>
        <w:t xml:space="preserve">popularized user-friendly assertions in R.</w:t>
      </w:r>
      <w:r>
        <w:t xml:space="preserve"> </w:t>
      </w:r>
      <w:r>
        <w:t xml:space="preserve">While still widely used across existing codebases,</w:t>
      </w:r>
      <w:r>
        <w:t xml:space="preserve"> </w:t>
      </w:r>
      <w:r>
        <w:t xml:space="preserve">it has not seen active development since 2019.</w:t>
      </w:r>
      <w:r>
        <w:t xml:space="preserve"> </w:t>
      </w:r>
      <w:r>
        <w:t xml:space="preserve">For new code,</w:t>
      </w:r>
      <w:r>
        <w:t xml:space="preserve"> </w:t>
      </w:r>
      <w:r>
        <w:t xml:space="preserve">prefer</w:t>
      </w:r>
      <w:r>
        <w:t xml:space="preserve"> </w:t>
      </w:r>
      <w:hyperlink r:id="rId26">
        <w:r>
          <w:rPr>
            <w:rStyle w:val="VerbatimChar"/>
          </w:rPr>
          <w:t xml:space="preserve">{checkmate}</w:t>
        </w:r>
      </w:hyperlink>
      <w:r>
        <w:t xml:space="preserve"> </w:t>
      </w:r>
      <w:r>
        <w:t xml:space="preserve">for comprehensive argument checking</w:t>
      </w:r>
      <w:r>
        <w:t xml:space="preserve"> </w:t>
      </w:r>
      <w:r>
        <w:t xml:space="preserve">or</w:t>
      </w:r>
      <w:r>
        <w:t xml:space="preserve"> </w:t>
      </w:r>
      <w:hyperlink r:id="rId29">
        <w:r>
          <w:rPr>
            <w:rStyle w:val="VerbatimChar"/>
          </w:rPr>
          <w:t xml:space="preserve">{cli}</w:t>
        </w:r>
      </w:hyperlink>
      <w:r>
        <w:t xml:space="preserve"> </w:t>
      </w:r>
      <w:r>
        <w:t xml:space="preserve">paired with</w:t>
      </w:r>
      <w:r>
        <w:t xml:space="preserve"> </w:t>
      </w:r>
      <w:r>
        <w:rPr>
          <w:rStyle w:val="VerbatimChar"/>
        </w:rPr>
        <w:t xml:space="preserve">cli::cli_abort()</w:t>
      </w:r>
      <w:r>
        <w:t xml:space="preserve"> </w:t>
      </w:r>
      <w:r>
        <w:t xml:space="preserve">for custom error messages.</w:t>
      </w:r>
    </w:p>
    <w:bookmarkEnd w:id="35"/>
    <w:bookmarkEnd w:id="36"/>
    <w:bookmarkStart w:id="43" w:name="sec-avoid-nesting"/>
    <w:p>
      <w:pPr>
        <w:pStyle w:val="Heading2"/>
      </w:pPr>
      <w:r>
        <w:t xml:space="preserve">5 Avoiding Deep Nesting</w:t>
      </w:r>
    </w:p>
    <w:p>
      <w:pPr>
        <w:pStyle w:val="FirstParagraph"/>
      </w:pPr>
      <w:r>
        <w:t xml:space="preserve">When writing code, do not nest function calls.</w:t>
      </w:r>
      <w:r>
        <w:t xml:space="preserve"> </w:t>
      </w:r>
      <w:r>
        <w:t xml:space="preserve">Where feasible, also avoid nested function definitions:</w:t>
      </w:r>
    </w:p>
    <w:p>
      <w:pPr>
        <w:pStyle w:val="Compact"/>
        <w:numPr>
          <w:ilvl w:val="0"/>
          <w:numId w:val="1010"/>
        </w:numPr>
      </w:pPr>
      <w:r>
        <w:t xml:space="preserve">Do not pass one function call’s result straight into another call,</w:t>
      </w:r>
      <w:r>
        <w:t xml:space="preserve"> </w:t>
      </w:r>
      <w:r>
        <w:t xml:space="preserve">as in</w:t>
      </w:r>
      <w:r>
        <w:t xml:space="preserve"> </w:t>
      </w:r>
      <w:r>
        <w:rPr>
          <w:rStyle w:val="VerbatimChar"/>
        </w:rPr>
        <w:t xml:space="preserve">f(g(h(x)))</w:t>
      </w:r>
      <w:r>
        <w:t xml:space="preserve">.</w:t>
      </w:r>
      <w:r>
        <w:t xml:space="preserve"> </w:t>
      </w:r>
      <w:r>
        <w:t xml:space="preserve">Give each intermediate result a name,</w:t>
      </w:r>
      <w:r>
        <w:t xml:space="preserve"> </w:t>
      </w:r>
      <w:r>
        <w:t xml:space="preserve">or chain the steps with a pipe (</w:t>
      </w:r>
      <w:r>
        <w:rPr>
          <w:rStyle w:val="VerbatimChar"/>
        </w:rPr>
        <w:t xml:space="preserve">|&gt;</w:t>
      </w:r>
      <w:r>
        <w:t xml:space="preserve"> </w:t>
      </w:r>
      <w:r>
        <w:t xml:space="preserve">in R);</w:t>
      </w:r>
      <w:r>
        <w:t xml:space="preserve"> </w:t>
      </w:r>
      <w:r>
        <w:t xml:space="preserve">pipes are fine.</w:t>
      </w:r>
      <w:r>
        <w:t xml:space="preserve"> </w:t>
      </w:r>
      <w:r>
        <w:t xml:space="preserve">Naming each step makes the data flow read top-to-bottom</w:t>
      </w:r>
      <w:r>
        <w:t xml:space="preserve"> </w:t>
      </w:r>
      <w:r>
        <w:t xml:space="preserve">and leaves intermediate values inspectable in a debugger.</w:t>
      </w:r>
    </w:p>
    <w:p>
      <w:pPr>
        <w:pStyle w:val="Compact"/>
        <w:numPr>
          <w:ilvl w:val="0"/>
          <w:numId w:val="1010"/>
        </w:numPr>
      </w:pPr>
      <w:r>
        <w:t xml:space="preserve">Prefer standalone, top-level function definitions over functions defined inside other functions.</w:t>
      </w:r>
      <w:r>
        <w:t xml:space="preserve"> </w:t>
      </w:r>
      <w:r>
        <w:t xml:space="preserve">Nested definitions hide reusable logic, complicate unit testing, and obscure scope.</w:t>
      </w:r>
    </w:p>
    <w:p>
      <w:pPr>
        <w:pStyle w:val="FirstParagraph"/>
      </w:pPr>
      <w:r>
        <w:t xml:space="preserve">The nested-call rule is a policy, not a default:</w:t>
      </w:r>
      <w:r>
        <w:t xml:space="preserve"> </w:t>
      </w:r>
      <w:r>
        <w:t xml:space="preserve">a nested call is a code-review finding.</w:t>
      </w:r>
      <w:r>
        <w:t xml:space="preserve"> </w:t>
      </w:r>
      <w:r>
        <w:t xml:space="preserve">It covers a call whose result is a value handed to the outer call as an argument.</w:t>
      </w:r>
      <w:r>
        <w:t xml:space="preserve"> </w:t>
      </w:r>
      <w:r>
        <w:t xml:space="preserve">It does not cover the steps of a pipe chain,</w:t>
      </w:r>
      <w:r>
        <w:t xml:space="preserve"> </w:t>
      </w:r>
      <w:r>
        <w:t xml:space="preserve">which already name their order,</w:t>
      </w:r>
      <w:r>
        <w:t xml:space="preserve"> </w:t>
      </w:r>
      <w:r>
        <w:t xml:space="preserve">nor an argument the outer function captures and interprets itself,</w:t>
      </w:r>
      <w:r>
        <w:t xml:space="preserve"> </w:t>
      </w:r>
      <w:r>
        <w:t xml:space="preserve">as in these examples, which are not a closed list:</w:t>
      </w:r>
      <w:r>
        <w:t xml:space="preserve"> </w:t>
      </w:r>
      <w:hyperlink r:id="rId37">
        <w:r>
          <w:rPr>
            <w:rStyle w:val="VerbatimChar"/>
          </w:rPr>
          <w:t xml:space="preserve">{tidyselect}</w:t>
        </w:r>
      </w:hyperlink>
      <w:r>
        <w:t xml:space="preserve"> </w:t>
      </w:r>
      <w:r>
        <w:t xml:space="preserve">helpers (</w:t>
      </w:r>
      <w:r>
        <w:rPr>
          <w:rStyle w:val="VerbatimChar"/>
        </w:rPr>
        <w:t xml:space="preserve">all_of()</w:t>
      </w:r>
      <w:r>
        <w:t xml:space="preserve">,</w:t>
      </w:r>
      <w:r>
        <w:t xml:space="preserve"> </w:t>
      </w:r>
      <w:r>
        <w:rPr>
          <w:rStyle w:val="VerbatimChar"/>
        </w:rPr>
        <w:t xml:space="preserve">any_of()</w:t>
      </w:r>
      <w:r>
        <w:t xml:space="preserve">,</w:t>
      </w:r>
      <w:r>
        <w:t xml:space="preserve"> </w:t>
      </w:r>
      <w:r>
        <w:rPr>
          <w:rStyle w:val="VerbatimChar"/>
        </w:rPr>
        <w:t xml:space="preserve">starts_with()</w:t>
      </w:r>
      <w:r>
        <w:t xml:space="preserve">),</w:t>
      </w:r>
      <w:r>
        <w:t xml:space="preserve"> </w:t>
      </w:r>
      <w:r>
        <w:t xml:space="preserve">data-masked expressions inside data-masking verbs such as</w:t>
      </w:r>
      <w:r>
        <w:t xml:space="preserve"> </w:t>
      </w:r>
      <w:r>
        <w:rPr>
          <w:rStyle w:val="VerbatimChar"/>
        </w:rPr>
        <w:t xml:space="preserve">mutate()</w:t>
      </w:r>
      <w:r>
        <w:t xml:space="preserve">,</w:t>
      </w:r>
      <w:r>
        <w:t xml:space="preserve"> </w:t>
      </w:r>
      <w:r>
        <w:rPr>
          <w:rStyle w:val="VerbatimChar"/>
        </w:rPr>
        <w:t xml:space="preserve">filter()</w:t>
      </w:r>
      <w:r>
        <w:t xml:space="preserve">, or</w:t>
      </w:r>
      <w:r>
        <w:t xml:space="preserve"> </w:t>
      </w:r>
      <w:r>
        <w:rPr>
          <w:rStyle w:val="VerbatimChar"/>
        </w:rPr>
        <w:t xml:space="preserve">summarise()</w:t>
      </w:r>
      <w:r>
        <w:t xml:space="preserve">,</w:t>
      </w:r>
      <w:r>
        <w:t xml:space="preserve"> </w:t>
      </w:r>
      <w:r>
        <w:rPr>
          <w:rStyle w:val="VerbatimChar"/>
        </w:rPr>
        <w:t xml:space="preserve">aes()</w:t>
      </w:r>
      <w:r>
        <w:t xml:space="preserve"> </w:t>
      </w:r>
      <w:r>
        <w:t xml:space="preserve">mappings, and formulas.</w:t>
      </w:r>
      <w:r>
        <w:t xml:space="preserve"> </w:t>
      </w:r>
      <w:r>
        <w:t xml:space="preserve">Those are part of the outer call’s own syntax,</w:t>
      </w:r>
      <w:r>
        <w:t xml:space="preserve"> </w:t>
      </w:r>
      <w:r>
        <w:t xml:space="preserve">and pulling them out would break or obscure it.</w:t>
      </w:r>
      <w:r>
        <w:t xml:space="preserve"> </w:t>
      </w:r>
      <w:r>
        <w:t xml:space="preserve">The exemption stops at the captured argument itself.</w:t>
      </w:r>
      <w:r>
        <w:t xml:space="preserve"> </w:t>
      </w:r>
      <w:r>
        <w:t xml:space="preserve">In</w:t>
      </w:r>
      <w:r>
        <w:t xml:space="preserve"> </w:t>
      </w:r>
      <w:r>
        <w:rPr>
          <w:rStyle w:val="VerbatimChar"/>
        </w:rPr>
        <w:t xml:space="preserve">select(df, all_of(names(x)))</w:t>
      </w:r>
      <w:r>
        <w:t xml:space="preserve">,</w:t>
      </w:r>
      <w:r>
        <w:t xml:space="preserve"> </w:t>
      </w:r>
      <w:r>
        <w:rPr>
          <w:rStyle w:val="VerbatimChar"/>
        </w:rPr>
        <w:t xml:space="preserve">select()</w:t>
      </w:r>
      <w:r>
        <w:t xml:space="preserve"> </w:t>
      </w:r>
      <w:r>
        <w:t xml:space="preserve">captures</w:t>
      </w:r>
      <w:r>
        <w:t xml:space="preserve"> </w:t>
      </w:r>
      <w:r>
        <w:rPr>
          <w:rStyle w:val="VerbatimChar"/>
        </w:rPr>
        <w:t xml:space="preserve">all_of()</w:t>
      </w:r>
      <w:r>
        <w:t xml:space="preserve">,</w:t>
      </w:r>
      <w:r>
        <w:t xml:space="preserve"> </w:t>
      </w:r>
      <w:r>
        <w:t xml:space="preserve">but</w:t>
      </w:r>
      <w:r>
        <w:t xml:space="preserve"> </w:t>
      </w:r>
      <w:r>
        <w:rPr>
          <w:rStyle w:val="VerbatimChar"/>
        </w:rPr>
        <w:t xml:space="preserve">all_of()</w:t>
      </w:r>
      <w:r>
        <w:t xml:space="preserve"> </w:t>
      </w:r>
      <w:r>
        <w:t xml:space="preserve">evaluates</w:t>
      </w:r>
      <w:r>
        <w:t xml:space="preserve"> </w:t>
      </w:r>
      <w:r>
        <w:rPr>
          <w:rStyle w:val="VerbatimChar"/>
        </w:rPr>
        <w:t xml:space="preserve">names(x)</w:t>
      </w:r>
      <w:r>
        <w:t xml:space="preserve"> </w:t>
      </w:r>
      <w:r>
        <w:t xml:space="preserve">as an ordinary value,</w:t>
      </w:r>
      <w:r>
        <w:t xml:space="preserve"> </w:t>
      </w:r>
      <w:r>
        <w:t xml:space="preserve">so that inner call still gets a name:</w:t>
      </w:r>
    </w:p>
    <w:p>
      <w:pPr>
        <w:pStyle w:val="SourceCode"/>
      </w:pPr>
      <w:r>
        <w:rPr>
          <w:rStyle w:val="NormalTok"/>
        </w:rPr>
        <w:t xml:space="preserve">keep_cols </w:t>
      </w:r>
      <w:r>
        <w:rPr>
          <w:rStyle w:val="OtherTok"/>
        </w:rPr>
        <w:t xml:space="preserve">&lt;-</w:t>
      </w:r>
      <w:r>
        <w:rPr>
          <w:rStyle w:val="NormalTok"/>
        </w:rPr>
        <w:t xml:space="preserve"> </w:t>
      </w:r>
      <w:r>
        <w:rPr>
          <w:rStyle w:val="FunctionTok"/>
        </w:rPr>
        <w:t xml:space="preserve">names</w:t>
      </w:r>
      <w:r>
        <w:rPr>
          <w:rStyle w:val="NormalTok"/>
        </w:rPr>
        <w:t xml:space="preserve">(x)</w:t>
      </w:r>
      <w:r>
        <w:br/>
      </w:r>
      <w:r>
        <w:rPr>
          <w:rStyle w:val="FunctionTok"/>
        </w:rPr>
        <w:t xml:space="preserve">select</w:t>
      </w:r>
      <w:r>
        <w:rPr>
          <w:rStyle w:val="NormalTok"/>
        </w:rPr>
        <w:t xml:space="preserve">(df, </w:t>
      </w:r>
      <w:r>
        <w:rPr>
          <w:rStyle w:val="FunctionTok"/>
        </w:rPr>
        <w:t xml:space="preserve">all_of</w:t>
      </w:r>
      <w:r>
        <w:rPr>
          <w:rStyle w:val="NormalTok"/>
        </w:rPr>
        <w:t xml:space="preserve">(keep_cols))</w:t>
      </w:r>
    </w:p>
    <w:p>
      <w:pPr>
        <w:pStyle w:val="FirstParagraph"/>
      </w:pPr>
      <w:r>
        <w:t xml:space="preserve">The nested-definition rule is a readability and maintainability default, not an absolute rule —</w:t>
      </w:r>
      <w:r>
        <w:t xml:space="preserve"> </w:t>
      </w:r>
      <w:r>
        <w:t xml:space="preserve">keep the nesting when flattening it would be more convoluted</w:t>
      </w:r>
      <w:r>
        <w:t xml:space="preserve"> </w:t>
      </w:r>
      <w:r>
        <w:t xml:space="preserve">(a trivial one-argument wrapper, or a closure that genuinely needs the enclosing scope).</w:t>
      </w:r>
    </w:p>
    <w:bookmarkStart w:id="39" w:name="sec-precompute-conditions"/>
    <w:p>
      <w:pPr>
        <w:pStyle w:val="Heading3"/>
      </w:pPr>
      <w:r>
        <w:t xml:space="preserve">5.1 Name</w:t>
      </w:r>
      <w:r>
        <w:t xml:space="preserve"> </w:t>
      </w:r>
      <w:r>
        <w:rPr>
          <w:rStyle w:val="VerbatimChar"/>
        </w:rPr>
        <w:t xml:space="preserve">if()</w:t>
      </w:r>
      <w:r>
        <w:t xml:space="preserve"> </w:t>
      </w:r>
      <w:r>
        <w:t xml:space="preserve">and</w:t>
      </w:r>
      <w:r>
        <w:t xml:space="preserve"> </w:t>
      </w:r>
      <w:r>
        <w:rPr>
          <w:rStyle w:val="VerbatimChar"/>
        </w:rPr>
        <w:t xml:space="preserve">while()</w:t>
      </w:r>
      <w:r>
        <w:t xml:space="preserve"> </w:t>
      </w:r>
      <w:r>
        <w:t xml:space="preserve">conditions before testing them</w:t>
      </w:r>
    </w:p>
    <w:p>
      <w:pPr>
        <w:pStyle w:val="FirstParagraph"/>
      </w:pPr>
      <w:r>
        <w:t xml:space="preserve">Compute every</w:t>
      </w:r>
      <w:r>
        <w:t xml:space="preserve"> </w:t>
      </w:r>
      <w:r>
        <w:rPr>
          <w:rStyle w:val="VerbatimChar"/>
        </w:rPr>
        <w:t xml:space="preserve">if()</w:t>
      </w:r>
      <w:r>
        <w:t xml:space="preserve"> </w:t>
      </w:r>
      <w:r>
        <w:t xml:space="preserve">and</w:t>
      </w:r>
      <w:r>
        <w:t xml:space="preserve"> </w:t>
      </w:r>
      <w:r>
        <w:rPr>
          <w:rStyle w:val="VerbatimChar"/>
        </w:rPr>
        <w:t xml:space="preserve">while()</w:t>
      </w:r>
      <w:r>
        <w:t xml:space="preserve"> </w:t>
      </w:r>
      <w:r>
        <w:t xml:space="preserve">condition ahead of the test:</w:t>
      </w:r>
      <w:r>
        <w:t xml:space="preserve"> </w:t>
      </w:r>
      <w:r>
        <w:t xml:space="preserve">assign it to a named logical variable first,</w:t>
      </w:r>
      <w:r>
        <w:t xml:space="preserve"> </w:t>
      </w:r>
      <w:r>
        <w:t xml:space="preserve">then test that name,</w:t>
      </w:r>
      <w:r>
        <w:t xml:space="preserve"> </w:t>
      </w:r>
      <w:r>
        <w:t xml:space="preserve">so the condition inside the parentheses is always a bare name</w:t>
      </w:r>
      <w:r>
        <w:t xml:space="preserve"> </w:t>
      </w:r>
      <w:r>
        <w:t xml:space="preserve">(or a literal, as in</w:t>
      </w:r>
      <w:r>
        <w:t xml:space="preserve"> </w:t>
      </w:r>
      <w:r>
        <w:rPr>
          <w:rStyle w:val="VerbatimChar"/>
        </w:rPr>
        <w:t xml:space="preserve">while (TRUE)</w:t>
      </w:r>
      <w:r>
        <w:t xml:space="preserve">).</w:t>
      </w:r>
      <w:r>
        <w:t xml:space="preserve"> </w:t>
      </w:r>
      <w:r>
        <w:t xml:space="preserve">This holds even for a condition with no nested call,</w:t>
      </w:r>
      <w:r>
        <w:t xml:space="preserve"> </w:t>
      </w:r>
      <w:r>
        <w:t xml:space="preserve">such as</w:t>
      </w:r>
      <w:r>
        <w:t xml:space="preserve"> </w:t>
      </w:r>
      <w:r>
        <w:rPr>
          <w:rStyle w:val="VerbatimChar"/>
        </w:rPr>
        <w:t xml:space="preserve">is.na(strat)</w:t>
      </w:r>
      <w:r>
        <w:t xml:space="preserve"> </w:t>
      </w:r>
      <w:r>
        <w:t xml:space="preserve">or a single comparison like</w:t>
      </w:r>
      <w:r>
        <w:t xml:space="preserve"> </w:t>
      </w:r>
      <w:r>
        <w:rPr>
          <w:rStyle w:val="VerbatimChar"/>
        </w:rPr>
        <w:t xml:space="preserve">x &gt; 0</w:t>
      </w:r>
      <w:r>
        <w:t xml:space="preserve">,</w:t>
      </w:r>
      <w:r>
        <w:t xml:space="preserve"> </w:t>
      </w:r>
      <w:r>
        <w:t xml:space="preserve">because the name is what documents the test.</w:t>
      </w:r>
    </w:p>
    <w:p>
      <w:pPr>
        <w:pStyle w:val="SourceCode"/>
      </w:pPr>
      <w:r>
        <w:rPr>
          <w:rStyle w:val="CommentTok"/>
        </w:rPr>
        <w:t xml:space="preserve"># Good: the name states what the test means</w:t>
      </w:r>
      <w:r>
        <w:br/>
      </w:r>
      <w:r>
        <w:rPr>
          <w:rStyle w:val="NormalTok"/>
        </w:rPr>
        <w:t xml:space="preserve">n_plots </w:t>
      </w:r>
      <w:r>
        <w:rPr>
          <w:rStyle w:val="OtherTok"/>
        </w:rPr>
        <w:t xml:space="preserve">&lt;-</w:t>
      </w:r>
      <w:r>
        <w:rPr>
          <w:rStyle w:val="NormalTok"/>
        </w:rPr>
        <w:t xml:space="preserve"> trace_strat_list </w:t>
      </w:r>
      <w:r>
        <w:rPr>
          <w:rStyle w:val="SpecialCharTok"/>
        </w:rPr>
        <w:t xml:space="preserve">|&gt;</w:t>
      </w:r>
      <w:r>
        <w:rPr>
          <w:rStyle w:val="NormalTok"/>
        </w:rPr>
        <w:t xml:space="preserve"> </w:t>
      </w:r>
      <w:r>
        <w:rPr>
          <w:rStyle w:val="FunctionTok"/>
        </w:rPr>
        <w:t xml:space="preserve">lengths</w:t>
      </w:r>
      <w:r>
        <w:rPr>
          <w:rStyle w:val="NormalTok"/>
        </w:rPr>
        <w:t xml:space="preserve">() </w:t>
      </w:r>
      <w:r>
        <w:rPr>
          <w:rStyle w:val="SpecialCharTok"/>
        </w:rPr>
        <w:t xml:space="preserve">|&gt;</w:t>
      </w:r>
      <w:r>
        <w:rPr>
          <w:rStyle w:val="NormalTok"/>
        </w:rPr>
        <w:t xml:space="preserve"> </w:t>
      </w:r>
      <w:r>
        <w:rPr>
          <w:rStyle w:val="FunctionTok"/>
        </w:rPr>
        <w:t xml:space="preserve">sum</w:t>
      </w:r>
      <w:r>
        <w:rPr>
          <w:rStyle w:val="NormalTok"/>
        </w:rPr>
        <w:t xml:space="preserve">()</w:t>
      </w:r>
      <w:r>
        <w:br/>
      </w:r>
      <w:r>
        <w:rPr>
          <w:rStyle w:val="NormalTok"/>
        </w:rPr>
        <w:t xml:space="preserve">single_plot </w:t>
      </w:r>
      <w:r>
        <w:rPr>
          <w:rStyle w:val="OtherTok"/>
        </w:rPr>
        <w:t xml:space="preserve">&lt;-</w:t>
      </w:r>
      <w:r>
        <w:rPr>
          <w:rStyle w:val="NormalTok"/>
        </w:rPr>
        <w:t xml:space="preserve"> n_plots </w:t>
      </w:r>
      <w:r>
        <w:rPr>
          <w:rStyle w:val="SpecialCharTok"/>
        </w:rPr>
        <w:t xml:space="preserve">==</w:t>
      </w:r>
      <w:r>
        <w:rPr>
          <w:rStyle w:val="NormalTok"/>
        </w:rPr>
        <w:t xml:space="preserve"> </w:t>
      </w:r>
      <w:r>
        <w:rPr>
          <w:rStyle w:val="DecValTok"/>
        </w:rPr>
        <w:t xml:space="preserve">1</w:t>
      </w:r>
      <w:r>
        <w:br/>
      </w:r>
      <w:r>
        <w:rPr>
          <w:rStyle w:val="ControlFlowTok"/>
        </w:rPr>
        <w:t xml:space="preserve">if</w:t>
      </w:r>
      <w:r>
        <w:rPr>
          <w:rStyle w:val="NormalTok"/>
        </w:rPr>
        <w:t xml:space="preserve"> (single_plot) {</w:t>
      </w:r>
      <w:r>
        <w:br/>
      </w:r>
      <w:r>
        <w:rPr>
          <w:rStyle w:val="NormalTok"/>
        </w:rPr>
        <w:t xml:space="preserve">  </w:t>
      </w:r>
      <w:r>
        <w:rPr>
          <w:rStyle w:val="CommentTok"/>
        </w:rPr>
        <w:t xml:space="preserve"># ...</w:t>
      </w:r>
      <w:r>
        <w:br/>
      </w:r>
      <w:r>
        <w:rPr>
          <w:rStyle w:val="NormalTok"/>
        </w:rPr>
        <w:t xml:space="preserve">}</w:t>
      </w:r>
      <w:r>
        <w:br/>
      </w:r>
      <w:r>
        <w:br/>
      </w:r>
      <w:r>
        <w:rPr>
          <w:rStyle w:val="CommentTok"/>
        </w:rPr>
        <w:t xml:space="preserve"># Avoid: the inline expression hides a misplaced parenthesis</w:t>
      </w:r>
      <w:r>
        <w:br/>
      </w:r>
      <w:r>
        <w:rPr>
          <w:rStyle w:val="ControlFlowTok"/>
        </w:rPr>
        <w:t xml:space="preserve">if</w:t>
      </w:r>
      <w:r>
        <w:rPr>
          <w:rStyle w:val="NormalTok"/>
        </w:rPr>
        <w:t xml:space="preserve"> (</w:t>
      </w:r>
      <w:r>
        <w:rPr>
          <w:rStyle w:val="FunctionTok"/>
        </w:rPr>
        <w:t xml:space="preserve">sum</w:t>
      </w:r>
      <w:r>
        <w:rPr>
          <w:rStyle w:val="NormalTok"/>
        </w:rPr>
        <w:t xml:space="preserve">(</w:t>
      </w:r>
      <w:r>
        <w:rPr>
          <w:rStyle w:val="FunctionTok"/>
        </w:rPr>
        <w:t xml:space="preserve">lengths</w:t>
      </w:r>
      <w:r>
        <w:rPr>
          <w:rStyle w:val="NormalTok"/>
        </w:rPr>
        <w:t xml:space="preserve">(trace_strat_list) </w:t>
      </w:r>
      <w:r>
        <w:rPr>
          <w:rStyle w:val="SpecialCharTok"/>
        </w:rPr>
        <w:t xml:space="preserve">==</w:t>
      </w:r>
      <w:r>
        <w:rPr>
          <w:rStyle w:val="NormalTok"/>
        </w:rPr>
        <w:t xml:space="preserve"> </w:t>
      </w:r>
      <w:r>
        <w:rPr>
          <w:rStyle w:val="DecValTok"/>
        </w:rPr>
        <w:t xml:space="preserve">1</w:t>
      </w:r>
      <w:r>
        <w:rPr>
          <w:rStyle w:val="NormalTok"/>
        </w:rPr>
        <w:t xml:space="preserve">)) {</w:t>
      </w:r>
      <w:r>
        <w:br/>
      </w:r>
      <w:r>
        <w:rPr>
          <w:rStyle w:val="NormalTok"/>
        </w:rPr>
        <w:t xml:space="preserve">  </w:t>
      </w:r>
      <w:r>
        <w:rPr>
          <w:rStyle w:val="CommentTok"/>
        </w:rPr>
        <w:t xml:space="preserve"># ...</w:t>
      </w:r>
      <w:r>
        <w:br/>
      </w:r>
      <w:r>
        <w:rPr>
          <w:rStyle w:val="NormalTok"/>
        </w:rPr>
        <w:t xml:space="preserve">}</w:t>
      </w:r>
    </w:p>
    <w:p>
      <w:pPr>
        <w:pStyle w:val="FirstParagraph"/>
      </w:pPr>
      <w:r>
        <w:t xml:space="preserve">For a</w:t>
      </w:r>
      <w:r>
        <w:t xml:space="preserve"> </w:t>
      </w:r>
      <w:r>
        <w:rPr>
          <w:rStyle w:val="VerbatimChar"/>
        </w:rPr>
        <w:t xml:space="preserve">while()</w:t>
      </w:r>
      <w:r>
        <w:t xml:space="preserve"> </w:t>
      </w:r>
      <w:r>
        <w:t xml:space="preserve">loop,</w:t>
      </w:r>
      <w:r>
        <w:t xml:space="preserve"> </w:t>
      </w:r>
      <w:r>
        <w:t xml:space="preserve">compute the named condition before the loop</w:t>
      </w:r>
      <w:r>
        <w:t xml:space="preserve"> </w:t>
      </w:r>
      <w:r>
        <w:t xml:space="preserve">and recompute it at the end of the loop body.</w:t>
      </w:r>
    </w:p>
    <w:p>
      <w:pPr>
        <w:pStyle w:val="BodyText"/>
      </w:pPr>
      <w:r>
        <w:t xml:space="preserve">The inline form above was a real bug,</w:t>
      </w:r>
      <w:r>
        <w:t xml:space="preserve"> </w:t>
      </w:r>
      <w:r>
        <w:t xml:space="preserve">fixed in</w:t>
      </w:r>
      <w:r>
        <w:t xml:space="preserve"> </w:t>
      </w:r>
      <w:hyperlink r:id="rId38">
        <w:r>
          <w:rPr>
            <w:rStyle w:val="VerbatimChar"/>
          </w:rPr>
          <w:t xml:space="preserve">{serodynamics}</w:t>
        </w:r>
        <w:r>
          <w:rPr>
            <w:rStyle w:val="Hyperlink"/>
          </w:rPr>
          <w:t xml:space="preserve"> </w:t>
        </w:r>
        <w:r>
          <w:rPr>
            <w:rStyle w:val="Hyperlink"/>
          </w:rPr>
          <w:t xml:space="preserve">PR #326</w:t>
        </w:r>
      </w:hyperlink>
      <w:r>
        <w:t xml:space="preserve">.</w:t>
      </w:r>
      <w:r>
        <w:t xml:space="preserve"> </w:t>
      </w:r>
      <w:r>
        <w:rPr>
          <w:rStyle w:val="VerbatimChar"/>
        </w:rPr>
        <w:t xml:space="preserve">sum(lengths(x) == 1)</w:t>
      </w:r>
      <w:r>
        <w:t xml:space="preserve"> </w:t>
      </w:r>
      <w:r>
        <w:t xml:space="preserve">counts the strata that hold exactly one plot,</w:t>
      </w:r>
      <w:r>
        <w:t xml:space="preserve"> </w:t>
      </w:r>
      <w:r>
        <w:t xml:space="preserve">so the single-plot branch ran whenever any stratum held one plot,</w:t>
      </w:r>
      <w:r>
        <w:t xml:space="preserve"> </w:t>
      </w:r>
      <w:r>
        <w:t xml:space="preserve">not only when the whole result was one plot.</w:t>
      </w:r>
      <w:r>
        <w:t xml:space="preserve"> </w:t>
      </w:r>
      <w:r>
        <w:t xml:space="preserve">Splitting the condition into named steps makes the author say what each step should mean (</w:t>
      </w:r>
      <w:r>
        <w:rPr>
          <w:rStyle w:val="VerbatimChar"/>
        </w:rPr>
        <w:t xml:space="preserve">n_plots</w:t>
      </w:r>
      <w:r>
        <w:t xml:space="preserve">, then</w:t>
      </w:r>
      <w:r>
        <w:t xml:space="preserve"> </w:t>
      </w:r>
      <w:r>
        <w:rPr>
          <w:rStyle w:val="VerbatimChar"/>
        </w:rPr>
        <w:t xml:space="preserve">single_plot</w:t>
      </w:r>
      <w:r>
        <w:t xml:space="preserve">),</w:t>
      </w:r>
      <w:r>
        <w:t xml:space="preserve"> </w:t>
      </w:r>
      <w:r>
        <w:t xml:space="preserve">which puts the comparison on its own line where a misplaced parenthesis is visible in review,</w:t>
      </w:r>
      <w:r>
        <w:t xml:space="preserve"> </w:t>
      </w:r>
      <w:r>
        <w:t xml:space="preserve">and the named value can be inspected in a debugger before the branch runs.</w:t>
      </w:r>
    </w:p>
    <w:bookmarkEnd w:id="39"/>
    <w:bookmarkStart w:id="41" w:name="Xe498262ae6be61f401e18dbcc7cafd360e15ce1"/>
    <w:p>
      <w:pPr>
        <w:pStyle w:val="Heading3"/>
      </w:pPr>
      <w:r>
        <w:t xml:space="preserve">5.2 Prefer more, simpler steps over fewer, denser ones</w:t>
      </w:r>
    </w:p>
    <w:p>
      <w:pPr>
        <w:pStyle w:val="FirstParagraph"/>
      </w:pPr>
      <w:r>
        <w:t xml:space="preserve">The named-intermediate rule above operates within one expression.</w:t>
      </w:r>
      <w:r>
        <w:t xml:space="preserve"> </w:t>
      </w:r>
      <w:r>
        <w:t xml:space="preserve">The same trade runs one level up, across a pipeline:</w:t>
      </w:r>
      <w:r>
        <w:t xml:space="preserve"> </w:t>
      </w:r>
      <w:r>
        <w:t xml:space="preserve">given a choice, do less per step and take more steps.</w:t>
      </w:r>
    </w:p>
    <w:p>
      <w:pPr>
        <w:pStyle w:val="BodyText"/>
      </w:pPr>
      <w:r>
        <w:rPr>
          <w:i/>
          <w:iCs/>
        </w:rPr>
        <w:t xml:space="preserve">Advanced R</w:t>
      </w:r>
      <w:r>
        <w:t xml:space="preserve"> </w:t>
      </w:r>
      <w:r>
        <w:t xml:space="preserve">makes the observation while comparing a</w:t>
      </w:r>
      <w:r>
        <w:t xml:space="preserve"> </w:t>
      </w:r>
      <w:r>
        <w:rPr>
          <w:rStyle w:val="VerbatimChar"/>
        </w:rPr>
        <w:t xml:space="preserve">purrr</w:t>
      </w:r>
      <w:r>
        <w:t xml:space="preserve"> </w:t>
      </w:r>
      <w:r>
        <w:t xml:space="preserve">pipeline</w:t>
      </w:r>
      <w:r>
        <w:t xml:space="preserve"> </w:t>
      </w:r>
      <w:r>
        <w:t xml:space="preserve">against the base-R and</w:t>
      </w:r>
      <w:r>
        <w:t xml:space="preserve"> </w:t>
      </w:r>
      <w:r>
        <w:rPr>
          <w:rStyle w:val="VerbatimChar"/>
        </w:rPr>
        <w:t xml:space="preserve">for</w:t>
      </w:r>
      <w:r>
        <w:t xml:space="preserve">-loop versions of the same task, in</w:t>
      </w:r>
      <w:r>
        <w:t xml:space="preserve"> </w:t>
      </w:r>
      <w:hyperlink r:id="rId40">
        <w:r>
          <w:rPr>
            <w:rStyle w:val="Hyperlink"/>
          </w:rPr>
          <w:t xml:space="preserve">Purrr style</w:t>
        </w:r>
      </w:hyperlink>
      <w:r>
        <w:t xml:space="preserve">:</w:t>
      </w:r>
    </w:p>
    <w:p>
      <w:pPr>
        <w:pStyle w:val="BlockText"/>
      </w:pPr>
      <w:r>
        <w:t xml:space="preserve">It’s interesting to note that as you move from purrr to base apply</w:t>
      </w:r>
      <w:r>
        <w:t xml:space="preserve"> </w:t>
      </w:r>
      <w:r>
        <w:t xml:space="preserve">functions to for loops you tend to do more and more in each iteration.</w:t>
      </w:r>
      <w:r>
        <w:t xml:space="preserve"> </w:t>
      </w:r>
      <w:r>
        <w:t xml:space="preserve">In purrr we iterate 3 times (</w:t>
      </w:r>
      <w:r>
        <w:rPr>
          <w:rStyle w:val="VerbatimChar"/>
        </w:rPr>
        <w:t xml:space="preserve">map()</w:t>
      </w:r>
      <w:r>
        <w:t xml:space="preserve">,</w:t>
      </w:r>
      <w:r>
        <w:t xml:space="preserve"> </w:t>
      </w:r>
      <w:r>
        <w:rPr>
          <w:rStyle w:val="VerbatimChar"/>
        </w:rPr>
        <w:t xml:space="preserve">map()</w:t>
      </w:r>
      <w:r>
        <w:t xml:space="preserve">,</w:t>
      </w:r>
      <w:r>
        <w:t xml:space="preserve"> </w:t>
      </w:r>
      <w:r>
        <w:rPr>
          <w:rStyle w:val="VerbatimChar"/>
        </w:rPr>
        <w:t xml:space="preserve">map_dbl()</w:t>
      </w:r>
      <w:r>
        <w:t xml:space="preserve">), with apply</w:t>
      </w:r>
      <w:r>
        <w:t xml:space="preserve"> </w:t>
      </w:r>
      <w:r>
        <w:t xml:space="preserve">functions we iterate twice (</w:t>
      </w:r>
      <w:r>
        <w:rPr>
          <w:rStyle w:val="VerbatimChar"/>
        </w:rPr>
        <w:t xml:space="preserve">lapply()</w:t>
      </w:r>
      <w:r>
        <w:t xml:space="preserve">,</w:t>
      </w:r>
      <w:r>
        <w:t xml:space="preserve"> </w:t>
      </w:r>
      <w:r>
        <w:rPr>
          <w:rStyle w:val="VerbatimChar"/>
        </w:rPr>
        <w:t xml:space="preserve">vapply()</w:t>
      </w:r>
      <w:r>
        <w:t xml:space="preserve">), and with a for loop</w:t>
      </w:r>
      <w:r>
        <w:t xml:space="preserve"> </w:t>
      </w:r>
      <w:r>
        <w:t xml:space="preserve">we iterate once.</w:t>
      </w:r>
      <w:r>
        <w:t xml:space="preserve"> </w:t>
      </w:r>
      <w:r>
        <w:t xml:space="preserve">I prefer more, but simpler, steps because I think it makes the code easier</w:t>
      </w:r>
      <w:r>
        <w:t xml:space="preserve"> </w:t>
      </w:r>
      <w:r>
        <w:t xml:space="preserve">to understand and later modify.</w:t>
      </w:r>
    </w:p>
    <w:p>
      <w:pPr>
        <w:pStyle w:val="FirstParagraph"/>
      </w:pPr>
      <w:r>
        <w:t xml:space="preserve">The gain is the same one named intermediates buy:</w:t>
      </w:r>
      <w:r>
        <w:t xml:space="preserve"> </w:t>
      </w:r>
      <w:r>
        <w:t xml:space="preserve">each step is separately readable, separately testable, and separately replaceable,</w:t>
      </w:r>
      <w:r>
        <w:t xml:space="preserve"> </w:t>
      </w:r>
      <w:r>
        <w:t xml:space="preserve">and a change lands in one step rather than in the middle of a compound one.</w:t>
      </w:r>
      <w:r>
        <w:t xml:space="preserve"> </w:t>
      </w:r>
      <w:r>
        <w:t xml:space="preserve">Cost only shows up when a step is traversed enough times for the extra passes to matter —</w:t>
      </w:r>
      <w:r>
        <w:t xml:space="preserve"> </w:t>
      </w:r>
      <w:r>
        <w:t xml:space="preserve">which is a claim to settle with performance benchmarking, not by assumption.</w:t>
      </w:r>
    </w:p>
    <w:bookmarkEnd w:id="41"/>
    <w:bookmarkStart w:id="42" w:name="lambdas-in-map-and-apply-family-calls"/>
    <w:p>
      <w:pPr>
        <w:pStyle w:val="Heading3"/>
      </w:pPr>
      <w:r>
        <w:t xml:space="preserve">5.3 Lambdas in map() and apply-family calls</w:t>
      </w:r>
    </w:p>
    <w:p>
      <w:pPr>
        <w:pStyle w:val="FirstParagraph"/>
      </w:pPr>
      <w:r>
        <w:t xml:space="preserve">The nested-definition rule applies to</w:t>
      </w:r>
      <w:r>
        <w:t xml:space="preserve"> </w:t>
      </w:r>
      <w:r>
        <w:rPr>
          <w:rStyle w:val="VerbatimChar"/>
        </w:rPr>
        <w:t xml:space="preserve">purrr::map*()</w:t>
      </w:r>
      <w:r>
        <w:t xml:space="preserve"> </w:t>
      </w:r>
      <w:r>
        <w:t xml:space="preserve">/</w:t>
      </w:r>
      <w:r>
        <w:t xml:space="preserve"> </w:t>
      </w:r>
      <w:r>
        <w:rPr>
          <w:rStyle w:val="VerbatimChar"/>
        </w:rPr>
        <w:t xml:space="preserve">pmap*()</w:t>
      </w:r>
      <w:r>
        <w:t xml:space="preserve"> </w:t>
      </w:r>
      <w:r>
        <w:t xml:space="preserve">/</w:t>
      </w:r>
      <w:r>
        <w:t xml:space="preserve"> </w:t>
      </w:r>
      <w:r>
        <w:rPr>
          <w:rStyle w:val="VerbatimChar"/>
        </w:rPr>
        <w:t xml:space="preserve">lapply()</w:t>
      </w:r>
      <w:r>
        <w:t xml:space="preserve">-family call sites too:</w:t>
      </w:r>
      <w:r>
        <w:t xml:space="preserve"> </w:t>
      </w:r>
      <w:r>
        <w:t xml:space="preserve">do not wrap a named function in an anonymous function (lambda) just to fix constant arguments.</w:t>
      </w:r>
      <w:r>
        <w:t xml:space="preserve"> </w:t>
      </w:r>
      <w:r>
        <w:t xml:space="preserve">Pass the mapped elements positionally and the constants through the mapping function’s</w:t>
      </w:r>
      <w:r>
        <w:t xml:space="preserve"> </w:t>
      </w:r>
      <w:r>
        <w:rPr>
          <w:rStyle w:val="VerbatimChar"/>
        </w:rPr>
        <w:t xml:space="preserve">...</w:t>
      </w:r>
      <w:r>
        <w:t xml:space="preserve">:</w:t>
      </w:r>
    </w:p>
    <w:p>
      <w:pPr>
        <w:pStyle w:val="SourceCode"/>
      </w:pPr>
      <w:r>
        <w:rPr>
          <w:rStyle w:val="CommentTok"/>
        </w:rPr>
        <w:t xml:space="preserve"># Preferred --- hr/power match schoenfeld_events()'s leading parameters</w:t>
      </w:r>
      <w:r>
        <w:br/>
      </w:r>
      <w:r>
        <w:rPr>
          <w:rStyle w:val="CommentTok"/>
        </w:rPr>
        <w:t xml:space="preserve"># positionally; the constant fractions ride along via map2's `...`</w:t>
      </w:r>
      <w:r>
        <w:br/>
      </w:r>
      <w:r>
        <w:rPr>
          <w:rStyle w:val="NormalTok"/>
        </w:rPr>
        <w:t xml:space="preserve">purrr</w:t>
      </w:r>
      <w:r>
        <w:rPr>
          <w:rStyle w:val="SpecialCharTok"/>
        </w:rPr>
        <w:t xml:space="preserve">::</w:t>
      </w:r>
      <w:r>
        <w:rPr>
          <w:rStyle w:val="FunctionTok"/>
        </w:rPr>
        <w:t xml:space="preserve">map2_dbl</w:t>
      </w:r>
      <w:r>
        <w:rPr>
          <w:rStyle w:val="NormalTok"/>
        </w:rPr>
        <w:t xml:space="preserve">(</w:t>
      </w:r>
      <w:r>
        <w:br/>
      </w:r>
      <w:r>
        <w:rPr>
          <w:rStyle w:val="NormalTok"/>
        </w:rPr>
        <w:t xml:space="preserve">  df</w:t>
      </w:r>
      <w:r>
        <w:rPr>
          <w:rStyle w:val="SpecialCharTok"/>
        </w:rPr>
        <w:t xml:space="preserve">$</w:t>
      </w:r>
      <w:r>
        <w:rPr>
          <w:rStyle w:val="NormalTok"/>
        </w:rPr>
        <w:t xml:space="preserve">hr, df</w:t>
      </w:r>
      <w:r>
        <w:rPr>
          <w:rStyle w:val="SpecialCharTok"/>
        </w:rPr>
        <w:t xml:space="preserve">$</w:t>
      </w:r>
      <w:r>
        <w:rPr>
          <w:rStyle w:val="NormalTok"/>
        </w:rPr>
        <w:t xml:space="preserve">power, schoenfeld_events,</w:t>
      </w:r>
      <w:r>
        <w:br/>
      </w:r>
      <w:r>
        <w:rPr>
          <w:rStyle w:val="NormalTok"/>
        </w:rPr>
        <w:t xml:space="preserve">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r>
        <w:br/>
      </w:r>
      <w:r>
        <w:br/>
      </w:r>
      <w:r>
        <w:rPr>
          <w:rStyle w:val="CommentTok"/>
        </w:rPr>
        <w:t xml:space="preserve"># Avoid --- a lambda that only fixes constant arguments</w:t>
      </w:r>
      <w:r>
        <w:br/>
      </w:r>
      <w:r>
        <w:rPr>
          <w:rStyle w:val="NormalTok"/>
        </w:rPr>
        <w:t xml:space="preserve">purrr</w:t>
      </w:r>
      <w:r>
        <w:rPr>
          <w:rStyle w:val="SpecialCharTok"/>
        </w:rPr>
        <w:t xml:space="preserve">::</w:t>
      </w:r>
      <w:r>
        <w:rPr>
          <w:rStyle w:val="FunctionTok"/>
        </w:rPr>
        <w:t xml:space="preserve">map2_dbl</w:t>
      </w:r>
      <w:r>
        <w:rPr>
          <w:rStyle w:val="NormalTok"/>
        </w:rPr>
        <w:t xml:space="preserve">(df</w:t>
      </w:r>
      <w:r>
        <w:rPr>
          <w:rStyle w:val="SpecialCharTok"/>
        </w:rPr>
        <w:t xml:space="preserve">$</w:t>
      </w:r>
      <w:r>
        <w:rPr>
          <w:rStyle w:val="NormalTok"/>
        </w:rPr>
        <w:t xml:space="preserve">hr, df</w:t>
      </w:r>
      <w:r>
        <w:rPr>
          <w:rStyle w:val="SpecialCharTok"/>
        </w:rPr>
        <w:t xml:space="preserve">$</w:t>
      </w:r>
      <w:r>
        <w:rPr>
          <w:rStyle w:val="NormalTok"/>
        </w:rPr>
        <w:t xml:space="preserve">power, </w:t>
      </w:r>
      <w:r>
        <w:rPr>
          <w:rStyle w:val="ControlFlowTok"/>
        </w:rPr>
        <w:t xml:space="preserve">function</w:t>
      </w:r>
      <w:r>
        <w:rPr>
          <w:rStyle w:val="NormalTok"/>
        </w:rPr>
        <w:t xml:space="preserve">(h, p) {</w:t>
      </w:r>
      <w:r>
        <w:br/>
      </w:r>
      <w:r>
        <w:rPr>
          <w:rStyle w:val="NormalTok"/>
        </w:rPr>
        <w:t xml:space="preserve">  </w:t>
      </w:r>
      <w:r>
        <w:rPr>
          <w:rStyle w:val="FunctionTok"/>
        </w:rPr>
        <w:t xml:space="preserve">schoenfeld_events</w:t>
      </w:r>
      <w:r>
        <w:rPr>
          <w:rStyle w:val="NormalTok"/>
        </w:rPr>
        <w:t xml:space="preserve">(</w:t>
      </w:r>
      <w:r>
        <w:rPr>
          <w:rStyle w:val="AttributeTok"/>
        </w:rPr>
        <w:t xml:space="preserve">hr =</w:t>
      </w:r>
      <w:r>
        <w:rPr>
          <w:rStyle w:val="NormalTok"/>
        </w:rPr>
        <w:t xml:space="preserve"> h, </w:t>
      </w:r>
      <w:r>
        <w:rPr>
          <w:rStyle w:val="AttributeTok"/>
        </w:rPr>
        <w:t xml:space="preserve">power =</w:t>
      </w:r>
      <w:r>
        <w:rPr>
          <w:rStyle w:val="NormalTok"/>
        </w:rPr>
        <w:t xml:space="preserve"> p,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p>
    <w:p>
      <w:pPr>
        <w:pStyle w:val="FirstParagraph"/>
      </w:pPr>
      <w:r>
        <w:rPr>
          <w:rStyle w:val="VerbatimChar"/>
        </w:rPr>
        <w:t xml:space="preserve">purrr</w:t>
      </w:r>
      <w:r>
        <w:t xml:space="preserve">’s own documentation mildly recommends shorthand lambdas over</w:t>
      </w:r>
      <w:r>
        <w:t xml:space="preserve"> </w:t>
      </w:r>
      <w:r>
        <w:rPr>
          <w:rStyle w:val="VerbatimChar"/>
        </w:rPr>
        <w:t xml:space="preserve">...</w:t>
      </w:r>
      <w:r>
        <w:t xml:space="preserve">-passing.</w:t>
      </w:r>
      <w:r>
        <w:t xml:space="preserve"> </w:t>
      </w:r>
      <w:r>
        <w:t xml:space="preserve">This preference deliberately overrides that:</w:t>
      </w:r>
      <w:r>
        <w:t xml:space="preserve"> </w:t>
      </w:r>
      <w:r>
        <w:t xml:space="preserve">when the mapped elements line up with the callee’s leading parameters,</w:t>
      </w:r>
      <w:r>
        <w:t xml:space="preserve"> </w:t>
      </w:r>
      <w:r>
        <w:t xml:space="preserve">use</w:t>
      </w:r>
      <w:r>
        <w:t xml:space="preserve"> </w:t>
      </w:r>
      <w:r>
        <w:rPr>
          <w:rStyle w:val="VerbatimChar"/>
        </w:rPr>
        <w:t xml:space="preserve">...</w:t>
      </w:r>
      <w:r>
        <w:t xml:space="preserve"> </w:t>
      </w:r>
      <w:r>
        <w:t xml:space="preserve">and skip the wrapper.</w:t>
      </w:r>
    </w:p>
    <w:p>
      <w:pPr>
        <w:pStyle w:val="BodyText"/>
      </w:pPr>
      <w:r>
        <w:t xml:space="preserve">When a wrapper genuinely is necessary —</w:t>
      </w:r>
      <w:r>
        <w:t xml:space="preserve"> </w:t>
      </w:r>
      <w:r>
        <w:t xml:space="preserve">the mapped element is not the callee’s leading argument,</w:t>
      </w:r>
      <w:r>
        <w:t xml:space="preserve"> </w:t>
      </w:r>
      <w:r>
        <w:t xml:space="preserve">is used more than once in the body,</w:t>
      </w:r>
      <w:r>
        <w:t xml:space="preserve"> </w:t>
      </w:r>
      <w:r>
        <w:t xml:space="preserve">or the body is a real expression rather than a single call —</w:t>
      </w:r>
      <w:r>
        <w:t xml:space="preserve"> </w:t>
      </w:r>
      <w:r>
        <w:t xml:space="preserve">define a named wrapper function in its own file rather than an inline lambda.</w:t>
      </w:r>
      <w:r>
        <w:t xml:space="preserve"> </w:t>
      </w:r>
      <w:r>
        <w:t xml:space="preserve">The one exception is a demonstrated performance reason to define the wrapper</w:t>
      </w:r>
      <w:r>
        <w:t xml:space="preserve"> </w:t>
      </w:r>
      <w:r>
        <w:t xml:space="preserve">nested inside the calling function</w:t>
      </w:r>
      <w:r>
        <w:t xml:space="preserve"> </w:t>
      </w:r>
      <w:r>
        <w:t xml:space="preserve">(e.g. it must close over a large enclosing-scope object that would otherwise be passed repeatedly);</w:t>
      </w:r>
      <w:r>
        <w:t xml:space="preserve"> </w:t>
      </w:r>
      <w:r>
        <w:t xml:space="preserve">that is the same closure escape hatch as the nested-definition rule above.</w:t>
      </w:r>
    </w:p>
    <w:bookmarkEnd w:id="42"/>
    <w:bookmarkEnd w:id="43"/>
    <w:bookmarkStart w:id="44" w:name="sec-prefer-packaged-functions"/>
    <w:p>
      <w:pPr>
        <w:pStyle w:val="Heading2"/>
      </w:pPr>
      <w:r>
        <w:t xml:space="preserve">6 Prefer Existing Packaged Functions</w:t>
      </w:r>
    </w:p>
    <w:p>
      <w:pPr>
        <w:pStyle w:val="FirstParagraph"/>
      </w:pPr>
      <w:r>
        <w:t xml:space="preserve">Before writing a function, look for an existing packaged one that already does the job —</w:t>
      </w:r>
      <w:r>
        <w:t xml:space="preserve"> </w:t>
      </w:r>
      <w:r>
        <w:t xml:space="preserve">and prefer it over rolling your own:</w:t>
      </w:r>
    </w:p>
    <w:p>
      <w:pPr>
        <w:pStyle w:val="Compact"/>
        <w:numPr>
          <w:ilvl w:val="0"/>
          <w:numId w:val="1011"/>
        </w:numPr>
      </w:pPr>
      <w:r>
        <w:t xml:space="preserve">Check, roughly in this order:</w:t>
      </w:r>
      <w:r>
        <w:t xml:space="preserve"> </w:t>
      </w:r>
      <w:r>
        <w:t xml:space="preserve">base R and the tidyverse / r-lib packages,</w:t>
      </w:r>
      <w:r>
        <w:t xml:space="preserve"> </w:t>
      </w:r>
      <w:r>
        <w:t xml:space="preserve">then a focused, well-maintained CRAN package,</w:t>
      </w:r>
      <w:r>
        <w:t xml:space="preserve"> </w:t>
      </w:r>
      <w:r>
        <w:t xml:space="preserve">then packages your own group maintains</w:t>
      </w:r>
      <w:r>
        <w:t xml:space="preserve"> </w:t>
      </w:r>
      <w:r>
        <w:t xml:space="preserve">(for the Morrison Lab, e.g. </w:t>
      </w:r>
      <w:r>
        <w:rPr>
          <w:rStyle w:val="VerbatimChar"/>
        </w:rPr>
        <w:t xml:space="preserve">{bcs}</w:t>
      </w:r>
      <w:r>
        <w:t xml:space="preserve">,</w:t>
      </w:r>
      <w:r>
        <w:t xml:space="preserve"> </w:t>
      </w:r>
      <w:r>
        <w:rPr>
          <w:rStyle w:val="VerbatimChar"/>
        </w:rPr>
        <w:t xml:space="preserve">{ettbc}</w:t>
      </w:r>
      <w:r>
        <w:t xml:space="preserve">,</w:t>
      </w:r>
      <w:r>
        <w:t xml:space="preserve"> </w:t>
      </w:r>
      <w:r>
        <w:rPr>
          <w:rStyle w:val="VerbatimChar"/>
        </w:rPr>
        <w:t xml:space="preserve">{gha}</w:t>
      </w:r>
      <w:r>
        <w:t xml:space="preserve">, and the shared workflows there).</w:t>
      </w:r>
      <w:r>
        <w:t xml:space="preserve"> </w:t>
      </w:r>
      <w:r>
        <w:t xml:space="preserve">Packages can depend on each other, so reuse across your own repos is fine.</w:t>
      </w:r>
    </w:p>
    <w:p>
      <w:pPr>
        <w:pStyle w:val="Compact"/>
        <w:numPr>
          <w:ilvl w:val="0"/>
          <w:numId w:val="1011"/>
        </w:numPr>
      </w:pPr>
      <w:r>
        <w:t xml:space="preserve">Reach for the packaged version unless it is genuinely unfit —</w:t>
      </w:r>
      <w:r>
        <w:t xml:space="preserve"> </w:t>
      </w:r>
      <w:r>
        <w:t xml:space="preserve">the wrong API, a heavy dependency for a one-liner, or it does not quite do what you need.</w:t>
      </w:r>
    </w:p>
    <w:p>
      <w:pPr>
        <w:pStyle w:val="FirstParagraph"/>
      </w:pPr>
      <w:r>
        <w:t xml:space="preserve">Packaged functions are tested, documented, and maintained by other people;</w:t>
      </w:r>
      <w:r>
        <w:t xml:space="preserve"> </w:t>
      </w:r>
      <w:r>
        <w:t xml:space="preserve">hand-rolling an equivalent duplicates that work, adds surface area to maintain,</w:t>
      </w:r>
      <w:r>
        <w:t xml:space="preserve"> </w:t>
      </w:r>
      <w:r>
        <w:t xml:space="preserve">and risks subtle bugs the package already fixed.</w:t>
      </w:r>
      <w:r>
        <w:t xml:space="preserve"> </w:t>
      </w:r>
      <w:r>
        <w:t xml:space="preserve">For example, use</w:t>
      </w:r>
      <w:r>
        <w:t xml:space="preserve"> </w:t>
      </w:r>
      <w:r>
        <w:rPr>
          <w:rStyle w:val="VerbatimChar"/>
        </w:rPr>
        <w:t xml:space="preserve">withr::with_seed()</w:t>
      </w:r>
      <w:r>
        <w:t xml:space="preserve"> </w:t>
      </w:r>
      <w:r>
        <w:t xml:space="preserve">to set a seed and restore the RNG stream,</w:t>
      </w:r>
      <w:r>
        <w:t xml:space="preserve"> </w:t>
      </w:r>
      <w:r>
        <w:t xml:space="preserve">rather than hand-rolling a</w:t>
      </w:r>
      <w:r>
        <w:t xml:space="preserve"> </w:t>
      </w:r>
      <w:r>
        <w:rPr>
          <w:rStyle w:val="VerbatimChar"/>
        </w:rPr>
        <w:t xml:space="preserve">.Random.seed</w:t>
      </w:r>
      <w:r>
        <w:t xml:space="preserve"> </w:t>
      </w:r>
      <w:r>
        <w:t xml:space="preserve">save/restore.</w:t>
      </w:r>
    </w:p>
    <w:p>
      <w:pPr>
        <w:pStyle w:val="BodyText"/>
      </w:pPr>
      <w:r>
        <w:t xml:space="preserve">This is a default, not an absolute rule.</w:t>
      </w:r>
      <w:r>
        <w:t xml:space="preserve"> </w:t>
      </w:r>
      <w:r>
        <w:t xml:space="preserve">A tiny, dependency-free helper can beat pulling in a package,</w:t>
      </w:r>
      <w:r>
        <w:t xml:space="preserve"> </w:t>
      </w:r>
      <w:r>
        <w:t xml:space="preserve">and sometimes nothing fits —</w:t>
      </w:r>
      <w:r>
        <w:t xml:space="preserve"> </w:t>
      </w:r>
      <w:r>
        <w:t xml:space="preserve">but look first, and prefer the standard, well-known way over a bespoke one.</w:t>
      </w:r>
    </w:p>
    <w:p>
      <w:pPr>
        <w:pStyle w:val="BodyText"/>
      </w:pPr>
      <w:r>
        <w:t xml:space="preserve">One reason to skip a packaged function does not count:</w:t>
      </w:r>
      <w:r>
        <w:t xml:space="preserve"> </w:t>
      </w:r>
      <w:r>
        <w:t xml:space="preserve">an environment your own change chose.</w:t>
      </w:r>
      <w:r>
        <w:t xml:space="preserve"> </w:t>
      </w:r>
      <w:r>
        <w:t xml:space="preserve">“The script runs on a bare R, so</w:t>
      </w:r>
      <w:r>
        <w:t xml:space="preserve"> </w:t>
      </w:r>
      <w:r>
        <w:rPr>
          <w:rStyle w:val="VerbatimChar"/>
        </w:rPr>
        <w:t xml:space="preserve">rlang</w:t>
      </w:r>
      <w:r>
        <w:t xml:space="preserve"> </w:t>
      </w:r>
      <w:r>
        <w:t xml:space="preserve">is unreachable”</w:t>
      </w:r>
      <w:r>
        <w:t xml:space="preserve"> </w:t>
      </w:r>
      <w:r>
        <w:t xml:space="preserve">is not evidence that</w:t>
      </w:r>
      <w:r>
        <w:t xml:space="preserve"> </w:t>
      </w:r>
      <w:r>
        <w:rPr>
          <w:rStyle w:val="VerbatimChar"/>
        </w:rPr>
        <w:t xml:space="preserve">rlang</w:t>
      </w:r>
      <w:r>
        <w:t xml:space="preserve"> </w:t>
      </w:r>
      <w:r>
        <w:t xml:space="preserve">does not fit when this change is what decided the script would run that way.</w:t>
      </w:r>
      <w:r>
        <w:t xml:space="preserve"> </w:t>
      </w:r>
      <w:r>
        <w:t xml:space="preserve">Install the package, fix the CI job, and re-run the comparison.</w:t>
      </w:r>
    </w:p>
    <w:p>
      <w:pPr>
        <w:pStyle w:val="Compact"/>
        <w:numPr>
          <w:ilvl w:val="0"/>
          <w:numId w:val="1012"/>
        </w:numPr>
      </w:pPr>
      <w:r>
        <w:rPr>
          <w:b/>
          <w:bCs/>
        </w:rPr>
        <w:t xml:space="preserve">Do:</w:t>
      </w:r>
      <w:r>
        <w:t xml:space="preserve"> </w:t>
      </w:r>
      <w:r>
        <w:t xml:space="preserve">say whether a constraint ruling out a package is external or one of ours,</w:t>
      </w:r>
      <w:r>
        <w:t xml:space="preserve"> </w:t>
      </w:r>
      <w:r>
        <w:t xml:space="preserve">before letting it decide.</w:t>
      </w:r>
    </w:p>
    <w:p>
      <w:pPr>
        <w:pStyle w:val="Compact"/>
        <w:numPr>
          <w:ilvl w:val="0"/>
          <w:numId w:val="1012"/>
        </w:numPr>
      </w:pPr>
      <w:r>
        <w:rPr>
          <w:b/>
          <w:bCs/>
        </w:rPr>
        <w:t xml:space="preserve">Don’t:</w:t>
      </w:r>
      <w:r>
        <w:t xml:space="preserve"> </w:t>
      </w:r>
      <w:r>
        <w:t xml:space="preserve">verify a self-imposed constraint and report that as having justified the hand-rolled version.</w:t>
      </w:r>
    </w:p>
    <w:bookmarkEnd w:id="44"/>
    <w:bookmarkStart w:id="46" w:name="sec-per-operation-grouping"/>
    <w:p>
      <w:pPr>
        <w:pStyle w:val="Heading2"/>
      </w:pPr>
      <w:r>
        <w:t xml:space="preserve">7 Prefer Per-Operation Grouping</w:t>
      </w:r>
    </w:p>
    <w:p>
      <w:pPr>
        <w:pStyle w:val="FirstParagraph"/>
      </w:pPr>
      <w:r>
        <w:t xml:space="preserve">When reviewing or writing</w:t>
      </w:r>
      <w:r>
        <w:t xml:space="preserve"> </w:t>
      </w:r>
      <w:r>
        <w:rPr>
          <w:rStyle w:val="VerbatimChar"/>
        </w:rPr>
        <w:t xml:space="preserve">dplyr</w:t>
      </w:r>
      <w:r>
        <w:t xml:space="preserve"> </w:t>
      </w:r>
      <w:r>
        <w:t xml:space="preserve">code, prefer</w:t>
      </w:r>
      <w:r>
        <w:t xml:space="preserve"> </w:t>
      </w:r>
      <w:r>
        <w:rPr>
          <w:b/>
          <w:bCs/>
        </w:rPr>
        <w:t xml:space="preserve">per-operation grouping</w:t>
      </w:r>
      <w:r>
        <w:t xml:space="preserve"> </w:t>
      </w:r>
      <w:r>
        <w:t xml:space="preserve">(the</w:t>
      </w:r>
      <w:r>
        <w:t xml:space="preserve"> </w:t>
      </w:r>
      <w:r>
        <w:rPr>
          <w:rStyle w:val="VerbatimChar"/>
        </w:rPr>
        <w:t xml:space="preserve">.by</w:t>
      </w:r>
      <w:r>
        <w:t xml:space="preserve"> </w:t>
      </w:r>
      <w:r>
        <w:t xml:space="preserve">argument) over persistent</w:t>
      </w:r>
      <w:r>
        <w:t xml:space="preserve"> </w:t>
      </w:r>
      <w:r>
        <w:rPr>
          <w:rStyle w:val="VerbatimChar"/>
        </w:rPr>
        <w:t xml:space="preserve">group_by()</w:t>
      </w:r>
      <w:r>
        <w:t xml:space="preserve"> </w:t>
      </w:r>
      <w:r>
        <w:t xml:space="preserve">/</w:t>
      </w:r>
      <w:r>
        <w:t xml:space="preserve"> </w:t>
      </w:r>
      <w:r>
        <w:rPr>
          <w:rStyle w:val="VerbatimChar"/>
        </w:rPr>
        <w:t xml:space="preserve">ungroup()</w:t>
      </w:r>
      <w:r>
        <w:t xml:space="preserve"> </w:t>
      </w:r>
      <w:r>
        <w:t xml:space="preserve">pairs.</w:t>
      </w:r>
      <w:r>
        <w:t xml:space="preserve"> </w:t>
      </w:r>
      <w:r>
        <w:t xml:space="preserve">Apply it when the grouping is only needed for one operation.</w:t>
      </w:r>
    </w:p>
    <w:p>
      <w:pPr>
        <w:pStyle w:val="SourceCode"/>
      </w:pPr>
      <w:r>
        <w:rPr>
          <w:rStyle w:val="CommentTok"/>
        </w:rPr>
        <w:t xml:space="preserve"># Preferred --- grouping is scoped to this summarise(), no ungroup() needed</w:t>
      </w:r>
      <w:r>
        <w:br/>
      </w:r>
      <w:r>
        <w:rPr>
          <w:rStyle w:val="NormalTok"/>
        </w:rPr>
        <w:t xml:space="preserve">df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AttributeTok"/>
        </w:rPr>
        <w:t xml:space="preserve">.by =</w:t>
      </w:r>
      <w:r>
        <w:rPr>
          <w:rStyle w:val="NormalTok"/>
        </w:rPr>
        <w:t xml:space="preserve"> group_col)</w:t>
      </w:r>
      <w:r>
        <w:br/>
      </w:r>
      <w:r>
        <w:br/>
      </w:r>
      <w:r>
        <w:rPr>
          <w:rStyle w:val="CommentTok"/>
        </w:rPr>
        <w:t xml:space="preserve"># Avoid --- group_by() persists and must be manually ungroup()'d</w:t>
      </w:r>
      <w:r>
        <w:br/>
      </w:r>
      <w:r>
        <w:rPr>
          <w:rStyle w:val="NormalTok"/>
        </w:rPr>
        <w:t xml:space="preserve">df </w:t>
      </w:r>
      <w:r>
        <w:rPr>
          <w:rStyle w:val="SpecialCharTok"/>
        </w:rPr>
        <w:t xml:space="preserve">|&gt;</w:t>
      </w:r>
      <w:r>
        <w:rPr>
          <w:rStyle w:val="NormalTok"/>
        </w:rPr>
        <w:t xml:space="preserve"> </w:t>
      </w:r>
      <w:r>
        <w:rPr>
          <w:rStyle w:val="FunctionTok"/>
        </w:rPr>
        <w:t xml:space="preserve">group_by</w:t>
      </w:r>
      <w:r>
        <w:rPr>
          <w:rStyle w:val="NormalTok"/>
        </w:rPr>
        <w:t xml:space="preserve">(group_col)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SpecialCharTok"/>
        </w:rPr>
        <w:t xml:space="preserve">|&gt;</w:t>
      </w:r>
      <w:r>
        <w:rPr>
          <w:rStyle w:val="NormalTok"/>
        </w:rPr>
        <w:t xml:space="preserve"> </w:t>
      </w:r>
      <w:r>
        <w:rPr>
          <w:rStyle w:val="FunctionTok"/>
        </w:rPr>
        <w:t xml:space="preserve">ungroup</w:t>
      </w:r>
      <w:r>
        <w:rPr>
          <w:rStyle w:val="NormalTok"/>
        </w:rPr>
        <w:t xml:space="preserve">()</w:t>
      </w:r>
    </w:p>
    <w:p>
      <w:pPr>
        <w:pStyle w:val="FirstParagraph"/>
      </w:pPr>
      <w:r>
        <w:t xml:space="preserve">Reference:</w:t>
      </w:r>
      <w:r>
        <w:t xml:space="preserve"> </w:t>
      </w:r>
      <w:hyperlink r:id="rId45">
        <w:r>
          <w:rPr>
            <w:rStyle w:val="Hyperlink"/>
          </w:rPr>
          <w:t xml:space="preserve">https://dplyr.tidyverse.org/reference/dplyr_by.html</w:t>
        </w:r>
      </w:hyperlink>
    </w:p>
    <w:p>
      <w:pPr>
        <w:pStyle w:val="BodyText"/>
      </w:pPr>
      <w:r>
        <w:t xml:space="preserve">Flag persistent</w:t>
      </w:r>
      <w:r>
        <w:t xml:space="preserve"> </w:t>
      </w:r>
      <w:r>
        <w:rPr>
          <w:rStyle w:val="VerbatimChar"/>
        </w:rPr>
        <w:t xml:space="preserve">group_by()</w:t>
      </w:r>
      <w:r>
        <w:t xml:space="preserve"> </w:t>
      </w:r>
      <w:r>
        <w:t xml:space="preserve">calls during code review when</w:t>
      </w:r>
      <w:r>
        <w:t xml:space="preserve"> </w:t>
      </w:r>
      <w:r>
        <w:rPr>
          <w:rStyle w:val="VerbatimChar"/>
        </w:rPr>
        <w:t xml:space="preserve">.by</w:t>
      </w:r>
      <w:r>
        <w:t xml:space="preserve"> </w:t>
      </w:r>
      <w:r>
        <w:t xml:space="preserve">would work —</w:t>
      </w:r>
      <w:r>
        <w:t xml:space="preserve"> </w:t>
      </w:r>
      <w:r>
        <w:t xml:space="preserve">that is, when the grouping feeds exactly one downstream verb</w:t>
      </w:r>
      <w:r>
        <w:t xml:space="preserve"> </w:t>
      </w:r>
      <w:r>
        <w:t xml:space="preserve">and no subsequent operation needs it to persist.</w:t>
      </w:r>
    </w:p>
    <w:bookmarkEnd w:id="46"/>
    <w:bookmarkStart w:id="51" w:name="sec-avoid-hardcoding-external-data"/>
    <w:p>
      <w:pPr>
        <w:pStyle w:val="Heading2"/>
      </w:pPr>
      <w:r>
        <w:t xml:space="preserve">8 Avoid Hard-Coding Data with an External Source of Truth</w:t>
      </w:r>
    </w:p>
    <w:p>
      <w:pPr>
        <w:pStyle w:val="FirstParagraph"/>
      </w:pPr>
      <w:r>
        <w:t xml:space="preserve">Avoid hard-coding data that already has a reliable external source of truth —</w:t>
      </w:r>
      <w:r>
        <w:t xml:space="preserve"> </w:t>
      </w:r>
      <w:r>
        <w:t xml:space="preserve">a version number, a package list, a dependency’s release date, a set of</w:t>
      </w:r>
      <w:r>
        <w:t xml:space="preserve"> </w:t>
      </w:r>
      <w:r>
        <w:t xml:space="preserve">downstream consumers, a schema, or an enum’s valid values.</w:t>
      </w:r>
      <w:r>
        <w:t xml:space="preserve"> </w:t>
      </w:r>
      <w:r>
        <w:t xml:space="preserve">Read or generate it from that source instead of copying a snapshot into the codebase:</w:t>
      </w:r>
    </w:p>
    <w:p>
      <w:pPr>
        <w:pStyle w:val="Compact"/>
        <w:numPr>
          <w:ilvl w:val="0"/>
          <w:numId w:val="1013"/>
        </w:numPr>
      </w:pPr>
      <w:r>
        <w:rPr>
          <w:b/>
          <w:bCs/>
        </w:rPr>
        <w:t xml:space="preserve">Versions and pins.</w:t>
      </w:r>
      <w:r>
        <w:t xml:space="preserve"> </w:t>
      </w:r>
      <w:r>
        <w:t xml:space="preserve">Do not retype a dependency’s version in prose or a second config file</w:t>
      </w:r>
      <w:r>
        <w:t xml:space="preserve"> </w:t>
      </w:r>
      <w:r>
        <w:t xml:space="preserve">when a lockfile,</w:t>
      </w:r>
      <w:r>
        <w:t xml:space="preserve"> </w:t>
      </w:r>
      <w:r>
        <w:rPr>
          <w:rStyle w:val="VerbatimChar"/>
        </w:rPr>
        <w:t xml:space="preserve">DESCRIPTION</w:t>
      </w:r>
      <w:r>
        <w:t xml:space="preserve">, or manifest already states it —</w:t>
      </w:r>
      <w:r>
        <w:t xml:space="preserve"> </w:t>
      </w:r>
      <w:r>
        <w:t xml:space="preserve">reference that file, or generate the mention from it.</w:t>
      </w:r>
    </w:p>
    <w:p>
      <w:pPr>
        <w:pStyle w:val="Compact"/>
        <w:numPr>
          <w:ilvl w:val="0"/>
          <w:numId w:val="1013"/>
        </w:numPr>
      </w:pPr>
      <w:r>
        <w:rPr>
          <w:b/>
          <w:bCs/>
        </w:rPr>
        <w:t xml:space="preserve">Generated lists.</w:t>
      </w:r>
      <w:r>
        <w:t xml:space="preserve"> </w:t>
      </w:r>
      <w:r>
        <w:t xml:space="preserve">A list of consumers, plugins, or registered items that the source system can enumerate</w:t>
      </w:r>
      <w:r>
        <w:t xml:space="preserve"> </w:t>
      </w:r>
      <w:r>
        <w:t xml:space="preserve">(an API, a directory scan, a registry)</w:t>
      </w:r>
      <w:r>
        <w:t xml:space="preserve"> </w:t>
      </w:r>
      <w:r>
        <w:t xml:space="preserve">should be produced by querying that system,</w:t>
      </w:r>
      <w:r>
        <w:t xml:space="preserve"> </w:t>
      </w:r>
      <w:r>
        <w:t xml:space="preserve">not maintained by hand alongside it.</w:t>
      </w:r>
    </w:p>
    <w:p>
      <w:pPr>
        <w:pStyle w:val="Compact"/>
        <w:numPr>
          <w:ilvl w:val="0"/>
          <w:numId w:val="1013"/>
        </w:numPr>
      </w:pPr>
      <w:r>
        <w:rPr>
          <w:b/>
          <w:bCs/>
        </w:rPr>
        <w:t xml:space="preserve">Cross-file duplication.</w:t>
      </w:r>
      <w:r>
        <w:t xml:space="preserve"> </w:t>
      </w:r>
      <w:r>
        <w:t xml:space="preserve">When the same fact must appear in two places</w:t>
      </w:r>
      <w:r>
        <w:t xml:space="preserve"> </w:t>
      </w:r>
      <w:r>
        <w:t xml:space="preserve">(a usage example and a reference doc, a schema and its example),</w:t>
      </w:r>
      <w:r>
        <w:t xml:space="preserve"> </w:t>
      </w:r>
      <w:r>
        <w:t xml:space="preserve">generate the second from the first,</w:t>
      </w:r>
      <w:r>
        <w:t xml:space="preserve"> </w:t>
      </w:r>
      <w:r>
        <w:t xml:space="preserve">or have CI check they agree,</w:t>
      </w:r>
      <w:r>
        <w:t xml:space="preserve"> </w:t>
      </w:r>
      <w:r>
        <w:t xml:space="preserve">rather than trusting two hand-edited copies to stay in sync.</w:t>
      </w:r>
    </w:p>
    <w:bookmarkStart w:id="49" w:name="X6cd99ac23357f519341a53b23e138c646ea1c45"/>
    <w:p>
      <w:pPr>
        <w:pStyle w:val="Heading3"/>
      </w:pPr>
      <w:r>
        <w:t xml:space="preserve">8.1 Prose enumerations count, and they are the ones that rot unnoticed</w:t>
      </w:r>
    </w:p>
    <w:p>
      <w:pPr>
        <w:pStyle w:val="FirstParagraph"/>
      </w:pPr>
      <w:r>
        <w:t xml:space="preserve">The</w:t>
      </w:r>
      <w:r>
        <w:t xml:space="preserve"> </w:t>
      </w:r>
      <w:r>
        <w:t xml:space="preserve">“generated lists”</w:t>
      </w:r>
      <w:r>
        <w:t xml:space="preserve"> </w:t>
      </w:r>
      <w:r>
        <w:t xml:space="preserve">bullet reads as being about code,</w:t>
      </w:r>
      <w:r>
        <w:t xml:space="preserve"> </w:t>
      </w:r>
      <w:r>
        <w:t xml:space="preserve">and the rule is easiest to break in a sentence.</w:t>
      </w:r>
      <w:r>
        <w:t xml:space="preserve"> </w:t>
      </w:r>
      <w:r>
        <w:t xml:space="preserve">An enumeration written into documentation —</w:t>
      </w:r>
      <w:r>
        <w:t xml:space="preserve"> </w:t>
      </w:r>
      <w:r>
        <w:t xml:space="preserve">“the rules below (A, B, C, …)”</w:t>
      </w:r>
      <w:r>
        <w:t xml:space="preserve"> </w:t>
      </w:r>
      <w:r>
        <w:t xml:space="preserve">—</w:t>
      </w:r>
      <w:r>
        <w:t xml:space="preserve"> </w:t>
      </w:r>
      <w:r>
        <w:t xml:space="preserve">is a hand-maintained copy of a directory listing,</w:t>
      </w:r>
      <w:r>
        <w:t xml:space="preserve"> </w:t>
      </w:r>
      <w:r>
        <w:t xml:space="preserve">and it has no generator, no test, and no linter behind it.</w:t>
      </w:r>
      <w:r>
        <w:t xml:space="preserve"> </w:t>
      </w:r>
      <w:r>
        <w:t xml:space="preserve">Nothing fails when the directory grows;</w:t>
      </w:r>
      <w:r>
        <w:t xml:space="preserve"> </w:t>
      </w:r>
      <w:r>
        <w:t xml:space="preserve">the sentence simply becomes wrong and stays wrong,</w:t>
      </w:r>
      <w:r>
        <w:t xml:space="preserve"> </w:t>
      </w:r>
      <w:r>
        <w:t xml:space="preserve">while still reading as authoritative.</w:t>
      </w:r>
    </w:p>
    <w:p>
      <w:pPr>
        <w:pStyle w:val="BodyText"/>
      </w:pPr>
      <w:r>
        <w:t xml:space="preserve">When a prose list mirrors something the filesystem or an API already enumerates,</w:t>
      </w:r>
      <w:r>
        <w:t xml:space="preserve"> </w:t>
      </w:r>
      <w:r>
        <w:t xml:space="preserve">prefer a pointer to the source over the list:</w:t>
      </w:r>
      <w:r>
        <w:t xml:space="preserve"> </w:t>
      </w:r>
      <w:r>
        <w:t xml:space="preserve">“every fragment under</w:t>
      </w:r>
      <w:r>
        <w:t xml:space="preserve"> </w:t>
      </w:r>
      <w:r>
        <w:rPr>
          <w:rStyle w:val="VerbatimChar"/>
        </w:rPr>
        <w:t xml:space="preserve">coding-style/</w:t>
      </w:r>
      <w:r>
        <w:t xml:space="preserve">”</w:t>
      </w:r>
      <w:r>
        <w:t xml:space="preserve"> </w:t>
      </w:r>
      <w:r>
        <w:t xml:space="preserve">cannot drift,</w:t>
      </w:r>
      <w:r>
        <w:t xml:space="preserve"> </w:t>
      </w:r>
      <w:r>
        <w:t xml:space="preserve">while a parenthetical naming seven of them silently can.</w:t>
      </w:r>
      <w:r>
        <w:t xml:space="preserve"> </w:t>
      </w:r>
      <w:r>
        <w:t xml:space="preserve">Keep an explicit list only where the</w:t>
      </w:r>
      <w:r>
        <w:t xml:space="preserve"> </w:t>
      </w:r>
      <w:r>
        <w:rPr>
          <w:i/>
          <w:iCs/>
        </w:rPr>
        <w:t xml:space="preserve">selection</w:t>
      </w:r>
      <w:r>
        <w:t xml:space="preserve"> </w:t>
      </w:r>
      <w:r>
        <w:t xml:space="preserve">is the point —</w:t>
      </w:r>
      <w:r>
        <w:t xml:space="preserve"> </w:t>
      </w:r>
      <w:r>
        <w:t xml:space="preserve">a curated subset, an ordering that matters —</w:t>
      </w:r>
      <w:r>
        <w:t xml:space="preserve"> </w:t>
      </w:r>
      <w:r>
        <w:t xml:space="preserve">and then say that it is a selection,</w:t>
      </w:r>
      <w:r>
        <w:t xml:space="preserve"> </w:t>
      </w:r>
      <w:r>
        <w:t xml:space="preserve">so a reader knows not to trust it as complete.</w:t>
      </w:r>
    </w:p>
    <w:p>
      <w:pPr>
        <w:pStyle w:val="BodyText"/>
      </w:pPr>
      <w:r>
        <w:rPr>
          <w:b/>
          <w:bCs/>
        </w:rPr>
        <w:t xml:space="preserve">Fixing a drifted list by refreshing it only resets the clock.</w:t>
      </w:r>
      <w:r>
        <w:t xml:space="preserve"> </w:t>
      </w:r>
      <w:r>
        <w:t xml:space="preserve">The list will drift again on the next addition, by exactly the same mechanism.</w:t>
      </w:r>
      <w:r>
        <w:t xml:space="preserve"> </w:t>
      </w:r>
      <w:r>
        <w:t xml:space="preserve">Replace it with the pointer instead,</w:t>
      </w:r>
      <w:r>
        <w:t xml:space="preserve"> </w:t>
      </w:r>
      <w:r>
        <w:t xml:space="preserve">and treat</w:t>
      </w:r>
      <w:r>
        <w:t xml:space="preserve"> </w:t>
      </w:r>
      <w:r>
        <w:t xml:space="preserve">“this needs updating again”</w:t>
      </w:r>
      <w:r>
        <w:t xml:space="preserve"> </w:t>
      </w:r>
      <w:r>
        <w:t xml:space="preserve">as the signal that it should not have been a list.</w:t>
      </w:r>
    </w:p>
    <w:p>
      <w:pPr>
        <w:pStyle w:val="BodyText"/>
      </w:pPr>
      <w:r>
        <w:rPr>
          <w:b/>
          <w:bCs/>
        </w:rPr>
        <w:t xml:space="preserve">A softened count is still a pinned count.</w:t>
      </w:r>
      <w:r>
        <w:t xml:space="preserve"> </w:t>
      </w:r>
      <w:r>
        <w:t xml:space="preserve">The rule that refreshing a drifted list only resets the clock has a near-miss.</w:t>
      </w:r>
      <w:r>
        <w:t xml:space="preserve"> </w:t>
      </w:r>
      <w:r>
        <w:t xml:space="preserve">The move it does not rule out is replacing the figure with a vaguer version of itself —</w:t>
      </w:r>
      <w:r>
        <w:t xml:space="preserve"> </w:t>
      </w:r>
      <w:r>
        <w:t xml:space="preserve">“on the order of 90K+ tokens across the ~60 files in it”</w:t>
      </w:r>
      <w:r>
        <w:t xml:space="preserve"> </w:t>
      </w:r>
      <w:r>
        <w:t xml:space="preserve">in place of</w:t>
      </w:r>
      <w:r>
        <w:t xml:space="preserve"> </w:t>
      </w:r>
      <w:r>
        <w:t xml:space="preserve">“~74-92K tokens across 59 files”</w:t>
      </w:r>
      <w:r>
        <w:t xml:space="preserve">.</w:t>
      </w:r>
      <w:r>
        <w:t xml:space="preserve"> </w:t>
      </w:r>
      <w:r>
        <w:t xml:space="preserve">Hedging acknowledges the imprecision and changes nothing about the mechanism,</w:t>
      </w:r>
      <w:r>
        <w:t xml:space="preserve"> </w:t>
      </w:r>
      <w:r>
        <w:t xml:space="preserve">so the substitution reads as careful while drifting on the same schedule:</w:t>
      </w:r>
      <w:r>
        <w:t xml:space="preserve"> </w:t>
      </w:r>
      <w:r>
        <w:t xml:space="preserve">a tree can shrink past</w:t>
      </w:r>
      <w:r>
        <w:t xml:space="preserve"> </w:t>
      </w:r>
      <w:r>
        <w:t xml:space="preserve">“90K+”</w:t>
      </w:r>
      <w:r>
        <w:t xml:space="preserve"> </w:t>
      </w:r>
      <w:r>
        <w:t xml:space="preserve">as easily as it grew past an exact figure.</w:t>
      </w:r>
    </w:p>
    <w:p>
      <w:pPr>
        <w:pStyle w:val="BodyText"/>
      </w:pPr>
      <w:r>
        <w:t xml:space="preserve">The tell is that such a sentence has to describe its own restraint.</w:t>
      </w:r>
      <w:r>
        <w:t xml:space="preserve"> </w:t>
      </w:r>
      <w:r>
        <w:t xml:space="preserve">A form needing a clause like</w:t>
      </w:r>
      <w:r>
        <w:t xml:space="preserve"> </w:t>
      </w:r>
      <w:r>
        <w:t xml:space="preserve">“a count this sentence deliberately does not pin”</w:t>
      </w:r>
      <w:r>
        <w:t xml:space="preserve"> </w:t>
      </w:r>
      <w:r>
        <w:t xml:space="preserve">pinned one,</w:t>
      </w:r>
      <w:r>
        <w:t xml:space="preserve"> </w:t>
      </w:r>
      <w:r>
        <w:t xml:space="preserve">or it would have nothing to disclaim.</w:t>
      </w:r>
      <w:r>
        <w:t xml:space="preserve"> </w:t>
      </w:r>
      <w:r>
        <w:t xml:space="preserve">The pointer form needs no such clause,</w:t>
      </w:r>
      <w:r>
        <w:t xml:space="preserve"> </w:t>
      </w:r>
      <w:r>
        <w:t xml:space="preserve">because it names the query rather than an answer.</w:t>
      </w:r>
    </w:p>
    <w:p>
      <w:pPr>
        <w:pStyle w:val="BodyText"/>
      </w:pPr>
      <w:r>
        <w:t xml:space="preserve">Hedging is the wrong answer whether or not the figure has a source.</w:t>
      </w:r>
      <w:r>
        <w:t xml:space="preserve"> </w:t>
      </w:r>
      <w:r>
        <w:t xml:space="preserve">What the source decides is which right answer applies,</w:t>
      </w:r>
      <w:r>
        <w:t xml:space="preserve"> </w:t>
      </w:r>
      <w:r>
        <w:t xml:space="preserve">and the discriminator is whether a</w:t>
      </w:r>
      <w:r>
        <w:t xml:space="preserve"> </w:t>
      </w:r>
      <w:r>
        <w:rPr>
          <w:i/>
          <w:iCs/>
        </w:rPr>
        <w:t xml:space="preserve">source can be named</w:t>
      </w:r>
      <w:r>
        <w:t xml:space="preserve"> </w:t>
      </w:r>
      <w:r>
        <w:t xml:space="preserve">rather than whether a command exists.</w:t>
      </w:r>
      <w:r>
        <w:t xml:space="preserve"> </w:t>
      </w:r>
      <w:r>
        <w:t xml:space="preserve">A figure whose source is nameable — a directory, an API, a lockfile — gets the pointer.</w:t>
      </w:r>
      <w:r>
        <w:t xml:space="preserve"> </w:t>
      </w:r>
      <w:r>
        <w:t xml:space="preserve">A count of the items in the block directly beneath it names nothing,</w:t>
      </w:r>
      <w:r>
        <w:t xml:space="preserve"> </w:t>
      </w:r>
      <w:r>
        <w:t xml:space="preserve">so it gets dropped or re-derived instead.</w:t>
      </w:r>
    </w:p>
    <w:p>
      <w:pPr>
        <w:pStyle w:val="Compact"/>
        <w:numPr>
          <w:ilvl w:val="0"/>
          <w:numId w:val="1014"/>
        </w:numPr>
      </w:pPr>
      <w:r>
        <w:rPr>
          <w:b/>
          <w:bCs/>
        </w:rPr>
        <w:t xml:space="preserve">Do:</w:t>
      </w:r>
      <w:r>
        <w:t xml:space="preserve"> </w:t>
      </w:r>
      <w:r>
        <w:t xml:space="preserve">replace a figure the filesystem or an API enumerates with the command that derives it.</w:t>
      </w:r>
    </w:p>
    <w:p>
      <w:pPr>
        <w:pStyle w:val="Compact"/>
        <w:numPr>
          <w:ilvl w:val="0"/>
          <w:numId w:val="1014"/>
        </w:numPr>
      </w:pPr>
      <w:r>
        <w:rPr>
          <w:b/>
          <w:bCs/>
        </w:rPr>
        <w:t xml:space="preserve">Don’t:</w:t>
      </w:r>
      <w:r>
        <w:t xml:space="preserve"> </w:t>
      </w:r>
      <w:r>
        <w:t xml:space="preserve">hedge such a figure and keep it — an approximation drifts on the same schedule the exact value did.</w:t>
      </w:r>
    </w:p>
    <w:p>
      <w:pPr>
        <w:pStyle w:val="FirstParagraph"/>
      </w:pPr>
      <w:r>
        <w:t xml:space="preserve">This is conditioned on the external source being</w:t>
      </w:r>
      <w:r>
        <w:t xml:space="preserve"> </w:t>
      </w:r>
      <w:r>
        <w:rPr>
          <w:b/>
          <w:bCs/>
        </w:rPr>
        <w:t xml:space="preserve">reliably available</w:t>
      </w:r>
      <w:r>
        <w:t xml:space="preserve"> </w:t>
      </w:r>
      <w:r>
        <w:t xml:space="preserve">—</w:t>
      </w:r>
      <w:r>
        <w:t xml:space="preserve"> </w:t>
      </w:r>
      <w:r>
        <w:t xml:space="preserve">do not add a network fetch or a fragile dependency where a static value would do.</w:t>
      </w:r>
      <w:r>
        <w:t xml:space="preserve"> </w:t>
      </w:r>
      <w:r>
        <w:t xml:space="preserve">A constant that has no external owner (a magic number intrinsic to the algorithm, a default chosen by this project)</w:t>
      </w:r>
      <w:r>
        <w:t xml:space="preserve"> </w:t>
      </w:r>
      <w:r>
        <w:t xml:space="preserve">is not</w:t>
      </w:r>
      <w:r>
        <w:t xml:space="preserve"> </w:t>
      </w:r>
      <w:r>
        <w:t xml:space="preserve">“hard-coded data”</w:t>
      </w:r>
      <w:r>
        <w:t xml:space="preserve"> </w:t>
      </w:r>
      <w:r>
        <w:t xml:space="preserve">in this sense — it is just a value.</w:t>
      </w:r>
      <w:r>
        <w:t xml:space="preserve"> </w:t>
      </w:r>
      <w:r>
        <w:t xml:space="preserve">The target is duplicated</w:t>
      </w:r>
      <w:r>
        <w:t xml:space="preserve"> </w:t>
      </w:r>
      <w:r>
        <w:rPr>
          <w:i/>
          <w:iCs/>
        </w:rPr>
        <w:t xml:space="preserve">ownership</w:t>
      </w:r>
      <w:r>
        <w:t xml:space="preserve"> </w:t>
      </w:r>
      <w:r>
        <w:t xml:space="preserve">of a fact:</w:t>
      </w:r>
      <w:r>
        <w:t xml:space="preserve"> </w:t>
      </w:r>
      <w:r>
        <w:t xml:space="preserve">if updating the external source should have updated this value too, and did not,</w:t>
      </w:r>
      <w:r>
        <w:t xml:space="preserve"> </w:t>
      </w:r>
      <w:r>
        <w:t xml:space="preserve">that is the bug this guidance prevents.</w:t>
      </w:r>
    </w:p>
    <w:bookmarkStart w:id="47" w:name="X45da8616c13d9849c5079b09e6f10b14b1e8a62"/>
    <w:p>
      <w:pPr>
        <w:pStyle w:val="Heading4"/>
      </w:pPr>
      <w:r>
        <w:t xml:space="preserve">A count in the prose above a block is the same duplicate, one line away</w:t>
      </w:r>
    </w:p>
    <w:p>
      <w:pPr>
        <w:pStyle w:val="FirstParagraph"/>
      </w:pPr>
      <w:r>
        <w:t xml:space="preserve">The section above describes a list mirroring something</w:t>
      </w:r>
      <w:r>
        <w:t xml:space="preserve"> </w:t>
      </w:r>
      <w:r>
        <w:rPr>
          <w:i/>
          <w:iCs/>
        </w:rPr>
        <w:t xml:space="preserve">elsewhere</w:t>
      </w:r>
      <w:r>
        <w:t xml:space="preserve"> </w:t>
      </w:r>
      <w:r>
        <w:t xml:space="preserve">—</w:t>
      </w:r>
      <w:r>
        <w:t xml:space="preserve"> </w:t>
      </w:r>
      <w:r>
        <w:t xml:space="preserve">a directory the sentence cannot see, drifting over weeks as files land.</w:t>
      </w:r>
      <w:r>
        <w:t xml:space="preserve"> </w:t>
      </w:r>
      <w:r>
        <w:t xml:space="preserve">The tighter case is a count of the items in the block directly beneath it:</w:t>
      </w:r>
      <w:r>
        <w:t xml:space="preserve"> </w:t>
      </w:r>
      <w:r>
        <w:t xml:space="preserve">“Three reads settle it”</w:t>
      </w:r>
      <w:r>
        <w:t xml:space="preserve">, above three commands.</w:t>
      </w:r>
      <w:r>
        <w:t xml:space="preserve"> </w:t>
      </w:r>
      <w:r>
        <w:t xml:space="preserve">Same defect, since the count is a hand-maintained copy of something the block already enumerates.</w:t>
      </w:r>
      <w:r>
        <w:t xml:space="preserve"> </w:t>
      </w:r>
      <w:r>
        <w:t xml:space="preserve">What differs is who invalidates it and when.</w:t>
      </w:r>
      <w:r>
        <w:t xml:space="preserve"> </w:t>
      </w:r>
      <w:r>
        <w:t xml:space="preserve">Nobody adding a file to some other directory breaks this one.</w:t>
      </w:r>
      <w:r>
        <w:t xml:space="preserve"> </w:t>
      </w:r>
      <w:r>
        <w:rPr>
          <w:b/>
          <w:bCs/>
        </w:rPr>
        <w:t xml:space="preserve">You</w:t>
      </w:r>
      <w:r>
        <w:t xml:space="preserve"> </w:t>
      </w:r>
      <w:r>
        <w:t xml:space="preserve">break it, in the same review round, by fixing the block the count describes.</w:t>
      </w:r>
    </w:p>
    <w:p>
      <w:pPr>
        <w:pStyle w:val="BodyText"/>
      </w:pPr>
      <w:r>
        <w:t xml:space="preserve">Two things keep it out of view at exactly that moment:</w:t>
      </w:r>
    </w:p>
    <w:p>
      <w:pPr>
        <w:pStyle w:val="Compact"/>
        <w:numPr>
          <w:ilvl w:val="0"/>
          <w:numId w:val="1015"/>
        </w:numPr>
      </w:pPr>
      <w:r>
        <w:t xml:space="preserve">The count was</w:t>
      </w:r>
      <w:r>
        <w:t xml:space="preserve"> </w:t>
      </w:r>
      <w:r>
        <w:rPr>
          <w:b/>
          <w:bCs/>
        </w:rPr>
        <w:t xml:space="preserve">correct when written</w:t>
      </w:r>
      <w:r>
        <w:t xml:space="preserve">,</w:t>
      </w:r>
      <w:r>
        <w:t xml:space="preserve"> </w:t>
      </w:r>
      <w:r>
        <w:t xml:space="preserve">so it was never a mistake to notice and carry forward —</w:t>
      </w:r>
      <w:r>
        <w:t xml:space="preserve"> </w:t>
      </w:r>
      <w:r>
        <w:t xml:space="preserve">it became false only when the block gained a command.</w:t>
      </w:r>
      <w:r>
        <w:t xml:space="preserve"> </w:t>
      </w:r>
      <w:r>
        <w:t xml:space="preserve">And a review finding points at the block,</w:t>
      </w:r>
      <w:r>
        <w:t xml:space="preserve"> </w:t>
      </w:r>
      <w:r>
        <w:t xml:space="preserve">so correcting the block feels like the whole action.</w:t>
      </w:r>
      <w:r>
        <w:t xml:space="preserve"> </w:t>
      </w:r>
      <w:r>
        <w:t xml:space="preserve">The sentence introducing it is not part of what the reviewer flagged,</w:t>
      </w:r>
      <w:r>
        <w:t xml:space="preserve"> </w:t>
      </w:r>
      <w:r>
        <w:t xml:space="preserve">so nothing prompts a re-read.</w:t>
      </w:r>
    </w:p>
    <w:p>
      <w:pPr>
        <w:pStyle w:val="Compact"/>
        <w:numPr>
          <w:ilvl w:val="0"/>
          <w:numId w:val="1015"/>
        </w:numPr>
      </w:pPr>
      <w:r>
        <w:t xml:space="preserve">Adjacency reads as safe.</w:t>
      </w:r>
      <w:r>
        <w:t xml:space="preserve"> </w:t>
      </w:r>
      <w:r>
        <w:t xml:space="preserve">A count of items in a distant file is obviously fragile,</w:t>
      </w:r>
      <w:r>
        <w:t xml:space="preserve"> </w:t>
      </w:r>
      <w:r>
        <w:t xml:space="preserve">and that visible fragility is what makes anyone check it.</w:t>
      </w:r>
      <w:r>
        <w:t xml:space="preserve"> </w:t>
      </w:r>
      <w:r>
        <w:t xml:space="preserve">A count one line above the thing it counts feels like it cannot drift,</w:t>
      </w:r>
      <w:r>
        <w:t xml:space="preserve"> </w:t>
      </w:r>
      <w:r>
        <w:t xml:space="preserve">since both are on the screen at once —</w:t>
      </w:r>
      <w:r>
        <w:t xml:space="preserve"> </w:t>
      </w:r>
      <w:r>
        <w:t xml:space="preserve">which is precisely why nobody looks at the prose while editing the block.</w:t>
      </w:r>
    </w:p>
    <w:p>
      <w:pPr>
        <w:pStyle w:val="FirstParagraph"/>
      </w:pPr>
      <w:r>
        <w:t xml:space="preserve">Two remedies that work:</w:t>
      </w:r>
    </w:p>
    <w:p>
      <w:pPr>
        <w:pStyle w:val="Compact"/>
        <w:numPr>
          <w:ilvl w:val="0"/>
          <w:numId w:val="1016"/>
        </w:numPr>
      </w:pPr>
      <w:r>
        <w:rPr>
          <w:b/>
          <w:bCs/>
        </w:rPr>
        <w:t xml:space="preserve">Drop the count.</w:t>
      </w:r>
      <w:r>
        <w:t xml:space="preserve"> </w:t>
      </w:r>
      <w:r>
        <w:t xml:space="preserve">The block is immediately below, so</w:t>
      </w:r>
      <w:r>
        <w:t xml:space="preserve"> </w:t>
      </w:r>
      <w:r>
        <w:t xml:space="preserve">“These reads settle it”</w:t>
      </w:r>
      <w:r>
        <w:t xml:space="preserve"> </w:t>
      </w:r>
      <w:r>
        <w:t xml:space="preserve">loses nothing a reader could not get by looking down.</w:t>
      </w:r>
      <w:r>
        <w:t xml:space="preserve"> </w:t>
      </w:r>
      <w:r>
        <w:t xml:space="preserve">This is the better answer whenever the number carries no argument.</w:t>
      </w:r>
    </w:p>
    <w:p>
      <w:pPr>
        <w:pStyle w:val="Compact"/>
        <w:numPr>
          <w:ilvl w:val="0"/>
          <w:numId w:val="1016"/>
        </w:numPr>
      </w:pPr>
      <w:r>
        <w:rPr>
          <w:b/>
          <w:bCs/>
        </w:rPr>
        <w:t xml:space="preserve">Re-derive it mechanically before pushing</w:t>
      </w:r>
      <w:r>
        <w:t xml:space="preserve">,</w:t>
      </w:r>
      <w:r>
        <w:t xml:space="preserve"> </w:t>
      </w:r>
      <w:r>
        <w:t xml:space="preserve">when the number is doing real work in the sentence.</w:t>
      </w:r>
      <w:r>
        <w:t xml:space="preserve"> </w:t>
      </w:r>
      <w:r>
        <w:t xml:space="preserve">One command decides it exactly,</w:t>
      </w:r>
      <w:r>
        <w:t xml:space="preserve"> </w:t>
      </w:r>
      <w:r>
        <w:t xml:space="preserve">which makes this a check to automate rather than something to settle by recollection.</w:t>
      </w:r>
    </w:p>
    <w:p>
      <w:pPr>
        <w:pStyle w:val="FirstParagraph"/>
      </w:pPr>
      <w:r>
        <w:t xml:space="preserve">Scope that counting command to the block, not to the whole file.</w:t>
      </w:r>
      <w:r>
        <w:t xml:space="preserve"> </w:t>
      </w:r>
      <w:r>
        <w:t xml:space="preserve">A file-wide</w:t>
      </w:r>
      <w:r>
        <w:t xml:space="preserve"> </w:t>
      </w:r>
      <w:r>
        <w:rPr>
          <w:rStyle w:val="VerbatimChar"/>
        </w:rPr>
        <w:t xml:space="preserve">grep -c</w:t>
      </w:r>
      <w:r>
        <w:t xml:space="preserve"> </w:t>
      </w:r>
      <w:r>
        <w:t xml:space="preserve">is right only while the pattern happens to match nothing outside the block,</w:t>
      </w:r>
      <w:r>
        <w:t xml:space="preserve"> </w:t>
      </w:r>
      <w:r>
        <w:t xml:space="preserve">which is a property of the file today rather than of the command.</w:t>
      </w:r>
      <w:r>
        <w:t xml:space="preserve"> </w:t>
      </w:r>
      <w:r>
        <w:t xml:space="preserve">An unrelated edit that adds one matching line anywhere else silently inflates the count,</w:t>
      </w:r>
      <w:r>
        <w:t xml:space="preserve"> </w:t>
      </w:r>
      <w:r>
        <w:t xml:space="preserve">so the instrument acquires exactly the failure mode it was reached for to prevent.</w:t>
      </w:r>
    </w:p>
    <w:p>
      <w:pPr>
        <w:pStyle w:val="Compact"/>
        <w:numPr>
          <w:ilvl w:val="0"/>
          <w:numId w:val="1017"/>
        </w:numPr>
      </w:pPr>
      <w:r>
        <w:rPr>
          <w:b/>
          <w:bCs/>
        </w:rPr>
        <w:t xml:space="preserve">Do:</w:t>
      </w:r>
      <w:r>
        <w:t xml:space="preserve"> </w:t>
      </w:r>
      <w:r>
        <w:t xml:space="preserve">re-read the sentence introducing a block whenever a review finding changes what is in that block.</w:t>
      </w:r>
    </w:p>
    <w:p>
      <w:pPr>
        <w:pStyle w:val="Compact"/>
        <w:numPr>
          <w:ilvl w:val="0"/>
          <w:numId w:val="1017"/>
        </w:numPr>
      </w:pPr>
      <w:r>
        <w:rPr>
          <w:b/>
          <w:bCs/>
        </w:rPr>
        <w:t xml:space="preserve">Do:</w:t>
      </w:r>
      <w:r>
        <w:t xml:space="preserve"> </w:t>
      </w:r>
      <w:r>
        <w:t xml:space="preserve">delete a count the neighbouring block already states, and re-derive by command any count you keep.</w:t>
      </w:r>
    </w:p>
    <w:p>
      <w:pPr>
        <w:pStyle w:val="Compact"/>
        <w:numPr>
          <w:ilvl w:val="0"/>
          <w:numId w:val="1017"/>
        </w:numPr>
      </w:pPr>
      <w:r>
        <w:rPr>
          <w:b/>
          <w:bCs/>
        </w:rPr>
        <w:t xml:space="preserve">Don’t:</w:t>
      </w:r>
      <w:r>
        <w:t xml:space="preserve"> </w:t>
      </w:r>
      <w:r>
        <w:t xml:space="preserve">treat a fix to the block as complete because the finding named only the block.</w:t>
      </w:r>
    </w:p>
    <w:p>
      <w:pPr>
        <w:pStyle w:val="Compact"/>
        <w:numPr>
          <w:ilvl w:val="0"/>
          <w:numId w:val="1017"/>
        </w:numPr>
      </w:pPr>
      <w:r>
        <w:rPr>
          <w:b/>
          <w:bCs/>
        </w:rPr>
        <w:t xml:space="preserve">Don’t:</w:t>
      </w:r>
      <w:r>
        <w:t xml:space="preserve"> </w:t>
      </w:r>
      <w:r>
        <w:t xml:space="preserve">read adjacency as protection — the nearest duplicate is the one your own edit falsifies first.</w:t>
      </w:r>
    </w:p>
    <w:bookmarkEnd w:id="47"/>
    <w:bookmarkStart w:id="48" w:name="X72c8559fef7141ca39114dc26401b510adc0c7e"/>
    <w:p>
      <w:pPr>
        <w:pStyle w:val="Heading4"/>
      </w:pPr>
      <w:r>
        <w:t xml:space="preserve">A qualitative generalization above a block goes unchecked where a count would be re-derived</w:t>
      </w:r>
    </w:p>
    <w:p>
      <w:pPr>
        <w:pStyle w:val="FirstParagraph"/>
      </w:pPr>
      <w:r>
        <w:t xml:space="preserve">The section above governs a</w:t>
      </w:r>
      <w:r>
        <w:t xml:space="preserve"> </w:t>
      </w:r>
      <w:r>
        <w:rPr>
          <w:b/>
          <w:bCs/>
        </w:rPr>
        <w:t xml:space="preserve">count</w:t>
      </w:r>
      <w:r>
        <w:t xml:space="preserve"> </w:t>
      </w:r>
      <w:r>
        <w:t xml:space="preserve">stated above the block it counts,</w:t>
      </w:r>
      <w:r>
        <w:t xml:space="preserve"> </w:t>
      </w:r>
      <w:r>
        <w:t xml:space="preserve">and its remedy is to drop the count or re-derive it by command.</w:t>
      </w:r>
      <w:r>
        <w:t xml:space="preserve"> </w:t>
      </w:r>
      <w:r>
        <w:t xml:space="preserve">A qualitative claim over the same block is the same shape,</w:t>
      </w:r>
      <w:r>
        <w:t xml:space="preserve"> </w:t>
      </w:r>
      <w:r>
        <w:t xml:space="preserve">and it slips past that remedy entirely, because it carries no number to re-derive.</w:t>
      </w:r>
    </w:p>
    <w:p>
      <w:pPr>
        <w:pStyle w:val="BodyText"/>
      </w:pPr>
      <w:r>
        <w:t xml:space="preserve">A count invites verification because it is obviously a number someone must have measured,</w:t>
      </w:r>
      <w:r>
        <w:t xml:space="preserve"> </w:t>
      </w:r>
      <w:r>
        <w:t xml:space="preserve">and a stale one reads as a typo waiting to be caught.</w:t>
      </w:r>
      <w:r>
        <w:t xml:space="preserve"> </w:t>
      </w:r>
      <w:r>
        <w:t xml:space="preserve">A qualitative claim —</w:t>
      </w:r>
      <w:r>
        <w:t xml:space="preserve"> </w:t>
      </w:r>
      <w:r>
        <w:t xml:space="preserve">“always”</w:t>
      </w:r>
      <w:r>
        <w:t xml:space="preserve">,</w:t>
      </w:r>
      <w:r>
        <w:t xml:space="preserve"> </w:t>
      </w:r>
      <w:r>
        <w:t xml:space="preserve">“independently of”</w:t>
      </w:r>
      <w:r>
        <w:t xml:space="preserve">,</w:t>
      </w:r>
      <w:r>
        <w:t xml:space="preserve"> </w:t>
      </w:r>
      <w:r>
        <w:t xml:space="preserve">“in every case”</w:t>
      </w:r>
      <w:r>
        <w:t xml:space="preserve">,</w:t>
      </w:r>
      <w:r>
        <w:t xml:space="preserve"> </w:t>
      </w:r>
      <w:r>
        <w:t xml:space="preserve">“the same in both”</w:t>
      </w:r>
      <w:r>
        <w:t xml:space="preserve"> </w:t>
      </w:r>
      <w:r>
        <w:t xml:space="preserve">—</w:t>
      </w:r>
      <w:r>
        <w:t xml:space="preserve"> </w:t>
      </w:r>
      <w:r>
        <w:t xml:space="preserve">carries no such tell.</w:t>
      </w:r>
      <w:r>
        <w:t xml:space="preserve"> </w:t>
      </w:r>
      <w:r>
        <w:t xml:space="preserve">It reads as characterization rather than as a checkable fact,</w:t>
      </w:r>
      <w:r>
        <w:t xml:space="preserve"> </w:t>
      </w:r>
      <w:r>
        <w:t xml:space="preserve">so it survives review exactly where a count would not.</w:t>
      </w:r>
    </w:p>
    <w:p>
      <w:pPr>
        <w:pStyle w:val="BodyText"/>
      </w:pPr>
      <w:r>
        <w:t xml:space="preserve">The check is not</w:t>
      </w:r>
      <w:r>
        <w:t xml:space="preserve"> </w:t>
      </w:r>
      <w:r>
        <w:t xml:space="preserve">“re-derive the number”</w:t>
      </w:r>
      <w:r>
        <w:t xml:space="preserve"> </w:t>
      </w:r>
      <w:r>
        <w:t xml:space="preserve">— there is none —</w:t>
      </w:r>
      <w:r>
        <w:t xml:space="preserve"> </w:t>
      </w:r>
      <w:r>
        <w:t xml:space="preserve">but</w:t>
      </w:r>
      <w:r>
        <w:t xml:space="preserve"> </w:t>
      </w:r>
      <w:r>
        <w:t xml:space="preserve">“read the introducing sentence against the block”</w:t>
      </w:r>
      <w:r>
        <w:t xml:space="preserve">,</w:t>
      </w:r>
      <w:r>
        <w:t xml:space="preserve"> </w:t>
      </w:r>
      <w:r>
        <w:t xml:space="preserve">applied here to the sentence a table or block sits directly beneath.</w:t>
      </w:r>
    </w:p>
    <w:p>
      <w:pPr>
        <w:pStyle w:val="Compact"/>
        <w:numPr>
          <w:ilvl w:val="0"/>
          <w:numId w:val="1018"/>
        </w:numPr>
      </w:pPr>
      <w:r>
        <w:rPr>
          <w:b/>
          <w:bCs/>
        </w:rPr>
        <w:t xml:space="preserve">Do:</w:t>
      </w:r>
      <w:r>
        <w:t xml:space="preserve"> </w:t>
      </w:r>
      <w:r>
        <w:t xml:space="preserve">re-read a lead-in sentence against its block for what it generalizes or quantifies,</w:t>
      </w:r>
      <w:r>
        <w:t xml:space="preserve"> </w:t>
      </w:r>
      <w:r>
        <w:t xml:space="preserve">not only for a stated count.</w:t>
      </w:r>
    </w:p>
    <w:p>
      <w:pPr>
        <w:pStyle w:val="Compact"/>
        <w:numPr>
          <w:ilvl w:val="0"/>
          <w:numId w:val="1018"/>
        </w:numPr>
      </w:pPr>
      <w:r>
        <w:rPr>
          <w:b/>
          <w:bCs/>
        </w:rPr>
        <w:t xml:space="preserve">Do:</w:t>
      </w:r>
      <w:r>
        <w:t xml:space="preserve"> </w:t>
      </w:r>
      <w:r>
        <w:t xml:space="preserve">treat</w:t>
      </w:r>
      <w:r>
        <w:t xml:space="preserve"> </w:t>
      </w:r>
      <w:r>
        <w:t xml:space="preserve">“always”</w:t>
      </w:r>
      <w:r>
        <w:t xml:space="preserve">,</w:t>
      </w:r>
      <w:r>
        <w:t xml:space="preserve"> </w:t>
      </w:r>
      <w:r>
        <w:t xml:space="preserve">“independently of”</w:t>
      </w:r>
      <w:r>
        <w:t xml:space="preserve">,</w:t>
      </w:r>
      <w:r>
        <w:t xml:space="preserve"> </w:t>
      </w:r>
      <w:r>
        <w:t xml:space="preserve">“in every case”</w:t>
      </w:r>
      <w:r>
        <w:t xml:space="preserve">,</w:t>
      </w:r>
      <w:r>
        <w:t xml:space="preserve"> </w:t>
      </w:r>
      <w:r>
        <w:t xml:space="preserve">“the same in both”</w:t>
      </w:r>
      <w:r>
        <w:t xml:space="preserve"> </w:t>
      </w:r>
      <w:r>
        <w:t xml:space="preserve">as tells that a claim needs checking against the data beneath it.</w:t>
      </w:r>
    </w:p>
    <w:p>
      <w:pPr>
        <w:pStyle w:val="Compact"/>
        <w:numPr>
          <w:ilvl w:val="0"/>
          <w:numId w:val="1018"/>
        </w:numPr>
      </w:pPr>
      <w:r>
        <w:rPr>
          <w:b/>
          <w:bCs/>
        </w:rPr>
        <w:t xml:space="preserve">Don’t:</w:t>
      </w:r>
      <w:r>
        <w:t xml:space="preserve"> </w:t>
      </w:r>
      <w:r>
        <w:t xml:space="preserve">assume a qualitative lead-in is safe because it carries no number that could go stale.</w:t>
      </w:r>
    </w:p>
    <w:bookmarkEnd w:id="48"/>
    <w:bookmarkEnd w:id="49"/>
    <w:bookmarkStart w:id="50" w:name="X4e174cb9149f2b2e14b36b2edf87964fcbfdad4"/>
    <w:p>
      <w:pPr>
        <w:pStyle w:val="Heading3"/>
      </w:pPr>
      <w:r>
        <w:t xml:space="preserve">8.2 Where the rule stops: text that records what was observed</w:t>
      </w:r>
    </w:p>
    <w:p>
      <w:pPr>
        <w:pStyle w:val="FirstParagraph"/>
      </w:pPr>
      <w:r>
        <w:t xml:space="preserve">Everything above pushes toward replacing a literal with whatever owns it.</w:t>
      </w:r>
      <w:r>
        <w:t xml:space="preserve"> </w:t>
      </w:r>
      <w:r>
        <w:t xml:space="preserve">There is one boundary it must not cross,</w:t>
      </w:r>
      <w:r>
        <w:t xml:space="preserve"> </w:t>
      </w:r>
      <w:r>
        <w:t xml:space="preserve">and a consistency sweep is precisely the operation that crosses it without noticing.</w:t>
      </w:r>
    </w:p>
    <w:p>
      <w:pPr>
        <w:pStyle w:val="BodyText"/>
      </w:pPr>
      <w:r>
        <w:t xml:space="preserve">Text that</w:t>
      </w:r>
      <w:r>
        <w:t xml:space="preserve"> </w:t>
      </w:r>
      <w:r>
        <w:rPr>
          <w:b/>
          <w:bCs/>
        </w:rPr>
        <w:t xml:space="preserve">asserts what was observed</w:t>
      </w:r>
      <w:r>
        <w:t xml:space="preserve"> </w:t>
      </w:r>
      <w:r>
        <w:t xml:space="preserve">is not configuration.</w:t>
      </w:r>
      <w:r>
        <w:t xml:space="preserve"> </w:t>
      </w:r>
      <w:r>
        <w:t xml:space="preserve">A command someone actually ran, the output it actually produced,</w:t>
      </w:r>
      <w:r>
        <w:t xml:space="preserve"> </w:t>
      </w:r>
      <w:r>
        <w:t xml:space="preserve">and the conditions a measurement was actually taken under are claims about the past,</w:t>
      </w:r>
      <w:r>
        <w:t xml:space="preserve"> </w:t>
      </w:r>
      <w:r>
        <w:t xml:space="preserve">and their literals are the evidence for those claims.</w:t>
      </w:r>
      <w:r>
        <w:t xml:space="preserve"> </w:t>
      </w:r>
      <w:r>
        <w:t xml:space="preserve">Parameterizing them does not generalize the record.</w:t>
      </w:r>
      <w:r>
        <w:t xml:space="preserve"> </w:t>
      </w:r>
      <w:r>
        <w:t xml:space="preserve">It falsifies it, in the name of consistency, and leaves no trace that anything was changed.</w:t>
      </w:r>
    </w:p>
    <w:p>
      <w:pPr>
        <w:pStyle w:val="BodyText"/>
      </w:pPr>
      <w:r>
        <w:t xml:space="preserve">Three forms, each of which looks like the hard-coding this section bans:</w:t>
      </w:r>
    </w:p>
    <w:p>
      <w:pPr>
        <w:pStyle w:val="Compact"/>
        <w:numPr>
          <w:ilvl w:val="0"/>
          <w:numId w:val="1019"/>
        </w:numPr>
      </w:pPr>
      <w:r>
        <w:rPr>
          <w:b/>
          <w:bCs/>
        </w:rPr>
        <w:t xml:space="preserve">A command that was executed.</w:t>
      </w:r>
      <w:r>
        <w:t xml:space="preserve"> </w:t>
      </w:r>
      <w:r>
        <w:rPr>
          <w:rStyle w:val="VerbatimChar"/>
        </w:rPr>
        <w:t xml:space="preserve">git worktree add /tmp/wt-ums main</w:t>
      </w:r>
      <w:r>
        <w:t xml:space="preserve"> </w:t>
      </w:r>
      <w:r>
        <w:t xml:space="preserve">reports a run.</w:t>
      </w:r>
      <w:r>
        <w:t xml:space="preserve"> </w:t>
      </w:r>
      <w:r>
        <w:t xml:space="preserve">Rewriting it to</w:t>
      </w:r>
      <w:r>
        <w:t xml:space="preserve"> </w:t>
      </w:r>
      <w:r>
        <w:rPr>
          <w:rStyle w:val="VerbatimChar"/>
        </w:rPr>
        <w:t xml:space="preserve">&lt;default-branch&gt;</w:t>
      </w:r>
      <w:r>
        <w:t xml:space="preserve"> </w:t>
      </w:r>
      <w:r>
        <w:t xml:space="preserve">asserts a run that never happened.</w:t>
      </w:r>
    </w:p>
    <w:p>
      <w:pPr>
        <w:pStyle w:val="Compact"/>
        <w:numPr>
          <w:ilvl w:val="0"/>
          <w:numId w:val="1019"/>
        </w:numPr>
      </w:pPr>
      <w:r>
        <w:rPr>
          <w:b/>
          <w:bCs/>
        </w:rPr>
        <w:t xml:space="preserve">A verbatim error string.</w:t>
      </w:r>
      <w:r>
        <w:t xml:space="preserve"> </w:t>
      </w:r>
      <w:r>
        <w:rPr>
          <w:rStyle w:val="VerbatimChar"/>
        </w:rPr>
        <w:t xml:space="preserve">fatal: invalid reference: origin/main</w:t>
      </w:r>
      <w:r>
        <w:t xml:space="preserve"> </w:t>
      </w:r>
      <w:r>
        <w:t xml:space="preserve">is what the tool printed.</w:t>
      </w:r>
      <w:r>
        <w:t xml:space="preserve"> </w:t>
      </w:r>
      <w:r>
        <w:t xml:space="preserve">A reader matches it against their own terminal,</w:t>
      </w:r>
      <w:r>
        <w:t xml:space="preserve"> </w:t>
      </w:r>
      <w:r>
        <w:t xml:space="preserve">so a parameterized version matches nothing and stops being findable.</w:t>
      </w:r>
    </w:p>
    <w:p>
      <w:pPr>
        <w:pStyle w:val="Compact"/>
        <w:numPr>
          <w:ilvl w:val="0"/>
          <w:numId w:val="1019"/>
        </w:numPr>
      </w:pPr>
      <w:r>
        <w:rPr>
          <w:b/>
          <w:bCs/>
        </w:rPr>
        <w:t xml:space="preserve">The conditions of a measurement.</w:t>
      </w:r>
      <w:r>
        <w:t xml:space="preserve"> </w:t>
      </w:r>
      <w:r>
        <w:t xml:space="preserve">A sentence saying the runs used a repo whose default branch is literally</w:t>
      </w:r>
      <w:r>
        <w:t xml:space="preserve"> </w:t>
      </w:r>
      <w:r>
        <w:rPr>
          <w:rStyle w:val="VerbatimChar"/>
        </w:rPr>
        <w:t xml:space="preserve">main</w:t>
      </w:r>
      <w:r>
        <w:t xml:space="preserve"> </w:t>
      </w:r>
      <w:r>
        <w:t xml:space="preserve">states the scope of the result.</w:t>
      </w:r>
      <w:r>
        <w:t xml:space="preserve"> </w:t>
      </w:r>
      <w:r>
        <w:t xml:space="preserve">It is usually the sentence that explains why the measurement did not surface the bug.</w:t>
      </w:r>
    </w:p>
    <w:p>
      <w:pPr>
        <w:pStyle w:val="FirstParagraph"/>
      </w:pPr>
      <w:r>
        <w:t xml:space="preserve">The tell is tense and mood rather than syntax.</w:t>
      </w:r>
      <w:r>
        <w:t xml:space="preserve"> </w:t>
      </w:r>
      <w:r>
        <w:t xml:space="preserve">Prescriptive text tells a reader what to do next, and should name the parameter.</w:t>
      </w:r>
      <w:r>
        <w:t xml:space="preserve"> </w:t>
      </w:r>
      <w:r>
        <w:t xml:space="preserve">Evidentiary text says what happened, and should keep the literal.</w:t>
      </w:r>
      <w:r>
        <w:t xml:space="preserve"> </w:t>
      </w:r>
      <w:r>
        <w:t xml:space="preserve">One file routinely carries both, so decide occurrence by occurrence.</w:t>
      </w:r>
    </w:p>
    <w:p>
      <w:pPr>
        <w:pStyle w:val="Compact"/>
        <w:numPr>
          <w:ilvl w:val="0"/>
          <w:numId w:val="1020"/>
        </w:numPr>
      </w:pPr>
      <w:r>
        <w:rPr>
          <w:b/>
          <w:bCs/>
        </w:rPr>
        <w:t xml:space="preserve">Do:</w:t>
      </w:r>
      <w:r>
        <w:t xml:space="preserve"> </w:t>
      </w:r>
      <w:r>
        <w:t xml:space="preserve">parameterize the occurrences that instruct, and leave the ones that record.</w:t>
      </w:r>
    </w:p>
    <w:p>
      <w:pPr>
        <w:pStyle w:val="Compact"/>
        <w:numPr>
          <w:ilvl w:val="0"/>
          <w:numId w:val="1020"/>
        </w:numPr>
      </w:pPr>
      <w:r>
        <w:rPr>
          <w:b/>
          <w:bCs/>
        </w:rPr>
        <w:t xml:space="preserve">Do:</w:t>
      </w:r>
      <w:r>
        <w:t xml:space="preserve"> </w:t>
      </w:r>
      <w:r>
        <w:t xml:space="preserve">decide per occurrence in a file that carries both, reading each one’s surrounding sentence.</w:t>
      </w:r>
    </w:p>
    <w:p>
      <w:pPr>
        <w:pStyle w:val="Compact"/>
        <w:numPr>
          <w:ilvl w:val="0"/>
          <w:numId w:val="1020"/>
        </w:numPr>
      </w:pPr>
      <w:r>
        <w:rPr>
          <w:b/>
          <w:bCs/>
        </w:rPr>
        <w:t xml:space="preserve">Don’t:</w:t>
      </w:r>
      <w:r>
        <w:t xml:space="preserve"> </w:t>
      </w:r>
      <w:r>
        <w:t xml:space="preserve">run a whole-file replace over a literal that also appears inside quoted commands,</w:t>
      </w:r>
      <w:r>
        <w:t xml:space="preserve"> </w:t>
      </w:r>
      <w:r>
        <w:t xml:space="preserve">quoted output, or a statement of measurement conditions.</w:t>
      </w:r>
    </w:p>
    <w:p>
      <w:pPr>
        <w:pStyle w:val="Compact"/>
        <w:numPr>
          <w:ilvl w:val="0"/>
          <w:numId w:val="1020"/>
        </w:numPr>
      </w:pPr>
      <w:r>
        <w:rPr>
          <w:b/>
          <w:bCs/>
        </w:rPr>
        <w:t xml:space="preserve">Don’t:</w:t>
      </w:r>
      <w:r>
        <w:t xml:space="preserve"> </w:t>
      </w:r>
      <w:r>
        <w:t xml:space="preserve">treat an unparameterized literal inside a case record as a defect left behind —</w:t>
      </w:r>
      <w:r>
        <w:t xml:space="preserve"> </w:t>
      </w:r>
      <w:r>
        <w:t xml:space="preserve">there it is the evidence.</w:t>
      </w:r>
    </w:p>
    <w:bookmarkEnd w:id="50"/>
    <w:bookmarkEnd w:id="51"/>
    <w:bookmarkStart w:id="52" w:name="sec-construct-inputs"/>
    <w:p>
      <w:pPr>
        <w:pStyle w:val="Heading2"/>
      </w:pPr>
      <w:r>
        <w:t xml:space="preserve">9 Construct Complex Inputs Before the Call</w:t>
      </w:r>
    </w:p>
    <w:p>
      <w:pPr>
        <w:pStyle w:val="FirstParagraph"/>
      </w:pPr>
      <w:r>
        <w:t xml:space="preserve">Build a complex argument as a named intermediate first,</w:t>
      </w:r>
      <w:r>
        <w:t xml:space="preserve"> </w:t>
      </w:r>
      <w:r>
        <w:t xml:space="preserve">then pass that name to the function.</w:t>
      </w:r>
      <w:r>
        <w:t xml:space="preserve"> </w:t>
      </w:r>
      <w:r>
        <w:t xml:space="preserve">Naming the intermediate keeps the call short,</w:t>
      </w:r>
      <w:r>
        <w:t xml:space="preserve"> </w:t>
      </w:r>
      <w:r>
        <w:t xml:space="preserve">makes the data flow read top to bottom,</w:t>
      </w:r>
      <w:r>
        <w:t xml:space="preserve"> </w:t>
      </w:r>
      <w:r>
        <w:t xml:space="preserve">and lets you inspect the value in a debugger.</w:t>
      </w:r>
    </w:p>
    <w:p>
      <w:pPr>
        <w:pStyle w:val="SourceCode"/>
      </w:pPr>
      <w:r>
        <w:rPr>
          <w:rStyle w:val="CommentTok"/>
        </w:rPr>
        <w:t xml:space="preserve"># Good: name the intermediate, then pass it</w:t>
      </w:r>
      <w:r>
        <w:br/>
      </w:r>
      <w:r>
        <w:rPr>
          <w:rStyle w:val="NormalTok"/>
        </w:rPr>
        <w:t xml:space="preserve">model_vars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w:t>
      </w:r>
      <w:r>
        <w:br/>
      </w:r>
      <w:r>
        <w:rPr>
          <w:rStyle w:val="NormalTok"/>
        </w:rPr>
        <w:t xml:space="preserve">model_formula </w:t>
      </w:r>
      <w:r>
        <w:rPr>
          <w:rStyle w:val="OtherTok"/>
        </w:rPr>
        <w:t xml:space="preserve">&lt;-</w:t>
      </w:r>
      <w:r>
        <w:rPr>
          <w:rStyle w:val="NormalTok"/>
        </w:rPr>
        <w:t xml:space="preserve"> </w:t>
      </w:r>
      <w:r>
        <w:rPr>
          <w:rStyle w:val="FunctionTok"/>
        </w:rPr>
        <w:t xml:space="preserve">reformulate</w:t>
      </w:r>
      <w:r>
        <w:rPr>
          <w:rStyle w:val="NormalTok"/>
        </w:rPr>
        <w:t xml:space="preserve">(model_vars, </w:t>
      </w:r>
      <w:r>
        <w:rPr>
          <w:rStyle w:val="AttributeTok"/>
        </w:rPr>
        <w:t xml:space="preserve">response =</w:t>
      </w:r>
      <w:r>
        <w:rPr>
          <w:rStyle w:val="NormalTok"/>
        </w:rPr>
        <w:t xml:space="preserve"> </w:t>
      </w:r>
      <w:r>
        <w:rPr>
          <w:rStyle w:val="StringTok"/>
        </w:rPr>
        <w:t xml:space="preserve">"outcome"</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(model_formula, </w:t>
      </w:r>
      <w:r>
        <w:rPr>
          <w:rStyle w:val="AttributeTok"/>
        </w:rPr>
        <w:t xml:space="preserve">data =</w:t>
      </w:r>
      <w:r>
        <w:rPr>
          <w:rStyle w:val="NormalTok"/>
        </w:rPr>
        <w:t xml:space="preserve"> study_data)</w:t>
      </w:r>
      <w:r>
        <w:br/>
      </w:r>
      <w:r>
        <w:br/>
      </w:r>
      <w:r>
        <w:rPr>
          <w:rStyle w:val="CommentTok"/>
        </w:rPr>
        <w:t xml:space="preserve"># Avoid: complex input constructed inline in the call</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w:t>
      </w:r>
      <w:r>
        <w:rPr>
          <w:rStyle w:val="FunctionTok"/>
        </w:rPr>
        <w:t xml:space="preserve">reformulate</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 </w:t>
      </w:r>
      <w:r>
        <w:rPr>
          <w:rStyle w:val="AttributeTok"/>
        </w:rPr>
        <w:t xml:space="preserve">response =</w:t>
      </w:r>
      <w:r>
        <w:rPr>
          <w:rStyle w:val="NormalTok"/>
        </w:rPr>
        <w:t xml:space="preserve"> </w:t>
      </w:r>
      <w:r>
        <w:rPr>
          <w:rStyle w:val="StringTok"/>
        </w:rPr>
        <w:t xml:space="preserve">"outcome"</w:t>
      </w:r>
      <w:r>
        <w:rPr>
          <w:rStyle w:val="NormalTok"/>
        </w:rPr>
        <w:t xml:space="preserve">), </w:t>
      </w:r>
      <w:r>
        <w:rPr>
          <w:rStyle w:val="AttributeTok"/>
        </w:rPr>
        <w:t xml:space="preserve">data =</w:t>
      </w:r>
      <w:r>
        <w:rPr>
          <w:rStyle w:val="NormalTok"/>
        </w:rPr>
        <w:t xml:space="preserve"> study_data)</w:t>
      </w:r>
    </w:p>
    <w:p>
      <w:pPr>
        <w:pStyle w:val="FirstParagraph"/>
      </w:pPr>
      <w:r>
        <w:t xml:space="preserve">A pipe is the other idiomatic way to avoid an inline-constructed argument,</w:t>
      </w:r>
      <w:r>
        <w:t xml:space="preserve"> </w:t>
      </w:r>
      <w:r>
        <w:t xml:space="preserve">when the input is the result of a short sequence of transformations:</w:t>
      </w:r>
    </w:p>
    <w:p>
      <w:pPr>
        <w:pStyle w:val="SourceCode"/>
      </w:pPr>
      <w:r>
        <w:rPr>
          <w:rStyle w:val="CommentTok"/>
        </w:rPr>
        <w:t xml:space="preserve"># Good: build the input with a pipe, then pass it</w:t>
      </w:r>
      <w:r>
        <w:br/>
      </w:r>
      <w:r>
        <w:rPr>
          <w:rStyle w:val="NormalTok"/>
        </w:rPr>
        <w:t xml:space="preserve">recent_cases </w:t>
      </w:r>
      <w:r>
        <w:rPr>
          <w:rStyle w:val="OtherTok"/>
        </w:rPr>
        <w:t xml:space="preserve">&lt;-</w:t>
      </w:r>
      <w:r>
        <w:br/>
      </w:r>
      <w:r>
        <w:rPr>
          <w:rStyle w:val="NormalTok"/>
        </w:rPr>
        <w:t xml:space="preserve">  case_data </w:t>
      </w:r>
      <w:r>
        <w:rPr>
          <w:rStyle w:val="SpecialCharTok"/>
        </w:rPr>
        <w:t xml:space="preserve">|&gt;</w:t>
      </w:r>
      <w:r>
        <w:br/>
      </w:r>
      <w:r>
        <w:rPr>
          <w:rStyle w:val="NormalTok"/>
        </w:rPr>
        <w:t xml:space="preserve">  </w:t>
      </w:r>
      <w:r>
        <w:rPr>
          <w:rStyle w:val="FunctionTok"/>
        </w:rPr>
        <w:t xml:space="preserve">filter</w:t>
      </w:r>
      <w:r>
        <w:rPr>
          <w:rStyle w:val="NormalTok"/>
        </w:rPr>
        <w:t xml:space="preserve">(year </w:t>
      </w:r>
      <w:r>
        <w:rPr>
          <w:rStyle w:val="SpecialCharTok"/>
        </w:rPr>
        <w:t xml:space="preserve">&gt;=</w:t>
      </w:r>
      <w:r>
        <w:rPr>
          <w:rStyle w:val="NormalTok"/>
        </w:rPr>
        <w:t xml:space="preserve"> </w:t>
      </w:r>
      <w:r>
        <w:rPr>
          <w:rStyle w:val="DecValTok"/>
        </w:rPr>
        <w:t xml:space="preserve">2017</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(onset_date)</w:t>
      </w:r>
      <w:r>
        <w:br/>
      </w:r>
      <w:r>
        <w:br/>
      </w:r>
      <w:r>
        <w:rPr>
          <w:rStyle w:val="FunctionTok"/>
        </w:rPr>
        <w:t xml:space="preserve">ggplot</w:t>
      </w:r>
      <w:r>
        <w:rPr>
          <w:rStyle w:val="NormalTok"/>
        </w:rPr>
        <w:t xml:space="preserve">(recent_cases, </w:t>
      </w:r>
      <w:r>
        <w:rPr>
          <w:rStyle w:val="FunctionTok"/>
        </w:rPr>
        <w:t xml:space="preserve">aes</w:t>
      </w:r>
      <w:r>
        <w:rPr>
          <w:rStyle w:val="NormalTok"/>
        </w:rPr>
        <w:t xml:space="preserve">(</w:t>
      </w:r>
      <w:r>
        <w:rPr>
          <w:rStyle w:val="AttributeTok"/>
        </w:rPr>
        <w:t xml:space="preserve">x =</w:t>
      </w:r>
      <w:r>
        <w:rPr>
          <w:rStyle w:val="NormalTok"/>
        </w:rPr>
        <w:t xml:space="preserve"> onset_date))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p>
    <w:p>
      <w:pPr>
        <w:pStyle w:val="FirstParagraph"/>
      </w:pPr>
      <w:r>
        <w:t xml:space="preserve">This is the same readability goal as</w:t>
      </w:r>
      <w:r>
        <w:t xml:space="preserve"> </w:t>
      </w:r>
      <w:hyperlink w:anchor="sec-avoid-nesting">
        <w:r>
          <w:rPr>
            <w:rStyle w:val="Hyperlink"/>
          </w:rPr>
          <w:t xml:space="preserve">Section 5</w:t>
        </w:r>
      </w:hyperlink>
      <w:r>
        <w:t xml:space="preserve">:</w:t>
      </w:r>
      <w:r>
        <w:t xml:space="preserve"> </w:t>
      </w:r>
      <w:r>
        <w:t xml:space="preserve">prefer named steps you can read and check over one dense expression.</w:t>
      </w:r>
    </w:p>
    <w:bookmarkEnd w:id="52"/>
    <w:bookmarkStart w:id="58" w:name="sec-comments"/>
    <w:p>
      <w:pPr>
        <w:pStyle w:val="Heading2"/>
      </w:pPr>
      <w:r>
        <w:t xml:space="preserve">10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21"/>
        </w:numPr>
      </w:pPr>
      <w:r>
        <w:t xml:space="preserve">source your config =&gt;</w:t>
      </w:r>
    </w:p>
    <w:p>
      <w:pPr>
        <w:pStyle w:val="Compact"/>
        <w:numPr>
          <w:ilvl w:val="0"/>
          <w:numId w:val="1021"/>
        </w:numPr>
      </w:pPr>
      <w:r>
        <w:t xml:space="preserve">load all your data =&gt;</w:t>
      </w:r>
    </w:p>
    <w:p>
      <w:pPr>
        <w:pStyle w:val="Compact"/>
        <w:numPr>
          <w:ilvl w:val="0"/>
          <w:numId w:val="1021"/>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53">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5" name="Picture"/>
                  <a:graphic>
                    <a:graphicData uri="http://schemas.openxmlformats.org/drawingml/2006/picture">
                      <pic:pic>
                        <pic:nvPicPr>
                          <pic:cNvPr descr="/opt/quarto/share/formats/docx/note.png" id="56"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57">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58"/>
    <w:bookmarkStart w:id="63" w:name="sec-line-breaks-and-formatting"/>
    <w:p>
      <w:pPr>
        <w:pStyle w:val="Heading2"/>
      </w:pPr>
      <w:r>
        <w:t xml:space="preserve">11 Line Breaks and Formatting</w:t>
      </w:r>
    </w:p>
    <w:bookmarkStart w:id="59" w:name="blank-lines-before-lists"/>
    <w:p>
      <w:pPr>
        <w:pStyle w:val="Heading3"/>
      </w:pPr>
      <w:r>
        <w:t xml:space="preserve">11.1 Blank Lines Before Lists</w:t>
      </w:r>
    </w:p>
    <w:p>
      <w:pPr>
        <w:pStyle w:val="FirstParagraph"/>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bookmarkEnd w:id="59"/>
    <w:bookmarkStart w:id="61" w:name="sec-semantic-line-breaks"/>
    <w:p>
      <w:pPr>
        <w:pStyle w:val="Heading3"/>
      </w:pPr>
      <w:r>
        <w:t xml:space="preserve">11.2 Semantic Line Breaks in Plain Text</w:t>
      </w:r>
    </w:p>
    <w:p>
      <w:pPr>
        <w:pStyle w:val="FirstParagraph"/>
      </w:pPr>
      <w:r>
        <w:t xml:space="preserve">Add a newline at the end of every phrase or logical unit of text</w:t>
      </w:r>
      <w:r>
        <w:t xml:space="preserve"> </w:t>
      </w:r>
      <w:r>
        <w:t xml:space="preserve">in plain-text source files.</w:t>
      </w:r>
      <w:r>
        <w:t xml:space="preserve"> </w:t>
      </w:r>
      <w:r>
        <w:t xml:space="preserve">A phrase is typically a complete thought, clause, or sentence.</w:t>
      </w:r>
      <w:r>
        <w:t xml:space="preserve"> </w:t>
      </w:r>
      <w:r>
        <w:t xml:space="preserve">This applies to:</w:t>
      </w:r>
    </w:p>
    <w:p>
      <w:pPr>
        <w:pStyle w:val="Compact"/>
        <w:numPr>
          <w:ilvl w:val="0"/>
          <w:numId w:val="1022"/>
        </w:numPr>
      </w:pPr>
      <w:r>
        <w:t xml:space="preserve">Plain-text paragraphs in</w:t>
      </w:r>
      <w:r>
        <w:t xml:space="preserve"> </w:t>
      </w:r>
      <w:r>
        <w:rPr>
          <w:rStyle w:val="VerbatimChar"/>
        </w:rPr>
        <w:t xml:space="preserve">.qmd</w:t>
      </w:r>
      <w:r>
        <w:t xml:space="preserve"> </w:t>
      </w:r>
      <w:r>
        <w:t xml:space="preserve">files</w:t>
      </w:r>
    </w:p>
    <w:p>
      <w:pPr>
        <w:pStyle w:val="Compact"/>
        <w:numPr>
          <w:ilvl w:val="0"/>
          <w:numId w:val="1022"/>
        </w:numPr>
      </w:pPr>
      <w:r>
        <w:t xml:space="preserve">Source code text: comments, documentation strings, and error messages</w:t>
      </w:r>
    </w:p>
    <w:p>
      <w:pPr>
        <w:pStyle w:val="FirstParagraph"/>
      </w:pPr>
      <w:r>
        <w:rPr>
          <w:b/>
          <w:bCs/>
        </w:rPr>
        <w:t xml:space="preserve">Correct (prose in .qmd):</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 (prose in .qmd):</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Correct (R code comment):</w:t>
      </w:r>
    </w:p>
    <w:p>
      <w:pPr>
        <w:pStyle w:val="SourceCode"/>
      </w:pPr>
      <w:r>
        <w:rPr>
          <w:rStyle w:val="CommentTok"/>
        </w:rPr>
        <w:t xml:space="preserve"># First, check if the input is valid.</w:t>
      </w:r>
      <w:r>
        <w:br/>
      </w:r>
      <w:r>
        <w:rPr>
          <w:rStyle w:val="CommentTok"/>
        </w:rPr>
        <w:t xml:space="preserve"># Then, process the data.</w:t>
      </w:r>
      <w:r>
        <w:br/>
      </w:r>
      <w:r>
        <w:rPr>
          <w:rStyle w:val="CommentTok"/>
        </w:rPr>
        <w:t xml:space="preserve"># Finally, return the result.</w:t>
      </w:r>
    </w:p>
    <w:p>
      <w:pPr>
        <w:pStyle w:val="FirstParagraph"/>
      </w:pPr>
      <w:r>
        <w:rPr>
          <w:b/>
          <w:bCs/>
        </w:rPr>
        <w:t xml:space="preserve">Incorrect (R code comment):</w:t>
      </w:r>
    </w:p>
    <w:p>
      <w:pPr>
        <w:pStyle w:val="SourceCode"/>
      </w:pPr>
      <w:r>
        <w:rPr>
          <w:rStyle w:val="CommentTok"/>
        </w:rPr>
        <w:t xml:space="preserve"># First, check if the input is valid. Then, process the data. Finally, return the result.</w:t>
      </w:r>
    </w:p>
    <w:p>
      <w:pPr>
        <w:pStyle w:val="FirstParagraph"/>
      </w:pPr>
      <w:r>
        <w:t xml:space="preserve">This practice is also known as</w:t>
      </w:r>
      <w:r>
        <w:t xml:space="preserve"> </w:t>
      </w:r>
      <w:hyperlink r:id="rId60">
        <w:r>
          <w:rPr>
            <w:rStyle w:val="Hyperlink"/>
          </w:rPr>
          <w:t xml:space="preserve">semantic line breaks</w:t>
        </w:r>
      </w:hyperlink>
      <w:r>
        <w:t xml:space="preserve">.</w:t>
      </w:r>
    </w:p>
    <w:p>
      <w:pPr>
        <w:pStyle w:val="BodyText"/>
      </w:pPr>
      <w:r>
        <w:rPr>
          <w:b/>
          <w:bCs/>
        </w:rPr>
        <w:t xml:space="preserve">Guidelines:</w:t>
      </w:r>
    </w:p>
    <w:p>
      <w:pPr>
        <w:pStyle w:val="Compact"/>
        <w:numPr>
          <w:ilvl w:val="0"/>
          <w:numId w:val="1023"/>
        </w:numPr>
      </w:pPr>
      <w:r>
        <w:t xml:space="preserve">Break after complete sentences (at periods)</w:t>
      </w:r>
    </w:p>
    <w:p>
      <w:pPr>
        <w:pStyle w:val="Compact"/>
        <w:numPr>
          <w:ilvl w:val="0"/>
          <w:numId w:val="1023"/>
        </w:numPr>
      </w:pPr>
      <w:r>
        <w:t xml:space="preserve">Break after long phrases or clauses (at commas or conjunctions)</w:t>
      </w:r>
    </w:p>
    <w:p>
      <w:pPr>
        <w:pStyle w:val="Compact"/>
        <w:numPr>
          <w:ilvl w:val="0"/>
          <w:numId w:val="1023"/>
        </w:numPr>
      </w:pPr>
      <w:r>
        <w:t xml:space="preserve">Aim for lines under 80 characters</w:t>
      </w:r>
    </w:p>
    <w:p>
      <w:pPr>
        <w:pStyle w:val="Compact"/>
        <w:numPr>
          <w:ilvl w:val="0"/>
          <w:numId w:val="1023"/>
        </w:numPr>
      </w:pPr>
      <w:r>
        <w:t xml:space="preserve">Keep related short phrases together on one line</w:t>
      </w:r>
    </w:p>
    <w:p>
      <w:pPr>
        <w:pStyle w:val="Compact"/>
        <w:numPr>
          <w:ilvl w:val="0"/>
          <w:numId w:val="1023"/>
        </w:numPr>
      </w:pPr>
      <w:r>
        <w:t xml:space="preserve">Do not break in the middle of inline code, links, or formatting</w:t>
      </w:r>
    </w:p>
    <w:bookmarkEnd w:id="61"/>
    <w:bookmarkStart w:id="62" w:name="line-breaks-in-code"/>
    <w:p>
      <w:pPr>
        <w:pStyle w:val="Heading3"/>
      </w:pPr>
      <w:r>
        <w:t xml:space="preserve">11.3 Line Breaks in Code</w:t>
      </w:r>
    </w:p>
    <w:p>
      <w:pPr>
        <w:pStyle w:val="Compact"/>
        <w:numPr>
          <w:ilvl w:val="0"/>
          <w:numId w:val="1024"/>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62"/>
    <w:bookmarkEnd w:id="63"/>
    <w:bookmarkStart w:id="66" w:name="sec-markdown-and-quarto-formatting"/>
    <w:p>
      <w:pPr>
        <w:pStyle w:val="Heading2"/>
      </w:pPr>
      <w:r>
        <w:t xml:space="preserve">12 Markdown and Quarto Formatting</w:t>
      </w:r>
    </w:p>
    <w:bookmarkStart w:id="65" w:name="writing-about-code-in-quarto-documents"/>
    <w:p>
      <w:pPr>
        <w:pStyle w:val="Heading3"/>
      </w:pPr>
      <w:r>
        <w:t xml:space="preserve">12.1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64">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65"/>
    <w:bookmarkEnd w:id="66"/>
    <w:bookmarkStart w:id="68" w:name="sec-messaging-and-user-communication"/>
    <w:p>
      <w:pPr>
        <w:pStyle w:val="Heading2"/>
      </w:pPr>
      <w:r>
        <w:t xml:space="preserve">13 Messaging and User Communication</w:t>
      </w:r>
    </w:p>
    <w:p>
      <w:pPr>
        <w:pStyle w:val="FirstParagraph"/>
      </w:pPr>
      <w:r>
        <w:t xml:space="preserve">Use</w:t>
      </w:r>
      <w:r>
        <w:t xml:space="preserve"> </w:t>
      </w:r>
      <w:hyperlink r:id="rId29">
        <w:r>
          <w:rPr>
            <w:rStyle w:val="VerbatimChar"/>
          </w:rPr>
          <w:t xml:space="preserve">{cli}</w:t>
        </w:r>
      </w:hyperlink>
      <w:r>
        <w:t xml:space="preserve"> </w:t>
      </w:r>
      <w:r>
        <w:t xml:space="preserve">package functions for all user-facing messages in package functions.</w:t>
      </w:r>
      <w:r>
        <w:t xml:space="preserve"> </w:t>
      </w:r>
      <w:r>
        <w:t xml:space="preserve">This is enforced by the example</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p>
    <w:p>
      <w:pPr>
        <w:pStyle w:val="BodyText"/>
      </w:pPr>
      <w:r>
        <w:rPr>
          <w:b/>
          <w:bCs/>
        </w:rPr>
        <w:t xml:space="preserve">Required messaging functions:</w:t>
      </w:r>
    </w:p>
    <w:p>
      <w:pPr>
        <w:pStyle w:val="Compact"/>
        <w:numPr>
          <w:ilvl w:val="0"/>
          <w:numId w:val="1025"/>
        </w:numPr>
      </w:pPr>
      <w:r>
        <w:t xml:space="preserve">Use</w:t>
      </w:r>
      <w:r>
        <w:t xml:space="preserve"> </w:t>
      </w:r>
      <w:r>
        <w:rPr>
          <w:rStyle w:val="VerbatimChar"/>
        </w:rPr>
        <w:t xml:space="preserve">cli::cli_inform()</w:t>
      </w:r>
      <w:r>
        <w:t xml:space="preserve"> </w:t>
      </w:r>
      <w:r>
        <w:t xml:space="preserve">instead of</w:t>
      </w:r>
      <w:r>
        <w:t xml:space="preserve"> </w:t>
      </w:r>
      <w:r>
        <w:rPr>
          <w:rStyle w:val="VerbatimChar"/>
        </w:rPr>
        <w:t xml:space="preserve">message()</w:t>
      </w:r>
      <w:r>
        <w:t xml:space="preserve">,</w:t>
      </w:r>
      <w:r>
        <w:t xml:space="preserve"> </w:t>
      </w:r>
      <w:r>
        <w:rPr>
          <w:rStyle w:val="VerbatimChar"/>
        </w:rPr>
        <w:t xml:space="preserve">inform()</w:t>
      </w:r>
      <w:r>
        <w:t xml:space="preserve">, or older</w:t>
      </w:r>
      <w:r>
        <w:t xml:space="preserve"> </w:t>
      </w:r>
      <w:r>
        <w:rPr>
          <w:rStyle w:val="VerbatimChar"/>
        </w:rPr>
        <w:t xml:space="preserve">cli_alert_*()</w:t>
      </w:r>
      <w:r>
        <w:t xml:space="preserve"> </w:t>
      </w:r>
      <w:r>
        <w:t xml:space="preserve">functions</w:t>
      </w:r>
    </w:p>
    <w:p>
      <w:pPr>
        <w:pStyle w:val="Compact"/>
        <w:numPr>
          <w:ilvl w:val="0"/>
          <w:numId w:val="1025"/>
        </w:numPr>
      </w:pPr>
      <w:r>
        <w:t xml:space="preserve">Use</w:t>
      </w:r>
      <w:r>
        <w:t xml:space="preserve"> </w:t>
      </w:r>
      <w:r>
        <w:rPr>
          <w:rStyle w:val="VerbatimChar"/>
        </w:rPr>
        <w:t xml:space="preserve">cli::cli_warn()</w:t>
      </w:r>
      <w:r>
        <w:t xml:space="preserve"> </w:t>
      </w:r>
      <w:r>
        <w:t xml:space="preserve">instead of</w:t>
      </w:r>
      <w:r>
        <w:t xml:space="preserve"> </w:t>
      </w:r>
      <w:r>
        <w:rPr>
          <w:rStyle w:val="VerbatimChar"/>
        </w:rPr>
        <w:t xml:space="preserve">warning()</w:t>
      </w:r>
      <w:r>
        <w:t xml:space="preserve"> </w:t>
      </w:r>
      <w:r>
        <w:t xml:space="preserve">or</w:t>
      </w:r>
      <w:r>
        <w:t xml:space="preserve"> </w:t>
      </w:r>
      <w:r>
        <w:rPr>
          <w:rStyle w:val="VerbatimChar"/>
        </w:rPr>
        <w:t xml:space="preserve">warn()</w:t>
      </w:r>
    </w:p>
    <w:p>
      <w:pPr>
        <w:pStyle w:val="Compact"/>
        <w:numPr>
          <w:ilvl w:val="0"/>
          <w:numId w:val="1025"/>
        </w:numPr>
      </w:pPr>
      <w:r>
        <w:t xml:space="preserve">Use</w:t>
      </w:r>
      <w:r>
        <w:t xml:space="preserve"> </w:t>
      </w:r>
      <w:r>
        <w:rPr>
          <w:rStyle w:val="VerbatimChar"/>
        </w:rPr>
        <w:t xml:space="preserve">cli::cli_abort()</w:t>
      </w:r>
      <w:r>
        <w:t xml:space="preserve"> </w:t>
      </w:r>
      <w:r>
        <w:t xml:space="preserve">instead of</w:t>
      </w:r>
      <w:r>
        <w:t xml:space="preserve"> </w:t>
      </w:r>
      <w:r>
        <w:rPr>
          <w:rStyle w:val="VerbatimChar"/>
        </w:rPr>
        <w:t xml:space="preserve">stop()</w:t>
      </w:r>
      <w:r>
        <w:t xml:space="preserve"> </w:t>
      </w:r>
      <w:r>
        <w:t xml:space="preserve">or</w:t>
      </w:r>
      <w:r>
        <w:t xml:space="preserve"> </w:t>
      </w:r>
      <w:r>
        <w:rPr>
          <w:rStyle w:val="VerbatimChar"/>
        </w:rPr>
        <w:t xml:space="preserve">abort()</w:t>
      </w:r>
    </w:p>
    <w:p>
      <w:pPr>
        <w:pStyle w:val="FirstParagraph"/>
      </w:pPr>
      <w:r>
        <w:t xml:space="preserve">This provides better formatting,</w:t>
      </w:r>
      <w:r>
        <w:t xml:space="preserve"> </w:t>
      </w:r>
      <w:r>
        <w:t xml:space="preserve">color support,</w:t>
      </w:r>
      <w:r>
        <w:t xml:space="preserve"> </w:t>
      </w:r>
      <w:r>
        <w:t xml:space="preserve">and consistent messaging across packages.</w:t>
      </w:r>
    </w:p>
    <w:p>
      <w:pPr>
        <w:pStyle w:val="BodyText"/>
      </w:pPr>
      <w:r>
        <w:rPr>
          <w:b/>
          <w:bCs/>
        </w:rPr>
        <w:t xml:space="preserve">Examples: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{.arg x} must be numeric"</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Start w:id="67" w:name="sec-cli-styling-progress-outcomes"/>
    <w:p>
      <w:pPr>
        <w:pStyle w:val="Heading3"/>
      </w:pPr>
      <w:r>
        <w:t xml:space="preserve">13.1 CLI Styling: Progress Notes vs. Outcomes</w:t>
      </w:r>
    </w:p>
    <w:p>
      <w:pPr>
        <w:pStyle w:val="FirstParagraph"/>
      </w:pPr>
      <w:r>
        <w:t xml:space="preserve">When writing command-line tools, pipeline scripts, or package messaging,</w:t>
      </w:r>
      <w:r>
        <w:t xml:space="preserve"> </w:t>
      </w:r>
      <w:r>
        <w:t xml:space="preserve">maintain a clear visual distinction between intermediate progress updates and terminal outcomes:</w:t>
      </w:r>
    </w:p>
    <w:p>
      <w:pPr>
        <w:pStyle w:val="Compact"/>
        <w:numPr>
          <w:ilvl w:val="0"/>
          <w:numId w:val="1026"/>
        </w:numPr>
      </w:pPr>
      <w:r>
        <w:rPr>
          <w:b/>
          <w:bCs/>
        </w:rPr>
        <w:t xml:space="preserve">Progress updates should use neutral, non-emphatic styling</w:t>
      </w:r>
      <w:r>
        <w:t xml:space="preserve">:</w:t>
      </w:r>
      <w:r>
        <w:t xml:space="preserve"> </w:t>
      </w:r>
      <w:r>
        <w:t xml:space="preserve">Routine status notes describing in-flight actions</w:t>
      </w:r>
      <w:r>
        <w:t xml:space="preserve"> </w:t>
      </w:r>
      <w:r>
        <w:t xml:space="preserve">(such as</w:t>
      </w:r>
      <w:r>
        <w:t xml:space="preserve"> </w:t>
      </w:r>
      <w:r>
        <w:t xml:space="preserve">“Starting to compute…”</w:t>
      </w:r>
      <w:r>
        <w:t xml:space="preserve">,</w:t>
      </w:r>
      <w:r>
        <w:t xml:space="preserve"> </w:t>
      </w:r>
      <w:r>
        <w:t xml:space="preserve">“Loading input data…”</w:t>
      </w:r>
      <w:r>
        <w:t xml:space="preserve">,</w:t>
      </w:r>
      <w:r>
        <w:t xml:space="preserve"> </w:t>
      </w:r>
      <w:r>
        <w:t xml:space="preserve">or</w:t>
      </w:r>
      <w:r>
        <w:t xml:space="preserve"> </w:t>
      </w:r>
      <w:r>
        <w:t xml:space="preserve">“Querying remote endpoint…”</w:t>
      </w:r>
      <w:r>
        <w:t xml:space="preserve">)</w:t>
      </w:r>
      <w:r>
        <w:t xml:space="preserve"> </w:t>
      </w:r>
      <w:r>
        <w:t xml:space="preserve">should remain quiet and plain.</w:t>
      </w:r>
      <w:r>
        <w:t xml:space="preserve"> </w:t>
      </w:r>
      <w:r>
        <w:t xml:space="preserve">Avoid bold fonts, bright highlight colors, or heavy icons for intermediate steps.</w:t>
      </w:r>
      <w:r>
        <w:t xml:space="preserve"> </w:t>
      </w:r>
      <w:r>
        <w:t xml:space="preserve">Applying emphatic styling to routine progress causes visual fatigue</w:t>
      </w:r>
      <w:r>
        <w:t xml:space="preserve"> </w:t>
      </w:r>
      <w:r>
        <w:t xml:space="preserve">and desensitizes users to important messages.</w:t>
      </w:r>
    </w:p>
    <w:p>
      <w:pPr>
        <w:pStyle w:val="Compact"/>
        <w:numPr>
          <w:ilvl w:val="0"/>
          <w:numId w:val="1026"/>
        </w:numPr>
      </w:pPr>
      <w:r>
        <w:rPr>
          <w:b/>
          <w:bCs/>
        </w:rPr>
        <w:t xml:space="preserve">Outcomes should receive emphatic styling</w:t>
      </w:r>
      <w:r>
        <w:t xml:space="preserve">:</w:t>
      </w:r>
      <w:r>
        <w:t xml:space="preserve"> </w:t>
      </w:r>
      <w:r>
        <w:t xml:space="preserve">Definitive conclusions and status transitions</w:t>
      </w:r>
      <w:r>
        <w:t xml:space="preserve"> </w:t>
      </w:r>
      <w:r>
        <w:t xml:space="preserve">(such as</w:t>
      </w:r>
      <w:r>
        <w:t xml:space="preserve"> </w:t>
      </w:r>
      <w:r>
        <w:t xml:space="preserve">“Succeeded”</w:t>
      </w:r>
      <w:r>
        <w:t xml:space="preserve">,</w:t>
      </w:r>
      <w:r>
        <w:t xml:space="preserve"> </w:t>
      </w:r>
      <w:r>
        <w:t xml:space="preserve">“Failed”</w:t>
      </w:r>
      <w:r>
        <w:t xml:space="preserve">,</w:t>
      </w:r>
      <w:r>
        <w:t xml:space="preserve"> </w:t>
      </w:r>
      <w:r>
        <w:t xml:space="preserve">or</w:t>
      </w:r>
      <w:r>
        <w:t xml:space="preserve"> </w:t>
      </w:r>
      <w:r>
        <w:t xml:space="preserve">“Warning”</w:t>
      </w:r>
      <w:r>
        <w:t xml:space="preserve">)</w:t>
      </w:r>
      <w:r>
        <w:t xml:space="preserve"> </w:t>
      </w:r>
      <w:r>
        <w:t xml:space="preserve">signal results that require user awareness or intervention.</w:t>
      </w:r>
      <w:r>
        <w:t xml:space="preserve"> </w:t>
      </w:r>
      <w:r>
        <w:t xml:space="preserve">Emphasize these outcomes with bold text,</w:t>
      </w:r>
      <w:r>
        <w:t xml:space="preserve"> </w:t>
      </w:r>
      <w:r>
        <w:t xml:space="preserve">standard semantic colors</w:t>
      </w:r>
      <w:r>
        <w:t xml:space="preserve"> </w:t>
      </w:r>
      <w:r>
        <w:t xml:space="preserve">(such as green for success,</w:t>
      </w:r>
      <w:r>
        <w:t xml:space="preserve"> </w:t>
      </w:r>
      <w:r>
        <w:t xml:space="preserve">yellow for warning,</w:t>
      </w:r>
      <w:r>
        <w:t xml:space="preserve"> </w:t>
      </w:r>
      <w:r>
        <w:t xml:space="preserve">and red for failure),</w:t>
      </w:r>
      <w:r>
        <w:t xml:space="preserve"> </w:t>
      </w:r>
      <w:r>
        <w:t xml:space="preserve">or recognizable status indicators (such as check marks or crosses).</w:t>
      </w:r>
    </w:p>
    <w:p>
      <w:pPr>
        <w:pStyle w:val="FirstParagraph"/>
      </w:pPr>
      <w:r>
        <w:t xml:space="preserve">This separation creates an effective visual hierarchy:</w:t>
      </w:r>
      <w:r>
        <w:t xml:space="preserve"> </w:t>
      </w:r>
      <w:r>
        <w:t xml:space="preserve">users can scan terminal output quickly without getting bogged down by intermediate noise,</w:t>
      </w:r>
      <w:r>
        <w:t xml:space="preserve"> </w:t>
      </w:r>
      <w:r>
        <w:t xml:space="preserve">while immediately noticing whether a process succeeded or encountered issues.</w:t>
      </w:r>
    </w:p>
    <w:p>
      <w:pPr>
        <w:pStyle w:val="BodyText"/>
      </w:pPr>
      <w:r>
        <w:rPr>
          <w:b/>
          <w:bCs/>
        </w:rPr>
        <w:t xml:space="preserve">Examples:</w:t>
      </w:r>
    </w:p>
    <w:p>
      <w:pPr>
        <w:pStyle w:val="SourceCode"/>
      </w:pPr>
      <w:r>
        <w:rPr>
          <w:rStyle w:val="CommentTok"/>
        </w:rPr>
        <w:t xml:space="preserve"># Good: quiet progress note, emphatic outcome</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"Computing bootstrap estimates..."</w:t>
      </w:r>
      <w:r>
        <w:rPr>
          <w:rStyle w:val="NormalTok"/>
        </w:rPr>
        <w:t xml:space="preserve">)</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"v"</w:t>
      </w:r>
      <w:r>
        <w:rPr>
          <w:rStyle w:val="NormalTok"/>
        </w:rPr>
        <w:t xml:space="preserve"> </w:t>
      </w:r>
      <w:r>
        <w:rPr>
          <w:rStyle w:val="OtherTok"/>
        </w:rPr>
        <w:t xml:space="preserve">=</w:t>
      </w:r>
      <w:r>
        <w:rPr>
          <w:rStyle w:val="NormalTok"/>
        </w:rPr>
        <w:t xml:space="preserve"> </w:t>
      </w:r>
      <w:r>
        <w:rPr>
          <w:rStyle w:val="StringTok"/>
        </w:rPr>
        <w:t xml:space="preserve">"{.strong Succeeded:} computed {.val {n_reps}} replicates."</w:t>
      </w:r>
      <w:r>
        <w:rPr>
          <w:rStyle w:val="NormalTok"/>
        </w:rPr>
        <w:t xml:space="preserve">))</w:t>
      </w:r>
      <w:r>
        <w:br/>
      </w:r>
      <w:r>
        <w:br/>
      </w:r>
      <w:r>
        <w:rPr>
          <w:rStyle w:val="CommentTok"/>
        </w:rPr>
        <w:t xml:space="preserve"># Good: emphatic warning status in pipeline reporting (does not signal an R warning condition)</w:t>
      </w:r>
      <w:r>
        <w:br/>
      </w:r>
      <w:r>
        <w:rPr>
          <w:rStyle w:val="CommentTok"/>
        </w:rPr>
        <w:t xml:space="preserve"># (use cli_warn() in package code to signal an R warning condition)</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"{.strong Warning:} {.val {n_dropped}} missing observations dropped."</w:t>
      </w:r>
      <w:r>
        <w:rPr>
          <w:rStyle w:val="NormalTok"/>
        </w:rPr>
        <w:t xml:space="preserve">))</w:t>
      </w:r>
      <w:r>
        <w:br/>
      </w:r>
      <w:r>
        <w:br/>
      </w:r>
      <w:r>
        <w:rPr>
          <w:rStyle w:val="CommentTok"/>
        </w:rPr>
        <w:t xml:space="preserve"># Good: emphatic failure status in batch scripts (non-aborting -- processing continues)</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"{.strong Failed:} input file {.file data.csv} not found."</w:t>
      </w:r>
      <w:r>
        <w:rPr>
          <w:rStyle w:val="NormalTok"/>
        </w:rPr>
        <w:t xml:space="preserve">))</w:t>
      </w:r>
      <w:r>
        <w:br/>
      </w:r>
      <w:r>
        <w:br/>
      </w:r>
      <w:r>
        <w:rPr>
          <w:rStyle w:val="CommentTok"/>
        </w:rPr>
        <w:t xml:space="preserve"># Good: emphatic failure condition that halts execution in package functions</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"Failed to converge after {.val {max_iter}} iterations."</w:t>
      </w:r>
      <w:r>
        <w:rPr>
          <w:rStyle w:val="NormalTok"/>
        </w:rPr>
        <w:t xml:space="preserve">)</w:t>
      </w:r>
      <w:r>
        <w:br/>
      </w:r>
      <w:r>
        <w:br/>
      </w:r>
      <w:r>
        <w:rPr>
          <w:rStyle w:val="CommentTok"/>
        </w:rPr>
        <w:t xml:space="preserve"># Bad: over-emphasized progress note (distracting and noisy)</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"{.strong STARTING TO COMPUTE ESTIMATES...}"</w:t>
      </w:r>
      <w:r>
        <w:rPr>
          <w:rStyle w:val="NormalTok"/>
        </w:rPr>
        <w:t xml:space="preserve">))</w:t>
      </w:r>
      <w:r>
        <w:br/>
      </w:r>
      <w:r>
        <w:br/>
      </w:r>
      <w:r>
        <w:rPr>
          <w:rStyle w:val="CommentTok"/>
        </w:rPr>
        <w:t xml:space="preserve"># Bad: plain unstyled failure (and wrong function if execution should halt; use cli_abort())</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"failed: check inputs"</w:t>
      </w:r>
      <w:r>
        <w:rPr>
          <w:rStyle w:val="NormalTok"/>
        </w:rPr>
        <w:t xml:space="preserve">)</w:t>
      </w:r>
    </w:p>
    <w:bookmarkEnd w:id="67"/>
    <w:bookmarkEnd w:id="68"/>
    <w:bookmarkStart w:id="70" w:name="sec-package-code-practices"/>
    <w:p>
      <w:pPr>
        <w:pStyle w:val="Heading2"/>
      </w:pPr>
      <w:r>
        <w:t xml:space="preserve">14 Package Code Practices</w:t>
      </w:r>
    </w:p>
    <w:p>
      <w:pPr>
        <w:pStyle w:val="Compact"/>
        <w:numPr>
          <w:ilvl w:val="0"/>
          <w:numId w:val="1027"/>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r>
        <w:t xml:space="preserve"> </w:t>
      </w:r>
      <w:r>
        <w:t xml:space="preserve">This is enforced by the example</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r>
        <w:t xml:space="preserve"> </w:t>
      </w:r>
      <w:r>
        <w:t xml:space="preserve">Instead, use:</w:t>
      </w:r>
    </w:p>
    <w:p>
      <w:pPr>
        <w:pStyle w:val="Compact"/>
        <w:numPr>
          <w:ilvl w:val="1"/>
          <w:numId w:val="1028"/>
        </w:numPr>
      </w:pPr>
      <w:r>
        <w:rPr>
          <w:rStyle w:val="VerbatimChar"/>
        </w:rPr>
        <w:t xml:space="preserve">::</w:t>
      </w:r>
      <w:r>
        <w:t xml:space="preserve"> </w:t>
      </w:r>
      <w:r>
        <w:t xml:space="preserve">for explicit namespace references (e.g.,</w:t>
      </w:r>
      <w:r>
        <w:t xml:space="preserve"> </w:t>
      </w:r>
      <w:r>
        <w:rPr>
          <w:rStyle w:val="VerbatimChar"/>
        </w:rPr>
        <w:t xml:space="preserve">dplyr::mutate()</w:t>
      </w:r>
      <w:r>
        <w:t xml:space="preserve">)</w:t>
      </w:r>
    </w:p>
    <w:p>
      <w:pPr>
        <w:pStyle w:val="Compact"/>
        <w:numPr>
          <w:ilvl w:val="1"/>
          <w:numId w:val="1028"/>
        </w:numPr>
      </w:pPr>
      <w:r>
        <w:rPr>
          <w:rStyle w:val="VerbatimChar"/>
        </w:rPr>
        <w:t xml:space="preserve">usethis::use_import_from()</w:t>
      </w:r>
      <w:r>
        <w:t xml:space="preserve"> </w:t>
      </w:r>
      <w:r>
        <w:t xml:space="preserve">to declare imports in</w:t>
      </w:r>
      <w:r>
        <w:t xml:space="preserve"> </w:t>
      </w:r>
      <w:r>
        <w:rPr>
          <w:rStyle w:val="VerbatimChar"/>
        </w:rPr>
        <w:t xml:space="preserve">NAMESPACE</w:t>
      </w:r>
    </w:p>
    <w:p>
      <w:pPr>
        <w:pStyle w:val="Compact"/>
        <w:numPr>
          <w:ilvl w:val="1"/>
          <w:numId w:val="1028"/>
        </w:numPr>
      </w:pPr>
      <w:r>
        <w:rPr>
          <w:rStyle w:val="VerbatimChar"/>
        </w:rPr>
        <w:t xml:space="preserve">withr::local_package()</w:t>
      </w:r>
      <w:r>
        <w:t xml:space="preserve"> </w:t>
      </w:r>
      <w:r>
        <w:t xml:space="preserve">for temporary package loading in tests</w:t>
      </w:r>
    </w:p>
    <w:p>
      <w:pPr>
        <w:pStyle w:val="Compact"/>
        <w:numPr>
          <w:ilvl w:val="0"/>
          <w:numId w:val="1027"/>
        </w:numPr>
      </w:pPr>
      <w:r>
        <w:t xml:space="preserve">This keeps the global search path clean and makes dependencies explicit.</w:t>
      </w:r>
      <w:r>
        <w:t xml:space="preserve"> </w:t>
      </w:r>
      <w:r>
        <w:t xml:space="preserve">See</w:t>
      </w:r>
      <w:r>
        <w:t xml:space="preserve"> </w:t>
      </w:r>
      <w:hyperlink r:id="rId69">
        <w:r>
          <w:rPr>
            <w:rStyle w:val="Hyperlink"/>
          </w:rPr>
          <w:t xml:space="preserve">R Packages - The R landscape</w:t>
        </w:r>
      </w:hyperlink>
      <w:r>
        <w:t xml:space="preserve"> </w:t>
      </w:r>
      <w:r>
        <w:t xml:space="preserve">for more details.</w:t>
      </w:r>
    </w:p>
    <w:p>
      <w:pPr>
        <w:pStyle w:val="Compact"/>
        <w:numPr>
          <w:ilvl w:val="0"/>
          <w:numId w:val="1027"/>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027"/>
        </w:numPr>
      </w:pPr>
      <w:r>
        <w:rPr>
          <w:b/>
          <w:bCs/>
        </w:rPr>
        <w:t xml:space="preserve">Avoid code duplication</w:t>
      </w:r>
      <w:r>
        <w:t xml:space="preserve">: Extract repeated logic into helper functions</w:t>
      </w:r>
    </w:p>
    <w:bookmarkEnd w:id="70"/>
    <w:bookmarkStart w:id="72" w:name="sec-tidyverse-replacements"/>
    <w:p>
      <w:pPr>
        <w:pStyle w:val="Heading2"/>
      </w:pPr>
      <w:r>
        <w:t xml:space="preserve">15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str_replace_all</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Variable labels</w:t>
      </w:r>
      <w:r>
        <w:br/>
      </w:r>
      <w:r>
        <w:rPr>
          <w:rStyle w:val="NormalTok"/>
        </w:rPr>
        <w:t xml:space="preserve">labelled</w:t>
      </w:r>
      <w:r>
        <w:rPr>
          <w:rStyle w:val="SpecialCharTok"/>
        </w:rPr>
        <w:t xml:space="preserve">::</w:t>
      </w:r>
      <w:r>
        <w:rPr>
          <w:rStyle w:val="FunctionTok"/>
        </w:rPr>
        <w:t xml:space="preserve">set_variable_labels</w:t>
      </w:r>
      <w:r>
        <w:rPr>
          <w:rStyle w:val="NormalTok"/>
        </w:rPr>
        <w:t xml:space="preserve">() </w:t>
      </w:r>
      <w:r>
        <w:rPr>
          <w:rStyle w:val="CommentTok"/>
        </w:rPr>
        <w:t xml:space="preserve"># instead of attr(x, "label") &lt;- ...</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r:id="rId71">
        <w:r>
          <w:rPr>
            <w:rStyle w:val="Hyperlink"/>
          </w:rPr>
          <w:t xml:space="preserve">Tidyverse</w:t>
        </w:r>
      </w:hyperlink>
      <w:r>
        <w:t xml:space="preserve">.</w:t>
      </w:r>
    </w:p>
    <w:bookmarkEnd w:id="72"/>
    <w:bookmarkStart w:id="76" w:name="sec-here-package-style"/>
    <w:p>
      <w:pPr>
        <w:pStyle w:val="Heading2"/>
      </w:pPr>
      <w:r>
        <w:t xml:space="preserve">16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73">
        <w:r>
          <w:rPr>
            <w:rStyle w:val="Hyperlink"/>
          </w:rPr>
          <w:t xml:space="preserve">here package vignette</w:t>
        </w:r>
      </w:hyperlink>
      <w:r>
        <w:t xml:space="preserve">.</w:t>
      </w:r>
    </w:p>
    <w:bookmarkStart w:id="75" w:name="sec-here-subpath"/>
    <w:p>
      <w:pPr>
        <w:pStyle w:val="Heading3"/>
      </w:pPr>
      <w:r>
        <w:t xml:space="preserve">16.1 Pass subpath components directly to</w:t>
      </w:r>
      <w:r>
        <w:t xml:space="preserve"> </w:t>
      </w:r>
      <w:r>
        <w:rPr>
          <w:rStyle w:val="VerbatimChar"/>
        </w:rPr>
        <w:t xml:space="preserve">here()</w:t>
      </w:r>
    </w:p>
    <w:p>
      <w:pPr>
        <w:pStyle w:val="FirstParagraph"/>
      </w:pPr>
      <w:r>
        <w:rPr>
          <w:rStyle w:val="VerbatimChar"/>
        </w:rPr>
        <w:t xml:space="preserve">here::here()</w:t>
      </w:r>
      <w:r>
        <w:t xml:space="preserve"> </w:t>
      </w:r>
      <w:r>
        <w:t xml:space="preserve">already accepts path components as arguments</w:t>
      </w:r>
      <w:r>
        <w:t xml:space="preserve"> </w:t>
      </w:r>
      <w:r>
        <w:t xml:space="preserve">and joins them with the project root.</w:t>
      </w:r>
      <w:r>
        <w:t xml:space="preserve"> </w:t>
      </w:r>
      <w:r>
        <w:t xml:space="preserve">Do not wrap</w:t>
      </w:r>
      <w:r>
        <w:t xml:space="preserve"> </w:t>
      </w:r>
      <w:r>
        <w:rPr>
          <w:rStyle w:val="VerbatimChar"/>
        </w:rPr>
        <w:t xml:space="preserve">here::here()</w:t>
      </w:r>
      <w:r>
        <w:t xml:space="preserve"> </w:t>
      </w:r>
      <w:r>
        <w:t xml:space="preserve">in</w:t>
      </w:r>
      <w:r>
        <w:t xml:space="preserve"> </w:t>
      </w:r>
      <w:r>
        <w:rPr>
          <w:rStyle w:val="VerbatimChar"/>
        </w:rPr>
        <w:t xml:space="preserve">file.path()</w:t>
      </w:r>
      <w:r>
        <w:t xml:space="preserve"> </w:t>
      </w:r>
      <w:r>
        <w:t xml:space="preserve">or</w:t>
      </w:r>
      <w:r>
        <w:t xml:space="preserve"> </w:t>
      </w:r>
      <w:r>
        <w:rPr>
          <w:rStyle w:val="VerbatimChar"/>
        </w:rPr>
        <w:t xml:space="preserve">fs::path()</w:t>
      </w:r>
      <w:r>
        <w:t xml:space="preserve">:</w:t>
      </w:r>
    </w:p>
    <w:p>
      <w:pPr>
        <w:pStyle w:val="SourceCode"/>
      </w:pPr>
      <w:r>
        <w:rPr>
          <w:rStyle w:val="CommentTok"/>
        </w:rPr>
        <w:t xml:space="preserve"># Good: pass subpath components directly</w:t>
      </w:r>
      <w:r>
        <w:br/>
      </w:r>
      <w:r>
        <w:rPr>
          <w:rStyle w:val="NormalTok"/>
        </w:rPr>
        <w:t xml:space="preserve">rds_path </w:t>
      </w:r>
      <w:r>
        <w:rPr>
          <w:rStyle w:val="OtherTok"/>
        </w:rPr>
        <w:t xml:space="preserve">&lt;-</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"mapping.rds"</w:t>
      </w:r>
      <w:r>
        <w:rPr>
          <w:rStyle w:val="NormalTok"/>
        </w:rPr>
        <w:t xml:space="preserve">)</w:t>
      </w:r>
      <w:r>
        <w:br/>
      </w:r>
      <w:r>
        <w:br/>
      </w:r>
      <w:r>
        <w:rPr>
          <w:rStyle w:val="CommentTok"/>
        </w:rPr>
        <w:t xml:space="preserve"># Bad: redundant wrapping adds noise and defeats the purpose</w:t>
      </w:r>
      <w:r>
        <w:br/>
      </w:r>
      <w:r>
        <w:rPr>
          <w:rStyle w:val="NormalTok"/>
        </w:rPr>
        <w:t xml:space="preserve">rds_path </w:t>
      </w:r>
      <w:r>
        <w:rPr>
          <w:rStyle w:val="OtherTok"/>
        </w:rPr>
        <w:t xml:space="preserve">&lt;-</w:t>
      </w:r>
      <w:r>
        <w:rPr>
          <w:rStyle w:val="NormalTok"/>
        </w:rPr>
        <w:t xml:space="preserve"> </w:t>
      </w:r>
      <w:r>
        <w:rPr>
          <w:rStyle w:val="FunctionTok"/>
        </w:rPr>
        <w:t xml:space="preserve">file.path</w:t>
      </w:r>
      <w:r>
        <w:rPr>
          <w:rStyle w:val="NormalTok"/>
        </w:rPr>
        <w:t xml:space="preserve">(here</w:t>
      </w:r>
      <w:r>
        <w:rPr>
          <w:rStyle w:val="SpecialCharTok"/>
        </w:rPr>
        <w:t xml:space="preserve">::</w:t>
      </w:r>
      <w:r>
        <w:rPr>
          <w:rStyle w:val="FunctionTok"/>
        </w:rPr>
        <w:t xml:space="preserve">here</w:t>
      </w:r>
      <w:r>
        <w:rPr>
          <w:rStyle w:val="NormalTok"/>
        </w:rPr>
        <w:t xml:space="preserve">(), </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"mapping.rds"</w:t>
      </w:r>
      <w:r>
        <w:rPr>
          <w:rStyle w:val="NormalTok"/>
        </w:rPr>
        <w:t xml:space="preserve">)</w:t>
      </w:r>
      <w:r>
        <w:br/>
      </w:r>
      <w:r>
        <w:rPr>
          <w:rStyle w:val="NormalTok"/>
        </w:rPr>
        <w:t xml:space="preserve">rds_path </w:t>
      </w:r>
      <w:r>
        <w:rPr>
          <w:rStyle w:val="OtherTok"/>
        </w:rPr>
        <w:t xml:space="preserve">&lt;-</w:t>
      </w:r>
      <w:r>
        <w:rPr>
          <w:rStyle w:val="NormalTok"/>
        </w:rPr>
        <w:t xml:space="preserve"> fs</w:t>
      </w:r>
      <w:r>
        <w:rPr>
          <w:rStyle w:val="SpecialCharTok"/>
        </w:rPr>
        <w:t xml:space="preserve">::</w:t>
      </w:r>
      <w:r>
        <w:rPr>
          <w:rStyle w:val="FunctionTok"/>
        </w:rPr>
        <w:t xml:space="preserve">path</w:t>
      </w:r>
      <w:r>
        <w:rPr>
          <w:rStyle w:val="NormalTok"/>
        </w:rPr>
        <w:t xml:space="preserve">(here</w:t>
      </w:r>
      <w:r>
        <w:rPr>
          <w:rStyle w:val="SpecialCharTok"/>
        </w:rPr>
        <w:t xml:space="preserve">::</w:t>
      </w:r>
      <w:r>
        <w:rPr>
          <w:rStyle w:val="FunctionTok"/>
        </w:rPr>
        <w:t xml:space="preserve">here</w:t>
      </w:r>
      <w:r>
        <w:rPr>
          <w:rStyle w:val="NormalTok"/>
        </w:rPr>
        <w:t xml:space="preserve">(), </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"mapping.rds"</w:t>
      </w:r>
      <w:r>
        <w:rPr>
          <w:rStyle w:val="NormalTok"/>
        </w:rPr>
        <w:t xml:space="preserve">)</w:t>
      </w:r>
    </w:p>
    <w:p>
      <w:pPr>
        <w:pStyle w:val="FirstParagraph"/>
      </w:pPr>
      <w:r>
        <w:t xml:space="preserve">The wrapped form is functionally equivalent</w:t>
      </w:r>
      <w:r>
        <w:t xml:space="preserve"> </w:t>
      </w:r>
      <w:r>
        <w:t xml:space="preserve">but harder to read and obscures the intent.</w:t>
      </w:r>
      <w:r>
        <w:t xml:space="preserve"> </w:t>
      </w:r>
      <w:r>
        <w:rPr>
          <w:rStyle w:val="VerbatimChar"/>
        </w:rPr>
        <w:t xml:space="preserve">here()</w:t>
      </w:r>
      <w:r>
        <w:t xml:space="preserve"> </w:t>
      </w:r>
      <w:r>
        <w:t xml:space="preserve">was designed to replace</w:t>
      </w:r>
      <w:r>
        <w:t xml:space="preserve"> </w:t>
      </w:r>
      <w:r>
        <w:rPr>
          <w:rStyle w:val="VerbatimChar"/>
        </w:rPr>
        <w:t xml:space="preserve">file.path()</w:t>
      </w:r>
      <w:r>
        <w:t xml:space="preserve"> </w:t>
      </w:r>
      <w:r>
        <w:t xml:space="preserve">for project-relative paths,</w:t>
      </w:r>
      <w:r>
        <w:t xml:space="preserve"> </w:t>
      </w:r>
      <w:r>
        <w:t xml:space="preserve">so let it do its job.</w:t>
      </w:r>
    </w:p>
    <w:p>
      <w:pPr>
        <w:pStyle w:val="BodyText"/>
      </w:pPr>
      <w:r>
        <w:rPr>
          <w:i/>
          <w:iCs/>
        </w:rPr>
        <w:t xml:space="preserve">See also</w:t>
      </w:r>
      <w:r>
        <w:rPr>
          <w:i/>
          <w:iCs/>
        </w:rPr>
        <w:t xml:space="preserve"> </w:t>
      </w:r>
      <w:hyperlink r:id="rId74">
        <w:r>
          <w:rPr>
            <w:rStyle w:val="Hyperlink"/>
            <w:i/>
            <w:iCs/>
          </w:rPr>
          <w:t xml:space="preserve">The here package</w:t>
        </w:r>
      </w:hyperlink>
      <w:r>
        <w:rPr>
          <w:i/>
          <w:iCs/>
        </w:rPr>
        <w:t xml:space="preserve"> </w:t>
      </w:r>
      <w:r>
        <w:rPr>
          <w:i/>
          <w:iCs/>
        </w:rPr>
        <w:t xml:space="preserve">for detailed explanation of the here package.</w:t>
      </w:r>
    </w:p>
    <w:bookmarkEnd w:id="75"/>
    <w:bookmarkEnd w:id="76"/>
    <w:bookmarkStart w:id="85" w:name="sec-object-naming"/>
    <w:p>
      <w:pPr>
        <w:pStyle w:val="Heading2"/>
      </w:pPr>
      <w:r>
        <w:t xml:space="preserve">17 Object Naming</w:t>
      </w:r>
    </w:p>
    <w:p>
      <w:pPr>
        <w:pStyle w:val="FirstParagraph"/>
      </w:pPr>
      <w:r>
        <w:t xml:space="preserve">Use descriptive names that are both expressive and explicit.</w:t>
      </w:r>
      <w:r>
        <w:t xml:space="preserve"> </w:t>
      </w:r>
      <w:r>
        <w:t xml:space="preserve">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w:t>
      </w:r>
      <w:r>
        <w:t xml:space="preserve"> </w:t>
      </w:r>
      <w:r>
        <w:t xml:space="preserve">This is because functions are performing actions, while objects are not.</w:t>
      </w:r>
    </w:p>
    <w:p>
      <w:r>
        <w:pict>
          <v:rect style="width:0;height:1.5pt" o:hralign="center" o:hrstd="t" o:hr="t"/>
        </w:pict>
      </w:r>
    </w:p>
    <w:p>
      <w:pPr>
        <w:pStyle w:val="FirstParagraph"/>
      </w:pPr>
      <w:r>
        <w:t xml:space="preserve">Use consistent prefixes to signal what a function returns:</w:t>
      </w:r>
    </w:p>
    <w:p>
      <w:pPr>
        <w:pStyle w:val="Compact"/>
        <w:numPr>
          <w:ilvl w:val="0"/>
          <w:numId w:val="1029"/>
        </w:numPr>
      </w:pPr>
      <w:r>
        <w:rPr>
          <w:rStyle w:val="VerbatimChar"/>
        </w:rPr>
        <w:t xml:space="preserve">add_...()</w:t>
      </w:r>
      <w:r>
        <w:t xml:space="preserve"> </w:t>
      </w:r>
      <w:r>
        <w:t xml:space="preserve">for functions that add one or more columns to a</w:t>
      </w:r>
      <w:r>
        <w:t xml:space="preserve"> </w:t>
      </w:r>
      <w:r>
        <w:rPr>
          <w:rStyle w:val="VerbatimChar"/>
        </w:rPr>
        <w:t xml:space="preserve">data.frame</w:t>
      </w:r>
      <w:r>
        <w:t xml:space="preserve"> </w:t>
      </w:r>
      <w:r>
        <w:t xml:space="preserve">or</w:t>
      </w:r>
      <w:r>
        <w:t xml:space="preserve"> </w:t>
      </w:r>
      <w:r>
        <w:rPr>
          <w:rStyle w:val="VerbatimChar"/>
        </w:rPr>
        <w:t xml:space="preserve">tibble</w:t>
      </w:r>
      <w:r>
        <w:t xml:space="preserve"> </w:t>
      </w:r>
      <w:r>
        <w:t xml:space="preserve">and return the modified table.</w:t>
      </w:r>
    </w:p>
    <w:p>
      <w:pPr>
        <w:pStyle w:val="Compact"/>
        <w:numPr>
          <w:ilvl w:val="0"/>
          <w:numId w:val="1029"/>
        </w:numPr>
      </w:pPr>
      <w:r>
        <w:rPr>
          <w:rStyle w:val="VerbatimChar"/>
        </w:rPr>
        <w:t xml:space="preserve">compute_...()</w:t>
      </w:r>
      <w:r>
        <w:t xml:space="preserve"> </w:t>
      </w:r>
      <w:r>
        <w:t xml:space="preserve">for functions that compute and return a single vector.</w:t>
      </w:r>
    </w:p>
    <w:p>
      <w:pPr>
        <w:pStyle w:val="SourceCode"/>
      </w:pPr>
      <w:r>
        <w:rPr>
          <w:rStyle w:val="CommentTok"/>
        </w:rPr>
        <w:t xml:space="preserve"># Good</w:t>
      </w:r>
      <w:r>
        <w:br/>
      </w:r>
      <w:r>
        <w:rPr>
          <w:rStyle w:val="NormalTok"/>
        </w:rPr>
        <w:t xml:space="preserve">add_age_group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data </w:t>
      </w:r>
      <w:r>
        <w:rPr>
          <w:rStyle w:val="SpecialCharTok"/>
        </w:rPr>
        <w:t xml:space="preserve">|&gt;</w:t>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NormalTok"/>
        </w:rPr>
        <w:t xml:space="preserve">compute_age_group </w:t>
      </w:r>
      <w:r>
        <w:rPr>
          <w:rStyle w:val="OtherTok"/>
        </w:rPr>
        <w:t xml:space="preserve">&lt;-</w:t>
      </w:r>
      <w:r>
        <w:rPr>
          <w:rStyle w:val="NormalTok"/>
        </w:rPr>
        <w:t xml:space="preserve"> </w:t>
      </w:r>
      <w:r>
        <w:rPr>
          <w:rStyle w:val="ControlFlowTok"/>
        </w:rPr>
        <w:t xml:space="preserve">function</w:t>
      </w:r>
      <w:r>
        <w:rPr>
          <w:rStyle w:val="NormalTok"/>
        </w:rPr>
        <w:t xml:space="preserve">(age) {</w:t>
      </w:r>
      <w:r>
        <w:br/>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CommentTok"/>
        </w:rPr>
        <w:t xml:space="preserve"># Less clear</w:t>
      </w:r>
      <w:r>
        <w:br/>
      </w:r>
      <w:r>
        <w:rPr>
          <w:rStyle w:val="NormalTok"/>
        </w:rPr>
        <w:t xml:space="preserve">make_age_group </w:t>
      </w:r>
      <w:r>
        <w:rPr>
          <w:rStyle w:val="OtherTok"/>
        </w:rPr>
        <w:t xml:space="preserve">&lt;-</w:t>
      </w:r>
      <w:r>
        <w:rPr>
          <w:rStyle w:val="NormalTok"/>
        </w:rPr>
        <w:t xml:space="preserve"> </w:t>
      </w:r>
      <w:r>
        <w:rPr>
          <w:rStyle w:val="ControlFlowTok"/>
        </w:rPr>
        <w:t xml:space="preserve">function</w:t>
      </w:r>
      <w:r>
        <w:rPr>
          <w:rStyle w:val="NormalTok"/>
        </w:rPr>
        <w:t xml:space="preserve">(data) { ... }</w:t>
      </w:r>
      <w:r>
        <w:br/>
      </w:r>
      <w:r>
        <w:rPr>
          <w:rStyle w:val="NormalTok"/>
        </w:rPr>
        <w:t xml:space="preserve">get_age_group  </w:t>
      </w:r>
      <w:r>
        <w:rPr>
          <w:rStyle w:val="OtherTok"/>
        </w:rPr>
        <w:t xml:space="preserve">&lt;-</w:t>
      </w:r>
      <w:r>
        <w:rPr>
          <w:rStyle w:val="NormalTok"/>
        </w:rPr>
        <w:t xml:space="preserve"> </w:t>
      </w:r>
      <w:r>
        <w:rPr>
          <w:rStyle w:val="ControlFlowTok"/>
        </w:rPr>
        <w:t xml:space="preserve">function</w:t>
      </w:r>
      <w:r>
        <w:rPr>
          <w:rStyle w:val="NormalTok"/>
        </w:rPr>
        <w:t xml:space="preserve">(age)  { ... }</w:t>
      </w:r>
    </w:p>
    <w:p>
      <w:pPr>
        <w:pStyle w:val="FirstParagraph"/>
      </w:pPr>
      <w:r>
        <w:t xml:space="preserve">This distinction makes the return type visible from the call site</w:t>
      </w:r>
      <w:r>
        <w:t xml:space="preserve"> </w:t>
      </w:r>
      <w:r>
        <w:t xml:space="preserve">without reading the function body.</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w:t>
      </w:r>
      <w:r>
        <w:t xml:space="preserve"> </w:t>
      </w:r>
      <w:r>
        <w:t xml:space="preserve">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w:t>
      </w:r>
      <w:r>
        <w:t xml:space="preserve"> </w:t>
      </w:r>
      <w:r>
        <w:t xml:space="preserve">as this goes against best practices in modern R and other languages.</w:t>
      </w:r>
      <w:r>
        <w:t xml:space="preserve"> </w:t>
      </w:r>
      <w:r>
        <w:t xml:space="preserve">Modern packages like</w:t>
      </w:r>
      <w:r>
        <w:t xml:space="preserve"> </w:t>
      </w:r>
      <w:r>
        <w:rPr>
          <w:rStyle w:val="VerbatimChar"/>
        </w:rPr>
        <w:t xml:space="preserve">readr::read_csv()</w:t>
      </w:r>
      <w:r>
        <w:t xml:space="preserve"> </w:t>
      </w:r>
      <w:r>
        <w:t xml:space="preserve">follow this convention.</w:t>
      </w:r>
    </w:p>
    <w:p>
      <w:pPr>
        <w:pStyle w:val="BodyText"/>
      </w:pPr>
      <w:r>
        <w:rPr>
          <w:b/>
          <w:bCs/>
        </w:rPr>
        <w:t xml:space="preserve">Uppercase acronyms are allowed</w:t>
      </w:r>
      <w:r>
        <w:t xml:space="preserve"> </w:t>
      </w:r>
      <w:r>
        <w:t xml:space="preserve">in</w:t>
      </w:r>
      <w:r>
        <w:t xml:space="preserve"> </w:t>
      </w:r>
      <w:r>
        <w:rPr>
          <w:rStyle w:val="VerbatimChar"/>
        </w:rPr>
        <w:t xml:space="preserve">snake_case</w:t>
      </w:r>
      <w:r>
        <w:t xml:space="preserve"> </w:t>
      </w:r>
      <w:r>
        <w:t xml:space="preserve">names (e.g.,</w:t>
      </w:r>
      <w:r>
        <w:t xml:space="preserve"> </w:t>
      </w:r>
      <w:r>
        <w:rPr>
          <w:rStyle w:val="VerbatimChar"/>
        </w:rPr>
        <w:t xml:space="preserve">prep_IDs_data</w:t>
      </w:r>
      <w:r>
        <w:t xml:space="preserve">,</w:t>
      </w:r>
      <w:r>
        <w:t xml:space="preserve"> </w:t>
      </w:r>
      <w:r>
        <w:rPr>
          <w:rStyle w:val="VerbatimChar"/>
        </w:rPr>
        <w:t xml:space="preserve">calculate_BMI_score</w:t>
      </w:r>
      <w:r>
        <w:t xml:space="preserve">).</w:t>
      </w:r>
      <w:r>
        <w:t xml:space="preserve"> </w:t>
      </w:r>
      <w:r>
        <w:t xml:space="preserve">This is enforced via a custom</w:t>
      </w:r>
      <w:r>
        <w:t xml:space="preserve"> </w:t>
      </w:r>
      <w:r>
        <w:rPr>
          <w:rStyle w:val="VerbatimChar"/>
        </w:rPr>
        <w:t xml:space="preserve">object_name_linter</w:t>
      </w:r>
      <w:r>
        <w:t xml:space="preserve"> </w:t>
      </w:r>
      <w:r>
        <w:t xml:space="preserve">regex pattern in the example</w:t>
      </w:r>
      <w:r>
        <w:t xml:space="preserve"> </w:t>
      </w:r>
      <w:r>
        <w:rPr>
          <w:rStyle w:val="VerbatimChar"/>
        </w:rPr>
        <w:t xml:space="preserve">.lintr.R</w:t>
      </w:r>
      <w:r>
        <w:t xml:space="preserve"> </w:t>
      </w:r>
      <w:r>
        <w:t xml:space="preserve">configuration.</w:t>
      </w:r>
    </w:p>
    <w:p>
      <w:pPr>
        <w:pStyle w:val="BodyText"/>
      </w:pPr>
      <w:r>
        <w:t xml:space="preserve">Try to make your variable names both more expressive and more explicit.</w:t>
      </w:r>
      <w:r>
        <w:t xml:space="preserve"> </w:t>
      </w:r>
      <w:r>
        <w:t xml:space="preserve">Being a bit more verbose is useful and easy in the age of autocompletion!</w:t>
      </w:r>
      <w:r>
        <w:t xml:space="preserve"> </w:t>
      </w:r>
      <w:r>
        <w:t xml:space="preserve">For example, instead of naming a variable</w:t>
      </w:r>
      <w:r>
        <w:t xml:space="preserve"> </w:t>
      </w:r>
      <w:r>
        <w:rPr>
          <w:rStyle w:val="VerbatimChar"/>
        </w:rPr>
        <w:t xml:space="preserve">vaxcov_1718</w:t>
      </w:r>
      <w:r>
        <w:t xml:space="preserve">,</w:t>
      </w:r>
      <w:r>
        <w:t xml:space="preserve"> </w:t>
      </w:r>
      <w:r>
        <w:t xml:space="preserve">try naming it</w:t>
      </w:r>
      <w:r>
        <w:t xml:space="preserve"> </w:t>
      </w:r>
      <w:r>
        <w:rPr>
          <w:rStyle w:val="VerbatimChar"/>
        </w:rPr>
        <w:t xml:space="preserve">vaccination_coverage_2017_18</w:t>
      </w:r>
      <w:r>
        <w:t xml:space="preserve">.</w:t>
      </w:r>
      <w:r>
        <w:t xml:space="preserve"> </w:t>
      </w:r>
      <w:r>
        <w:t xml:space="preserve">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w:t>
      </w:r>
      <w:r>
        <w:t xml:space="preserve"> </w:t>
      </w:r>
      <w:r>
        <w:t xml:space="preserve">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w:t>
      </w:r>
      <w:r>
        <w:t xml:space="preserve"> </w:t>
      </w:r>
      <w:r>
        <w:t xml:space="preserve">but this goes against best practices for variable naming in many other coding languages.</w:t>
      </w:r>
      <w:r>
        <w:t xml:space="preserve"> </w:t>
      </w:r>
      <w:r>
        <w:t xml:space="preserve">For consistency’s sake,</w:t>
      </w:r>
      <w:r>
        <w:t xml:space="preserve"> </w:t>
      </w:r>
      <w:r>
        <w:rPr>
          <w:rStyle w:val="VerbatimChar"/>
        </w:rPr>
        <w:t xml:space="preserve">snake_case</w:t>
      </w:r>
      <w:r>
        <w:t xml:space="preserve"> </w:t>
      </w:r>
      <w:r>
        <w:t xml:space="preserve">has been adopted across languages,</w:t>
      </w:r>
      <w:r>
        <w:t xml:space="preserve"> </w:t>
      </w:r>
      <w:r>
        <w:t xml:space="preserve">and modern packages and functions typically use it (i.e. </w:t>
      </w:r>
      <w:r>
        <w:rPr>
          <w:rStyle w:val="VerbatimChar"/>
        </w:rPr>
        <w:t xml:space="preserve">readr::read_csv()</w:t>
      </w:r>
      <w:r>
        <w:t xml:space="preserve">).</w:t>
      </w:r>
      <w:r>
        <w:t xml:space="preserve"> </w:t>
      </w:r>
      <w:r>
        <w:t xml:space="preserve">As a very general rule of thumb,</w:t>
      </w:r>
      <w:r>
        <w:t xml:space="preserve"> </w:t>
      </w:r>
      <w:r>
        <w:t xml:space="preserve">if a package you’re using doesn’t use</w:t>
      </w:r>
      <w:r>
        <w:t xml:space="preserve"> </w:t>
      </w:r>
      <w:r>
        <w:rPr>
          <w:rStyle w:val="VerbatimChar"/>
        </w:rPr>
        <w:t xml:space="preserve">snake_case</w:t>
      </w:r>
      <w:r>
        <w:t xml:space="preserve">,</w:t>
      </w:r>
      <w:r>
        <w:t xml:space="preserve"> </w:t>
      </w:r>
      <w:r>
        <w:t xml:space="preserve">there may be an updated version or more modern package that</w:t>
      </w:r>
      <w:r>
        <w:t xml:space="preserve"> </w:t>
      </w:r>
      <w:r>
        <w:rPr>
          <w:i/>
          <w:iCs/>
        </w:rPr>
        <w:t xml:space="preserve">does</w:t>
      </w:r>
      <w:r>
        <w:t xml:space="preserve">,</w:t>
      </w:r>
      <w:r>
        <w:t xml:space="preserve"> </w:t>
      </w:r>
      <w:r>
        <w:t xml:space="preserve">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77" name="Picture"/>
                  <a:graphic>
                    <a:graphicData uri="http://schemas.openxmlformats.org/drawingml/2006/picture">
                      <pic:pic>
                        <pic:nvPicPr>
                          <pic:cNvPr descr="/opt/quarto/share/formats/docx/note.png" id="78"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w:t>
            </w:r>
            <w:r>
              <w:t xml:space="preserve"> </w:t>
            </w:r>
            <w:r>
              <w:t xml:space="preserve">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9" name="Picture"/>
                  <a:graphic>
                    <a:graphicData uri="http://schemas.openxmlformats.org/drawingml/2006/picture">
                      <pic:pic>
                        <pic:nvPicPr>
                          <pic:cNvPr descr="/opt/quarto/share/formats/docx/note.png" id="80"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w:t>
            </w:r>
            <w:r>
              <w:t xml:space="preserve"> </w:t>
            </w:r>
            <w:r>
              <w:t xml:space="preserve">just that it goes against style best practices that are cropping up in data science,</w:t>
            </w:r>
            <w:r>
              <w:t xml:space="preserve"> </w:t>
            </w:r>
            <w:r>
              <w:t xml:space="preserve">so it’s worth getting rid of these bad habits now.</w:t>
            </w:r>
          </w:p>
          <w:p/>
        </w:tc>
      </w:tr>
    </w:tbl>
    <w:p>
      <w:r>
        <w:pict>
          <v:rect style="width:0;height:1.5pt" o:hralign="center" o:hrstd="t" o:hr="t"/>
        </w:pict>
      </w:r>
    </w:p>
    <w:p>
      <w:pPr>
        <w:pStyle w:val="FirstParagraph"/>
      </w:pPr>
      <w:r>
        <w:t xml:space="preserve">Give each object one lasting name.</w:t>
      </w:r>
      <w:r>
        <w:t xml:space="preserve"> </w:t>
      </w:r>
      <w:r>
        <w:t xml:space="preserve">Use an alias to shorten a name inside one piece of code,</w:t>
      </w:r>
      <w:r>
        <w:t xml:space="preserve"> </w:t>
      </w:r>
      <w:r>
        <w:t xml:space="preserve">but avoid creating a synonym.</w:t>
      </w:r>
      <w:r>
        <w:t xml:space="preserve"> </w:t>
      </w:r>
      <w:hyperlink r:id="rId81">
        <w:r>
          <w:rPr>
            <w:rStyle w:val="Hyperlink"/>
          </w:rPr>
          <w:t xml:space="preserve">GeeksforGeeks compares aliases and synonyms in SQL</w:t>
        </w:r>
      </w:hyperlink>
      <w:r>
        <w:t xml:space="preserve">:</w:t>
      </w:r>
    </w:p>
    <w:p>
      <w:pPr>
        <w:pStyle w:val="Compact"/>
        <w:numPr>
          <w:ilvl w:val="0"/>
          <w:numId w:val="1030"/>
        </w:numPr>
      </w:pPr>
      <w:r>
        <w:t xml:space="preserve">An</w:t>
      </w:r>
      <w:r>
        <w:t xml:space="preserve"> </w:t>
      </w:r>
      <w:r>
        <w:rPr>
          <w:b/>
          <w:bCs/>
        </w:rPr>
        <w:t xml:space="preserve">alias</w:t>
      </w:r>
      <w:r>
        <w:t xml:space="preserve"> </w:t>
      </w:r>
      <w:r>
        <w:t xml:space="preserve">is a second name that lasts only within one scope.</w:t>
      </w:r>
      <w:r>
        <w:t xml:space="preserve"> </w:t>
      </w:r>
      <w:r>
        <w:t xml:space="preserve">In SQL,</w:t>
      </w:r>
      <w:r>
        <w:t xml:space="preserve"> </w:t>
      </w:r>
      <w:r>
        <w:rPr>
          <w:rStyle w:val="VerbatimChar"/>
        </w:rPr>
        <w:t xml:space="preserve">SELECT pat.id AS patient_id FROM patients pat</w:t>
      </w:r>
      <w:r>
        <w:t xml:space="preserve"> </w:t>
      </w:r>
      <w:r>
        <w:t xml:space="preserve">names the table</w:t>
      </w:r>
      <w:r>
        <w:t xml:space="preserve"> </w:t>
      </w:r>
      <w:r>
        <w:rPr>
          <w:rStyle w:val="VerbatimChar"/>
        </w:rPr>
        <w:t xml:space="preserve">pat</w:t>
      </w:r>
      <w:r>
        <w:t xml:space="preserve"> </w:t>
      </w:r>
      <w:r>
        <w:t xml:space="preserve">and the column</w:t>
      </w:r>
      <w:r>
        <w:t xml:space="preserve"> </w:t>
      </w:r>
      <w:r>
        <w:rPr>
          <w:rStyle w:val="VerbatimChar"/>
        </w:rPr>
        <w:t xml:space="preserve">patient_id</w:t>
      </w:r>
      <w:r>
        <w:t xml:space="preserve"> </w:t>
      </w:r>
      <w:r>
        <w:t xml:space="preserve">for that query only.</w:t>
      </w:r>
      <w:r>
        <w:t xml:space="preserve"> </w:t>
      </w:r>
      <w:r>
        <w:rPr>
          <w:rStyle w:val="VerbatimChar"/>
        </w:rPr>
        <w:t xml:space="preserve">import pandas as pd</w:t>
      </w:r>
      <w:r>
        <w:t xml:space="preserve"> </w:t>
      </w:r>
      <w:r>
        <w:t xml:space="preserve">in Python names the module</w:t>
      </w:r>
      <w:r>
        <w:t xml:space="preserve"> </w:t>
      </w:r>
      <w:r>
        <w:rPr>
          <w:rStyle w:val="VerbatimChar"/>
        </w:rPr>
        <w:t xml:space="preserve">pd</w:t>
      </w:r>
      <w:r>
        <w:t xml:space="preserve"> </w:t>
      </w:r>
      <w:r>
        <w:t xml:space="preserve">for one file.</w:t>
      </w:r>
    </w:p>
    <w:p>
      <w:pPr>
        <w:pStyle w:val="Compact"/>
        <w:numPr>
          <w:ilvl w:val="0"/>
          <w:numId w:val="1030"/>
        </w:numPr>
      </w:pPr>
      <w:r>
        <w:t xml:space="preserve">A</w:t>
      </w:r>
      <w:r>
        <w:t xml:space="preserve"> </w:t>
      </w:r>
      <w:r>
        <w:rPr>
          <w:b/>
          <w:bCs/>
        </w:rPr>
        <w:t xml:space="preserve">synonym</w:t>
      </w:r>
      <w:r>
        <w:t xml:space="preserve"> </w:t>
      </w:r>
      <w:r>
        <w:t xml:space="preserve">is a second name that is stored,</w:t>
      </w:r>
      <w:r>
        <w:t xml:space="preserve"> </w:t>
      </w:r>
      <w:r>
        <w:t xml:space="preserve">so it lasts until someone removes it.</w:t>
      </w:r>
      <w:r>
        <w:t xml:space="preserve"> </w:t>
      </w:r>
      <w:r>
        <w:t xml:space="preserve">Some databases, such as Oracle and SQL Server, provide</w:t>
      </w:r>
      <w:r>
        <w:t xml:space="preserve"> </w:t>
      </w:r>
      <w:r>
        <w:rPr>
          <w:rStyle w:val="VerbatimChar"/>
        </w:rPr>
        <w:t xml:space="preserve">CREATE SYNONYM</w:t>
      </w:r>
      <w:r>
        <w:t xml:space="preserve">,</w:t>
      </w:r>
      <w:r>
        <w:t xml:space="preserve"> </w:t>
      </w:r>
      <w:r>
        <w:t xml:space="preserve">which stores a name that points to another object</w:t>
      </w:r>
      <w:r>
        <w:t xml:space="preserve"> </w:t>
      </w:r>
      <w:r>
        <w:t xml:space="preserve">(</w:t>
      </w:r>
      <w:hyperlink r:id="rId82">
        <w:r>
          <w:rPr>
            <w:rStyle w:val="Hyperlink"/>
          </w:rPr>
          <w:t xml:space="preserve">Oracle documentation</w:t>
        </w:r>
      </w:hyperlink>
      <w:r>
        <w:t xml:space="preserve">).</w:t>
      </w:r>
      <w:r>
        <w:t xml:space="preserve"> </w:t>
      </w:r>
      <w:r>
        <w:t xml:space="preserve">PostgreSQL and MySQL do not have this command.</w:t>
      </w:r>
    </w:p>
    <w:p>
      <w:pPr>
        <w:pStyle w:val="FirstParagraph"/>
      </w:pPr>
      <w:r>
        <w:t xml:space="preserve">Keep an alias recognizable, such as</w:t>
      </w:r>
      <w:r>
        <w:t xml:space="preserve"> </w:t>
      </w:r>
      <w:r>
        <w:rPr>
          <w:rStyle w:val="VerbatimChar"/>
        </w:rPr>
        <w:t xml:space="preserve">pat</w:t>
      </w:r>
      <w:r>
        <w:t xml:space="preserve"> </w:t>
      </w:r>
      <w:r>
        <w:t xml:space="preserve">rather than</w:t>
      </w:r>
      <w:r>
        <w:t xml:space="preserve"> </w:t>
      </w:r>
      <w:r>
        <w:rPr>
          <w:rStyle w:val="VerbatimChar"/>
        </w:rPr>
        <w:t xml:space="preserve">p</w:t>
      </w:r>
      <w:r>
        <w:t xml:space="preserve">,</w:t>
      </w:r>
      <w:r>
        <w:t xml:space="preserve"> </w:t>
      </w:r>
      <w:r>
        <w:t xml:space="preserve">since the descriptive-name advice at the top of this section still applies.</w:t>
      </w:r>
      <w:r>
        <w:t xml:space="preserve"> </w:t>
      </w:r>
      <w:r>
        <w:t xml:space="preserve">A synonym in your own code makes readers look for a difference between the two names.</w:t>
      </w:r>
    </w:p>
    <w:p>
      <w:pPr>
        <w:pStyle w:val="BodyText"/>
      </w:pPr>
      <w:r>
        <w:t xml:space="preserve">An R package has one common exception.</w:t>
      </w:r>
      <w:r>
        <w:t xml:space="preserve"> </w:t>
      </w:r>
      <w:r>
        <w:t xml:space="preserve">When you rename an exported function,</w:t>
      </w:r>
      <w:r>
        <w:t xml:space="preserve"> </w:t>
      </w:r>
      <w:r>
        <w:t xml:space="preserve">keep the old name for a while as a wrapper so that existing code still runs,</w:t>
      </w:r>
      <w:r>
        <w:t xml:space="preserve"> </w:t>
      </w:r>
      <w:r>
        <w:t xml:space="preserve">and mark it as deprecated with</w:t>
      </w:r>
      <w:r>
        <w:t xml:space="preserve"> </w:t>
      </w:r>
      <w:hyperlink r:id="rId83">
        <w:r>
          <w:rPr>
            <w:rStyle w:val="VerbatimChar"/>
          </w:rPr>
          <w:t xml:space="preserve">{lifecycle}</w:t>
        </w:r>
      </w:hyperlink>
      <w:r>
        <w:t xml:space="preserve">:</w:t>
      </w:r>
    </w:p>
    <w:p>
      <w:pPr>
        <w:pStyle w:val="SourceCode"/>
      </w:pPr>
      <w:r>
        <w:rPr>
          <w:rStyle w:val="CommentTok"/>
        </w:rPr>
        <w:t xml:space="preserve"># Keep the old name only as a deprecated wrapper</w:t>
      </w:r>
      <w:r>
        <w:br/>
      </w:r>
      <w:r>
        <w:rPr>
          <w:rStyle w:val="NormalTok"/>
        </w:rPr>
        <w:t xml:space="preserve">prep_data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br/>
      </w:r>
      <w:r>
        <w:rPr>
          <w:rStyle w:val="NormalTok"/>
        </w:rPr>
        <w:t xml:space="preserve">  lifecycle</w:t>
      </w:r>
      <w:r>
        <w:rPr>
          <w:rStyle w:val="SpecialCharTok"/>
        </w:rPr>
        <w:t xml:space="preserve">::</w:t>
      </w:r>
      <w:r>
        <w:rPr>
          <w:rStyle w:val="FunctionTok"/>
        </w:rPr>
        <w:t xml:space="preserve">deprecate_warn</w:t>
      </w:r>
      <w:r>
        <w:rPr>
          <w:rStyle w:val="NormalTok"/>
        </w:rPr>
        <w:t xml:space="preserve">(</w:t>
      </w:r>
      <w:r>
        <w:rPr>
          <w:rStyle w:val="StringTok"/>
        </w:rPr>
        <w:t xml:space="preserve">"1.2.0"</w:t>
      </w:r>
      <w:r>
        <w:rPr>
          <w:rStyle w:val="NormalTok"/>
        </w:rPr>
        <w:t xml:space="preserve">, </w:t>
      </w:r>
      <w:r>
        <w:rPr>
          <w:rStyle w:val="StringTok"/>
        </w:rPr>
        <w:t xml:space="preserve">"prep_data()"</w:t>
      </w:r>
      <w:r>
        <w:rPr>
          <w:rStyle w:val="NormalTok"/>
        </w:rPr>
        <w:t xml:space="preserve">, </w:t>
      </w:r>
      <w:r>
        <w:rPr>
          <w:rStyle w:val="StringTok"/>
        </w:rPr>
        <w:t xml:space="preserve">"prep_study_data()"</w:t>
      </w:r>
      <w:r>
        <w:rPr>
          <w:rStyle w:val="NormalTok"/>
        </w:rPr>
        <w:t xml:space="preserve">)</w:t>
      </w:r>
      <w:r>
        <w:br/>
      </w:r>
      <w:r>
        <w:rPr>
          <w:rStyle w:val="NormalTok"/>
        </w:rPr>
        <w:t xml:space="preserve">  </w:t>
      </w:r>
      <w:r>
        <w:rPr>
          <w:rStyle w:val="FunctionTok"/>
        </w:rPr>
        <w:t xml:space="preserve">prep_study_data</w:t>
      </w:r>
      <w:r>
        <w:rPr>
          <w:rStyle w:val="NormalTok"/>
        </w:rPr>
        <w:t xml:space="preserve">(raw_data)</w:t>
      </w:r>
      <w:r>
        <w:br/>
      </w:r>
      <w:r>
        <w:rPr>
          <w:rStyle w:val="NormalTok"/>
        </w:rPr>
        <w:t xml:space="preserve">}</w:t>
      </w:r>
    </w:p>
    <w:p>
      <w:r>
        <w:pict>
          <v:rect style="width:0;height:1.5pt" o:hralign="center" o:hrstd="t" o:hr="t"/>
        </w:pict>
      </w:r>
    </w:p>
    <w:p>
      <w:pPr>
        <w:pStyle w:val="FirstParagraph"/>
      </w:pPr>
      <w:r>
        <w:t xml:space="preserve">For more help, check out</w:t>
      </w:r>
      <w:r>
        <w:t xml:space="preserve"> </w:t>
      </w:r>
      <w:hyperlink r:id="rId84">
        <w:r>
          <w:rPr>
            <w:rStyle w:val="Hyperlink"/>
          </w:rPr>
          <w:t xml:space="preserve">Be Expressive: How to Give Your Variables Better Names</w:t>
        </w:r>
      </w:hyperlink>
    </w:p>
    <w:bookmarkEnd w:id="85"/>
    <w:bookmarkStart w:id="126" w:name="sec-style-auto-style"/>
    <w:p>
      <w:pPr>
        <w:pStyle w:val="Heading2"/>
      </w:pPr>
      <w:r>
        <w:t xml:space="preserve">18 Automated Tools for Style and Project Workflow</w:t>
      </w:r>
    </w:p>
    <w:bookmarkStart w:id="108" w:name="styling"/>
    <w:p>
      <w:pPr>
        <w:pStyle w:val="Heading3"/>
      </w:pPr>
      <w:r>
        <w:t xml:space="preserve">18.1 Styling</w:t>
      </w:r>
    </w:p>
    <w:bookmarkStart w:id="87" w:name="rstudio-shortcuts"/>
    <w:p>
      <w:pPr>
        <w:pStyle w:val="Heading4"/>
      </w:pPr>
      <w:r>
        <w:t xml:space="preserve">RStudio shortcuts</w:t>
      </w:r>
    </w:p>
    <w:p>
      <w:pPr>
        <w:numPr>
          <w:ilvl w:val="0"/>
          <w:numId w:val="1031"/>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031"/>
        </w:numPr>
      </w:pPr>
      <w:r>
        <w:rPr>
          <w:b/>
          <w:bCs/>
        </w:rPr>
        <w:t xml:space="preserve">Assignment Aligner</w:t>
      </w:r>
      <w:r>
        <w:t xml:space="preserve"> </w:t>
      </w:r>
      <w:r>
        <w:t xml:space="preserve">- A</w:t>
      </w:r>
      <w:r>
        <w:t xml:space="preserve"> </w:t>
      </w:r>
      <w:hyperlink r:id="rId86">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87"/>
    <w:bookmarkStart w:id="99" w:name="styler"/>
    <w:p>
      <w:pPr>
        <w:pStyle w:val="Heading4"/>
      </w:pPr>
      <w:hyperlink r:id="rId88">
        <w:r>
          <w:rPr>
            <w:rStyle w:val="VerbatimChar"/>
          </w:rPr>
          <w:t xml:space="preserve">{styler}</w:t>
        </w:r>
      </w:hyperlink>
    </w:p>
    <w:p>
      <w:pPr>
        <w:pStyle w:val="FirstParagraph"/>
      </w:pPr>
      <w:hyperlink r:id="rId88">
        <w:r>
          <w:rPr>
            <w:rStyle w:val="VerbatimChar"/>
          </w:rPr>
          <w:t xml:space="preserve">{styler}</w:t>
        </w:r>
      </w:hyperlink>
      <w:r>
        <w:t xml:space="preserve"> </w:t>
      </w:r>
      <w:r>
        <w:t xml:space="preserve">is another</w:t>
      </w:r>
      <w:r>
        <w:t xml:space="preserve"> </w:t>
      </w:r>
      <w:hyperlink r:id="rId89">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90">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1" name="Picture"/>
                  <a:graphic>
                    <a:graphicData uri="http://schemas.openxmlformats.org/drawingml/2006/picture">
                      <pic:pic>
                        <pic:nvPicPr>
                          <pic:cNvPr descr="/opt/quarto/share/formats/docx/note.png" id="92"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88">
              <w:r>
                <w:rPr>
                  <w:rStyle w:val="VerbatimChar"/>
                </w:rPr>
                <w:t xml:space="preserve">{styler}</w:t>
              </w:r>
            </w:hyperlink>
            <w:r>
              <w:t xml:space="preserve"> </w:t>
            </w:r>
            <w:hyperlink r:id="rId93">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4" name="Picture"/>
                  <a:graphic>
                    <a:graphicData uri="http://schemas.openxmlformats.org/drawingml/2006/picture">
                      <pic:pic>
                        <pic:nvPicPr>
                          <pic:cNvPr descr="/opt/quarto/share/formats/docx/note.png" id="95"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88">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97" name="Picture"/>
                  <a:graphic>
                    <a:graphicData uri="http://schemas.openxmlformats.org/drawingml/2006/picture">
                      <pic:pic>
                        <pic:nvPicPr>
                          <pic:cNvPr descr="/opt/quarto/share/formats/docx/tip.png" id="98" name="Picture"/>
                          <pic:cNvPicPr>
                            <a:picLocks noChangeArrowheads="1" noChangeAspect="1"/>
                          </pic:cNvPicPr>
                        </pic:nvPicPr>
                        <pic:blipFill>
                          <a:blip r:embed="rId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99"/>
    <w:bookmarkStart w:id="107" w:name="lintr"/>
    <w:p>
      <w:pPr>
        <w:pStyle w:val="Heading4"/>
      </w:pPr>
      <w:hyperlink r:id="rId100">
        <w:r>
          <w:rPr>
            <w:rStyle w:val="VerbatimChar"/>
          </w:rPr>
          <w:t xml:space="preserve">{lintr}</w:t>
        </w:r>
      </w:hyperlink>
    </w:p>
    <w:p>
      <w:pPr>
        <w:pStyle w:val="FirstParagraph"/>
      </w:pPr>
      <w:r>
        <w:t xml:space="preserve">Linters are programming tools that check adherence to a given style,</w:t>
      </w:r>
      <w:r>
        <w:t xml:space="preserve"> </w:t>
      </w:r>
      <w:r>
        <w:t xml:space="preserve">syntax errors,</w:t>
      </w:r>
      <w:r>
        <w:t xml:space="preserve"> </w:t>
      </w:r>
      <w:r>
        <w:t xml:space="preserve">and possible semantic issues.</w:t>
      </w:r>
      <w:r>
        <w:t xml:space="preserve"> </w:t>
      </w:r>
      <w:r>
        <w:t xml:space="preserve">The R linter, called</w:t>
      </w:r>
      <w:r>
        <w:t xml:space="preserve"> </w:t>
      </w:r>
      <w:hyperlink r:id="rId100">
        <w:r>
          <w:rPr>
            <w:rStyle w:val="VerbatimChar"/>
          </w:rPr>
          <w:t xml:space="preserve">{lintr}</w:t>
        </w:r>
      </w:hyperlink>
      <w:r>
        <w:t xml:space="preserve">,</w:t>
      </w:r>
      <w:r>
        <w:t xml:space="preserve"> </w:t>
      </w:r>
      <w:r>
        <w:t xml:space="preserve">helps keep files consistent across different authors and even different organizations.</w:t>
      </w:r>
      <w:r>
        <w:t xml:space="preserve"> </w:t>
      </w:r>
      <w:r>
        <w:t xml:space="preserve">For example, it notifies you if you have unused variables,</w:t>
      </w:r>
      <w:r>
        <w:t xml:space="preserve"> </w:t>
      </w:r>
      <w:r>
        <w:t xml:space="preserve">global variables with no visible binding,</w:t>
      </w:r>
      <w:r>
        <w:t xml:space="preserve"> </w:t>
      </w:r>
      <w:r>
        <w:t xml:space="preserve">not enough or superfluous whitespace,</w:t>
      </w:r>
      <w:r>
        <w:t xml:space="preserve"> </w:t>
      </w:r>
      <w:r>
        <w:t xml:space="preserve">and improper use of parentheses or brackets.</w:t>
      </w:r>
      <w:r>
        <w:t xml:space="preserve"> </w:t>
      </w:r>
      <w:r>
        <w:t xml:space="preserve">A list of its other purposes can be found</w:t>
      </w:r>
      <w:r>
        <w:t xml:space="preserve"> </w:t>
      </w:r>
      <w:hyperlink r:id="rId101">
        <w:r>
          <w:rPr>
            <w:rStyle w:val="Hyperlink"/>
          </w:rPr>
          <w:t xml:space="preserve">in this link</w:t>
        </w:r>
      </w:hyperlink>
      <w:r>
        <w:t xml:space="preserve">,</w:t>
      </w:r>
      <w:r>
        <w:t xml:space="preserve"> </w:t>
      </w:r>
      <w:r>
        <w:t xml:space="preserve">and most guidelines are based on the</w:t>
      </w:r>
      <w:r>
        <w:t xml:space="preserve"> </w:t>
      </w:r>
      <w:hyperlink r:id="rId11">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02" name="Picture"/>
                  <a:graphic>
                    <a:graphicData uri="http://schemas.openxmlformats.org/drawingml/2006/picture">
                      <pic:pic>
                        <pic:nvPicPr>
                          <pic:cNvPr descr="/opt/quarto/share/formats/docx/note.png" id="103"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w:t>
            </w:r>
            <w:r>
              <w:t xml:space="preserve"> </w:t>
            </w:r>
            <w:r>
              <w:t xml:space="preserve">More details can be found</w:t>
            </w:r>
            <w:r>
              <w:t xml:space="preserve"> </w:t>
            </w:r>
            <w:hyperlink r:id="rId104">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05" name="Picture"/>
                  <a:graphic>
                    <a:graphicData uri="http://schemas.openxmlformats.org/drawingml/2006/picture">
                      <pic:pic>
                        <pic:nvPicPr>
                          <pic:cNvPr descr="/opt/quarto/share/formats/docx/note.png" id="106"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w:t>
            </w:r>
            <w:r>
              <w:t xml:space="preserve"> </w:t>
            </w:r>
            <w:r>
              <w:t xml:space="preserve">The styler can be used to automatically fix the problems that the lintr catches.</w:t>
            </w:r>
          </w:p>
          <w:p/>
        </w:tc>
      </w:tr>
    </w:tbl>
    <w:bookmarkEnd w:id="107"/>
    <w:bookmarkEnd w:id="108"/>
    <w:bookmarkStart w:id="112" w:name="using-lintr"/>
    <w:p>
      <w:pPr>
        <w:pStyle w:val="Heading3"/>
      </w:pPr>
      <w:r>
        <w:t xml:space="preserve">18.2 Using Lintr</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109" name="Picture"/>
                  <a:graphic>
                    <a:graphicData uri="http://schemas.openxmlformats.org/drawingml/2006/picture">
                      <pic:pic>
                        <pic:nvPicPr>
                          <pic:cNvPr descr="/opt/quarto/share/formats/docx/tip.png" id="110" name="Picture"/>
                          <pic:cNvPicPr>
                            <a:picLocks noChangeArrowheads="1" noChangeAspect="1"/>
                          </pic:cNvPicPr>
                        </pic:nvPicPr>
                        <pic:blipFill>
                          <a:blip r:embed="rId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(see note below)</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32"/>
              </w:numPr>
            </w:pPr>
            <w:r>
              <w:t xml:space="preserve">Unused variables</w:t>
            </w:r>
          </w:p>
          <w:p>
            <w:pPr>
              <w:pStyle w:val="Compact"/>
              <w:numPr>
                <w:ilvl w:val="0"/>
                <w:numId w:val="1032"/>
              </w:numPr>
            </w:pPr>
            <w:r>
              <w:t xml:space="preserve">Improper whitespace</w:t>
            </w:r>
          </w:p>
          <w:p>
            <w:pPr>
              <w:pStyle w:val="Compact"/>
              <w:numPr>
                <w:ilvl w:val="0"/>
                <w:numId w:val="1032"/>
              </w:numPr>
            </w:pPr>
            <w:r>
              <w:t xml:space="preserve">Line length issues</w:t>
            </w:r>
          </w:p>
          <w:p>
            <w:pPr>
              <w:pStyle w:val="Compact"/>
              <w:numPr>
                <w:ilvl w:val="0"/>
                <w:numId w:val="1032"/>
              </w:numPr>
            </w:pPr>
            <w:r>
              <w:t xml:space="preserve">Style guide violations</w:t>
            </w:r>
          </w:p>
          <w:p>
            <w:pPr>
              <w:pStyle w:val="FirstParagraph"/>
            </w:pPr>
            <w:r>
              <w:t xml:space="preserve">For package code, run</w:t>
            </w:r>
            <w:r>
              <w:t xml:space="preserve"> </w:t>
            </w:r>
            <w:r>
              <w:rPr>
                <w:rStyle w:val="VerbatimChar"/>
              </w:rPr>
              <w:t xml:space="preserve">pkgload::load_all()</w:t>
            </w:r>
            <w:r>
              <w:t xml:space="preserve"> </w:t>
            </w:r>
            <w:r>
              <w:t xml:space="preserve">(or</w:t>
            </w:r>
            <w:r>
              <w:t xml:space="preserve"> </w:t>
            </w:r>
            <w:r>
              <w:rPr>
                <w:rStyle w:val="VerbatimChar"/>
              </w:rPr>
              <w:t xml:space="preserve">devtools::load_all()</w:t>
            </w:r>
            <w:r>
              <w:t xml:space="preserve">)</w:t>
            </w:r>
            <w:r>
              <w:t xml:space="preserve"> </w:t>
            </w:r>
            <w:r>
              <w:rPr>
                <w:b/>
                <w:bCs/>
              </w:rPr>
              <w:t xml:space="preserve">before</w:t>
            </w:r>
            <w:r>
              <w:t xml:space="preserve"> </w:t>
            </w:r>
            <w:r>
              <w:rPr>
                <w:rStyle w:val="VerbatimChar"/>
              </w:rPr>
              <w:t xml:space="preserve">lintr::lint_package()</w:t>
            </w:r>
            <w:r>
              <w:t xml:space="preserve">. The example configuration includes</w:t>
            </w:r>
            <w:r>
              <w:t xml:space="preserve"> </w:t>
            </w:r>
            <w:r>
              <w:rPr>
                <w:rStyle w:val="VerbatimChar"/>
              </w:rPr>
              <w:t xml:space="preserve">object_usage_linter()</w:t>
            </w:r>
            <w:r>
              <w:t xml:space="preserve">, which</w:t>
            </w:r>
            <w:r>
              <w:t xml:space="preserve"> </w:t>
            </w:r>
            <w:r>
              <w:t xml:space="preserve">resolves symbols using the loaded package; without loading first, it checks against a</w:t>
            </w:r>
            <w:r>
              <w:t xml:space="preserve"> </w:t>
            </w:r>
            <w:r>
              <w:t xml:space="preserve">stale installed copy (or none), producing spurious</w:t>
            </w:r>
            <w:r>
              <w:t xml:space="preserve"> </w:t>
            </w:r>
            <w:r>
              <w:rPr>
                <w:rStyle w:val="VerbatimChar"/>
              </w:rPr>
              <w:t xml:space="preserve">no visible binding for global variable</w:t>
            </w:r>
            <w:r>
              <w:t xml:space="preserve"> </w:t>
            </w:r>
            <w:r>
              <w:t xml:space="preserve">warnings. Loading also runs any</w:t>
            </w:r>
            <w:r>
              <w:t xml:space="preserve"> </w:t>
            </w:r>
            <w:r>
              <w:rPr>
                <w:rStyle w:val="VerbatimChar"/>
              </w:rPr>
              <w:t xml:space="preserve">.onLoad()</w:t>
            </w:r>
            <w:r>
              <w:t xml:space="preserve"> </w:t>
            </w:r>
            <w:r>
              <w:t xml:space="preserve">side effects: for example, the</w:t>
            </w:r>
            <w:r>
              <w:t xml:space="preserve"> </w:t>
            </w:r>
            <w:hyperlink r:id="rId111">
              <w:r>
                <w:rPr>
                  <w:rStyle w:val="VerbatimChar"/>
                </w:rPr>
                <w:t xml:space="preserve">{lms}</w:t>
              </w:r>
            </w:hyperlink>
            <w:r>
              <w:t xml:space="preserve"> </w:t>
            </w:r>
            <w:r>
              <w:t xml:space="preserve">linter package registers</w:t>
            </w:r>
            <w:r>
              <w:t xml:space="preserve"> </w:t>
            </w:r>
            <w:r>
              <w:t xml:space="preserve">its</w:t>
            </w:r>
            <w:r>
              <w:t xml:space="preserve"> </w:t>
            </w:r>
            <w:r>
              <w:rPr>
                <w:rStyle w:val="VerbatimChar"/>
              </w:rPr>
              <w:t xml:space="preserve">rex</w:t>
            </w:r>
            <w:r>
              <w:t xml:space="preserve"> </w:t>
            </w:r>
            <w:r>
              <w:t xml:space="preserve">shortcuts in</w:t>
            </w:r>
            <w:r>
              <w:t xml:space="preserve"> </w:t>
            </w:r>
            <w:r>
              <w:rPr>
                <w:rStyle w:val="VerbatimChar"/>
              </w:rPr>
              <w:t xml:space="preserve">.onLoad()</w:t>
            </w:r>
            <w:r>
              <w:t xml:space="preserve">, and the linter only sees them once the package is</w:t>
            </w:r>
            <w:r>
              <w:t xml:space="preserve"> </w:t>
            </w:r>
            <w:r>
              <w:t xml:space="preserve">loaded.</w:t>
            </w:r>
          </w:p>
          <w:p>
            <w:pPr>
              <w:pStyle w:val="BodyText"/>
            </w:pPr>
            <w:pPr>
              <w:spacing w:after="16"/>
            </w:pPr>
            <w:r>
              <w:t xml:space="preserve">We recommend</w:t>
            </w:r>
            <w:r>
              <w:t xml:space="preserve"> </w:t>
            </w:r>
            <w:r>
              <w:rPr>
                <w:rStyle w:val="VerbatimChar"/>
              </w:rPr>
              <w:t xml:space="preserve">.lintr.R</w:t>
            </w:r>
            <w:r>
              <w:t xml:space="preserve"> </w:t>
            </w:r>
            <w:r>
              <w:t xml:space="preserve">files for configuration (lintr also supports the</w:t>
            </w:r>
            <w:r>
              <w:t xml:space="preserve"> </w:t>
            </w:r>
            <w:r>
              <w:rPr>
                <w:rStyle w:val="VerbatimChar"/>
              </w:rPr>
              <w:t xml:space="preserve">.lintr</w:t>
            </w:r>
            <w:r>
              <w:t xml:space="preserve"> </w:t>
            </w:r>
            <w:r>
              <w:t xml:space="preserve">format,</w:t>
            </w:r>
            <w:r>
              <w:t xml:space="preserve"> </w:t>
            </w:r>
            <w:r>
              <w:t xml:space="preserve">but</w:t>
            </w:r>
            <w:r>
              <w:t xml:space="preserve"> </w:t>
            </w:r>
            <w:r>
              <w:rPr>
                <w:rStyle w:val="VerbatimChar"/>
              </w:rPr>
              <w:t xml:space="preserve">.lintr.R</w:t>
            </w:r>
            <w:r>
              <w:t xml:space="preserve"> </w:t>
            </w:r>
            <w:r>
              <w:t xml:space="preserve">gets full R syntax support).</w:t>
            </w:r>
          </w:p>
          <w:p/>
        </w:tc>
      </w:tr>
    </w:tbl>
    <w:bookmarkEnd w:id="112"/>
    <w:bookmarkStart w:id="123" w:name="a-recommended-lintr-configuration"/>
    <w:p>
      <w:pPr>
        <w:pStyle w:val="Heading3"/>
      </w:pPr>
      <w:r>
        <w:t xml:space="preserve">18.3 A Recommended Lintr Configuration</w:t>
      </w:r>
    </w:p>
    <w:p>
      <w:pPr>
        <w:pStyle w:val="FirstParagraph"/>
      </w:pPr>
      <w:r>
        <w:t xml:space="preserve">We recommend a custom</w:t>
      </w:r>
      <w:r>
        <w:t xml:space="preserve"> </w:t>
      </w:r>
      <w:r>
        <w:rPr>
          <w:rStyle w:val="VerbatimChar"/>
        </w:rPr>
        <w:t xml:space="preserve">.lintr.R</w:t>
      </w:r>
      <w:r>
        <w:t xml:space="preserve"> </w:t>
      </w:r>
      <w:r>
        <w:t xml:space="preserve">configuration file in each repository to enforce these style standards.</w:t>
      </w:r>
      <w:r>
        <w:t xml:space="preserve"> </w:t>
      </w:r>
      <w:r>
        <w:t xml:space="preserve">You can view an example configuration, from the UCD-SERG lab manual, at</w:t>
      </w:r>
      <w:r>
        <w:t xml:space="preserve"> </w:t>
      </w:r>
      <w:hyperlink r:id="rId13">
        <w:r>
          <w:rPr>
            <w:rStyle w:val="Hyperlink"/>
          </w:rPr>
          <w:t xml:space="preserve">https://github.com/UCD-SERG/lab-manual/blob/main/.lintr.R</w:t>
        </w:r>
      </w:hyperlink>
      <w:r>
        <w:t xml:space="preserve">.</w:t>
      </w:r>
    </w:p>
    <w:p>
      <w:pPr>
        <w:pStyle w:val="BodyText"/>
      </w:pPr>
      <w:r>
        <w:rPr>
          <w:b/>
          <w:bCs/>
        </w:rPr>
        <w:t xml:space="preserve">Key linters to enable:</w:t>
      </w:r>
    </w:p>
    <w:p>
      <w:pPr>
        <w:pStyle w:val="Compact"/>
        <w:numPr>
          <w:ilvl w:val="0"/>
          <w:numId w:val="1033"/>
        </w:numPr>
      </w:pPr>
      <w:r>
        <w:rPr>
          <w:rStyle w:val="VerbatimChar"/>
        </w:rPr>
        <w:t xml:space="preserve">pipe_consistency_linter(pipe = "|&gt;")</w:t>
      </w:r>
      <w:r>
        <w:t xml:space="preserve">: Enforces use of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033"/>
        </w:numPr>
      </w:pPr>
      <w:r>
        <w:rPr>
          <w:rStyle w:val="VerbatimChar"/>
        </w:rPr>
        <w:t xml:space="preserve">object_name_linter()</w:t>
      </w:r>
      <w:r>
        <w:t xml:space="preserve">: Enforces</w:t>
      </w:r>
      <w:r>
        <w:t xml:space="preserve"> </w:t>
      </w:r>
      <w:r>
        <w:rPr>
          <w:rStyle w:val="VerbatimChar"/>
        </w:rPr>
        <w:t xml:space="preserve">snake_case</w:t>
      </w:r>
      <w:r>
        <w:t xml:space="preserve"> </w:t>
      </w:r>
      <w:r>
        <w:t xml:space="preserve">with custom regex allowing uppercase acronyms</w:t>
      </w:r>
    </w:p>
    <w:p>
      <w:pPr>
        <w:pStyle w:val="Compact"/>
        <w:numPr>
          <w:ilvl w:val="0"/>
          <w:numId w:val="1033"/>
        </w:numPr>
      </w:pPr>
      <w:r>
        <w:rPr>
          <w:rStyle w:val="VerbatimChar"/>
        </w:rPr>
        <w:t xml:space="preserve">undesirable_function_linter()</w:t>
      </w:r>
      <w:r>
        <w:t xml:space="preserve">: Prohibits base messaging functions and</w:t>
      </w:r>
      <w:r>
        <w:t xml:space="preserve"> </w:t>
      </w:r>
      <w:r>
        <w:rPr>
          <w:rStyle w:val="VerbatimChar"/>
        </w:rPr>
        <w:t xml:space="preserve">library()</w:t>
      </w:r>
      <w:r>
        <w:t xml:space="preserve"> </w:t>
      </w:r>
      <w:r>
        <w:t xml:space="preserve">in package code</w:t>
      </w:r>
    </w:p>
    <w:p>
      <w:pPr>
        <w:pStyle w:val="Compact"/>
        <w:numPr>
          <w:ilvl w:val="0"/>
          <w:numId w:val="1033"/>
        </w:numPr>
      </w:pPr>
      <w:r>
        <w:rPr>
          <w:rStyle w:val="VerbatimChar"/>
        </w:rPr>
        <w:t xml:space="preserve">redundant_equals_linter()</w:t>
      </w:r>
      <w:r>
        <w:t xml:space="preserve">: Catches redundant</w:t>
      </w:r>
      <w:r>
        <w:t xml:space="preserve"> </w:t>
      </w:r>
      <w:r>
        <w:rPr>
          <w:rStyle w:val="VerbatimChar"/>
        </w:rPr>
        <w:t xml:space="preserve">= TRUE</w:t>
      </w:r>
      <w:r>
        <w:t xml:space="preserve"> </w:t>
      </w:r>
      <w:r>
        <w:t xml:space="preserve">when</w:t>
      </w:r>
      <w:r>
        <w:t xml:space="preserve"> </w:t>
      </w:r>
      <w:r>
        <w:rPr>
          <w:rStyle w:val="VerbatimChar"/>
        </w:rPr>
        <w:t xml:space="preserve">TRUE</w:t>
      </w:r>
      <w:r>
        <w:t xml:space="preserve"> </w:t>
      </w:r>
      <w:r>
        <w:t xml:space="preserve">is the default</w:t>
      </w:r>
    </w:p>
    <w:p>
      <w:pPr>
        <w:pStyle w:val="FirstParagraph"/>
      </w:pPr>
      <w:r>
        <w:rPr>
          <w:b/>
          <w:bCs/>
        </w:rPr>
        <w:t xml:space="preserve">Linters to disable:</w:t>
      </w:r>
    </w:p>
    <w:p>
      <w:pPr>
        <w:pStyle w:val="Compact"/>
        <w:numPr>
          <w:ilvl w:val="0"/>
          <w:numId w:val="1034"/>
        </w:numPr>
      </w:pPr>
      <w:r>
        <w:rPr>
          <w:rStyle w:val="VerbatimChar"/>
        </w:rPr>
        <w:t xml:space="preserve">return_linter(return_style = "explicit")</w:t>
      </w:r>
      <w:r>
        <w:t xml:space="preserve">: Every function should end with</w:t>
      </w:r>
      <w:r>
        <w:t xml:space="preserve"> </w:t>
      </w:r>
      <w:r>
        <w:rPr>
          <w:rStyle w:val="VerbatimChar"/>
        </w:rPr>
        <w:t xml:space="preserve">return(return_value)</w:t>
      </w:r>
      <w:r>
        <w:t xml:space="preserve"> </w:t>
      </w:r>
      <w:r>
        <w:t xml:space="preserve">rather than just</w:t>
      </w:r>
      <w:r>
        <w:t xml:space="preserve"> </w:t>
      </w:r>
      <w:r>
        <w:rPr>
          <w:rStyle w:val="VerbatimChar"/>
        </w:rPr>
        <w:t xml:space="preserve">return_value</w:t>
      </w:r>
      <w:r>
        <w:t xml:space="preserve">. You may disable this linter in older projects until you are ready to clean them up,</w:t>
      </w:r>
      <w:r>
        <w:t xml:space="preserve"> </w:t>
      </w:r>
      <w:r>
        <w:t xml:space="preserve">but we recommend explicit returns for all new code, following the</w:t>
      </w:r>
      <w:r>
        <w:t xml:space="preserve"> </w:t>
      </w:r>
      <w:hyperlink r:id="rId22">
        <w:r>
          <w:rPr>
            <w:rStyle w:val="Hyperlink"/>
          </w:rPr>
          <w:t xml:space="preserve">Google R Style Guide</w:t>
        </w:r>
      </w:hyperlink>
      <w:r>
        <w:t xml:space="preserve">.</w:t>
      </w:r>
    </w:p>
    <w:p>
      <w:pPr>
        <w:pStyle w:val="Compact"/>
        <w:numPr>
          <w:ilvl w:val="0"/>
          <w:numId w:val="1034"/>
        </w:numPr>
      </w:pPr>
      <w:r>
        <w:rPr>
          <w:rStyle w:val="VerbatimChar"/>
        </w:rPr>
        <w:t xml:space="preserve">trailing_whitespace_linter</w:t>
      </w:r>
      <w:r>
        <w:t xml:space="preserve">: Disabled (handled by</w:t>
      </w:r>
      <w:r>
        <w:t xml:space="preserve"> </w:t>
      </w:r>
      <w:r>
        <w:rPr>
          <w:rStyle w:val="VerbatimChar"/>
        </w:rPr>
        <w:t xml:space="preserve">styler</w:t>
      </w:r>
      <w:r>
        <w:t xml:space="preserve"> </w:t>
      </w:r>
      <w:r>
        <w:t xml:space="preserve">instead)</w:t>
      </w:r>
    </w:p>
    <w:p>
      <w:pPr>
        <w:pStyle w:val="FirstParagraph"/>
      </w:pPr>
      <w:r>
        <w:rPr>
          <w:b/>
          <w:bCs/>
        </w:rPr>
        <w:t xml:space="preserve">Exceptions:</w:t>
      </w:r>
    </w:p>
    <w:p>
      <w:pPr>
        <w:pStyle w:val="BodyText"/>
      </w:pPr>
      <w:r>
        <w:t xml:space="preserve">The example configuration allows relaxed rules for certain directories:</w:t>
      </w:r>
    </w:p>
    <w:p>
      <w:pPr>
        <w:pStyle w:val="Compact"/>
        <w:numPr>
          <w:ilvl w:val="0"/>
          <w:numId w:val="1035"/>
        </w:numPr>
      </w:pPr>
      <w:r>
        <w:rPr>
          <w:rStyle w:val="VerbatimChar"/>
        </w:rPr>
        <w:t xml:space="preserve">data-raw/</w:t>
      </w:r>
      <w:r>
        <w:t xml:space="preserve">: Pipe consistency and undesirable function rules relaxed (exploratory scripts)</w:t>
      </w:r>
    </w:p>
    <w:p>
      <w:pPr>
        <w:pStyle w:val="Compact"/>
        <w:numPr>
          <w:ilvl w:val="0"/>
          <w:numId w:val="1035"/>
        </w:numPr>
      </w:pPr>
      <w:r>
        <w:rPr>
          <w:rStyle w:val="VerbatimChar"/>
        </w:rPr>
        <w:t xml:space="preserve">vignettes/</w:t>
      </w:r>
      <w:r>
        <w:t xml:space="preserve">: Undesirable function and object naming rules relaxed (tutorial code may need</w:t>
      </w:r>
      <w:r>
        <w:t xml:space="preserve"> </w:t>
      </w:r>
      <w:r>
        <w:rPr>
          <w:rStyle w:val="VerbatimChar"/>
        </w:rPr>
        <w:t xml:space="preserve">library()</w:t>
      </w:r>
      <w:r>
        <w:t xml:space="preserve">)</w:t>
      </w:r>
    </w:p>
    <w:p>
      <w:pPr>
        <w:pStyle w:val="Compact"/>
        <w:numPr>
          <w:ilvl w:val="0"/>
          <w:numId w:val="1035"/>
        </w:numPr>
      </w:pPr>
      <w:r>
        <w:rPr>
          <w:rStyle w:val="VerbatimChar"/>
        </w:rPr>
        <w:t xml:space="preserve">inst/examples/</w:t>
      </w:r>
      <w:r>
        <w:t xml:space="preserve">: Undesirable function rules relaxed</w:t>
      </w:r>
    </w:p>
    <w:p>
      <w:pPr>
        <w:pStyle w:val="Compact"/>
        <w:numPr>
          <w:ilvl w:val="0"/>
          <w:numId w:val="1035"/>
        </w:numPr>
      </w:pPr>
      <w:r>
        <w:rPr>
          <w:rStyle w:val="VerbatimChar"/>
        </w:rPr>
        <w:t xml:space="preserve">tests/testthat.R</w:t>
      </w:r>
      <w:r>
        <w:t xml:space="preserve">: Undesirable function rules relaxed</w:t>
      </w:r>
    </w:p>
    <w:bookmarkStart w:id="122" w:name="jarl"/>
    <w:p>
      <w:pPr>
        <w:pStyle w:val="Heading4"/>
      </w:pPr>
      <w:hyperlink r:id="rId113">
        <w:r>
          <w:rPr>
            <w:rStyle w:val="VerbatimChar"/>
          </w:rPr>
          <w:t xml:space="preserve">{jarl}</w:t>
        </w:r>
      </w:hyperlink>
    </w:p>
    <w:p>
      <w:pPr>
        <w:pStyle w:val="FirstParagraph"/>
      </w:pPr>
      <w:hyperlink r:id="rId113">
        <w:r>
          <w:rPr>
            <w:rStyle w:val="VerbatimChar"/>
          </w:rPr>
          <w:t xml:space="preserve">{jarl}</w:t>
        </w:r>
      </w:hyperlink>
      <w:r>
        <w:t xml:space="preserve"> </w:t>
      </w:r>
      <w:r>
        <w:t xml:space="preserve">(Just Another R Linter) is a fast, standalone R linter written in Rust by Etienne Bacher.</w:t>
      </w:r>
      <w:r>
        <w:t xml:space="preserve"> </w:t>
      </w:r>
      <w:r>
        <w:t xml:space="preserve">It is designed to provide high-speed static analysis for R code with minimal overhead.</w:t>
      </w:r>
    </w:p>
    <w:p>
      <w:pPr>
        <w:pStyle w:val="BodyText"/>
      </w:pPr>
      <w:r>
        <w:t xml:space="preserve">Because</w:t>
      </w:r>
      <w:r>
        <w:t xml:space="preserve"> </w:t>
      </w:r>
      <w:r>
        <w:rPr>
          <w:rStyle w:val="VerbatimChar"/>
        </w:rPr>
        <w:t xml:space="preserve">{jarl}</w:t>
      </w:r>
      <w:r>
        <w:t xml:space="preserve"> </w:t>
      </w:r>
      <w:r>
        <w:t xml:space="preserve">is implemented in Rust,</w:t>
      </w:r>
      <w:r>
        <w:t xml:space="preserve"> </w:t>
      </w:r>
      <w:r>
        <w:t xml:space="preserve">it performs static analysis significantly faster than standard R-based linters.</w:t>
      </w:r>
    </w:p>
    <w:bookmarkStart w:id="116" w:name="key-features"/>
    <w:p>
      <w:pPr>
        <w:pStyle w:val="Heading5"/>
      </w:pPr>
      <w:r>
        <w:t xml:space="preserve">Key Features</w:t>
      </w:r>
    </w:p>
    <w:p>
      <w:pPr>
        <w:pStyle w:val="Compact"/>
        <w:numPr>
          <w:ilvl w:val="0"/>
          <w:numId w:val="1036"/>
        </w:numPr>
      </w:pPr>
      <w:r>
        <w:rPr>
          <w:b/>
          <w:bCs/>
        </w:rPr>
        <w:t xml:space="preserve">Fast execution:</w:t>
      </w:r>
      <w:r>
        <w:t xml:space="preserve"> </w:t>
      </w:r>
      <w:r>
        <w:t xml:space="preserve">Written in Rust to deliver near-instant linting feedback.</w:t>
      </w:r>
    </w:p>
    <w:p>
      <w:pPr>
        <w:pStyle w:val="Compact"/>
        <w:numPr>
          <w:ilvl w:val="0"/>
          <w:numId w:val="1036"/>
        </w:numPr>
      </w:pPr>
      <w:r>
        <w:rPr>
          <w:rStyle w:val="VerbatimChar"/>
          <w:b/>
          <w:bCs/>
        </w:rPr>
        <w:t xml:space="preserve">{lintr}</w:t>
      </w:r>
      <w:r>
        <w:rPr>
          <w:b/>
          <w:bCs/>
        </w:rPr>
        <w:t xml:space="preserve"> </w:t>
      </w:r>
      <w:r>
        <w:rPr>
          <w:b/>
          <w:bCs/>
        </w:rPr>
        <w:t xml:space="preserve">compatibility:</w:t>
      </w:r>
      <w:r>
        <w:t xml:space="preserve"> </w:t>
      </w:r>
      <w:r>
        <w:t xml:space="preserve">Implements many common</w:t>
      </w:r>
      <w:r>
        <w:t xml:space="preserve"> </w:t>
      </w:r>
      <w:r>
        <w:rPr>
          <w:rStyle w:val="VerbatimChar"/>
        </w:rPr>
        <w:t xml:space="preserve">{lintr}</w:t>
      </w:r>
      <w:r>
        <w:t xml:space="preserve"> </w:t>
      </w:r>
      <w:r>
        <w:t xml:space="preserve">rules (such as unused variables, improper whitespace, indentation, object naming, and syntax checks).</w:t>
      </w:r>
    </w:p>
    <w:p>
      <w:pPr>
        <w:pStyle w:val="Compact"/>
        <w:numPr>
          <w:ilvl w:val="0"/>
          <w:numId w:val="1036"/>
        </w:numPr>
      </w:pPr>
      <w:r>
        <w:rPr>
          <w:b/>
          <w:bCs/>
        </w:rPr>
        <w:t xml:space="preserve">Flexible invocation:</w:t>
      </w:r>
      <w:r>
        <w:t xml:space="preserve"> </w:t>
      </w:r>
      <w:r>
        <w:t xml:space="preserve">Can be run as a standalone CLI tool,</w:t>
      </w:r>
      <w:r>
        <w:t xml:space="preserve"> </w:t>
      </w:r>
      <w:r>
        <w:t xml:space="preserve">via pre-commit hooks,</w:t>
      </w:r>
      <w:r>
        <w:t xml:space="preserve"> </w:t>
      </w:r>
      <w:r>
        <w:t xml:space="preserve">or integrated into editors via its</w:t>
      </w:r>
      <w:r>
        <w:t xml:space="preserve"> </w:t>
      </w:r>
      <w:hyperlink r:id="rId114">
        <w:r>
          <w:rPr>
            <w:rStyle w:val="Hyperlink"/>
          </w:rPr>
          <w:t xml:space="preserve">editor integrations</w:t>
        </w:r>
      </w:hyperlink>
      <w:r>
        <w:t xml:space="preserve">.</w:t>
      </w:r>
    </w:p>
    <w:p>
      <w:pPr>
        <w:pStyle w:val="Compact"/>
        <w:numPr>
          <w:ilvl w:val="0"/>
          <w:numId w:val="1036"/>
        </w:numPr>
      </w:pPr>
      <w:r>
        <w:rPr>
          <w:b/>
          <w:bCs/>
        </w:rPr>
        <w:t xml:space="preserve">Auto-fixing:</w:t>
      </w:r>
      <w:r>
        <w:t xml:space="preserve"> </w:t>
      </w:r>
      <w:r>
        <w:t xml:space="preserve">Can automatically fix supported rule violations via</w:t>
      </w:r>
      <w:r>
        <w:t xml:space="preserve"> </w:t>
      </w:r>
      <w:r>
        <w:rPr>
          <w:rStyle w:val="VerbatimChar"/>
        </w:rPr>
        <w:t xml:space="preserve">--fix</w:t>
      </w:r>
      <w:r>
        <w:t xml:space="preserve">.</w:t>
      </w:r>
    </w:p>
    <w:p>
      <w:pPr>
        <w:pStyle w:val="Compact"/>
        <w:numPr>
          <w:ilvl w:val="0"/>
          <w:numId w:val="1036"/>
        </w:numPr>
      </w:pPr>
      <w:r>
        <w:rPr>
          <w:b/>
          <w:bCs/>
        </w:rPr>
        <w:t xml:space="preserve">Project configuration:</w:t>
      </w:r>
      <w:r>
        <w:t xml:space="preserve"> </w:t>
      </w:r>
      <w:r>
        <w:t xml:space="preserve">Configured using a</w:t>
      </w:r>
      <w:r>
        <w:t xml:space="preserve"> </w:t>
      </w:r>
      <w:hyperlink r:id="rId115">
        <w:r>
          <w:rPr>
            <w:rStyle w:val="VerbatimChar"/>
          </w:rPr>
          <w:t xml:space="preserve">jarl.toml</w:t>
        </w:r>
      </w:hyperlink>
      <w:r>
        <w:t xml:space="preserve"> </w:t>
      </w:r>
      <w:r>
        <w:t xml:space="preserve">file in the project root.</w:t>
      </w:r>
    </w:p>
    <w:bookmarkEnd w:id="116"/>
    <w:bookmarkStart w:id="118" w:name="basic-usage"/>
    <w:p>
      <w:pPr>
        <w:pStyle w:val="Heading5"/>
      </w:pPr>
      <w:r>
        <w:t xml:space="preserve">Basic Usage</w:t>
      </w:r>
    </w:p>
    <w:p>
      <w:pPr>
        <w:pStyle w:val="FirstParagraph"/>
      </w:pPr>
      <w:r>
        <w:t xml:space="preserve">Run the standalone CLI (see the</w:t>
      </w:r>
      <w:r>
        <w:t xml:space="preserve"> </w:t>
      </w:r>
      <w:hyperlink r:id="rId117">
        <w:r>
          <w:rPr>
            <w:rStyle w:val="Hyperlink"/>
          </w:rPr>
          <w:t xml:space="preserve">getting started guide</w:t>
        </w:r>
      </w:hyperlink>
      <w:r>
        <w:t xml:space="preserve">):</w:t>
      </w:r>
    </w:p>
    <w:p>
      <w:pPr>
        <w:pStyle w:val="SourceCode"/>
      </w:pPr>
      <w:r>
        <w:rPr>
          <w:rStyle w:val="CommentTok"/>
        </w:rPr>
        <w:t xml:space="preserve"># Lint all R files in the current project</w:t>
      </w:r>
      <w:r>
        <w:br/>
      </w:r>
      <w:r>
        <w:rPr>
          <w:rStyle w:val="ExtensionTok"/>
        </w:rPr>
        <w:t xml:space="preserve">jarl</w:t>
      </w:r>
      <w:r>
        <w:rPr>
          <w:rStyle w:val="NormalTok"/>
        </w:rPr>
        <w:t xml:space="preserve"> check .</w:t>
      </w:r>
      <w:r>
        <w:br/>
      </w:r>
      <w:r>
        <w:br/>
      </w:r>
      <w:r>
        <w:rPr>
          <w:rStyle w:val="CommentTok"/>
        </w:rPr>
        <w:t xml:space="preserve"># Automatically fix supported lint violations</w:t>
      </w:r>
      <w:r>
        <w:br/>
      </w:r>
      <w:r>
        <w:rPr>
          <w:rStyle w:val="ExtensionTok"/>
        </w:rPr>
        <w:t xml:space="preserve">jarl</w:t>
      </w:r>
      <w:r>
        <w:rPr>
          <w:rStyle w:val="NormalTok"/>
        </w:rPr>
        <w:t xml:space="preserve"> check . </w:t>
      </w:r>
      <w:r>
        <w:rPr>
          <w:rStyle w:val="AttributeTok"/>
        </w:rPr>
        <w:t xml:space="preserve">--fix</w:t>
      </w:r>
    </w:p>
    <w:bookmarkEnd w:id="118"/>
    <w:bookmarkStart w:id="121" w:name="comparison-with-lintr"/>
    <w:p>
      <w:pPr>
        <w:pStyle w:val="Heading5"/>
      </w:pPr>
      <w:r>
        <w:t xml:space="preserve">Comparison with</w:t>
      </w:r>
      <w:r>
        <w:t xml:space="preserve"> </w:t>
      </w:r>
      <w:r>
        <w:rPr>
          <w:rStyle w:val="VerbatimChar"/>
        </w:rPr>
        <w:t xml:space="preserve">{lintr}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Feature</w:t>
            </w:r>
          </w:p>
        </w:tc>
        <w:tc>
          <w:tcPr/>
          <w:p>
            <w:pPr>
              <w:pStyle w:val="Compact"/>
            </w:pPr>
            <w:r>
              <w:rPr>
                <w:rStyle w:val="VerbatimChar"/>
              </w:rPr>
              <w:t xml:space="preserve">{lintr}</w:t>
            </w:r>
          </w:p>
        </w:tc>
        <w:tc>
          <w:tcPr/>
          <w:p>
            <w:pPr>
              <w:pStyle w:val="Compact"/>
            </w:pPr>
            <w:r>
              <w:rPr>
                <w:rStyle w:val="VerbatimChar"/>
              </w:rPr>
              <w:t xml:space="preserve">{jarl}</w:t>
            </w:r>
          </w:p>
        </w:tc>
      </w:tr>
      <w:tr>
        <w:tc>
          <w:tcPr/>
          <w:p>
            <w:pPr>
              <w:pStyle w:val="Compact"/>
            </w:pPr>
            <w:r>
              <w:rPr>
                <w:b/>
                <w:bCs/>
              </w:rPr>
              <w:t xml:space="preserve">Implementation</w:t>
            </w:r>
          </w:p>
        </w:tc>
        <w:tc>
          <w:tcPr/>
          <w:p>
            <w:pPr>
              <w:pStyle w:val="Compact"/>
            </w:pPr>
            <w:r>
              <w:t xml:space="preserve">R</w:t>
            </w:r>
          </w:p>
        </w:tc>
        <w:tc>
          <w:tcPr/>
          <w:p>
            <w:pPr>
              <w:pStyle w:val="Compact"/>
            </w:pPr>
            <w:r>
              <w:t xml:space="preserve">Rust</w:t>
            </w:r>
          </w:p>
        </w:tc>
      </w:tr>
      <w:tr>
        <w:tc>
          <w:tcPr/>
          <w:p>
            <w:pPr>
              <w:pStyle w:val="Compact"/>
            </w:pPr>
            <w:r>
              <w:rPr>
                <w:b/>
                <w:bCs/>
              </w:rPr>
              <w:t xml:space="preserve">Execution speed</w:t>
            </w:r>
          </w:p>
        </w:tc>
        <w:tc>
          <w:tcPr/>
          <w:p>
            <w:pPr>
              <w:pStyle w:val="Compact"/>
            </w:pPr>
            <w:r>
              <w:t xml:space="preserve">Standard</w:t>
            </w:r>
          </w:p>
        </w:tc>
        <w:tc>
          <w:tcPr/>
          <w:p>
            <w:pPr>
              <w:pStyle w:val="Compact"/>
            </w:pPr>
            <w:r>
              <w:t xml:space="preserve">Extremely fast (Rust binary)</w:t>
            </w:r>
          </w:p>
        </w:tc>
      </w:tr>
      <w:tr>
        <w:tc>
          <w:tcPr/>
          <w:p>
            <w:pPr>
              <w:pStyle w:val="Compact"/>
            </w:pPr>
            <w:r>
              <w:rPr>
                <w:b/>
                <w:bCs/>
              </w:rPr>
              <w:t xml:space="preserve">Ecosystem maturity</w:t>
            </w:r>
          </w:p>
        </w:tc>
        <w:tc>
          <w:tcPr/>
          <w:p>
            <w:pPr>
              <w:pStyle w:val="Compact"/>
            </w:pPr>
            <w:r>
              <w:t xml:space="preserve">Industry standard, wide rule coverage</w:t>
            </w:r>
          </w:p>
        </w:tc>
        <w:tc>
          <w:tcPr/>
          <w:p>
            <w:pPr>
              <w:pStyle w:val="Compact"/>
            </w:pPr>
            <w:r>
              <w:t xml:space="preserve">Emerging, expanding rule set</w:t>
            </w:r>
          </w:p>
        </w:tc>
      </w:tr>
      <w:tr>
        <w:tc>
          <w:tcPr/>
          <w:p>
            <w:pPr>
              <w:pStyle w:val="Compact"/>
            </w:pPr>
            <w:r>
              <w:rPr>
                <w:b/>
                <w:bCs/>
              </w:rPr>
              <w:t xml:space="preserve">Custom R linters</w:t>
            </w:r>
          </w:p>
        </w:tc>
        <w:tc>
          <w:tcPr/>
          <w:p>
            <w:pPr>
              <w:pStyle w:val="Compact"/>
            </w:pPr>
            <w:r>
              <w:t xml:space="preserve">Yes (e.g.,</w:t>
            </w:r>
            <w:r>
              <w:t xml:space="preserve"> </w:t>
            </w:r>
            <w:hyperlink r:id="rId111">
              <w:r>
                <w:rPr>
                  <w:rStyle w:val="VerbatimChar"/>
                </w:rPr>
                <w:t xml:space="preserve">{lms}</w:t>
              </w:r>
            </w:hyperlink>
            <w:r>
              <w:t xml:space="preserve">)</w:t>
            </w:r>
          </w:p>
        </w:tc>
        <w:tc>
          <w:tcPr/>
          <w:p>
            <w:pPr>
              <w:pStyle w:val="Compact"/>
            </w:pPr>
            <w:r>
              <w:t xml:space="preserve">No (Rust-only rule definitions)</w:t>
            </w:r>
          </w:p>
        </w:tc>
      </w:tr>
      <w:tr>
        <w:tc>
          <w:tcPr/>
          <w:p>
            <w:pPr>
              <w:pStyle w:val="Compact"/>
            </w:pPr>
            <w:r>
              <w:rPr>
                <w:b/>
                <w:bCs/>
              </w:rPr>
              <w:t xml:space="preserve">Primary use case</w:t>
            </w:r>
          </w:p>
        </w:tc>
        <w:tc>
          <w:tcPr/>
          <w:p>
            <w:pPr>
              <w:pStyle w:val="Compact"/>
            </w:pPr>
            <w:r>
              <w:t xml:space="preserve">CI verification, custom project rules</w:t>
            </w:r>
          </w:p>
        </w:tc>
        <w:tc>
          <w:tcPr/>
          <w:p>
            <w:pPr>
              <w:pStyle w:val="Compact"/>
            </w:pPr>
            <w:r>
              <w:t xml:space="preserve">Fast pre-commit checks, local interactive editing</w:t>
            </w:r>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19" name="Picture"/>
                  <a:graphic>
                    <a:graphicData uri="http://schemas.openxmlformats.org/drawingml/2006/picture">
                      <pic:pic>
                        <pic:nvPicPr>
                          <pic:cNvPr descr="/opt/quarto/share/formats/docx/note.png" id="120"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Recommendation</w:t>
            </w:r>
          </w:p>
        </w:tc>
      </w:tr>
      <w:tr>
        <w:trPr>
          <w:cantSplit/>
        </w:trPr>
        <w:tc>
          <w:tcPr>
            <w:tcMar>
              <w:top w:w="108" w:type="dxa"/>
              <w:bottom w:w="108" w:type="dxa"/>
            </w:tcMar>
          </w:tcPr>
          <w:p>
            <w:pPr>
              <w:pStyle w:val="BodyText"/>
            </w:pPr>
            <w:pPr>
              <w:spacing w:before="16" w:after="16"/>
            </w:pPr>
            <w:r>
              <w:t xml:space="preserve">We recommend</w:t>
            </w:r>
            <w:r>
              <w:t xml:space="preserve"> </w:t>
            </w:r>
            <w:hyperlink r:id="rId100">
              <w:r>
                <w:rPr>
                  <w:rStyle w:val="VerbatimChar"/>
                </w:rPr>
                <w:t xml:space="preserve">{lintr}</w:t>
              </w:r>
            </w:hyperlink>
            <w:r>
              <w:t xml:space="preserve"> </w:t>
            </w:r>
            <w:r>
              <w:t xml:space="preserve">with a custom</w:t>
            </w:r>
            <w:r>
              <w:t xml:space="preserve"> </w:t>
            </w:r>
            <w:r>
              <w:rPr>
                <w:rStyle w:val="VerbatimChar"/>
              </w:rPr>
              <w:t xml:space="preserve">.lintr.R</w:t>
            </w:r>
            <w:r>
              <w:t xml:space="preserve"> </w:t>
            </w:r>
            <w:r>
              <w:t xml:space="preserve">configuration and a shared linter package (for example, the UCD-SERG lab manual’s</w:t>
            </w:r>
            <w:r>
              <w:t xml:space="preserve"> </w:t>
            </w:r>
            <w:hyperlink r:id="rId13">
              <w:r>
                <w:rPr>
                  <w:rStyle w:val="VerbatimChar"/>
                </w:rPr>
                <w:t xml:space="preserve">.lintr.R</w:t>
              </w:r>
            </w:hyperlink>
            <w:r>
              <w:t xml:space="preserve"> </w:t>
            </w:r>
            <w:r>
              <w:t xml:space="preserve">and this guide’s</w:t>
            </w:r>
            <w:r>
              <w:t xml:space="preserve"> </w:t>
            </w:r>
            <w:hyperlink r:id="rId111">
              <w:r>
                <w:rPr>
                  <w:rStyle w:val="VerbatimChar"/>
                </w:rPr>
                <w:t xml:space="preserve">{lms}</w:t>
              </w:r>
            </w:hyperlink>
            <w:r>
              <w:t xml:space="preserve">) as the primary standard for CI pipelines and package validation.</w:t>
            </w:r>
            <w:r>
              <w:t xml:space="preserve"> </w:t>
            </w:r>
            <w:r>
              <w:t xml:space="preserve">However,</w:t>
            </w:r>
            <w:r>
              <w:t xml:space="preserve"> </w:t>
            </w:r>
            <w:r>
              <w:rPr>
                <w:rStyle w:val="VerbatimChar"/>
              </w:rPr>
              <w:t xml:space="preserve">{jarl}</w:t>
            </w:r>
            <w:r>
              <w:t xml:space="preserve"> </w:t>
            </w:r>
            <w:r>
              <w:t xml:space="preserve">is an excellent choice for local pre-commit hooks and interactive developer workflows where instant lint feedback saves time on large repositories.</w:t>
            </w:r>
          </w:p>
          <w:p/>
        </w:tc>
      </w:tr>
    </w:tbl>
    <w:bookmarkEnd w:id="121"/>
    <w:bookmarkEnd w:id="122"/>
    <w:bookmarkEnd w:id="123"/>
    <w:bookmarkStart w:id="125" w:name="X20514c3690be0e3afe0e3453b36bf4daf01ce44"/>
    <w:p>
      <w:pPr>
        <w:pStyle w:val="Heading3"/>
      </w:pPr>
      <w:r>
        <w:t xml:space="preserve">18.4 Linting Changed Files vs. the Whole Project in CI</w:t>
      </w:r>
    </w:p>
    <w:p>
      <w:pPr>
        <w:pStyle w:val="FirstParagraph"/>
      </w:pPr>
      <w:r>
        <w:t xml:space="preserve">A project can fall out of lint compliance</w:t>
      </w:r>
      <w:r>
        <w:t xml:space="preserve"> </w:t>
      </w:r>
      <w:r>
        <w:t xml:space="preserve">without any change to its own source code or</w:t>
      </w:r>
      <w:r>
        <w:t xml:space="preserve"> </w:t>
      </w:r>
      <w:r>
        <w:rPr>
          <w:rStyle w:val="VerbatimChar"/>
        </w:rPr>
        <w:t xml:space="preserve">.lintr</w:t>
      </w:r>
      <w:r>
        <w:t xml:space="preserve"> </w:t>
      </w:r>
      <w:r>
        <w:t xml:space="preserve">configuration:</w:t>
      </w:r>
      <w:r>
        <w:t xml:space="preserve"> </w:t>
      </w:r>
      <w:hyperlink r:id="rId100">
        <w:r>
          <w:rPr>
            <w:rStyle w:val="VerbatimChar"/>
          </w:rPr>
          <w:t xml:space="preserve">{lintr}</w:t>
        </w:r>
      </w:hyperlink>
      <w:r>
        <w:t xml:space="preserve"> </w:t>
      </w:r>
      <w:r>
        <w:t xml:space="preserve">releases sometimes add default linters</w:t>
      </w:r>
      <w:r>
        <w:t xml:space="preserve"> </w:t>
      </w:r>
      <w:r>
        <w:t xml:space="preserve">or tighten existing ones,</w:t>
      </w:r>
      <w:r>
        <w:t xml:space="preserve"> </w:t>
      </w:r>
      <w:r>
        <w:t xml:space="preserve">so code that passed yesterday can fail after a routine package update.</w:t>
      </w:r>
    </w:p>
    <w:p>
      <w:pPr>
        <w:pStyle w:val="BodyText"/>
      </w:pPr>
      <w:r>
        <w:t xml:space="preserve">When a continuous-integration job lints the whole project</w:t>
      </w:r>
      <w:r>
        <w:t xml:space="preserve"> </w:t>
      </w:r>
      <w:r>
        <w:t xml:space="preserve">(for example,</w:t>
      </w:r>
      <w:r>
        <w:t xml:space="preserve"> </w:t>
      </w:r>
      <w:r>
        <w:rPr>
          <w:rStyle w:val="VerbatimChar"/>
        </w:rPr>
        <w:t xml:space="preserve">lintr::lint_dir()</w:t>
      </w:r>
      <w:r>
        <w:t xml:space="preserve"> </w:t>
      </w:r>
      <w:r>
        <w:t xml:space="preserve">on every pull request),</w:t>
      </w:r>
      <w:r>
        <w:t xml:space="preserve"> </w:t>
      </w:r>
      <w:r>
        <w:t xml:space="preserve">those newly introduced findings surface on whatever pull request</w:t>
      </w:r>
      <w:r>
        <w:t xml:space="preserve"> </w:t>
      </w:r>
      <w:r>
        <w:t xml:space="preserve">happens to run CI next.</w:t>
      </w:r>
      <w:r>
        <w:t xml:space="preserve"> </w:t>
      </w:r>
      <w:r>
        <w:t xml:space="preserve">That pull request then has to expand into unrelated files</w:t>
      </w:r>
      <w:r>
        <w:t xml:space="preserve"> </w:t>
      </w:r>
      <w:r>
        <w:t xml:space="preserve">just to turn the lint check green,</w:t>
      </w:r>
      <w:r>
        <w:t xml:space="preserve"> </w:t>
      </w:r>
      <w:r>
        <w:t xml:space="preserve">which conflicts with the expectation that a pull request</w:t>
      </w:r>
      <w:r>
        <w:t xml:space="preserve"> </w:t>
      </w:r>
      <w:r>
        <w:t xml:space="preserve">stays scoped to one concern.</w:t>
      </w:r>
    </w:p>
    <w:p>
      <w:pPr>
        <w:pStyle w:val="BodyText"/>
      </w:pPr>
      <w:r>
        <w:t xml:space="preserve">In most cases,</w:t>
      </w:r>
      <w:r>
        <w:t xml:space="preserve"> </w:t>
      </w:r>
      <w:r>
        <w:t xml:space="preserve">a better default is to lint</w:t>
      </w:r>
      <w:r>
        <w:t xml:space="preserve"> </w:t>
      </w:r>
      <w:r>
        <w:rPr>
          <w:b/>
          <w:bCs/>
        </w:rPr>
        <w:t xml:space="preserve">changed files only</w:t>
      </w:r>
      <w:r>
        <w:t xml:space="preserve">,</w:t>
      </w:r>
      <w:r>
        <w:t xml:space="preserve"> </w:t>
      </w:r>
      <w:r>
        <w:t xml:space="preserve">so pre-existing findings elsewhere in the project</w:t>
      </w:r>
      <w:r>
        <w:t xml:space="preserve"> </w:t>
      </w:r>
      <w:r>
        <w:t xml:space="preserve">don’t block unrelated work.</w:t>
      </w:r>
      <w:r>
        <w:t xml:space="preserve"> </w:t>
      </w:r>
      <w:hyperlink r:id="rId124">
        <w:r>
          <w:rPr>
            <w:rStyle w:val="Hyperlink"/>
          </w:rPr>
          <w:t xml:space="preserve">r-lib/actions</w:t>
        </w:r>
      </w:hyperlink>
      <w:r>
        <w:t xml:space="preserve"> </w:t>
      </w:r>
      <w:r>
        <w:t xml:space="preserve">provides a ready-made</w:t>
      </w:r>
      <w:r>
        <w:t xml:space="preserve"> </w:t>
      </w:r>
      <w:r>
        <w:rPr>
          <w:rStyle w:val="VerbatimChar"/>
        </w:rPr>
        <w:t xml:space="preserve">lint-changed-files</w:t>
      </w:r>
      <w:r>
        <w:t xml:space="preserve"> </w:t>
      </w:r>
      <w:r>
        <w:t xml:space="preserve">example workflow;</w:t>
      </w:r>
      <w:r>
        <w:t xml:space="preserve"> </w:t>
      </w:r>
      <w:r>
        <w:t xml:space="preserve">install it with</w:t>
      </w:r>
      <w:r>
        <w:t xml:space="preserve"> </w:t>
      </w:r>
      <w:r>
        <w:rPr>
          <w:rStyle w:val="VerbatimChar"/>
        </w:rPr>
        <w:t xml:space="preserve">usethis::use_github_action("lint-changed-files")</w:t>
      </w:r>
      <w:r>
        <w:t xml:space="preserve">.</w:t>
      </w:r>
    </w:p>
    <w:p>
      <w:pPr>
        <w:pStyle w:val="BodyText"/>
      </w:pPr>
      <w:r>
        <w:t xml:space="preserve">Whole-project linting still has a place:</w:t>
      </w:r>
      <w:r>
        <w:t xml:space="preserve"> </w:t>
      </w:r>
      <w:r>
        <w:t xml:space="preserve">run it on a schedule or as a manually triggered workflow,</w:t>
      </w:r>
      <w:r>
        <w:t xml:space="preserve"> </w:t>
      </w:r>
      <w:r>
        <w:t xml:space="preserve">so that project-wide drift is still detected</w:t>
      </w:r>
      <w:r>
        <w:t xml:space="preserve"> </w:t>
      </w:r>
      <w:r>
        <w:t xml:space="preserve">and cleaned up deliberately in its own dedicated pull request,</w:t>
      </w:r>
      <w:r>
        <w:t xml:space="preserve"> </w:t>
      </w:r>
      <w:r>
        <w:t xml:space="preserve">rather than as a side effect of someone else’s change.</w:t>
      </w:r>
    </w:p>
    <w:bookmarkEnd w:id="125"/>
    <w:bookmarkEnd w:id="126"/>
    <w:bookmarkStart w:id="131" w:name="sec-r-resources-style"/>
    <w:p>
      <w:pPr>
        <w:pStyle w:val="Heading2"/>
      </w:pPr>
      <w:r>
        <w:t xml:space="preserve">19 Additional Resources</w:t>
      </w:r>
    </w:p>
    <w:p>
      <w:pPr>
        <w:pStyle w:val="Compact"/>
        <w:numPr>
          <w:ilvl w:val="0"/>
          <w:numId w:val="1037"/>
        </w:numPr>
      </w:pPr>
      <w:r>
        <w:t xml:space="preserve">Tidyverse style guide</w:t>
      </w:r>
      <w:r>
        <w:t xml:space="preserve"> </w:t>
      </w:r>
      <w:r>
        <w:t xml:space="preserve">(Wickham 2023)</w:t>
      </w:r>
      <w:r>
        <w:t xml:space="preserve">: Detailed coding style conventions for writing clear, consistent R code. Covers naming, syntax, pipes, functions, and more.</w:t>
      </w:r>
    </w:p>
    <w:bookmarkStart w:id="130" w:name="refs"/>
    <w:bookmarkStart w:id="127" w:name="ref-hunt1999pragmatic"/>
    <w:p>
      <w:pPr>
        <w:pStyle w:val="Bibliography"/>
      </w:pPr>
      <w:r>
        <w:t xml:space="preserve">Hunt, Andrew, and David Thomas. 1999.</w:t>
      </w:r>
      <w:r>
        <w:t xml:space="preserve"> </w:t>
      </w:r>
      <w:r>
        <w:rPr>
          <w:i/>
          <w:iCs/>
        </w:rPr>
        <w:t xml:space="preserve">The Pragmatic Programmer: From Journeyman to Master</w:t>
      </w:r>
      <w:r>
        <w:t xml:space="preserve">. Addison-Wesley.</w:t>
      </w:r>
    </w:p>
    <w:bookmarkEnd w:id="127"/>
    <w:bookmarkStart w:id="128" w:name="ref-martin2008cleancode"/>
    <w:p>
      <w:pPr>
        <w:pStyle w:val="Bibliography"/>
      </w:pPr>
      <w:r>
        <w:t xml:space="preserve">Martin, Robert C. 2008.</w:t>
      </w:r>
      <w:r>
        <w:t xml:space="preserve"> </w:t>
      </w:r>
      <w:r>
        <w:rPr>
          <w:i/>
          <w:iCs/>
        </w:rPr>
        <w:t xml:space="preserve">Clean Code: A Handbook of Agile Software Craftsmanship</w:t>
      </w:r>
      <w:r>
        <w:t xml:space="preserve">. Prentice Hall.</w:t>
      </w:r>
    </w:p>
    <w:bookmarkEnd w:id="128"/>
    <w:bookmarkStart w:id="129" w:name="ref-wickham2023tidyverse"/>
    <w:p>
      <w:pPr>
        <w:pStyle w:val="Bibliography"/>
      </w:pPr>
      <w:r>
        <w:t xml:space="preserve">Wickham, Hadley. 2023.</w:t>
      </w:r>
      <w:r>
        <w:t xml:space="preserve"> </w:t>
      </w:r>
      <w:r>
        <w:rPr>
          <w:i/>
          <w:iCs/>
        </w:rPr>
        <w:t xml:space="preserve">The Tidyverse Style Guide</w:t>
      </w:r>
      <w:r>
        <w:t xml:space="preserve">.</w:t>
      </w:r>
      <w:r>
        <w:t xml:space="preserve"> </w:t>
      </w:r>
      <w:hyperlink r:id="rId11">
        <w:r>
          <w:rPr>
            <w:rStyle w:val="Hyperlink"/>
          </w:rPr>
          <w:t xml:space="preserve">https://style.tidyverse.org/</w:t>
        </w:r>
      </w:hyperlink>
      <w:r>
        <w:t xml:space="preserve">.</w:t>
      </w:r>
    </w:p>
    <w:bookmarkEnd w:id="129"/>
    <w:bookmarkEnd w:id="130"/>
    <w:bookmarkEnd w:id="1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1"/>
  </w:num>
  <w:num w:numId="1035">
    <w:abstractNumId w:val="991"/>
  </w:num>
  <w:num w:numId="1036">
    <w:abstractNumId w:val="991"/>
  </w:num>
  <w:num w:numId="103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54" Type="http://schemas.openxmlformats.org/officeDocument/2006/relationships/image" Target="media/rId54.png"/><Relationship Id="rId96" Type="http://schemas.openxmlformats.org/officeDocument/2006/relationships/image" Target="media/rId96.png"/><Relationship Id="rId32" Type="http://schemas.openxmlformats.org/officeDocument/2006/relationships/hyperlink" Target="coding-practices.qmd#sec-decompose-validation" TargetMode="External"/><Relationship Id="rId21" Type="http://schemas.openxmlformats.org/officeDocument/2006/relationships/hyperlink" Target="coding-practices.qmd#sec-documenting-code" TargetMode="External"/><Relationship Id="rId74" Type="http://schemas.openxmlformats.org/officeDocument/2006/relationships/hyperlink" Target="coding-practices.qmd#sec-here-package-practices" TargetMode="External"/><Relationship Id="rId71" Type="http://schemas.openxmlformats.org/officeDocument/2006/relationships/hyperlink" Target="coding-practices.qmd#sec-tidyverse" TargetMode="External"/><Relationship Id="rId93" Type="http://schemas.openxmlformats.org/officeDocument/2006/relationships/hyperlink" Target="http://styler.r-lib.org/articles/customizing_styler.html" TargetMode="External"/><Relationship Id="rId40" Type="http://schemas.openxmlformats.org/officeDocument/2006/relationships/hyperlink" Target="https://adv-r.hadley.nz/functionals.html#purrr-style" TargetMode="External"/><Relationship Id="rId29" Type="http://schemas.openxmlformats.org/officeDocument/2006/relationships/hyperlink" Target="https://cli.r-lib.org/" TargetMode="External"/><Relationship Id="rId34" Type="http://schemas.openxmlformats.org/officeDocument/2006/relationships/hyperlink" Target="https://cran.r-project.org/package=assertthat" TargetMode="External"/><Relationship Id="rId27" Type="http://schemas.openxmlformats.org/officeDocument/2006/relationships/hyperlink" Target="https://cran.r-project.org/package=checkmate" TargetMode="External"/><Relationship Id="rId101" Type="http://schemas.openxmlformats.org/officeDocument/2006/relationships/hyperlink" Target="https://cran.r-project.org/web/packages/lintr/readme/README.html#available-linters" TargetMode="External"/><Relationship Id="rId104" Type="http://schemas.openxmlformats.org/officeDocument/2006/relationships/hyperlink" Target="https://cran.r-project.org/web/packages/lintr/readme/README.html#project-configuration" TargetMode="External"/><Relationship Id="rId12" Type="http://schemas.openxmlformats.org/officeDocument/2006/relationships/hyperlink" Target="https://design.tidyverse.org/important-args-first.html" TargetMode="External"/><Relationship Id="rId82" Type="http://schemas.openxmlformats.org/officeDocument/2006/relationships/hyperlink" Target="https://docs.oracle.com/en/database/oracle/oracle-database/19/sqlrf/CREATE-SYNONYM.html" TargetMode="External"/><Relationship Id="rId64" Type="http://schemas.openxmlformats.org/officeDocument/2006/relationships/hyperlink" Target="https://dplyr.tidyverse.org/" TargetMode="External"/><Relationship Id="rId45" Type="http://schemas.openxmlformats.org/officeDocument/2006/relationships/hyperlink" Target="https://dplyr.tidyverse.org/reference/dplyr_by.html" TargetMode="External"/><Relationship Id="rId111" Type="http://schemas.openxmlformats.org/officeDocument/2006/relationships/hyperlink" Target="https://github.com/Morrison-Lab/psc/tree/main/lms" TargetMode="External"/><Relationship Id="rId13" Type="http://schemas.openxmlformats.org/officeDocument/2006/relationships/hyperlink" Target="https://github.com/UCD-SERG/lab-manual/blob/main/.lintr.R" TargetMode="External"/><Relationship Id="rId38" Type="http://schemas.openxmlformats.org/officeDocument/2006/relationships/hyperlink" Target="https://github.com/UCD-SERG/serodynamics/pull/326" TargetMode="External"/><Relationship Id="rId57" Type="http://schemas.openxmlformats.org/officeDocument/2006/relationships/hyperlink" Target="https://github.com/kmishra9/Flu-Absenteeism/blob/master/Master's%20Thesis%20-%20Spatial%20Epidemiology%20of%20Influenza/1b%20-%20Map-Management.R" TargetMode="External"/><Relationship Id="rId53" Type="http://schemas.openxmlformats.org/officeDocument/2006/relationships/hyperlink" Target="https://github.com/kmishra9/Flu-Absenteeism/blob/master/Master's%20Thesis%20-%20Spatial%20Epidemiology%20of%20Influenza/2a%20-%20Statistical-Inputs.R" TargetMode="External"/><Relationship Id="rId124" Type="http://schemas.openxmlformats.org/officeDocument/2006/relationships/hyperlink" Target="https://github.com/r-lib/actions/blob/v2-branch/examples/lint-changed-files.yaml" TargetMode="External"/><Relationship Id="rId10" Type="http://schemas.openxmlformats.org/officeDocument/2006/relationships/hyperlink" Target="https://google.github.io/styleguide/Rguide.html" TargetMode="External"/><Relationship Id="rId22" Type="http://schemas.openxmlformats.org/officeDocument/2006/relationships/hyperlink" Target="https://google.github.io/styleguide/Rguide.html#use-explicit-returns" TargetMode="External"/><Relationship Id="rId73" Type="http://schemas.openxmlformats.org/officeDocument/2006/relationships/hyperlink" Target="https://here.r-lib.org/articles/here.html" TargetMode="External"/><Relationship Id="rId113" Type="http://schemas.openxmlformats.org/officeDocument/2006/relationships/hyperlink" Target="https://jarl.etiennebacher.com/" TargetMode="External"/><Relationship Id="rId117" Type="http://schemas.openxmlformats.org/officeDocument/2006/relationships/hyperlink" Target="https://jarl.etiennebacher.com/getting-started" TargetMode="External"/><Relationship Id="rId114" Type="http://schemas.openxmlformats.org/officeDocument/2006/relationships/hyperlink" Target="https://jarl.etiennebacher.com/howto/editors" TargetMode="External"/><Relationship Id="rId115" Type="http://schemas.openxmlformats.org/officeDocument/2006/relationships/hyperlink" Target="https://jarl.etiennebacher.com/reference/config-file" TargetMode="External"/><Relationship Id="rId83" Type="http://schemas.openxmlformats.org/officeDocument/2006/relationships/hyperlink" Target="https://lifecycle.r-lib.org/articles/communicate.html" TargetMode="External"/><Relationship Id="rId100" Type="http://schemas.openxmlformats.org/officeDocument/2006/relationships/hyperlink" Target="https://lintr.r-lib.org/" TargetMode="External"/><Relationship Id="rId26" Type="http://schemas.openxmlformats.org/officeDocument/2006/relationships/hyperlink" Target="https://mllg.github.io/checkmate/" TargetMode="External"/><Relationship Id="rId69" Type="http://schemas.openxmlformats.org/officeDocument/2006/relationships/hyperlink" Target="https://r-pkgs.org/code.html#sec-code-r-landscape" TargetMode="External"/><Relationship Id="rId30" Type="http://schemas.openxmlformats.org/officeDocument/2006/relationships/hyperlink" Target="https://rlang.r-lib.org/" TargetMode="External"/><Relationship Id="rId60" Type="http://schemas.openxmlformats.org/officeDocument/2006/relationships/hyperlink" Target="https://sembr.org/" TargetMode="External"/><Relationship Id="rId84" Type="http://schemas.openxmlformats.org/officeDocument/2006/relationships/hyperlink" Target="https://spin.atomicobject.com/2017/11/01/good-variable-names/" TargetMode="External"/><Relationship Id="rId11" Type="http://schemas.openxmlformats.org/officeDocument/2006/relationships/hyperlink" Target="https://style.tidyverse.org/" TargetMode="External"/><Relationship Id="rId88" Type="http://schemas.openxmlformats.org/officeDocument/2006/relationships/hyperlink" Target="https://styler.r-lib.org/" TargetMode="External"/><Relationship Id="rId37" Type="http://schemas.openxmlformats.org/officeDocument/2006/relationships/hyperlink" Target="https://tidyselect.r-lib.org/" TargetMode="External"/><Relationship Id="rId89" Type="http://schemas.openxmlformats.org/officeDocument/2006/relationships/hyperlink" Target="https://tidyverse.org/blog/2017/12/styler-1.0.0/" TargetMode="External"/><Relationship Id="rId81" Type="http://schemas.openxmlformats.org/officeDocument/2006/relationships/hyperlink" Target="https://www.geeksforgeeks.org/sql/difference-between-alias-and-synonym-in-sql/" TargetMode="External"/><Relationship Id="rId86" Type="http://schemas.openxmlformats.org/officeDocument/2006/relationships/hyperlink" Target="https://www.r-bloggers.com/align-assign-rstudio-addin-to-align-assignment-operators/" TargetMode="External"/><Relationship Id="rId90" Type="http://schemas.openxmlformats.org/officeDocument/2006/relationships/hyperlink" Target="https://www.rdocumentation.org/packages/styler/versions/1.1.0/topics/style_dir" TargetMode="External"/></Relationships>
</file>

<file path=word/_rels/footnotes.xml.rels><?xml version='1.0' encoding='UTF-8' standalone='yes'?>
<Relationships xmlns="http://schemas.openxmlformats.org/package/2006/relationships"><Relationship Id="rId32" Type="http://schemas.openxmlformats.org/officeDocument/2006/relationships/hyperlink" Target="coding-practices.qmd#sec-decompose-validation" TargetMode="External"/><Relationship Id="rId21" Type="http://schemas.openxmlformats.org/officeDocument/2006/relationships/hyperlink" Target="coding-practices.qmd#sec-documenting-code" TargetMode="External"/><Relationship Id="rId74" Type="http://schemas.openxmlformats.org/officeDocument/2006/relationships/hyperlink" Target="coding-practices.qmd#sec-here-package-practices" TargetMode="External"/><Relationship Id="rId71" Type="http://schemas.openxmlformats.org/officeDocument/2006/relationships/hyperlink" Target="coding-practices.qmd#sec-tidyverse" TargetMode="External"/><Relationship Id="rId93" Type="http://schemas.openxmlformats.org/officeDocument/2006/relationships/hyperlink" Target="http://styler.r-lib.org/articles/customizing_styler.html" TargetMode="External"/><Relationship Id="rId40" Type="http://schemas.openxmlformats.org/officeDocument/2006/relationships/hyperlink" Target="https://adv-r.hadley.nz/functionals.html#purrr-style" TargetMode="External"/><Relationship Id="rId29" Type="http://schemas.openxmlformats.org/officeDocument/2006/relationships/hyperlink" Target="https://cli.r-lib.org/" TargetMode="External"/><Relationship Id="rId34" Type="http://schemas.openxmlformats.org/officeDocument/2006/relationships/hyperlink" Target="https://cran.r-project.org/package=assertthat" TargetMode="External"/><Relationship Id="rId27" Type="http://schemas.openxmlformats.org/officeDocument/2006/relationships/hyperlink" Target="https://cran.r-project.org/package=checkmate" TargetMode="External"/><Relationship Id="rId101" Type="http://schemas.openxmlformats.org/officeDocument/2006/relationships/hyperlink" Target="https://cran.r-project.org/web/packages/lintr/readme/README.html#available-linters" TargetMode="External"/><Relationship Id="rId104" Type="http://schemas.openxmlformats.org/officeDocument/2006/relationships/hyperlink" Target="https://cran.r-project.org/web/packages/lintr/readme/README.html#project-configuration" TargetMode="External"/><Relationship Id="rId12" Type="http://schemas.openxmlformats.org/officeDocument/2006/relationships/hyperlink" Target="https://design.tidyverse.org/important-args-first.html" TargetMode="External"/><Relationship Id="rId82" Type="http://schemas.openxmlformats.org/officeDocument/2006/relationships/hyperlink" Target="https://docs.oracle.com/en/database/oracle/oracle-database/19/sqlrf/CREATE-SYNONYM.html" TargetMode="External"/><Relationship Id="rId64" Type="http://schemas.openxmlformats.org/officeDocument/2006/relationships/hyperlink" Target="https://dplyr.tidyverse.org/" TargetMode="External"/><Relationship Id="rId45" Type="http://schemas.openxmlformats.org/officeDocument/2006/relationships/hyperlink" Target="https://dplyr.tidyverse.org/reference/dplyr_by.html" TargetMode="External"/><Relationship Id="rId111" Type="http://schemas.openxmlformats.org/officeDocument/2006/relationships/hyperlink" Target="https://github.com/Morrison-Lab/psc/tree/main/lms" TargetMode="External"/><Relationship Id="rId13" Type="http://schemas.openxmlformats.org/officeDocument/2006/relationships/hyperlink" Target="https://github.com/UCD-SERG/lab-manual/blob/main/.lintr.R" TargetMode="External"/><Relationship Id="rId38" Type="http://schemas.openxmlformats.org/officeDocument/2006/relationships/hyperlink" Target="https://github.com/UCD-SERG/serodynamics/pull/326" TargetMode="External"/><Relationship Id="rId57" Type="http://schemas.openxmlformats.org/officeDocument/2006/relationships/hyperlink" Target="https://github.com/kmishra9/Flu-Absenteeism/blob/master/Master's%20Thesis%20-%20Spatial%20Epidemiology%20of%20Influenza/1b%20-%20Map-Management.R" TargetMode="External"/><Relationship Id="rId53" Type="http://schemas.openxmlformats.org/officeDocument/2006/relationships/hyperlink" Target="https://github.com/kmishra9/Flu-Absenteeism/blob/master/Master's%20Thesis%20-%20Spatial%20Epidemiology%20of%20Influenza/2a%20-%20Statistical-Inputs.R" TargetMode="External"/><Relationship Id="rId124" Type="http://schemas.openxmlformats.org/officeDocument/2006/relationships/hyperlink" Target="https://github.com/r-lib/actions/blob/v2-branch/examples/lint-changed-files.yaml" TargetMode="External"/><Relationship Id="rId10" Type="http://schemas.openxmlformats.org/officeDocument/2006/relationships/hyperlink" Target="https://google.github.io/styleguide/Rguide.html" TargetMode="External"/><Relationship Id="rId22" Type="http://schemas.openxmlformats.org/officeDocument/2006/relationships/hyperlink" Target="https://google.github.io/styleguide/Rguide.html#use-explicit-returns" TargetMode="External"/><Relationship Id="rId73" Type="http://schemas.openxmlformats.org/officeDocument/2006/relationships/hyperlink" Target="https://here.r-lib.org/articles/here.html" TargetMode="External"/><Relationship Id="rId113" Type="http://schemas.openxmlformats.org/officeDocument/2006/relationships/hyperlink" Target="https://jarl.etiennebacher.com/" TargetMode="External"/><Relationship Id="rId117" Type="http://schemas.openxmlformats.org/officeDocument/2006/relationships/hyperlink" Target="https://jarl.etiennebacher.com/getting-started" TargetMode="External"/><Relationship Id="rId114" Type="http://schemas.openxmlformats.org/officeDocument/2006/relationships/hyperlink" Target="https://jarl.etiennebacher.com/howto/editors" TargetMode="External"/><Relationship Id="rId115" Type="http://schemas.openxmlformats.org/officeDocument/2006/relationships/hyperlink" Target="https://jarl.etiennebacher.com/reference/config-file" TargetMode="External"/><Relationship Id="rId83" Type="http://schemas.openxmlformats.org/officeDocument/2006/relationships/hyperlink" Target="https://lifecycle.r-lib.org/articles/communicate.html" TargetMode="External"/><Relationship Id="rId100" Type="http://schemas.openxmlformats.org/officeDocument/2006/relationships/hyperlink" Target="https://lintr.r-lib.org/" TargetMode="External"/><Relationship Id="rId26" Type="http://schemas.openxmlformats.org/officeDocument/2006/relationships/hyperlink" Target="https://mllg.github.io/checkmate/" TargetMode="External"/><Relationship Id="rId69" Type="http://schemas.openxmlformats.org/officeDocument/2006/relationships/hyperlink" Target="https://r-pkgs.org/code.html#sec-code-r-landscape" TargetMode="External"/><Relationship Id="rId30" Type="http://schemas.openxmlformats.org/officeDocument/2006/relationships/hyperlink" Target="https://rlang.r-lib.org/" TargetMode="External"/><Relationship Id="rId60" Type="http://schemas.openxmlformats.org/officeDocument/2006/relationships/hyperlink" Target="https://sembr.org/" TargetMode="External"/><Relationship Id="rId84" Type="http://schemas.openxmlformats.org/officeDocument/2006/relationships/hyperlink" Target="https://spin.atomicobject.com/2017/11/01/good-variable-names/" TargetMode="External"/><Relationship Id="rId11" Type="http://schemas.openxmlformats.org/officeDocument/2006/relationships/hyperlink" Target="https://style.tidyverse.org/" TargetMode="External"/><Relationship Id="rId88" Type="http://schemas.openxmlformats.org/officeDocument/2006/relationships/hyperlink" Target="https://styler.r-lib.org/" TargetMode="External"/><Relationship Id="rId37" Type="http://schemas.openxmlformats.org/officeDocument/2006/relationships/hyperlink" Target="https://tidyselect.r-lib.org/" TargetMode="External"/><Relationship Id="rId89" Type="http://schemas.openxmlformats.org/officeDocument/2006/relationships/hyperlink" Target="https://tidyverse.org/blog/2017/12/styler-1.0.0/" TargetMode="External"/><Relationship Id="rId81" Type="http://schemas.openxmlformats.org/officeDocument/2006/relationships/hyperlink" Target="https://www.geeksforgeeks.org/sql/difference-between-alias-and-synonym-in-sql/" TargetMode="External"/><Relationship Id="rId86" Type="http://schemas.openxmlformats.org/officeDocument/2006/relationships/hyperlink" Target="https://www.r-bloggers.com/align-assign-rstudio-addin-to-align-assignment-operators/" TargetMode="External"/><Relationship Id="rId90" Type="http://schemas.openxmlformats.org/officeDocument/2006/relationships/hyperlink" Target="https://www.rdocumentation.org/packages/styler/versions/1.1.0/topics/style_di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 Code Style</dc:title>
  <dc:creator/>
  <cp:keywords/>
  <dcterms:created xsi:type="dcterms:W3CDTF">2026-10-26T19:03:27Z</dcterms:created>
  <dcterms:modified xsi:type="dcterms:W3CDTF">2026-10-26T19:03:27Z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2026-10-26 11:57:32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