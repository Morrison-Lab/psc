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2026-10-27 16:56:59 (PDT)</w:delText>
        </w:r>
      </w:del>
    </w:p>
    <w:p>
      <w:pPr>
        <w:pStyle w:val="Date"/>
      </w:pPr>
      <w:ins w:id="2" w:author="PR Preview" w:date="2026-01-01T00:00:00Z">
        <w:r>
          <w:t xml:space="preserve">Last modified: 2026-10-28 15:09:22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2026-10-28T22:16:28Z</dcterms:created>
  <dcterms:modified xsi:type="dcterms:W3CDTF">2026-10-28T22:16:28Z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