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Code Style</w:t>
      </w:r>
    </w:p>
    <w:p>
      <w:pPr>
        <w:pStyle w:val="Date"/>
      </w:pPr>
      <w:del w:id="1" w:author="PR Preview" w:date="2026-01-01T00:00:00Z">
        <w:r>
          <w:delText xml:space="preserve">Last modified: 2026-10-27 16:56:59 (PDT)</w:delText>
        </w:r>
      </w:del>
    </w:p>
    <w:p>
      <w:pPr>
        <w:pStyle w:val="Date"/>
      </w:pPr>
      <w:ins w:id="2" w:author="PR Preview" w:date="2026-01-01T00:00:00Z">
        <w:r>
          <w:t xml:space="preserve">Last modified: 2026-10-28 15:09:22 (PDT)</w:t>
        </w:r>
      </w:ins>
    </w:p>
    <w:p>
      <w:pPr>
        <w:pStyle w:val="FirstParagraph"/>
      </w:pPr>
      <w:bookmarkStart w:id="9" w:name="sec-r-code-style"/>
      <w:bookmarkEnd w:id="9"/>
    </w:p>
    <w:p>
      <w:pPr>
        <w:pStyle w:val="BodyText"/>
      </w:pPr>
      <w:r>
        <w:t xml:space="preserve">Follow these code style guidelines for all R code:</w:t>
      </w:r>
    </w:p>
    <w:bookmarkStart w:id="14" w:name="sec-general-principles"/>
    <w:p>
      <w:pPr>
        <w:pStyle w:val="Heading2"/>
      </w:pPr>
      <w:r>
        <w:t xml:space="preserve">1 General Principles</w:t>
      </w:r>
    </w:p>
    <w:p>
      <w:pPr>
        <w:pStyle w:val="FirstParagraph"/>
      </w:pPr>
      <w:r>
        <w:t xml:space="preserve">We recommend the</w:t>
      </w:r>
      <w:r>
        <w:t xml:space="preserve"> </w:t>
      </w:r>
      <w:hyperlink r:id="rId10">
        <w:r>
          <w:rPr>
            <w:rStyle w:val="Hyperlink"/>
          </w:rPr>
          <w:t xml:space="preserve">Google R Style Guide</w:t>
        </w:r>
      </w:hyperlink>
      <w:r>
        <w:t xml:space="preserve">,</w:t>
      </w:r>
      <w:r>
        <w:t xml:space="preserve"> </w:t>
      </w:r>
      <w:r>
        <w:t xml:space="preserve">which in turn mostly follows the</w:t>
      </w:r>
      <w:r>
        <w:t xml:space="preserve"> </w:t>
      </w:r>
      <w:hyperlink r:id="rId11">
        <w:r>
          <w:rPr>
            <w:rStyle w:val="Hyperlink"/>
          </w:rPr>
          <w:t xml:space="preserve">tidyverse style guide</w:t>
        </w:r>
      </w:hyperlink>
      <w:r>
        <w:t xml:space="preserve"> </w:t>
      </w:r>
      <w:r>
        <w:t xml:space="preserve">(Wickham 2023)</w:t>
      </w:r>
      <w:r>
        <w:t xml:space="preserve">.</w:t>
      </w:r>
      <w:r>
        <w:t xml:space="preserve"> </w:t>
      </w:r>
      <w:r>
        <w:t xml:space="preserve">The following principles apply to all R code:</w:t>
      </w:r>
    </w:p>
    <w:p>
      <w:pPr>
        <w:numPr>
          <w:ilvl w:val="0"/>
          <w:numId w:val="1001"/>
        </w:numPr>
      </w:pPr>
      <w:r>
        <w:rPr>
          <w:b/>
          <w:bCs/>
        </w:rPr>
        <w:t xml:space="preserve">Follow tidyverse conventions</w:t>
      </w:r>
      <w:r>
        <w:t xml:space="preserve">: This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001"/>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001"/>
        </w:numPr>
      </w:pPr>
      <w:r>
        <w:rPr>
          <w:b/>
          <w:bCs/>
        </w:rPr>
        <w:t xml:space="preserve">Write tidy code</w:t>
      </w:r>
      <w:r>
        <w:t xml:space="preserve">: Keep code clean, readable, and well-organized</w:t>
      </w:r>
    </w:p>
    <w:p>
      <w:pPr>
        <w:numPr>
          <w:ilvl w:val="0"/>
          <w:numId w:val="1001"/>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001"/>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12">
        <w:r>
          <w:rPr>
            <w:rStyle w:val="Hyperlink"/>
          </w:rPr>
          <w:t xml:space="preserve">tidyverse design principles</w:t>
        </w:r>
      </w:hyperlink>
      <w:r>
        <w:t xml:space="preserve"> </w:t>
      </w:r>
      <w:r>
        <w:t xml:space="preserve">for more details.</w:t>
      </w:r>
    </w:p>
    <w:p>
      <w:pPr>
        <w:numPr>
          <w:ilvl w:val="0"/>
          <w:numId w:val="1001"/>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can be enforced automatically with a</w:t>
      </w:r>
      <w:r>
        <w:t xml:space="preserve"> </w:t>
      </w:r>
      <w:r>
        <w:rPr>
          <w:rStyle w:val="VerbatimChar"/>
        </w:rPr>
        <w:t xml:space="preserve">.lintr.R</w:t>
      </w:r>
      <w:r>
        <w:t xml:space="preserve"> </w:t>
      </w:r>
      <w:r>
        <w:t xml:space="preserve">configuration file;</w:t>
      </w:r>
      <w:r>
        <w:t xml:space="preserve"> </w:t>
      </w:r>
      <w:r>
        <w:t xml:space="preserve">see the UCD-SERG lab manual’s</w:t>
      </w:r>
      <w:r>
        <w:t xml:space="preserve"> </w:t>
      </w:r>
      <w:hyperlink r:id="rId13">
        <w:r>
          <w:rPr>
            <w:rStyle w:val="Hyperlink"/>
          </w:rPr>
          <w:t xml:space="preserve">example</w:t>
        </w:r>
      </w:hyperlink>
      <w:r>
        <w:t xml:space="preserve">.</w:t>
      </w:r>
      <w:r>
        <w:t xml:space="preserve"> </w:t>
      </w:r>
      <w:r>
        <w:t xml:space="preserve">See</w:t>
      </w:r>
      <w:r>
        <w:t xml:space="preserve"> </w:t>
      </w:r>
      <w:hyperlink w:anchor="sec-style-auto-style">
        <w:r>
          <w:rPr>
            <w:rStyle w:val="Hyperlink"/>
          </w:rPr>
          <w:t xml:space="preserve">Section 18</w:t>
        </w:r>
      </w:hyperlink>
      <w:r>
        <w:t xml:space="preserve"> </w:t>
      </w:r>
      <w:r>
        <w:t xml:space="preserve">for details on automated style checking.</w:t>
      </w:r>
    </w:p>
    <w:bookmarkEnd w:id="14"/>
    <w:bookmarkStart w:id="20" w:name="sec-clean-code"/>
    <w:p>
      <w:pPr>
        <w:pStyle w:val="Heading2"/>
      </w:pPr>
      <w:r>
        <w:t xml:space="preserve">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15" w:name="meaningful-names"/>
    <w:p>
      <w:pPr>
        <w:pStyle w:val="Heading3"/>
      </w:pPr>
      <w:r>
        <w:t xml:space="preserve">2.1 Meaningful Names</w:t>
      </w:r>
    </w:p>
    <w:p>
      <w:pPr>
        <w:pStyle w:val="Compact"/>
        <w:numPr>
          <w:ilvl w:val="0"/>
          <w:numId w:val="1002"/>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002"/>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002"/>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002"/>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15"/>
    <w:bookmarkStart w:id="16" w:name="functions"/>
    <w:p>
      <w:pPr>
        <w:pStyle w:val="Heading3"/>
      </w:pPr>
      <w:r>
        <w:t xml:space="preserve">2.2 Functions</w:t>
      </w:r>
    </w:p>
    <w:p>
      <w:pPr>
        <w:pStyle w:val="Compact"/>
        <w:numPr>
          <w:ilvl w:val="0"/>
          <w:numId w:val="1003"/>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003"/>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003"/>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003"/>
        </w:numPr>
      </w:pPr>
      <w:r>
        <w:rPr>
          <w:b/>
          <w:bCs/>
        </w:rPr>
        <w:t xml:space="preserve">Avoid side effects</w:t>
      </w:r>
      <w:r>
        <w:t xml:space="preserve">:</w:t>
      </w:r>
      <w:r>
        <w:t xml:space="preserve"> </w:t>
      </w:r>
      <w:r>
        <w:t xml:space="preserve">Functions should return values predictably without unexpectedly mutating global state.</w:t>
      </w:r>
    </w:p>
    <w:bookmarkEnd w:id="16"/>
    <w:bookmarkStart w:id="17" w:name="comments"/>
    <w:p>
      <w:pPr>
        <w:pStyle w:val="Heading3"/>
      </w:pPr>
      <w:r>
        <w:t xml:space="preserve">2.3 Comments</w:t>
      </w:r>
    </w:p>
    <w:p>
      <w:pPr>
        <w:pStyle w:val="Compact"/>
        <w:numPr>
          <w:ilvl w:val="0"/>
          <w:numId w:val="1004"/>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10</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004"/>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17"/>
    <w:bookmarkStart w:id="18" w:name="the-boy-scout-rule"/>
    <w:p>
      <w:pPr>
        <w:pStyle w:val="Heading3"/>
      </w:pPr>
      <w:r>
        <w:t xml:space="preserve">2.4 The Boy Scout Rule</w:t>
      </w:r>
    </w:p>
    <w:p>
      <w:pPr>
        <w:pStyle w:val="Compact"/>
        <w:numPr>
          <w:ilvl w:val="0"/>
          <w:numId w:val="1005"/>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18"/>
    <w:bookmarkStart w:id="19" w:name="dont-repeat-yourself-dry"/>
    <w:p>
      <w:pPr>
        <w:pStyle w:val="Heading3"/>
      </w:pPr>
      <w:r>
        <w:t xml:space="preserve">2.5 Don’t Repeat Yourself (DRY)</w:t>
      </w:r>
    </w:p>
    <w:p>
      <w:pPr>
        <w:pStyle w:val="Compact"/>
        <w:numPr>
          <w:ilvl w:val="0"/>
          <w:numId w:val="1006"/>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14</w:t>
        </w:r>
      </w:hyperlink>
      <w:r>
        <w:t xml:space="preserve">).</w:t>
      </w:r>
    </w:p>
    <w:bookmarkEnd w:id="19"/>
    <w:bookmarkEnd w:id="20"/>
    <w:bookmarkStart w:id="24" w:name="sec-function-docs"/>
    <w:p>
      <w:pPr>
        <w:pStyle w:val="Heading2"/>
      </w:pPr>
      <w:r>
        <w:t xml:space="preserve">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r:id="rId21">
        <w:r>
          <w:rPr>
            <w:rStyle w:val="Hyperlink"/>
            <w:i/>
            <w:iCs/>
          </w:rPr>
          <w:t xml:space="preserve">Documenting your code</w:t>
        </w:r>
      </w:hyperlink>
      <w:r>
        <w:rPr>
          <w:i/>
          <w:iCs/>
        </w:rPr>
        <w:t xml:space="preserve"> </w:t>
      </w:r>
      <w:r>
        <w:rPr>
          <w:i/>
          <w:iCs/>
        </w:rPr>
        <w:t xml:space="preserve">for general code documentation practices.</w:t>
      </w:r>
    </w:p>
    <w:bookmarkStart w:id="23" w:name="explicit-return-statements"/>
    <w:p>
      <w:pPr>
        <w:pStyle w:val="Heading3"/>
      </w:pPr>
      <w:r>
        <w:t xml:space="preserve">3.1 Explicit Return Statements</w:t>
      </w:r>
    </w:p>
    <w:p>
      <w:pPr>
        <w:pStyle w:val="FirstParagraph"/>
      </w:pPr>
      <w:r>
        <w:t xml:space="preserve">Following the</w:t>
      </w:r>
      <w:r>
        <w:t xml:space="preserve"> </w:t>
      </w:r>
      <w:hyperlink r:id="rId2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The example</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older code,</w:t>
      </w:r>
      <w:r>
        <w:t xml:space="preserve"> </w:t>
      </w:r>
      <w:r>
        <w:t xml:space="preserve">but we still recommend explicit returns in new code.</w:t>
      </w:r>
    </w:p>
    <w:bookmarkEnd w:id="23"/>
    <w:bookmarkEnd w:id="24"/>
    <w:bookmarkStart w:id="36" w:name="sec-assertions-input-validation"/>
    <w:p>
      <w:pPr>
        <w:pStyle w:val="Heading2"/>
      </w:pPr>
      <w:r>
        <w:t xml:space="preserve">4 Assertions and Input Validation</w:t>
      </w:r>
    </w:p>
    <w:p>
      <w:pPr>
        <w:pStyle w:val="FirstParagraph"/>
      </w:pPr>
      <w:r>
        <w:t xml:space="preserve">Validating function arguments and preconditions early</w:t>
      </w:r>
      <w:r>
        <w:t xml:space="preserve"> </w:t>
      </w:r>
      <w:r>
        <w:t xml:space="preserve">(often called</w:t>
      </w:r>
      <w:r>
        <w:t xml:space="preserve"> </w:t>
      </w:r>
      <w:r>
        <w:t xml:space="preserve">“failing fast”</w:t>
      </w:r>
      <w:r>
        <w:t xml:space="preserve">)</w:t>
      </w:r>
      <w:r>
        <w:t xml:space="preserve"> </w:t>
      </w:r>
      <w:r>
        <w:t xml:space="preserve">prevents bugs from propagating deep into analysis pipelines or statistical models.</w:t>
      </w:r>
      <w:r>
        <w:t xml:space="preserve"> </w:t>
      </w:r>
      <w:r>
        <w:t xml:space="preserve">R offers several strategies and packages for writing assertions,</w:t>
      </w:r>
      <w:r>
        <w:t xml:space="preserve"> </w:t>
      </w:r>
      <w:r>
        <w:t xml:space="preserve">each suited to different stages of development:</w:t>
      </w:r>
    </w:p>
    <w:bookmarkStart w:id="25" w:name="base-r-stopifnot"/>
    <w:p>
      <w:pPr>
        <w:pStyle w:val="Heading3"/>
      </w:pPr>
      <w:r>
        <w:t xml:space="preserve">4.1 Base R:</w:t>
      </w:r>
      <w:r>
        <w:t xml:space="preserve"> </w:t>
      </w:r>
      <w:r>
        <w:rPr>
          <w:rStyle w:val="VerbatimChar"/>
        </w:rPr>
        <w:t xml:space="preserve">stopifnot()</w:t>
      </w:r>
    </w:p>
    <w:p>
      <w:pPr>
        <w:pStyle w:val="FirstParagraph"/>
      </w:pPr>
      <w:r>
        <w:t xml:space="preserve">Base R provides</w:t>
      </w:r>
      <w:r>
        <w:t xml:space="preserve"> </w:t>
      </w:r>
      <w:r>
        <w:rPr>
          <w:rStyle w:val="VerbatimChar"/>
        </w:rPr>
        <w:t xml:space="preserve">stopifnot()</w:t>
      </w:r>
      <w:r>
        <w:t xml:space="preserve">,</w:t>
      </w:r>
      <w:r>
        <w:t xml:space="preserve"> </w:t>
      </w:r>
      <w:r>
        <w:t xml:space="preserve">which halts execution if any of the supplied expressions are not all</w:t>
      </w:r>
      <w:r>
        <w:t xml:space="preserve"> </w:t>
      </w:r>
      <w:r>
        <w:rPr>
          <w:rStyle w:val="VerbatimChar"/>
        </w:rPr>
        <w:t xml:space="preserve">TRUE</w:t>
      </w:r>
      <w:r>
        <w:t xml:space="preserve">:</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w:t>
      </w:r>
      <w:r>
        <w:rPr>
          <w:rStyle w:val="FunctionTok"/>
        </w:rPr>
        <w:t xml:space="preserve">stopifnot</w:t>
      </w:r>
      <w:r>
        <w:rPr>
          <w:rStyle w:val="NormalTok"/>
        </w:rPr>
        <w:t xml:space="preserve">(</w:t>
      </w:r>
      <w:r>
        <w:br/>
      </w:r>
      <w:r>
        <w:rPr>
          <w:rStyle w:val="NormalTok"/>
        </w:rPr>
        <w:t xml:space="preserve">    </w:t>
      </w:r>
      <w:r>
        <w:rPr>
          <w:rStyle w:val="FunctionTok"/>
        </w:rPr>
        <w:t xml:space="preserve">is.numeric</w:t>
      </w:r>
      <w:r>
        <w:rPr>
          <w:rStyle w:val="NormalTok"/>
        </w:rPr>
        <w:t xml:space="preserve">(count),</w:t>
      </w:r>
      <w:r>
        <w:br/>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(count),</w:t>
      </w:r>
      <w:r>
        <w:br/>
      </w:r>
      <w:r>
        <w:rPr>
          <w:rStyle w:val="NormalTok"/>
        </w:rPr>
        <w:t xml:space="preserve">    count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is.numeric</w:t>
      </w:r>
      <w:r>
        <w:rPr>
          <w:rStyle w:val="NormalTok"/>
        </w:rPr>
        <w:t xml:space="preserve">(person_years),</w:t>
      </w:r>
      <w:r>
        <w:br/>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(person_years),</w:t>
      </w:r>
      <w:r>
        <w:br/>
      </w:r>
      <w:r>
        <w:rPr>
          <w:rStyle w:val="NormalTok"/>
        </w:rPr>
        <w:t xml:space="preserve">    person_years </w:t>
      </w:r>
      <w:r>
        <w:rPr>
          <w:rStyle w:val="SpecialCharTok"/>
        </w:rPr>
        <w:t xml:space="preserve">&gt;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7"/>
        </w:numPr>
      </w:pPr>
      <w:r>
        <w:rPr>
          <w:b/>
          <w:bCs/>
        </w:rPr>
        <w:t xml:space="preserve">Pros</w:t>
      </w:r>
      <w:r>
        <w:t xml:space="preserve">: Zero dependencies; built into every R installation.</w:t>
      </w:r>
    </w:p>
    <w:p>
      <w:pPr>
        <w:pStyle w:val="Compact"/>
        <w:numPr>
          <w:ilvl w:val="0"/>
          <w:numId w:val="1007"/>
        </w:numPr>
      </w:pPr>
      <w:r>
        <w:rPr>
          <w:b/>
          <w:bCs/>
        </w:rPr>
        <w:t xml:space="preserve">Cons</w:t>
      </w:r>
      <w:r>
        <w:t xml:space="preserve">: Error messages can be cryptic in older R versions</w:t>
      </w:r>
      <w:r>
        <w:t xml:space="preserve"> </w:t>
      </w:r>
      <w:r>
        <w:t xml:space="preserve">(though R 4.0+ improved messages to display the failing expression);</w:t>
      </w:r>
      <w:r>
        <w:t xml:space="preserve"> </w:t>
      </w:r>
      <w:r>
        <w:t xml:space="preserve">does not provide prepackaged assertion helpers for complex data types.</w:t>
      </w:r>
    </w:p>
    <w:bookmarkEnd w:id="25"/>
    <w:bookmarkStart w:id="28" w:name="X61299030cb8ff94ada56d4bdbd93b8d1b32c6e5"/>
    <w:p>
      <w:pPr>
        <w:pStyle w:val="Heading3"/>
      </w:pPr>
      <w:r>
        <w:t xml:space="preserve">4.2</w:t>
      </w:r>
      <w:r>
        <w:t xml:space="preserve"> </w:t>
      </w:r>
      <w:r>
        <w:rPr>
          <w:rStyle w:val="VerbatimChar"/>
        </w:rPr>
        <w:t xml:space="preserve">{checkmate}</w:t>
      </w:r>
      <w:r>
        <w:t xml:space="preserve">: Fast, comprehensive argument checks</w:t>
      </w:r>
    </w:p>
    <w:p>
      <w:pPr>
        <w:pStyle w:val="FirstParagraph"/>
      </w:pPr>
      <w:r>
        <w:t xml:space="preserve">The</w:t>
      </w:r>
      <w:r>
        <w:t xml:space="preserve"> </w:t>
      </w:r>
      <w:hyperlink r:id="rId26">
        <w:r>
          <w:rPr>
            <w:rStyle w:val="VerbatimChar"/>
          </w:rPr>
          <w:t xml:space="preserve">{checkmate}</w:t>
        </w:r>
      </w:hyperlink>
      <w:r>
        <w:t xml:space="preserve"> </w:t>
      </w:r>
      <w:r>
        <w:t xml:space="preserve">package</w:t>
      </w:r>
      <w:r>
        <w:t xml:space="preserve"> </w:t>
      </w:r>
      <w:r>
        <w:t xml:space="preserve">(on</w:t>
      </w:r>
      <w:r>
        <w:t xml:space="preserve"> </w:t>
      </w:r>
      <w:hyperlink r:id="rId27">
        <w:r>
          <w:rPr>
            <w:rStyle w:val="Hyperlink"/>
          </w:rPr>
          <w:t xml:space="preserve">CRAN</w:t>
        </w:r>
      </w:hyperlink>
      <w:r>
        <w:t xml:space="preserve">)</w:t>
      </w:r>
      <w:r>
        <w:t xml:space="preserve"> </w:t>
      </w:r>
      <w:r>
        <w:t xml:space="preserve">is widely recommended for package development and production pipelines: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(count, </w:t>
      </w:r>
      <w:r>
        <w:rPr>
          <w:rStyle w:val="AttributeTok"/>
        </w:rPr>
        <w:t xml:space="preserve">lower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lower bound is inclusive; use smallest positive double to require person_years &gt; 0</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(person_years, </w:t>
      </w:r>
      <w:r>
        <w:rPr>
          <w:rStyle w:val="AttributeTok"/>
        </w:rPr>
        <w:t xml:space="preserve">lower =</w:t>
      </w:r>
      <w:r>
        <w:rPr>
          <w:rStyle w:val="NormalTok"/>
        </w:rPr>
        <w:t xml:space="preserve"> .Machine</w:t>
      </w:r>
      <w:r>
        <w:rPr>
          <w:rStyle w:val="SpecialCharTok"/>
        </w:rPr>
        <w:t xml:space="preserve">$</w:t>
      </w:r>
      <w:r>
        <w:rPr>
          <w:rStyle w:val="NormalTok"/>
        </w:rPr>
        <w:t xml:space="preserve">double.xmin, </w:t>
      </w:r>
      <w:r>
        <w:rPr>
          <w:rStyle w:val="AttributeTok"/>
        </w:rPr>
        <w:t xml:space="preserve">finite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8"/>
        </w:numPr>
      </w:pPr>
      <w:r>
        <w:rPr>
          <w:b/>
          <w:bCs/>
        </w:rPr>
        <w:t xml:space="preserve">Pros</w:t>
      </w:r>
      <w:r>
        <w:t xml:space="preserve">: Extremely fast (written in C);</w:t>
      </w:r>
      <w:r>
        <w:t xml:space="preserve"> </w:t>
      </w:r>
      <w:r>
        <w:t xml:space="preserve">comprehensive family of assertion functions (</w:t>
      </w:r>
      <w:r>
        <w:rPr>
          <w:rStyle w:val="VerbatimChar"/>
        </w:rPr>
        <w:t xml:space="preserve">assert_*</w:t>
      </w:r>
      <w:r>
        <w:t xml:space="preserve">,</w:t>
      </w:r>
      <w:r>
        <w:t xml:space="preserve"> </w:t>
      </w:r>
      <w:r>
        <w:rPr>
          <w:rStyle w:val="VerbatimChar"/>
        </w:rPr>
        <w:t xml:space="preserve">check_*</w:t>
      </w:r>
      <w:r>
        <w:t xml:space="preserve">,</w:t>
      </w:r>
      <w:r>
        <w:t xml:space="preserve"> </w:t>
      </w:r>
      <w:r>
        <w:rPr>
          <w:rStyle w:val="VerbatimChar"/>
        </w:rPr>
        <w:t xml:space="preserve">test_*</w:t>
      </w:r>
      <w:r>
        <w:t xml:space="preserve">);</w:t>
      </w:r>
      <w:r>
        <w:t xml:space="preserve"> </w:t>
      </w:r>
      <w:r>
        <w:t xml:space="preserve">generates clear, informative error messages automatically.</w:t>
      </w:r>
    </w:p>
    <w:p>
      <w:pPr>
        <w:pStyle w:val="Compact"/>
        <w:numPr>
          <w:ilvl w:val="0"/>
          <w:numId w:val="1008"/>
        </w:numPr>
      </w:pPr>
      <w:r>
        <w:rPr>
          <w:b/>
          <w:bCs/>
        </w:rPr>
        <w:t xml:space="preserve">Cons</w:t>
      </w:r>
      <w:r>
        <w:t xml:space="preserve">: Adds a package dependency.</w:t>
      </w:r>
    </w:p>
    <w:bookmarkEnd w:id="28"/>
    <w:bookmarkStart w:id="31" w:name="X457f54817b75c878d21e6b46cc6bdb759c8b265"/>
    <w:p>
      <w:pPr>
        <w:pStyle w:val="Heading3"/>
      </w:pPr>
      <w:r>
        <w:t xml:space="preserve">4.3</w:t>
      </w:r>
      <w:r>
        <w:t xml:space="preserve"> </w:t>
      </w:r>
      <w:r>
        <w:rPr>
          <w:rStyle w:val="VerbatimChar"/>
        </w:rPr>
        <w:t xml:space="preserve">{cli}</w:t>
      </w:r>
      <w:r>
        <w:t xml:space="preserve"> </w:t>
      </w:r>
      <w:r>
        <w:t xml:space="preserve">and</w:t>
      </w:r>
      <w:r>
        <w:t xml:space="preserve"> </w:t>
      </w:r>
      <w:r>
        <w:rPr>
          <w:rStyle w:val="VerbatimChar"/>
        </w:rPr>
        <w:t xml:space="preserve">{rlang}</w:t>
      </w:r>
      <w:r>
        <w:t xml:space="preserve">: Custom, friendly error conditions</w:t>
      </w:r>
    </w:p>
    <w:p>
      <w:pPr>
        <w:pStyle w:val="FirstParagraph"/>
      </w:pPr>
      <w:r>
        <w:t xml:space="preserve">Within the Tidyverse,</w:t>
      </w:r>
      <w:r>
        <w:t xml:space="preserve"> </w:t>
      </w:r>
      <w:hyperlink r:id="rId29">
        <w:r>
          <w:rPr>
            <w:rStyle w:val="VerbatimChar"/>
          </w:rPr>
          <w:t xml:space="preserve">{cli}</w:t>
        </w:r>
      </w:hyperlink>
      <w:r>
        <w:t xml:space="preserve"> </w:t>
      </w:r>
      <w:r>
        <w:t xml:space="preserve">and</w:t>
      </w:r>
      <w:r>
        <w:t xml:space="preserve"> </w:t>
      </w:r>
      <w:hyperlink r:id="rId30">
        <w:r>
          <w:rPr>
            <w:rStyle w:val="VerbatimChar"/>
          </w:rPr>
          <w:t xml:space="preserve">{rlang}</w:t>
        </w:r>
      </w:hyperlink>
      <w:r>
        <w:t xml:space="preserve"> </w:t>
      </w:r>
      <w:r>
        <w:t xml:space="preserve">are the modern standard for emitting structured, formatted error messages: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(count) </w:t>
      </w:r>
      <w:r>
        <w:rPr>
          <w:rStyle w:val="SpecialCharTok"/>
        </w:rPr>
        <w:t xml:space="preserve">||</w:t>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(count))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a single non-missing number, not {.obj_type_friendly {count}}."</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(count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non-negative ({.val {count}}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(person_years) </w:t>
      </w:r>
      <w:r>
        <w:rPr>
          <w:rStyle w:val="SpecialCharTok"/>
        </w:rPr>
        <w:t xml:space="preserve">||</w:t>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(person_years))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a single non-missing number, not {.obj_type_friendly {person_years}}."</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(person_years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positive ({.val {person_years}}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9"/>
        </w:numPr>
      </w:pPr>
      <w:r>
        <w:rPr>
          <w:b/>
          <w:bCs/>
        </w:rPr>
        <w:t xml:space="preserve">Pros</w:t>
      </w:r>
      <w:r>
        <w:t xml:space="preserve">: Outstanding user feedback with inline formatting (</w:t>
      </w:r>
      <w:r>
        <w:rPr>
          <w:rStyle w:val="VerbatimChar"/>
        </w:rPr>
        <w:t xml:space="preserve">{.arg}</w:t>
      </w:r>
      <w:r>
        <w:t xml:space="preserve">,</w:t>
      </w:r>
      <w:r>
        <w:t xml:space="preserve"> </w:t>
      </w:r>
      <w:r>
        <w:rPr>
          <w:rStyle w:val="VerbatimChar"/>
        </w:rPr>
        <w:t xml:space="preserve">{.val}</w:t>
      </w:r>
      <w:r>
        <w:t xml:space="preserve">);</w:t>
      </w:r>
      <w:r>
        <w:t xml:space="preserve"> </w:t>
      </w:r>
      <w:r>
        <w:t xml:space="preserve">properly attributes the error to the caller environment via</w:t>
      </w:r>
      <w:r>
        <w:t xml:space="preserve"> </w:t>
      </w:r>
      <w:r>
        <w:rPr>
          <w:rStyle w:val="VerbatimChar"/>
        </w:rPr>
        <w:t xml:space="preserve">call = rlang::caller_env()</w:t>
      </w:r>
      <w:r>
        <w:t xml:space="preserve">;</w:t>
      </w:r>
      <w:r>
        <w:t xml:space="preserve"> </w:t>
      </w:r>
      <w:r>
        <w:t xml:space="preserve">supports signaling custom condition classes (via</w:t>
      </w:r>
      <w:r>
        <w:t xml:space="preserve"> </w:t>
      </w:r>
      <w:r>
        <w:rPr>
          <w:rStyle w:val="VerbatimChar"/>
        </w:rPr>
        <w:t xml:space="preserve">class = ...</w:t>
      </w:r>
      <w:r>
        <w:t xml:space="preserve">) that callers can catch programmatically.</w:t>
      </w:r>
    </w:p>
    <w:p>
      <w:pPr>
        <w:pStyle w:val="Compact"/>
        <w:numPr>
          <w:ilvl w:val="0"/>
          <w:numId w:val="1009"/>
        </w:numPr>
      </w:pPr>
      <w:r>
        <w:rPr>
          <w:b/>
          <w:bCs/>
        </w:rPr>
        <w:t xml:space="preserve">Cons</w:t>
      </w:r>
      <w:r>
        <w:t xml:space="preserve">: Requires writing manual validation branches rather than one-line assertion calls.</w:t>
      </w:r>
    </w:p>
    <w:bookmarkEnd w:id="31"/>
    <w:bookmarkStart w:id="33" w:name="decomposing-validation-into-helpers"/>
    <w:p>
      <w:pPr>
        <w:pStyle w:val="Heading3"/>
      </w:pPr>
      <w:r>
        <w:t xml:space="preserve">4.4 Decomposing validation into helpers</w:t>
      </w:r>
    </w:p>
    <w:p>
      <w:pPr>
        <w:pStyle w:val="FirstParagraph"/>
      </w:pPr>
      <w:r>
        <w:t xml:space="preserve">When a function validates multiple inputs with the same pattern,</w:t>
      </w:r>
      <w:r>
        <w:t xml:space="preserve"> </w:t>
      </w:r>
      <w:r>
        <w:t xml:space="preserve">extract the repeated checks into a helper function</w:t>
      </w:r>
      <w:r>
        <w:t xml:space="preserve"> </w:t>
      </w:r>
      <w:r>
        <w:t xml:space="preserve">rather than repeating the</w:t>
      </w:r>
      <w:r>
        <w:t xml:space="preserve"> </w:t>
      </w:r>
      <w:r>
        <w:rPr>
          <w:rStyle w:val="VerbatimChar"/>
        </w:rPr>
        <w:t xml:space="preserve">if</w:t>
      </w:r>
      <w:r>
        <w:t xml:space="preserve">/</w:t>
      </w:r>
      <w:r>
        <w:rPr>
          <w:rStyle w:val="VerbatimChar"/>
        </w:rPr>
        <w:t xml:space="preserve">cli_abort</w:t>
      </w:r>
      <w:r>
        <w:t xml:space="preserve"> </w:t>
      </w:r>
      <w:r>
        <w:t xml:space="preserve">block for each input.</w:t>
      </w:r>
      <w:r>
        <w:t xml:space="preserve"> </w:t>
      </w:r>
      <w:r>
        <w:t xml:space="preserve">See</w:t>
      </w:r>
      <w:r>
        <w:t xml:space="preserve"> </w:t>
      </w:r>
      <w:hyperlink r:id="rId32">
        <w:r>
          <w:rPr>
            <w:rStyle w:val="Hyperlink"/>
          </w:rPr>
          <w:t xml:space="preserve">Decomposing validation blocks</w:t>
        </w:r>
      </w:hyperlink>
      <w:r>
        <w:t xml:space="preserve"> </w:t>
      </w:r>
      <w:r>
        <w:t xml:space="preserve">for a worked example.</w:t>
      </w:r>
    </w:p>
    <w:bookmarkEnd w:id="33"/>
    <w:bookmarkStart w:id="35" w:name="note-on-assertthat"/>
    <w:p>
      <w:pPr>
        <w:pStyle w:val="Heading3"/>
      </w:pPr>
      <w:r>
        <w:t xml:space="preserve">4.5 Note on</w:t>
      </w:r>
      <w:r>
        <w:t xml:space="preserve"> </w:t>
      </w:r>
      <w:r>
        <w:rPr>
          <w:rStyle w:val="VerbatimChar"/>
        </w:rPr>
        <w:t xml:space="preserve">{assertthat}</w:t>
      </w:r>
    </w:p>
    <w:p>
      <w:pPr>
        <w:pStyle w:val="FirstParagraph"/>
      </w:pPr>
      <w:r>
        <w:t xml:space="preserve">The</w:t>
      </w:r>
      <w:r>
        <w:t xml:space="preserve"> </w:t>
      </w:r>
      <w:hyperlink r:id="rId34">
        <w:r>
          <w:rPr>
            <w:rStyle w:val="VerbatimChar"/>
          </w:rPr>
          <w:t xml:space="preserve">{assertthat}</w:t>
        </w:r>
      </w:hyperlink>
      <w:r>
        <w:t xml:space="preserve"> </w:t>
      </w:r>
      <w:r>
        <w:t xml:space="preserve">package,</w:t>
      </w:r>
      <w:r>
        <w:t xml:space="preserve"> </w:t>
      </w:r>
      <w:r>
        <w:t xml:space="preserve">created by Hadley Wickham,</w:t>
      </w:r>
      <w:r>
        <w:t xml:space="preserve"> </w:t>
      </w:r>
      <w:r>
        <w:t xml:space="preserve">popularized user-friendly assertions in R.</w:t>
      </w:r>
      <w:r>
        <w:t xml:space="preserve"> </w:t>
      </w:r>
      <w:r>
        <w:t xml:space="preserve">While still widely used across existing codebases,</w:t>
      </w:r>
      <w:r>
        <w:t xml:space="preserve"> </w:t>
      </w:r>
      <w:r>
        <w:t xml:space="preserve">it has not seen active development since 2019.</w:t>
      </w:r>
      <w:r>
        <w:t xml:space="preserve"> </w:t>
      </w:r>
      <w:r>
        <w:t xml:space="preserve">For new code,</w:t>
      </w:r>
      <w:r>
        <w:t xml:space="preserve"> </w:t>
      </w:r>
      <w:r>
        <w:t xml:space="preserve">prefer</w:t>
      </w:r>
      <w:r>
        <w:t xml:space="preserve"> </w:t>
      </w:r>
      <w:hyperlink r:id="rId26">
        <w:r>
          <w:rPr>
            <w:rStyle w:val="VerbatimChar"/>
          </w:rPr>
          <w:t xml:space="preserve">{checkmate}</w:t>
        </w:r>
      </w:hyperlink>
      <w:r>
        <w:t xml:space="preserve"> </w:t>
      </w:r>
      <w:r>
        <w:t xml:space="preserve">for comprehensive argument checking</w:t>
      </w:r>
      <w:r>
        <w:t xml:space="preserve"> </w:t>
      </w:r>
      <w:r>
        <w:t xml:space="preserve">or</w:t>
      </w:r>
      <w:r>
        <w:t xml:space="preserve"> </w:t>
      </w:r>
      <w:hyperlink r:id="rId29">
        <w:r>
          <w:rPr>
            <w:rStyle w:val="VerbatimChar"/>
          </w:rPr>
          <w:t xml:space="preserve">{cli}</w:t>
        </w:r>
      </w:hyperlink>
      <w:r>
        <w:t xml:space="preserve"> </w:t>
      </w:r>
      <w:r>
        <w:t xml:space="preserve">paired with</w:t>
      </w:r>
      <w:r>
        <w:t xml:space="preserve"> </w:t>
      </w:r>
      <w:r>
        <w:rPr>
          <w:rStyle w:val="VerbatimChar"/>
        </w:rPr>
        <w:t xml:space="preserve">cli::cli_abort()</w:t>
      </w:r>
      <w:r>
        <w:t xml:space="preserve"> </w:t>
      </w:r>
      <w:r>
        <w:t xml:space="preserve">for custom error messages.</w:t>
      </w:r>
    </w:p>
    <w:bookmarkEnd w:id="35"/>
    <w:bookmarkEnd w:id="36"/>
    <w:bookmarkStart w:id="43" w:name="sec-avoid-nesting"/>
    <w:p>
      <w:pPr>
        <w:pStyle w:val="Heading2"/>
      </w:pPr>
      <w:r>
        <w:t xml:space="preserve">5 Avoiding Deep Nesting</w:t>
      </w:r>
    </w:p>
    <w:p>
      <w:pPr>
        <w:pStyle w:val="FirstParagraph"/>
      </w:pPr>
      <w:r>
        <w:t xml:space="preserve">When writing code, do not nest function calls.</w:t>
      </w:r>
      <w:r>
        <w:t xml:space="preserve"> </w:t>
      </w:r>
      <w:r>
        <w:t xml:space="preserve">Where feasible, also avoid nested function definitions:</w:t>
      </w:r>
    </w:p>
    <w:p>
      <w:pPr>
        <w:pStyle w:val="Compact"/>
        <w:numPr>
          <w:ilvl w:val="0"/>
          <w:numId w:val="1010"/>
        </w:numPr>
      </w:pPr>
      <w:r>
        <w:t xml:space="preserve">Do not pass one function call’s result straight into another call,</w:t>
      </w:r>
      <w:r>
        <w:t xml:space="preserve"> </w:t>
      </w:r>
      <w:r>
        <w:t xml:space="preserve">as in</w:t>
      </w:r>
      <w:r>
        <w:t xml:space="preserve"> </w:t>
      </w:r>
      <w:r>
        <w:rPr>
          <w:rStyle w:val="VerbatimChar"/>
        </w:rPr>
        <w:t xml:space="preserve">f(g(h(x)))</w:t>
      </w:r>
      <w:r>
        <w:t xml:space="preserve">.</w:t>
      </w:r>
      <w:r>
        <w:t xml:space="preserve"> </w:t>
      </w:r>
      <w:r>
        <w:t xml:space="preserve">Give each intermediate result a name,</w:t>
      </w:r>
      <w:r>
        <w:t xml:space="preserve"> </w:t>
      </w:r>
      <w:r>
        <w:t xml:space="preserve">or chain the steps with a pipe (</w:t>
      </w:r>
      <w:r>
        <w:rPr>
          <w:rStyle w:val="VerbatimChar"/>
        </w:rPr>
        <w:t xml:space="preserve">|&gt;</w:t>
      </w:r>
      <w:r>
        <w:t xml:space="preserve"> </w:t>
      </w:r>
      <w:r>
        <w:t xml:space="preserve">in R);</w:t>
      </w:r>
      <w:r>
        <w:t xml:space="preserve"> </w:t>
      </w:r>
      <w:r>
        <w:t xml:space="preserve">pipes are fine.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010"/>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The nested-call rule is a policy, not a default:</w:t>
      </w:r>
      <w:r>
        <w:t xml:space="preserve"> </w:t>
      </w:r>
      <w:r>
        <w:t xml:space="preserve">a nested call is a code-review finding.</w:t>
      </w:r>
      <w:r>
        <w:t xml:space="preserve"> </w:t>
      </w:r>
      <w:r>
        <w:t xml:space="preserve">It covers a call whose result is a value handed to the outer call as an argument.</w:t>
      </w:r>
      <w:r>
        <w:t xml:space="preserve"> </w:t>
      </w:r>
      <w:r>
        <w:t xml:space="preserve">It does not cover the steps of a pipe chain,</w:t>
      </w:r>
      <w:r>
        <w:t xml:space="preserve"> </w:t>
      </w:r>
      <w:r>
        <w:t xml:space="preserve">which already name their order,</w:t>
      </w:r>
      <w:r>
        <w:t xml:space="preserve"> </w:t>
      </w:r>
      <w:r>
        <w:t xml:space="preserve">nor an argument the outer function captures and interprets itself,</w:t>
      </w:r>
      <w:r>
        <w:t xml:space="preserve"> </w:t>
      </w:r>
      <w:r>
        <w:t xml:space="preserve">as in these examples, which are not a closed list:</w:t>
      </w:r>
      <w:r>
        <w:t xml:space="preserve"> </w:t>
      </w:r>
      <w:hyperlink r:id="rId37">
        <w:r>
          <w:rPr>
            <w:rStyle w:val="VerbatimChar"/>
          </w:rPr>
          <w:t xml:space="preserve">{tidyselect}</w:t>
        </w:r>
      </w:hyperlink>
      <w:r>
        <w:t xml:space="preserve"> </w:t>
      </w:r>
      <w:r>
        <w:t xml:space="preserve">helpers (</w:t>
      </w:r>
      <w:r>
        <w:rPr>
          <w:rStyle w:val="VerbatimChar"/>
        </w:rPr>
        <w:t xml:space="preserve">all_of()</w:t>
      </w:r>
      <w:r>
        <w:t xml:space="preserve">,</w:t>
      </w:r>
      <w:r>
        <w:t xml:space="preserve"> </w:t>
      </w:r>
      <w:r>
        <w:rPr>
          <w:rStyle w:val="VerbatimChar"/>
        </w:rPr>
        <w:t xml:space="preserve">any_of()</w:t>
      </w:r>
      <w:r>
        <w:t xml:space="preserve">,</w:t>
      </w:r>
      <w:r>
        <w:t xml:space="preserve"> </w:t>
      </w:r>
      <w:r>
        <w:rPr>
          <w:rStyle w:val="VerbatimChar"/>
        </w:rPr>
        <w:t xml:space="preserve">starts_with()</w:t>
      </w:r>
      <w:r>
        <w:t xml:space="preserve">),</w:t>
      </w:r>
      <w:r>
        <w:t xml:space="preserve"> </w:t>
      </w:r>
      <w:r>
        <w:t xml:space="preserve">data-masked expressions inside data-masking verbs such as</w:t>
      </w:r>
      <w:r>
        <w:t xml:space="preserve"> </w:t>
      </w:r>
      <w:r>
        <w:rPr>
          <w:rStyle w:val="VerbatimChar"/>
        </w:rPr>
        <w:t xml:space="preserve">mutate()</w:t>
      </w:r>
      <w:r>
        <w:t xml:space="preserve">,</w:t>
      </w:r>
      <w:r>
        <w:t xml:space="preserve"> </w:t>
      </w:r>
      <w:r>
        <w:rPr>
          <w:rStyle w:val="VerbatimChar"/>
        </w:rPr>
        <w:t xml:space="preserve">filter()</w:t>
      </w:r>
      <w:r>
        <w:t xml:space="preserve">, or</w:t>
      </w:r>
      <w:r>
        <w:t xml:space="preserve"> </w:t>
      </w:r>
      <w:r>
        <w:rPr>
          <w:rStyle w:val="VerbatimChar"/>
        </w:rPr>
        <w:t xml:space="preserve">summarise()</w:t>
      </w:r>
      <w:r>
        <w:t xml:space="preserve">,</w:t>
      </w:r>
      <w:r>
        <w:t xml:space="preserve"> </w:t>
      </w:r>
      <w:r>
        <w:rPr>
          <w:rStyle w:val="VerbatimChar"/>
        </w:rPr>
        <w:t xml:space="preserve">aes()</w:t>
      </w:r>
      <w:r>
        <w:t xml:space="preserve"> </w:t>
      </w:r>
      <w:r>
        <w:t xml:space="preserve">mappings, and formulas.</w:t>
      </w:r>
      <w:r>
        <w:t xml:space="preserve"> </w:t>
      </w:r>
      <w:r>
        <w:t xml:space="preserve">Those are part of the outer call’s own syntax,</w:t>
      </w:r>
      <w:r>
        <w:t xml:space="preserve"> </w:t>
      </w:r>
      <w:r>
        <w:t xml:space="preserve">and pulling them out would break or obscure it.</w:t>
      </w:r>
      <w:r>
        <w:t xml:space="preserve"> </w:t>
      </w:r>
      <w:r>
        <w:t xml:space="preserve">The exemption stops at the captured argument itself.</w:t>
      </w:r>
      <w:r>
        <w:t xml:space="preserve"> </w:t>
      </w:r>
      <w:r>
        <w:t xml:space="preserve">In</w:t>
      </w:r>
      <w:r>
        <w:t xml:space="preserve"> </w:t>
      </w:r>
      <w:r>
        <w:rPr>
          <w:rStyle w:val="VerbatimChar"/>
        </w:rPr>
        <w:t xml:space="preserve">select(df, all_of(names(x)))</w:t>
      </w:r>
      <w:r>
        <w:t xml:space="preserve">,</w:t>
      </w:r>
      <w:r>
        <w:t xml:space="preserve"> </w:t>
      </w:r>
      <w:r>
        <w:rPr>
          <w:rStyle w:val="VerbatimChar"/>
        </w:rPr>
        <w:t xml:space="preserve">select()</w:t>
      </w:r>
      <w:r>
        <w:t xml:space="preserve"> </w:t>
      </w:r>
      <w:r>
        <w:t xml:space="preserve">captures</w:t>
      </w:r>
      <w:r>
        <w:t xml:space="preserve"> </w:t>
      </w:r>
      <w:r>
        <w:rPr>
          <w:rStyle w:val="VerbatimChar"/>
        </w:rPr>
        <w:t xml:space="preserve">all_of()</w:t>
      </w:r>
      <w:r>
        <w:t xml:space="preserve">,</w:t>
      </w:r>
      <w:r>
        <w:t xml:space="preserve"> </w:t>
      </w:r>
      <w:r>
        <w:t xml:space="preserve">but</w:t>
      </w:r>
      <w:r>
        <w:t xml:space="preserve"> </w:t>
      </w:r>
      <w:r>
        <w:rPr>
          <w:rStyle w:val="VerbatimChar"/>
        </w:rPr>
        <w:t xml:space="preserve">all_of()</w:t>
      </w:r>
      <w:r>
        <w:t xml:space="preserve"> </w:t>
      </w:r>
      <w:r>
        <w:t xml:space="preserve">evaluates</w:t>
      </w:r>
      <w:r>
        <w:t xml:space="preserve"> </w:t>
      </w:r>
      <w:r>
        <w:rPr>
          <w:rStyle w:val="VerbatimChar"/>
        </w:rPr>
        <w:t xml:space="preserve">names(x)</w:t>
      </w:r>
      <w:r>
        <w:t xml:space="preserve"> </w:t>
      </w:r>
      <w:r>
        <w:t xml:space="preserve">as an ordinary value,</w:t>
      </w:r>
      <w:r>
        <w:t xml:space="preserve"> </w:t>
      </w:r>
      <w:r>
        <w:t xml:space="preserve">so that inner call still gets a name:</w:t>
      </w:r>
    </w:p>
    <w:p>
      <w:pPr>
        <w:pStyle w:val="SourceCode"/>
      </w:pPr>
      <w:r>
        <w:rPr>
          <w:rStyle w:val="NormalTok"/>
        </w:rPr>
        <w:t xml:space="preserve">keep_cols </w:t>
      </w:r>
      <w:r>
        <w:rPr>
          <w:rStyle w:val="OtherTok"/>
        </w:rPr>
        <w:t xml:space="preserve">&lt;-</w:t>
      </w:r>
      <w:r>
        <w:rPr>
          <w:rStyle w:val="NormalTok"/>
        </w:rPr>
        <w:t xml:space="preserve"> </w:t>
      </w:r>
      <w:r>
        <w:rPr>
          <w:rStyle w:val="FunctionTok"/>
        </w:rPr>
        <w:t xml:space="preserve">names</w:t>
      </w:r>
      <w:r>
        <w:rPr>
          <w:rStyle w:val="NormalTok"/>
        </w:rPr>
        <w:t xml:space="preserve">(x)</w:t>
      </w:r>
      <w:r>
        <w:br/>
      </w:r>
      <w:r>
        <w:rPr>
          <w:rStyle w:val="FunctionTok"/>
        </w:rPr>
        <w:t xml:space="preserve">select</w:t>
      </w:r>
      <w:r>
        <w:rPr>
          <w:rStyle w:val="NormalTok"/>
        </w:rPr>
        <w:t xml:space="preserve">(df, </w:t>
      </w:r>
      <w:r>
        <w:rPr>
          <w:rStyle w:val="FunctionTok"/>
        </w:rPr>
        <w:t xml:space="preserve">all_of</w:t>
      </w:r>
      <w:r>
        <w:rPr>
          <w:rStyle w:val="NormalTok"/>
        </w:rPr>
        <w:t xml:space="preserve">(keep_cols))</w:t>
      </w:r>
    </w:p>
    <w:p>
      <w:pPr>
        <w:pStyle w:val="FirstParagraph"/>
      </w:pPr>
      <w:r>
        <w:t xml:space="preserve">The nested-definition rule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39" w:name="sec-precompute-conditions"/>
    <w:p>
      <w:pPr>
        <w:pStyle w:val="Heading3"/>
      </w:pPr>
      <w:r>
        <w:t xml:space="preserve">5.1 Name</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conditions before testing them</w:t>
      </w:r>
    </w:p>
    <w:p>
      <w:pPr>
        <w:pStyle w:val="FirstParagraph"/>
      </w:pPr>
      <w:r>
        <w:t xml:space="preserve">Compute every</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 ahead of the test:</w:t>
      </w:r>
      <w:r>
        <w:t xml:space="preserve"> </w:t>
      </w:r>
      <w:r>
        <w:t xml:space="preserve">assign it to a named logical variable first,</w:t>
      </w:r>
      <w:r>
        <w:t xml:space="preserve"> </w:t>
      </w:r>
      <w:r>
        <w:t xml:space="preserve">then test that name,</w:t>
      </w:r>
      <w:r>
        <w:t xml:space="preserve"> </w:t>
      </w:r>
      <w:r>
        <w:t xml:space="preserve">so the condition inside the parentheses is always a bare name</w:t>
      </w:r>
      <w:r>
        <w:t xml:space="preserve"> </w:t>
      </w:r>
      <w:r>
        <w:t xml:space="preserve">(or a literal, as in</w:t>
      </w:r>
      <w:r>
        <w:t xml:space="preserve"> </w:t>
      </w:r>
      <w:r>
        <w:rPr>
          <w:rStyle w:val="VerbatimChar"/>
        </w:rPr>
        <w:t xml:space="preserve">while (TRUE)</w:t>
      </w:r>
      <w:r>
        <w:t xml:space="preserve">).</w:t>
      </w:r>
      <w:r>
        <w:t xml:space="preserve"> </w:t>
      </w:r>
      <w:r>
        <w:t xml:space="preserve">This holds even for a condition with no nested call,</w:t>
      </w:r>
      <w:r>
        <w:t xml:space="preserve"> </w:t>
      </w:r>
      <w:r>
        <w:t xml:space="preserve">such as</w:t>
      </w:r>
      <w:r>
        <w:t xml:space="preserve"> </w:t>
      </w:r>
      <w:r>
        <w:rPr>
          <w:rStyle w:val="VerbatimChar"/>
        </w:rPr>
        <w:t xml:space="preserve">is.na(strat)</w:t>
      </w:r>
      <w:r>
        <w:t xml:space="preserve"> </w:t>
      </w:r>
      <w:r>
        <w:t xml:space="preserve">or a single comparison like</w:t>
      </w:r>
      <w:r>
        <w:t xml:space="preserve"> </w:t>
      </w:r>
      <w:r>
        <w:rPr>
          <w:rStyle w:val="VerbatimChar"/>
        </w:rPr>
        <w:t xml:space="preserve">x &gt; 0</w:t>
      </w:r>
      <w:r>
        <w:t xml:space="preserve">,</w:t>
      </w:r>
      <w:r>
        <w:t xml:space="preserve"> </w:t>
      </w:r>
      <w:r>
        <w:t xml:space="preserve">because the name is what documents the test.</w:t>
      </w:r>
    </w:p>
    <w:p>
      <w:pPr>
        <w:pStyle w:val="SourceCode"/>
      </w:pPr>
      <w:r>
        <w:rPr>
          <w:rStyle w:val="CommentTok"/>
        </w:rPr>
        <w:t xml:space="preserve"># Good: the name states what the test means</w:t>
      </w:r>
      <w:r>
        <w:br/>
      </w:r>
      <w:r>
        <w:rPr>
          <w:rStyle w:val="NormalTok"/>
        </w:rPr>
        <w:t xml:space="preserve">n_plots </w:t>
      </w:r>
      <w:r>
        <w:rPr>
          <w:rStyle w:val="OtherTok"/>
        </w:rPr>
        <w:t xml:space="preserve">&lt;-</w:t>
      </w:r>
      <w:r>
        <w:rPr>
          <w:rStyle w:val="NormalTok"/>
        </w:rPr>
        <w:t xml:space="preserve"> trace_strat_list </w:t>
      </w:r>
      <w:r>
        <w:rPr>
          <w:rStyle w:val="SpecialCharTok"/>
        </w:rPr>
        <w:t xml:space="preserve">|&gt;</w:t>
      </w:r>
      <w:r>
        <w:rPr>
          <w:rStyle w:val="NormalTok"/>
        </w:rPr>
        <w:t xml:space="preserve"> </w:t>
      </w:r>
      <w:r>
        <w:rPr>
          <w:rStyle w:val="FunctionTok"/>
        </w:rPr>
        <w:t xml:space="preserve">lengths</w:t>
      </w:r>
      <w:r>
        <w:rPr>
          <w:rStyle w:val="NormalTok"/>
        </w:rPr>
        <w:t xml:space="preserve">() </w:t>
      </w:r>
      <w:r>
        <w:rPr>
          <w:rStyle w:val="SpecialCharTok"/>
        </w:rPr>
        <w:t xml:space="preserve">|&gt;</w:t>
      </w:r>
      <w:r>
        <w:rPr>
          <w:rStyle w:val="NormalTok"/>
        </w:rPr>
        <w:t xml:space="preserve"> </w:t>
      </w:r>
      <w:r>
        <w:rPr>
          <w:rStyle w:val="FunctionTok"/>
        </w:rPr>
        <w:t xml:space="preserve">sum</w:t>
      </w:r>
      <w:r>
        <w:rPr>
          <w:rStyle w:val="NormalTok"/>
        </w:rPr>
        <w:t xml:space="preserve">()</w:t>
      </w:r>
      <w:r>
        <w:br/>
      </w:r>
      <w:r>
        <w:rPr>
          <w:rStyle w:val="NormalTok"/>
        </w:rPr>
        <w:t xml:space="preserve">single_plot </w:t>
      </w:r>
      <w:r>
        <w:rPr>
          <w:rStyle w:val="OtherTok"/>
        </w:rPr>
        <w:t xml:space="preserve">&lt;-</w:t>
      </w:r>
      <w:r>
        <w:rPr>
          <w:rStyle w:val="NormalTok"/>
        </w:rPr>
        <w:t xml:space="preserve"> n_plots </w:t>
      </w:r>
      <w:r>
        <w:rPr>
          <w:rStyle w:val="SpecialCharTok"/>
        </w:rPr>
        <w:t xml:space="preserve">==</w:t>
      </w:r>
      <w:r>
        <w:rPr>
          <w:rStyle w:val="NormalTok"/>
        </w:rPr>
        <w:t xml:space="preserve"> </w:t>
      </w:r>
      <w:r>
        <w:rPr>
          <w:rStyle w:val="DecValTok"/>
        </w:rPr>
        <w:t xml:space="preserve">1</w:t>
      </w:r>
      <w:r>
        <w:br/>
      </w:r>
      <w:r>
        <w:rPr>
          <w:rStyle w:val="ControlFlowTok"/>
        </w:rPr>
        <w:t xml:space="preserve">if</w:t>
      </w:r>
      <w:r>
        <w:rPr>
          <w:rStyle w:val="NormalTok"/>
        </w:rPr>
        <w:t xml:space="preserve"> (single_plot) {</w:t>
      </w:r>
      <w:r>
        <w:br/>
      </w:r>
      <w:r>
        <w:rPr>
          <w:rStyle w:val="NormalTok"/>
        </w:rPr>
        <w:t xml:space="preserve">  </w:t>
      </w:r>
      <w:r>
        <w:rPr>
          <w:rStyle w:val="CommentTok"/>
        </w:rPr>
        <w:t xml:space="preserve"># ...</w:t>
      </w:r>
      <w:r>
        <w:br/>
      </w:r>
      <w:r>
        <w:rPr>
          <w:rStyle w:val="NormalTok"/>
        </w:rPr>
        <w:t xml:space="preserve">}</w:t>
      </w:r>
      <w:r>
        <w:br/>
      </w:r>
      <w:r>
        <w:br/>
      </w:r>
      <w:r>
        <w:rPr>
          <w:rStyle w:val="CommentTok"/>
        </w:rPr>
        <w:t xml:space="preserve"># Avoid: the inline expression hides a misplaced parenthesis</w:t>
      </w:r>
      <w:r>
        <w:br/>
      </w:r>
      <w:r>
        <w:rPr>
          <w:rStyle w:val="ControlFlowTok"/>
        </w:rPr>
        <w:t xml:space="preserve">if</w:t>
      </w:r>
      <w:r>
        <w:rPr>
          <w:rStyle w:val="NormalTok"/>
        </w:rPr>
        <w:t xml:space="preserve"> (</w:t>
      </w:r>
      <w:r>
        <w:rPr>
          <w:rStyle w:val="FunctionTok"/>
        </w:rPr>
        <w:t xml:space="preserve">sum</w:t>
      </w:r>
      <w:r>
        <w:rPr>
          <w:rStyle w:val="NormalTok"/>
        </w:rPr>
        <w:t xml:space="preserve">(</w:t>
      </w:r>
      <w:r>
        <w:rPr>
          <w:rStyle w:val="FunctionTok"/>
        </w:rPr>
        <w:t xml:space="preserve">lengths</w:t>
      </w:r>
      <w:r>
        <w:rPr>
          <w:rStyle w:val="NormalTok"/>
        </w:rPr>
        <w:t xml:space="preserve">(trace_strat_list)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CommentTok"/>
        </w:rPr>
        <w:t xml:space="preserve"># ...</w:t>
      </w:r>
      <w:r>
        <w:br/>
      </w:r>
      <w:r>
        <w:rPr>
          <w:rStyle w:val="NormalTok"/>
        </w:rPr>
        <w:t xml:space="preserve">}</w:t>
      </w:r>
    </w:p>
    <w:p>
      <w:pPr>
        <w:pStyle w:val="FirstParagraph"/>
      </w:pPr>
      <w:r>
        <w:t xml:space="preserve">For a</w:t>
      </w:r>
      <w:r>
        <w:t xml:space="preserve"> </w:t>
      </w:r>
      <w:r>
        <w:rPr>
          <w:rStyle w:val="VerbatimChar"/>
        </w:rPr>
        <w:t xml:space="preserve">while()</w:t>
      </w:r>
      <w:r>
        <w:t xml:space="preserve"> </w:t>
      </w:r>
      <w:r>
        <w:t xml:space="preserve">loop,</w:t>
      </w:r>
      <w:r>
        <w:t xml:space="preserve"> </w:t>
      </w:r>
      <w:r>
        <w:t xml:space="preserve">compute the named condition before the loop</w:t>
      </w:r>
      <w:r>
        <w:t xml:space="preserve"> </w:t>
      </w:r>
      <w:r>
        <w:t xml:space="preserve">and recompute it at the end of the loop body.</w:t>
      </w:r>
    </w:p>
    <w:p>
      <w:pPr>
        <w:pStyle w:val="BodyText"/>
      </w:pPr>
      <w:r>
        <w:t xml:space="preserve">The inline form above was a real bug,</w:t>
      </w:r>
      <w:r>
        <w:t xml:space="preserve"> </w:t>
      </w:r>
      <w:r>
        <w:t xml:space="preserve">fixed in</w:t>
      </w:r>
      <w:r>
        <w:t xml:space="preserve"> </w:t>
      </w:r>
      <w:hyperlink r:id="rId38">
        <w:r>
          <w:rPr>
            <w:rStyle w:val="VerbatimChar"/>
          </w:rPr>
          <w:t xml:space="preserve">{serodynamics}</w:t>
        </w:r>
        <w:r>
          <w:rPr>
            <w:rStyle w:val="Hyperlink"/>
          </w:rPr>
          <w:t xml:space="preserve"> </w:t>
        </w:r>
        <w:r>
          <w:rPr>
            <w:rStyle w:val="Hyperlink"/>
          </w:rPr>
          <w:t xml:space="preserve">PR #326</w:t>
        </w:r>
      </w:hyperlink>
      <w:r>
        <w:t xml:space="preserve">.</w:t>
      </w:r>
      <w:r>
        <w:t xml:space="preserve"> </w:t>
      </w:r>
      <w:r>
        <w:rPr>
          <w:rStyle w:val="VerbatimChar"/>
        </w:rPr>
        <w:t xml:space="preserve">sum(lengths(x) == 1)</w:t>
      </w:r>
      <w:r>
        <w:t xml:space="preserve"> </w:t>
      </w:r>
      <w:r>
        <w:t xml:space="preserve">counts the strata that hold exactly one plot,</w:t>
      </w:r>
      <w:r>
        <w:t xml:space="preserve"> </w:t>
      </w:r>
      <w:r>
        <w:t xml:space="preserve">so the single-plot branch ran whenever any stratum held one plot,</w:t>
      </w:r>
      <w:r>
        <w:t xml:space="preserve"> </w:t>
      </w:r>
      <w:r>
        <w:t xml:space="preserve">not only when the whole result was one plot.</w:t>
      </w:r>
      <w:r>
        <w:t xml:space="preserve"> </w:t>
      </w:r>
      <w:r>
        <w:t xml:space="preserve">Splitting the condition into named steps makes the author say what each step should mean (</w:t>
      </w:r>
      <w:r>
        <w:rPr>
          <w:rStyle w:val="VerbatimChar"/>
        </w:rPr>
        <w:t xml:space="preserve">n_plots</w:t>
      </w:r>
      <w:r>
        <w:t xml:space="preserve">, then</w:t>
      </w:r>
      <w:r>
        <w:t xml:space="preserve"> </w:t>
      </w:r>
      <w:r>
        <w:rPr>
          <w:rStyle w:val="VerbatimChar"/>
        </w:rPr>
        <w:t xml:space="preserve">single_plot</w:t>
      </w:r>
      <w:r>
        <w:t xml:space="preserve">),</w:t>
      </w:r>
      <w:r>
        <w:t xml:space="preserve"> </w:t>
      </w:r>
      <w:r>
        <w:t xml:space="preserve">which puts the comparison on its own line where a misplaced parenthesis is visible in review,</w:t>
      </w:r>
      <w:r>
        <w:t xml:space="preserve"> </w:t>
      </w:r>
      <w:r>
        <w:t xml:space="preserve">and the named value can be inspected in a debugger before the branch runs.</w:t>
      </w:r>
    </w:p>
    <w:bookmarkEnd w:id="39"/>
    <w:bookmarkStart w:id="41" w:name="Xe498262ae6be61f401e18dbcc7cafd360e15ce1"/>
    <w:p>
      <w:pPr>
        <w:pStyle w:val="Heading3"/>
      </w:pPr>
      <w:r>
        <w:t xml:space="preserve">5.2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40">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41"/>
    <w:bookmarkStart w:id="42" w:name="lambdas-in-map-and-apply-family-calls"/>
    <w:p>
      <w:pPr>
        <w:pStyle w:val="Heading3"/>
      </w:pPr>
      <w:r>
        <w:t xml:space="preserve">5.3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42"/>
    <w:bookmarkEnd w:id="43"/>
    <w:bookmarkStart w:id="44" w:name="sec-prefer-packaged-functions"/>
    <w:p>
      <w:pPr>
        <w:pStyle w:val="Heading2"/>
      </w:pPr>
      <w:r>
        <w:t xml:space="preserve">6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011"/>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packages your own group maintains</w:t>
      </w:r>
      <w:r>
        <w:t xml:space="preserve"> </w:t>
      </w:r>
      <w:r>
        <w:t xml:space="preserve">(for the Morrison Lab, 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your own repos is fine.</w:t>
      </w:r>
    </w:p>
    <w:p>
      <w:pPr>
        <w:pStyle w:val="Compact"/>
        <w:numPr>
          <w:ilvl w:val="0"/>
          <w:numId w:val="1011"/>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012"/>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012"/>
        </w:numPr>
      </w:pPr>
      <w:r>
        <w:rPr>
          <w:b/>
          <w:bCs/>
        </w:rPr>
        <w:t xml:space="preserve">Don’t:</w:t>
      </w:r>
      <w:r>
        <w:t xml:space="preserve"> </w:t>
      </w:r>
      <w:r>
        <w:t xml:space="preserve">verify a self-imposed constraint and report that as having justified the hand-rolled version.</w:t>
      </w:r>
    </w:p>
    <w:bookmarkEnd w:id="44"/>
    <w:bookmarkStart w:id="46" w:name="sec-per-operation-grouping"/>
    <w:p>
      <w:pPr>
        <w:pStyle w:val="Heading2"/>
      </w:pPr>
      <w:r>
        <w:t xml:space="preserve">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5">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6"/>
    <w:bookmarkStart w:id="51" w:name="sec-avoid-hardcoding-external-data"/>
    <w:p>
      <w:pPr>
        <w:pStyle w:val="Heading2"/>
      </w:pPr>
      <w:r>
        <w:t xml:space="preserve">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013"/>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013"/>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01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9" w:name="X6cd99ac23357f519341a53b23e138c646ea1c45"/>
    <w:p>
      <w:pPr>
        <w:pStyle w:val="Heading3"/>
      </w:pPr>
      <w:r>
        <w:t xml:space="preserve">8.1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014"/>
        </w:numPr>
      </w:pPr>
      <w:r>
        <w:rPr>
          <w:b/>
          <w:bCs/>
        </w:rPr>
        <w:t xml:space="preserve">Do:</w:t>
      </w:r>
      <w:r>
        <w:t xml:space="preserve"> </w:t>
      </w:r>
      <w:r>
        <w:t xml:space="preserve">replace a figure the filesystem or an API enumerates with the command that derives it.</w:t>
      </w:r>
    </w:p>
    <w:p>
      <w:pPr>
        <w:pStyle w:val="Compact"/>
        <w:numPr>
          <w:ilvl w:val="0"/>
          <w:numId w:val="1014"/>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7" w:name="X45da8616c13d9849c5079b09e6f10b14b1e8a62"/>
    <w:p>
      <w:pPr>
        <w:pStyle w:val="Heading4"/>
      </w:pPr>
      <w:r>
        <w:t xml:space="preserve">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015"/>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015"/>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016"/>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016"/>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017"/>
        </w:numPr>
      </w:pPr>
      <w:r>
        <w:rPr>
          <w:b/>
          <w:bCs/>
        </w:rPr>
        <w:t xml:space="preserve">Do:</w:t>
      </w:r>
      <w:r>
        <w:t xml:space="preserve"> </w:t>
      </w:r>
      <w:r>
        <w:t xml:space="preserve">re-read the sentence introducing a block whenever a review finding changes what is in that block.</w:t>
      </w:r>
    </w:p>
    <w:p>
      <w:pPr>
        <w:pStyle w:val="Compact"/>
        <w:numPr>
          <w:ilvl w:val="0"/>
          <w:numId w:val="1017"/>
        </w:numPr>
      </w:pPr>
      <w:r>
        <w:rPr>
          <w:b/>
          <w:bCs/>
        </w:rPr>
        <w:t xml:space="preserve">Do:</w:t>
      </w:r>
      <w:r>
        <w:t xml:space="preserve"> </w:t>
      </w:r>
      <w:r>
        <w:t xml:space="preserve">delete a count the neighbouring block already states, and re-derive by command any count you keep.</w:t>
      </w:r>
    </w:p>
    <w:p>
      <w:pPr>
        <w:pStyle w:val="Compact"/>
        <w:numPr>
          <w:ilvl w:val="0"/>
          <w:numId w:val="1017"/>
        </w:numPr>
      </w:pPr>
      <w:r>
        <w:rPr>
          <w:b/>
          <w:bCs/>
        </w:rPr>
        <w:t xml:space="preserve">Don’t:</w:t>
      </w:r>
      <w:r>
        <w:t xml:space="preserve"> </w:t>
      </w:r>
      <w:r>
        <w:t xml:space="preserve">treat a fix to the block as complete because the finding named only the block.</w:t>
      </w:r>
    </w:p>
    <w:p>
      <w:pPr>
        <w:pStyle w:val="Compact"/>
        <w:numPr>
          <w:ilvl w:val="0"/>
          <w:numId w:val="1017"/>
        </w:numPr>
      </w:pPr>
      <w:r>
        <w:rPr>
          <w:b/>
          <w:bCs/>
        </w:rPr>
        <w:t xml:space="preserve">Don’t:</w:t>
      </w:r>
      <w:r>
        <w:t xml:space="preserve"> </w:t>
      </w:r>
      <w:r>
        <w:t xml:space="preserve">read adjacency as protection — the nearest duplicate is the one your own edit falsifies first.</w:t>
      </w:r>
    </w:p>
    <w:bookmarkEnd w:id="47"/>
    <w:bookmarkStart w:id="48" w:name="X72c8559fef7141ca39114dc26401b510adc0c7e"/>
    <w:p>
      <w:pPr>
        <w:pStyle w:val="Heading4"/>
      </w:pPr>
      <w:r>
        <w:t xml:space="preserve">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018"/>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018"/>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018"/>
        </w:numPr>
      </w:pPr>
      <w:r>
        <w:rPr>
          <w:b/>
          <w:bCs/>
        </w:rPr>
        <w:t xml:space="preserve">Don’t:</w:t>
      </w:r>
      <w:r>
        <w:t xml:space="preserve"> </w:t>
      </w:r>
      <w:r>
        <w:t xml:space="preserve">assume a qualitative lead-in is safe because it carries no number that could go stale.</w:t>
      </w:r>
    </w:p>
    <w:bookmarkEnd w:id="48"/>
    <w:bookmarkEnd w:id="49"/>
    <w:bookmarkStart w:id="50" w:name="X4e174cb9149f2b2e14b36b2edf87964fcbfdad4"/>
    <w:p>
      <w:pPr>
        <w:pStyle w:val="Heading3"/>
      </w:pPr>
      <w:r>
        <w:t xml:space="preserve">8.2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019"/>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019"/>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019"/>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020"/>
        </w:numPr>
      </w:pPr>
      <w:r>
        <w:rPr>
          <w:b/>
          <w:bCs/>
        </w:rPr>
        <w:t xml:space="preserve">Do:</w:t>
      </w:r>
      <w:r>
        <w:t xml:space="preserve"> </w:t>
      </w:r>
      <w:r>
        <w:t xml:space="preserve">parameterize the occurrences that instruct, and leave the ones that record.</w:t>
      </w:r>
    </w:p>
    <w:p>
      <w:pPr>
        <w:pStyle w:val="Compact"/>
        <w:numPr>
          <w:ilvl w:val="0"/>
          <w:numId w:val="1020"/>
        </w:numPr>
      </w:pPr>
      <w:r>
        <w:rPr>
          <w:b/>
          <w:bCs/>
        </w:rPr>
        <w:t xml:space="preserve">Do:</w:t>
      </w:r>
      <w:r>
        <w:t xml:space="preserve"> </w:t>
      </w:r>
      <w:r>
        <w:t xml:space="preserve">decide per occurrence in a file that carries both, reading each one’s surrounding sentence.</w:t>
      </w:r>
    </w:p>
    <w:p>
      <w:pPr>
        <w:pStyle w:val="Compact"/>
        <w:numPr>
          <w:ilvl w:val="0"/>
          <w:numId w:val="1020"/>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020"/>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50"/>
    <w:bookmarkEnd w:id="51"/>
    <w:bookmarkStart w:id="52" w:name="sec-construct-inputs"/>
    <w:p>
      <w:pPr>
        <w:pStyle w:val="Heading2"/>
      </w:pPr>
      <w:r>
        <w:t xml:space="preserve">9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5</w:t>
        </w:r>
      </w:hyperlink>
      <w:r>
        <w:t xml:space="preserve">:</w:t>
      </w:r>
      <w:r>
        <w:t xml:space="preserve"> </w:t>
      </w:r>
      <w:r>
        <w:t xml:space="preserve">prefer named steps you can read and check over one dense expression.</w:t>
      </w:r>
    </w:p>
    <w:bookmarkEnd w:id="52"/>
    <w:bookmarkStart w:id="58" w:name="sec-comments"/>
    <w:p>
      <w:pPr>
        <w:pStyle w:val="Heading2"/>
      </w:pPr>
      <w:r>
        <w:t xml:space="preserve">10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21"/>
        </w:numPr>
      </w:pPr>
      <w:r>
        <w:t xml:space="preserve">source your config =&gt;</w:t>
      </w:r>
    </w:p>
    <w:p>
      <w:pPr>
        <w:pStyle w:val="Compact"/>
        <w:numPr>
          <w:ilvl w:val="0"/>
          <w:numId w:val="1021"/>
        </w:numPr>
      </w:pPr>
      <w:r>
        <w:t xml:space="preserve">load all your data =&gt;</w:t>
      </w:r>
    </w:p>
    <w:p>
      <w:pPr>
        <w:pStyle w:val="Compact"/>
        <w:numPr>
          <w:ilvl w:val="0"/>
          <w:numId w:val="102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5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5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58"/>
    <w:bookmarkStart w:id="63" w:name="sec-line-breaks-and-formatting"/>
    <w:p>
      <w:pPr>
        <w:pStyle w:val="Heading2"/>
      </w:pPr>
      <w:r>
        <w:t xml:space="preserve">11 Line Breaks and Formatting</w:t>
      </w:r>
    </w:p>
    <w:bookmarkStart w:id="59" w:name="blank-lines-before-lists"/>
    <w:p>
      <w:pPr>
        <w:pStyle w:val="Heading3"/>
      </w:pPr>
      <w:r>
        <w:t xml:space="preserve">11.1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59"/>
    <w:bookmarkStart w:id="61" w:name="sec-semantic-line-breaks"/>
    <w:p>
      <w:pPr>
        <w:pStyle w:val="Heading3"/>
      </w:pPr>
      <w:r>
        <w:t xml:space="preserve">11.2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02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02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60">
        <w:r>
          <w:rPr>
            <w:rStyle w:val="Hyperlink"/>
          </w:rPr>
          <w:t xml:space="preserve">semantic line breaks</w:t>
        </w:r>
      </w:hyperlink>
      <w:r>
        <w:t xml:space="preserve">.</w:t>
      </w:r>
    </w:p>
    <w:p>
      <w:pPr>
        <w:pStyle w:val="BodyText"/>
      </w:pPr>
      <w:r>
        <w:rPr>
          <w:b/>
          <w:bCs/>
        </w:rPr>
        <w:t xml:space="preserve">Guidelines:</w:t>
      </w:r>
    </w:p>
    <w:p>
      <w:pPr>
        <w:pStyle w:val="Compact"/>
        <w:numPr>
          <w:ilvl w:val="0"/>
          <w:numId w:val="1023"/>
        </w:numPr>
      </w:pPr>
      <w:r>
        <w:t xml:space="preserve">Break after complete sentences (at periods)</w:t>
      </w:r>
    </w:p>
    <w:p>
      <w:pPr>
        <w:pStyle w:val="Compact"/>
        <w:numPr>
          <w:ilvl w:val="0"/>
          <w:numId w:val="1023"/>
        </w:numPr>
      </w:pPr>
      <w:r>
        <w:t xml:space="preserve">Break after long phrases or clauses (at commas or conjunctions)</w:t>
      </w:r>
    </w:p>
    <w:p>
      <w:pPr>
        <w:pStyle w:val="Compact"/>
        <w:numPr>
          <w:ilvl w:val="0"/>
          <w:numId w:val="1023"/>
        </w:numPr>
      </w:pPr>
      <w:r>
        <w:t xml:space="preserve">Aim for lines under 80 characters</w:t>
      </w:r>
    </w:p>
    <w:p>
      <w:pPr>
        <w:pStyle w:val="Compact"/>
        <w:numPr>
          <w:ilvl w:val="0"/>
          <w:numId w:val="1023"/>
        </w:numPr>
      </w:pPr>
      <w:r>
        <w:t xml:space="preserve">Keep related short phrases together on one line</w:t>
      </w:r>
    </w:p>
    <w:p>
      <w:pPr>
        <w:pStyle w:val="Compact"/>
        <w:numPr>
          <w:ilvl w:val="0"/>
          <w:numId w:val="1023"/>
        </w:numPr>
      </w:pPr>
      <w:r>
        <w:t xml:space="preserve">Do not break in the middle of inline code, links, or formatting</w:t>
      </w:r>
    </w:p>
    <w:bookmarkEnd w:id="61"/>
    <w:bookmarkStart w:id="62" w:name="line-breaks-in-code"/>
    <w:p>
      <w:pPr>
        <w:pStyle w:val="Heading3"/>
      </w:pPr>
      <w:r>
        <w:t xml:space="preserve">11.3 Line Breaks in Code</w:t>
      </w:r>
    </w:p>
    <w:p>
      <w:pPr>
        <w:pStyle w:val="Compact"/>
        <w:numPr>
          <w:ilvl w:val="0"/>
          <w:numId w:val="102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62"/>
    <w:bookmarkEnd w:id="63"/>
    <w:bookmarkStart w:id="66" w:name="sec-markdown-and-quarto-formatting"/>
    <w:p>
      <w:pPr>
        <w:pStyle w:val="Heading2"/>
      </w:pPr>
      <w:r>
        <w:t xml:space="preserve">12 Markdown and Quarto Formatting</w:t>
      </w:r>
    </w:p>
    <w:bookmarkStart w:id="65" w:name="writing-about-code-in-quarto-documents"/>
    <w:p>
      <w:pPr>
        <w:pStyle w:val="Heading3"/>
      </w:pPr>
      <w:r>
        <w:t xml:space="preserve">12.1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64">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65"/>
    <w:bookmarkEnd w:id="66"/>
    <w:bookmarkStart w:id="68" w:name="sec-messaging-and-user-communication"/>
    <w:p>
      <w:pPr>
        <w:pStyle w:val="Heading2"/>
      </w:pPr>
      <w:r>
        <w:t xml:space="preserve">13 Messaging and User Communication</w:t>
      </w:r>
    </w:p>
    <w:p>
      <w:pPr>
        <w:pStyle w:val="FirstParagraph"/>
      </w:pPr>
      <w:r>
        <w:t xml:space="preserve">Use</w:t>
      </w:r>
      <w:r>
        <w:t xml:space="preserve"> </w:t>
      </w:r>
      <w:hyperlink r:id="rId29">
        <w:r>
          <w:rPr>
            <w:rStyle w:val="VerbatimChar"/>
          </w:rPr>
          <w:t xml:space="preserve">{cli}</w:t>
        </w:r>
      </w:hyperlink>
      <w:r>
        <w:t xml:space="preserve"> </w:t>
      </w:r>
      <w:r>
        <w:t xml:space="preserve">package functions for all user-facing messages in package functions.</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02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02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02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Start w:id="67" w:name="sec-cli-styling-progress-outcomes"/>
    <w:p>
      <w:pPr>
        <w:pStyle w:val="Heading3"/>
      </w:pPr>
      <w:r>
        <w:t xml:space="preserve">13.1 CLI Styling: Progress Notes vs. Outcomes</w:t>
      </w:r>
    </w:p>
    <w:p>
      <w:pPr>
        <w:pStyle w:val="FirstParagraph"/>
      </w:pPr>
      <w:r>
        <w:t xml:space="preserve">When writing command-line tools, pipeline scripts, or package messaging,</w:t>
      </w:r>
      <w:r>
        <w:t xml:space="preserve"> </w:t>
      </w:r>
      <w:r>
        <w:t xml:space="preserve">maintain a clear visual distinction between intermediate progress updates and terminal outcomes:</w:t>
      </w:r>
    </w:p>
    <w:p>
      <w:pPr>
        <w:pStyle w:val="Compact"/>
        <w:numPr>
          <w:ilvl w:val="0"/>
          <w:numId w:val="1026"/>
        </w:numPr>
      </w:pPr>
      <w:r>
        <w:rPr>
          <w:b/>
          <w:bCs/>
        </w:rPr>
        <w:t xml:space="preserve">Progress updates should use neutral, non-emphatic styling</w:t>
      </w:r>
      <w:r>
        <w:t xml:space="preserve">:</w:t>
      </w:r>
      <w:r>
        <w:t xml:space="preserve"> </w:t>
      </w:r>
      <w:r>
        <w:t xml:space="preserve">Routine status notes describing in-flight actions</w:t>
      </w:r>
      <w:r>
        <w:t xml:space="preserve"> </w:t>
      </w:r>
      <w:r>
        <w:t xml:space="preserve">(such as</w:t>
      </w:r>
      <w:r>
        <w:t xml:space="preserve"> </w:t>
      </w:r>
      <w:r>
        <w:t xml:space="preserve">“Starting to compute…”</w:t>
      </w:r>
      <w:r>
        <w:t xml:space="preserve">,</w:t>
      </w:r>
      <w:r>
        <w:t xml:space="preserve"> </w:t>
      </w:r>
      <w:r>
        <w:t xml:space="preserve">“Loading input data…”</w:t>
      </w:r>
      <w:r>
        <w:t xml:space="preserve">,</w:t>
      </w:r>
      <w:r>
        <w:t xml:space="preserve"> </w:t>
      </w:r>
      <w:r>
        <w:t xml:space="preserve">or</w:t>
      </w:r>
      <w:r>
        <w:t xml:space="preserve"> </w:t>
      </w:r>
      <w:r>
        <w:t xml:space="preserve">“Querying remote endpoint…”</w:t>
      </w:r>
      <w:r>
        <w:t xml:space="preserve">)</w:t>
      </w:r>
      <w:r>
        <w:t xml:space="preserve"> </w:t>
      </w:r>
      <w:r>
        <w:t xml:space="preserve">should remain quiet and plain.</w:t>
      </w:r>
      <w:r>
        <w:t xml:space="preserve"> </w:t>
      </w:r>
      <w:r>
        <w:t xml:space="preserve">Avoid bold fonts, bright highlight colors, or heavy icons for intermediate steps.</w:t>
      </w:r>
      <w:r>
        <w:t xml:space="preserve"> </w:t>
      </w:r>
      <w:r>
        <w:t xml:space="preserve">Applying emphatic styling to routine progress causes visual fatigue</w:t>
      </w:r>
      <w:r>
        <w:t xml:space="preserve"> </w:t>
      </w:r>
      <w:r>
        <w:t xml:space="preserve">and desensitizes users to important messages.</w:t>
      </w:r>
    </w:p>
    <w:p>
      <w:pPr>
        <w:pStyle w:val="Compact"/>
        <w:numPr>
          <w:ilvl w:val="0"/>
          <w:numId w:val="1026"/>
        </w:numPr>
      </w:pPr>
      <w:r>
        <w:rPr>
          <w:b/>
          <w:bCs/>
        </w:rPr>
        <w:t xml:space="preserve">Outcomes should receive emphatic styling</w:t>
      </w:r>
      <w:r>
        <w:t xml:space="preserve">:</w:t>
      </w:r>
      <w:r>
        <w:t xml:space="preserve"> </w:t>
      </w:r>
      <w:r>
        <w:t xml:space="preserve">Definitive conclusions and status transitions</w:t>
      </w:r>
      <w:r>
        <w:t xml:space="preserve"> </w:t>
      </w:r>
      <w:r>
        <w:t xml:space="preserve">(such as</w:t>
      </w:r>
      <w:r>
        <w:t xml:space="preserve"> </w:t>
      </w:r>
      <w:r>
        <w:t xml:space="preserve">“Succeeded”</w:t>
      </w:r>
      <w:r>
        <w:t xml:space="preserve">,</w:t>
      </w:r>
      <w:r>
        <w:t xml:space="preserve"> </w:t>
      </w:r>
      <w:r>
        <w:t xml:space="preserve">“Failed”</w:t>
      </w:r>
      <w:r>
        <w:t xml:space="preserve">,</w:t>
      </w:r>
      <w:r>
        <w:t xml:space="preserve"> </w:t>
      </w:r>
      <w:r>
        <w:t xml:space="preserve">or</w:t>
      </w:r>
      <w:r>
        <w:t xml:space="preserve"> </w:t>
      </w:r>
      <w:r>
        <w:t xml:space="preserve">“Warning”</w:t>
      </w:r>
      <w:r>
        <w:t xml:space="preserve">)</w:t>
      </w:r>
      <w:r>
        <w:t xml:space="preserve"> </w:t>
      </w:r>
      <w:r>
        <w:t xml:space="preserve">signal results that require user awareness or intervention.</w:t>
      </w:r>
      <w:r>
        <w:t xml:space="preserve"> </w:t>
      </w:r>
      <w:r>
        <w:t xml:space="preserve">Emphasize these outcomes with bold text,</w:t>
      </w:r>
      <w:r>
        <w:t xml:space="preserve"> </w:t>
      </w:r>
      <w:r>
        <w:t xml:space="preserve">standard semantic colors</w:t>
      </w:r>
      <w:r>
        <w:t xml:space="preserve"> </w:t>
      </w:r>
      <w:r>
        <w:t xml:space="preserve">(such as green for success,</w:t>
      </w:r>
      <w:r>
        <w:t xml:space="preserve"> </w:t>
      </w:r>
      <w:r>
        <w:t xml:space="preserve">yellow for warning,</w:t>
      </w:r>
      <w:r>
        <w:t xml:space="preserve"> </w:t>
      </w:r>
      <w:r>
        <w:t xml:space="preserve">and red for failure),</w:t>
      </w:r>
      <w:r>
        <w:t xml:space="preserve"> </w:t>
      </w:r>
      <w:r>
        <w:t xml:space="preserve">or recognizable status indicators (such as check marks or crosses).</w:t>
      </w:r>
    </w:p>
    <w:p>
      <w:pPr>
        <w:pStyle w:val="FirstParagraph"/>
      </w:pPr>
      <w:r>
        <w:t xml:space="preserve">This separation creates an effective visual hierarchy:</w:t>
      </w:r>
      <w:r>
        <w:t xml:space="preserve"> </w:t>
      </w:r>
      <w:r>
        <w:t xml:space="preserve">users can scan terminal output quickly without getting bogged down by intermediate noise,</w:t>
      </w:r>
      <w:r>
        <w:t xml:space="preserve"> </w:t>
      </w:r>
      <w:r>
        <w:t xml:space="preserve">while immediately noticing whether a process succeeded or encountered issues.</w:t>
      </w:r>
    </w:p>
    <w:p>
      <w:pPr>
        <w:pStyle w:val="BodyText"/>
      </w:pPr>
      <w:r>
        <w:rPr>
          <w:b/>
          <w:bCs/>
        </w:rPr>
        <w:t xml:space="preserve">Examples:</w:t>
      </w:r>
    </w:p>
    <w:p>
      <w:pPr>
        <w:pStyle w:val="SourceCode"/>
      </w:pPr>
      <w:r>
        <w:rPr>
          <w:rStyle w:val="CommentTok"/>
        </w:rPr>
        <w:t xml:space="preserve"># Good: quiet progress note, emphatic outcome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"Computing bootstrap estimates..."</w:t>
      </w:r>
      <w:r>
        <w:rPr>
          <w:rStyle w:val="NormalTok"/>
        </w:rPr>
        <w:t xml:space="preserv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"v"</w:t>
      </w:r>
      <w:r>
        <w:rPr>
          <w:rStyle w:val="NormalTok"/>
        </w:rPr>
        <w:t xml:space="preserve"> </w:t>
      </w:r>
      <w:r>
        <w:rPr>
          <w:rStyle w:val="OtherTok"/>
        </w:rPr>
        <w:t xml:space="preserve">=</w:t>
      </w:r>
      <w:r>
        <w:rPr>
          <w:rStyle w:val="NormalTok"/>
        </w:rPr>
        <w:t xml:space="preserve"> </w:t>
      </w:r>
      <w:r>
        <w:rPr>
          <w:rStyle w:val="StringTok"/>
        </w:rPr>
        <w:t xml:space="preserve">"{.strong Succeeded:} computed {.val {n_reps}} replicates."</w:t>
      </w:r>
      <w:r>
        <w:rPr>
          <w:rStyle w:val="NormalTok"/>
        </w:rPr>
        <w:t xml:space="preserve">))</w:t>
      </w:r>
      <w:r>
        <w:br/>
      </w:r>
      <w:r>
        <w:br/>
      </w:r>
      <w:r>
        <w:rPr>
          <w:rStyle w:val="CommentTok"/>
        </w:rPr>
        <w:t xml:space="preserve"># Good: emphatic warning status in pipeline reporting (does not signal an R warning condition)</w:t>
      </w:r>
      <w:r>
        <w:br/>
      </w:r>
      <w:r>
        <w:rPr>
          <w:rStyle w:val="CommentTok"/>
        </w:rPr>
        <w:t xml:space="preserve"># (use cli_warn() in package code to signal an R warning condition)</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Warning:} {.val {n_dropped}} missing observations dropped."</w:t>
      </w:r>
      <w:r>
        <w:rPr>
          <w:rStyle w:val="NormalTok"/>
        </w:rPr>
        <w:t xml:space="preserve">))</w:t>
      </w:r>
      <w:r>
        <w:br/>
      </w:r>
      <w:r>
        <w:br/>
      </w:r>
      <w:r>
        <w:rPr>
          <w:rStyle w:val="CommentTok"/>
        </w:rPr>
        <w:t xml:space="preserve"># Good: emphatic failure status in batch scripts (non-aborting -- processing continues)</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"{.strong Failed:} input file {.file data.csv} not found."</w:t>
      </w:r>
      <w:r>
        <w:rPr>
          <w:rStyle w:val="NormalTok"/>
        </w:rPr>
        <w:t xml:space="preserve">))</w:t>
      </w:r>
      <w:r>
        <w:br/>
      </w:r>
      <w:r>
        <w:br/>
      </w:r>
      <w:r>
        <w:rPr>
          <w:rStyle w:val="CommentTok"/>
        </w:rPr>
        <w:t xml:space="preserve"># Good: emphatic failure condition that halts execution in package functions</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"Failed to converge after {.val {max_iter}} iterations."</w:t>
      </w:r>
      <w:r>
        <w:rPr>
          <w:rStyle w:val="NormalTok"/>
        </w:rPr>
        <w:t xml:space="preserve">)</w:t>
      </w:r>
      <w:r>
        <w:br/>
      </w:r>
      <w:r>
        <w:br/>
      </w:r>
      <w:r>
        <w:rPr>
          <w:rStyle w:val="CommentTok"/>
        </w:rPr>
        <w:t xml:space="preserve"># Bad: over-emphasized progress note (distracting and noisy)</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STARTING TO COMPUTE ESTIMATES...}"</w:t>
      </w:r>
      <w:r>
        <w:rPr>
          <w:rStyle w:val="NormalTok"/>
        </w:rPr>
        <w:t xml:space="preserve">))</w:t>
      </w:r>
      <w:r>
        <w:br/>
      </w:r>
      <w:r>
        <w:br/>
      </w:r>
      <w:r>
        <w:rPr>
          <w:rStyle w:val="CommentTok"/>
        </w:rPr>
        <w:t xml:space="preserve"># Bad: plain unstyled failure (and wrong function if execution should halt; use cli_abort())</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"failed: check inputs"</w:t>
      </w:r>
      <w:r>
        <w:rPr>
          <w:rStyle w:val="NormalTok"/>
        </w:rPr>
        <w:t xml:space="preserve">)</w:t>
      </w:r>
    </w:p>
    <w:bookmarkEnd w:id="67"/>
    <w:bookmarkEnd w:id="68"/>
    <w:bookmarkStart w:id="70" w:name="sec-package-code-practices"/>
    <w:p>
      <w:pPr>
        <w:pStyle w:val="Heading2"/>
      </w:pPr>
      <w:r>
        <w:t xml:space="preserve">14 Package Code Practices</w:t>
      </w:r>
    </w:p>
    <w:p>
      <w:pPr>
        <w:pStyle w:val="Compact"/>
        <w:numPr>
          <w:ilvl w:val="0"/>
          <w:numId w:val="102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028"/>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028"/>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028"/>
        </w:numPr>
      </w:pPr>
      <w:r>
        <w:rPr>
          <w:rStyle w:val="VerbatimChar"/>
        </w:rPr>
        <w:t xml:space="preserve">withr::local_package()</w:t>
      </w:r>
      <w:r>
        <w:t xml:space="preserve"> </w:t>
      </w:r>
      <w:r>
        <w:t xml:space="preserve">for temporary package loading in tests</w:t>
      </w:r>
    </w:p>
    <w:p>
      <w:pPr>
        <w:pStyle w:val="Compact"/>
        <w:numPr>
          <w:ilvl w:val="0"/>
          <w:numId w:val="1027"/>
        </w:numPr>
      </w:pPr>
      <w:r>
        <w:t xml:space="preserve">This keeps the global search path clean and makes dependencies explicit.</w:t>
      </w:r>
      <w:r>
        <w:t xml:space="preserve"> </w:t>
      </w:r>
      <w:r>
        <w:t xml:space="preserve">See</w:t>
      </w:r>
      <w:r>
        <w:t xml:space="preserve"> </w:t>
      </w:r>
      <w:hyperlink r:id="rId69">
        <w:r>
          <w:rPr>
            <w:rStyle w:val="Hyperlink"/>
          </w:rPr>
          <w:t xml:space="preserve">R Packages - The R landscape</w:t>
        </w:r>
      </w:hyperlink>
      <w:r>
        <w:t xml:space="preserve"> </w:t>
      </w:r>
      <w:r>
        <w:t xml:space="preserve">for more details.</w:t>
      </w:r>
    </w:p>
    <w:p>
      <w:pPr>
        <w:pStyle w:val="Compact"/>
        <w:numPr>
          <w:ilvl w:val="0"/>
          <w:numId w:val="102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27"/>
        </w:numPr>
      </w:pPr>
      <w:r>
        <w:rPr>
          <w:b/>
          <w:bCs/>
        </w:rPr>
        <w:t xml:space="preserve">Avoid code duplication</w:t>
      </w:r>
      <w:r>
        <w:t xml:space="preserve">: Extract repeated logic into helper functions</w:t>
      </w:r>
    </w:p>
    <w:bookmarkEnd w:id="70"/>
    <w:bookmarkStart w:id="72" w:name="sec-tidyverse-replacements"/>
    <w:p>
      <w:pPr>
        <w:pStyle w:val="Heading2"/>
      </w:pPr>
      <w:r>
        <w:t xml:space="preserve">15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str_subset</w:t>
      </w:r>
      <w:r>
        <w:rPr>
          <w:rStyle w:val="NormalTok"/>
        </w:rPr>
        <w:t xml:space="preserve">()      </w:t>
      </w:r>
      <w:r>
        <w:rPr>
          <w:rStyle w:val="CommentTok"/>
        </w:rPr>
        <w:t xml:space="preserve"># instead of grep(value = TRUE)</w:t>
      </w:r>
      <w:r>
        <w:br/>
      </w:r>
      <w:r>
        <w:rPr>
          <w:rStyle w:val="NormalTok"/>
        </w:rPr>
        <w:t xml:space="preserve">stringr</w:t>
      </w:r>
      <w:r>
        <w:rPr>
          <w:rStyle w:val="SpecialCharTok"/>
        </w:rPr>
        <w:t xml:space="preserve">::</w:t>
      </w:r>
      <w:r>
        <w:rPr>
          <w:rStyle w:val="FunctionTok"/>
        </w:rPr>
        <w:t xml:space="preserve">str_replace_all</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r:id="rId71">
        <w:r>
          <w:rPr>
            <w:rStyle w:val="Hyperlink"/>
          </w:rPr>
          <w:t xml:space="preserve">Tidyverse</w:t>
        </w:r>
      </w:hyperlink>
      <w:r>
        <w:t xml:space="preserve">.</w:t>
      </w:r>
    </w:p>
    <w:bookmarkEnd w:id="72"/>
    <w:bookmarkStart w:id="76" w:name="sec-here-package-style"/>
    <w:p>
      <w:pPr>
        <w:pStyle w:val="Heading2"/>
      </w:pPr>
      <w:r>
        <w:t xml:space="preserve">16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73">
        <w:r>
          <w:rPr>
            <w:rStyle w:val="Hyperlink"/>
          </w:rPr>
          <w:t xml:space="preserve">here package vignette</w:t>
        </w:r>
      </w:hyperlink>
      <w:r>
        <w:t xml:space="preserve">.</w:t>
      </w:r>
    </w:p>
    <w:bookmarkStart w:id="75" w:name="sec-here-subpath"/>
    <w:p>
      <w:pPr>
        <w:pStyle w:val="Heading3"/>
      </w:pPr>
      <w:r>
        <w:t xml:space="preserve">16.1 Pass subpath components directly to</w:t>
      </w:r>
      <w:r>
        <w:t xml:space="preserve"> </w:t>
      </w:r>
      <w:r>
        <w:rPr>
          <w:rStyle w:val="VerbatimChar"/>
        </w:rPr>
        <w:t xml:space="preserve">here()</w:t>
      </w:r>
    </w:p>
    <w:p>
      <w:pPr>
        <w:pStyle w:val="FirstParagraph"/>
      </w:pPr>
      <w:r>
        <w:rPr>
          <w:rStyle w:val="VerbatimChar"/>
        </w:rPr>
        <w:t xml:space="preserve">here::here()</w:t>
      </w:r>
      <w:r>
        <w:t xml:space="preserve"> </w:t>
      </w:r>
      <w:r>
        <w:t xml:space="preserve">already accepts path components as arguments</w:t>
      </w:r>
      <w:r>
        <w:t xml:space="preserve"> </w:t>
      </w:r>
      <w:r>
        <w:t xml:space="preserve">and joins them with the project root.</w:t>
      </w:r>
      <w:r>
        <w:t xml:space="preserve"> </w:t>
      </w:r>
      <w:r>
        <w:t xml:space="preserve">Do not wrap</w:t>
      </w:r>
      <w:r>
        <w:t xml:space="preserve"> </w:t>
      </w:r>
      <w:r>
        <w:rPr>
          <w:rStyle w:val="VerbatimChar"/>
        </w:rPr>
        <w:t xml:space="preserve">here::here()</w:t>
      </w:r>
      <w:r>
        <w:t xml:space="preserve"> </w:t>
      </w:r>
      <w:r>
        <w:t xml:space="preserve">in</w:t>
      </w:r>
      <w:r>
        <w:t xml:space="preserve"> </w:t>
      </w:r>
      <w:r>
        <w:rPr>
          <w:rStyle w:val="VerbatimChar"/>
        </w:rPr>
        <w:t xml:space="preserve">file.path()</w:t>
      </w:r>
      <w:r>
        <w:t xml:space="preserve"> </w:t>
      </w:r>
      <w:r>
        <w:t xml:space="preserve">or</w:t>
      </w:r>
      <w:r>
        <w:t xml:space="preserve"> </w:t>
      </w:r>
      <w:r>
        <w:rPr>
          <w:rStyle w:val="VerbatimChar"/>
        </w:rPr>
        <w:t xml:space="preserve">fs::path()</w:t>
      </w:r>
      <w:r>
        <w:t xml:space="preserve">:</w:t>
      </w:r>
    </w:p>
    <w:p>
      <w:pPr>
        <w:pStyle w:val="SourceCode"/>
      </w:pPr>
      <w:r>
        <w:rPr>
          <w:rStyle w:val="CommentTok"/>
        </w:rPr>
        <w:t xml:space="preserve"># Good: pass subpath components directly</w:t>
      </w:r>
      <w:r>
        <w:br/>
      </w:r>
      <w:r>
        <w:rPr>
          <w:rStyle w:val="NormalTok"/>
        </w:rPr>
        <w:t xml:space="preserve">rds_path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br/>
      </w:r>
      <w:r>
        <w:rPr>
          <w:rStyle w:val="CommentTok"/>
        </w:rPr>
        <w:t xml:space="preserve"># Bad: redundant wrapping adds noise and defeats the purpose</w:t>
      </w:r>
      <w:r>
        <w:br/>
      </w:r>
      <w:r>
        <w:rPr>
          <w:rStyle w:val="NormalTok"/>
        </w:rPr>
        <w:t xml:space="preserve">rds_path </w:t>
      </w:r>
      <w:r>
        <w:rPr>
          <w:rStyle w:val="OtherTok"/>
        </w:rPr>
        <w:t xml:space="preserve">&lt;-</w:t>
      </w:r>
      <w:r>
        <w:rPr>
          <w:rStyle w:val="NormalTok"/>
        </w:rPr>
        <w:t xml:space="preserve"> </w:t>
      </w:r>
      <w:r>
        <w:rPr>
          <w:rStyle w:val="FunctionTok"/>
        </w:rPr>
        <w:t xml:space="preserve">file.path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rPr>
          <w:rStyle w:val="NormalTok"/>
        </w:rPr>
        <w:t xml:space="preserve">rds_path </w:t>
      </w:r>
      <w:r>
        <w:rPr>
          <w:rStyle w:val="OtherTok"/>
        </w:rPr>
        <w:t xml:space="preserve">&lt;-</w:t>
      </w:r>
      <w:r>
        <w:rPr>
          <w:rStyle w:val="NormalTok"/>
        </w:rPr>
        <w:t xml:space="preserve"> fs</w:t>
      </w:r>
      <w:r>
        <w:rPr>
          <w:rStyle w:val="SpecialCharTok"/>
        </w:rPr>
        <w:t xml:space="preserve">::</w:t>
      </w:r>
      <w:r>
        <w:rPr>
          <w:rStyle w:val="FunctionTok"/>
        </w:rPr>
        <w:t xml:space="preserv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p>
    <w:p>
      <w:pPr>
        <w:pStyle w:val="FirstParagraph"/>
      </w:pPr>
      <w:r>
        <w:t xml:space="preserve">The wrapped form is functionally equivalent</w:t>
      </w:r>
      <w:r>
        <w:t xml:space="preserve"> </w:t>
      </w:r>
      <w:r>
        <w:t xml:space="preserve">but harder to read and obscures the intent.</w:t>
      </w:r>
      <w:r>
        <w:t xml:space="preserve"> </w:t>
      </w:r>
      <w:r>
        <w:rPr>
          <w:rStyle w:val="VerbatimChar"/>
        </w:rPr>
        <w:t xml:space="preserve">here()</w:t>
      </w:r>
      <w:r>
        <w:t xml:space="preserve"> </w:t>
      </w:r>
      <w:r>
        <w:t xml:space="preserve">was designed to replace</w:t>
      </w:r>
      <w:r>
        <w:t xml:space="preserve"> </w:t>
      </w:r>
      <w:r>
        <w:rPr>
          <w:rStyle w:val="VerbatimChar"/>
        </w:rPr>
        <w:t xml:space="preserve">file.path()</w:t>
      </w:r>
      <w:r>
        <w:t xml:space="preserve"> </w:t>
      </w:r>
      <w:r>
        <w:t xml:space="preserve">for project-relative paths,</w:t>
      </w:r>
      <w:r>
        <w:t xml:space="preserve"> </w:t>
      </w:r>
      <w:r>
        <w:t xml:space="preserve">so let it do its job.</w:t>
      </w:r>
    </w:p>
    <w:p>
      <w:pPr>
        <w:pStyle w:val="BodyText"/>
      </w:pPr>
      <w:r>
        <w:rPr>
          <w:i/>
          <w:iCs/>
        </w:rPr>
        <w:t xml:space="preserve">See also</w:t>
      </w:r>
      <w:r>
        <w:rPr>
          <w:i/>
          <w:iCs/>
        </w:rPr>
        <w:t xml:space="preserve"> </w:t>
      </w:r>
      <w:hyperlink r:id="rId74">
        <w:r>
          <w:rPr>
            <w:rStyle w:val="Hyperlink"/>
            <w:i/>
            <w:iCs/>
          </w:rPr>
          <w:t xml:space="preserve">The here package</w:t>
        </w:r>
      </w:hyperlink>
      <w:r>
        <w:rPr>
          <w:i/>
          <w:iCs/>
        </w:rPr>
        <w:t xml:space="preserve"> </w:t>
      </w:r>
      <w:r>
        <w:rPr>
          <w:i/>
          <w:iCs/>
        </w:rPr>
        <w:t xml:space="preserve">for detailed explanation of the here package.</w:t>
      </w:r>
    </w:p>
    <w:bookmarkEnd w:id="75"/>
    <w:bookmarkEnd w:id="76"/>
    <w:bookmarkStart w:id="85" w:name="sec-object-naming"/>
    <w:p>
      <w:pPr>
        <w:pStyle w:val="Heading2"/>
      </w:pPr>
      <w:r>
        <w:t xml:space="preserve">17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029"/>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029"/>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the example</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note.png" id="78"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9" name="Picture"/>
                  <a:graphic>
                    <a:graphicData uri="http://schemas.openxmlformats.org/drawingml/2006/picture">
                      <pic:pic>
                        <pic:nvPicPr>
                          <pic:cNvPr descr="/opt/quarto/share/formats/docx/note.png" id="8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Give each object one lasting name.</w:t>
      </w:r>
      <w:r>
        <w:t xml:space="preserve"> </w:t>
      </w:r>
      <w:r>
        <w:t xml:space="preserve">Use an alias to shorten a name inside one piece of code,</w:t>
      </w:r>
      <w:r>
        <w:t xml:space="preserve"> </w:t>
      </w:r>
      <w:r>
        <w:t xml:space="preserve">but avoid creating a synonym.</w:t>
      </w:r>
      <w:r>
        <w:t xml:space="preserve"> </w:t>
      </w:r>
      <w:hyperlink r:id="rId81">
        <w:r>
          <w:rPr>
            <w:rStyle w:val="Hyperlink"/>
          </w:rPr>
          <w:t xml:space="preserve">GeeksforGeeks compares aliases and synonyms in SQL</w:t>
        </w:r>
      </w:hyperlink>
      <w:r>
        <w:t xml:space="preserve">:</w:t>
      </w:r>
    </w:p>
    <w:p>
      <w:pPr>
        <w:pStyle w:val="Compact"/>
        <w:numPr>
          <w:ilvl w:val="0"/>
          <w:numId w:val="1030"/>
        </w:numPr>
      </w:pPr>
      <w:r>
        <w:t xml:space="preserve">An</w:t>
      </w:r>
      <w:r>
        <w:t xml:space="preserve"> </w:t>
      </w:r>
      <w:r>
        <w:rPr>
          <w:b/>
          <w:bCs/>
        </w:rPr>
        <w:t xml:space="preserve">alias</w:t>
      </w:r>
      <w:r>
        <w:t xml:space="preserve"> </w:t>
      </w:r>
      <w:r>
        <w:t xml:space="preserve">is a second name that lasts only within one scope.</w:t>
      </w:r>
      <w:r>
        <w:t xml:space="preserve"> </w:t>
      </w:r>
      <w:r>
        <w:t xml:space="preserve">In SQL,</w:t>
      </w:r>
      <w:r>
        <w:t xml:space="preserve"> </w:t>
      </w:r>
      <w:r>
        <w:rPr>
          <w:rStyle w:val="VerbatimChar"/>
        </w:rPr>
        <w:t xml:space="preserve">SELECT pat.id AS patient_id FROM patients pat</w:t>
      </w:r>
      <w:r>
        <w:t xml:space="preserve"> </w:t>
      </w:r>
      <w:r>
        <w:t xml:space="preserve">names the table</w:t>
      </w:r>
      <w:r>
        <w:t xml:space="preserve"> </w:t>
      </w:r>
      <w:r>
        <w:rPr>
          <w:rStyle w:val="VerbatimChar"/>
        </w:rPr>
        <w:t xml:space="preserve">pat</w:t>
      </w:r>
      <w:r>
        <w:t xml:space="preserve"> </w:t>
      </w:r>
      <w:r>
        <w:t xml:space="preserve">and the column</w:t>
      </w:r>
      <w:r>
        <w:t xml:space="preserve"> </w:t>
      </w:r>
      <w:r>
        <w:rPr>
          <w:rStyle w:val="VerbatimChar"/>
        </w:rPr>
        <w:t xml:space="preserve">patient_id</w:t>
      </w:r>
      <w:r>
        <w:t xml:space="preserve"> </w:t>
      </w:r>
      <w:r>
        <w:t xml:space="preserve">for that query only.</w:t>
      </w:r>
      <w:r>
        <w:t xml:space="preserve"> </w:t>
      </w:r>
      <w:r>
        <w:rPr>
          <w:rStyle w:val="VerbatimChar"/>
        </w:rPr>
        <w:t xml:space="preserve">import pandas as pd</w:t>
      </w:r>
      <w:r>
        <w:t xml:space="preserve"> </w:t>
      </w:r>
      <w:r>
        <w:t xml:space="preserve">in Python names the module</w:t>
      </w:r>
      <w:r>
        <w:t xml:space="preserve"> </w:t>
      </w:r>
      <w:r>
        <w:rPr>
          <w:rStyle w:val="VerbatimChar"/>
        </w:rPr>
        <w:t xml:space="preserve">pd</w:t>
      </w:r>
      <w:r>
        <w:t xml:space="preserve"> </w:t>
      </w:r>
      <w:r>
        <w:t xml:space="preserve">for one file.</w:t>
      </w:r>
    </w:p>
    <w:p>
      <w:pPr>
        <w:pStyle w:val="Compact"/>
        <w:numPr>
          <w:ilvl w:val="0"/>
          <w:numId w:val="1030"/>
        </w:numPr>
      </w:pPr>
      <w:r>
        <w:t xml:space="preserve">A</w:t>
      </w:r>
      <w:r>
        <w:t xml:space="preserve"> </w:t>
      </w:r>
      <w:r>
        <w:rPr>
          <w:b/>
          <w:bCs/>
        </w:rPr>
        <w:t xml:space="preserve">synonym</w:t>
      </w:r>
      <w:r>
        <w:t xml:space="preserve"> </w:t>
      </w:r>
      <w:r>
        <w:t xml:space="preserve">is a second name that is stored,</w:t>
      </w:r>
      <w:r>
        <w:t xml:space="preserve"> </w:t>
      </w:r>
      <w:r>
        <w:t xml:space="preserve">so it lasts until someone removes it.</w:t>
      </w:r>
      <w:r>
        <w:t xml:space="preserve"> </w:t>
      </w:r>
      <w:r>
        <w:t xml:space="preserve">Some databases, such as Oracle and SQL Server, provide</w:t>
      </w:r>
      <w:r>
        <w:t xml:space="preserve"> </w:t>
      </w:r>
      <w:r>
        <w:rPr>
          <w:rStyle w:val="VerbatimChar"/>
        </w:rPr>
        <w:t xml:space="preserve">CREATE SYNONYM</w:t>
      </w:r>
      <w:r>
        <w:t xml:space="preserve">,</w:t>
      </w:r>
      <w:r>
        <w:t xml:space="preserve"> </w:t>
      </w:r>
      <w:r>
        <w:t xml:space="preserve">which stores a name that points to another object</w:t>
      </w:r>
      <w:r>
        <w:t xml:space="preserve"> </w:t>
      </w:r>
      <w:r>
        <w:t xml:space="preserve">(</w:t>
      </w:r>
      <w:hyperlink r:id="rId82">
        <w:r>
          <w:rPr>
            <w:rStyle w:val="Hyperlink"/>
          </w:rPr>
          <w:t xml:space="preserve">Oracle documentation</w:t>
        </w:r>
      </w:hyperlink>
      <w:r>
        <w:t xml:space="preserve">).</w:t>
      </w:r>
      <w:r>
        <w:t xml:space="preserve"> </w:t>
      </w:r>
      <w:r>
        <w:t xml:space="preserve">PostgreSQL and MySQL do not have this command.</w:t>
      </w:r>
    </w:p>
    <w:p>
      <w:pPr>
        <w:pStyle w:val="FirstParagraph"/>
      </w:pPr>
      <w:r>
        <w:t xml:space="preserve">Keep an alias recognizable, such as</w:t>
      </w:r>
      <w:r>
        <w:t xml:space="preserve"> </w:t>
      </w:r>
      <w:r>
        <w:rPr>
          <w:rStyle w:val="VerbatimChar"/>
        </w:rPr>
        <w:t xml:space="preserve">pat</w:t>
      </w:r>
      <w:r>
        <w:t xml:space="preserve"> </w:t>
      </w:r>
      <w:r>
        <w:t xml:space="preserve">rather than</w:t>
      </w:r>
      <w:r>
        <w:t xml:space="preserve"> </w:t>
      </w:r>
      <w:r>
        <w:rPr>
          <w:rStyle w:val="VerbatimChar"/>
        </w:rPr>
        <w:t xml:space="preserve">p</w:t>
      </w:r>
      <w:r>
        <w:t xml:space="preserve">,</w:t>
      </w:r>
      <w:r>
        <w:t xml:space="preserve"> </w:t>
      </w:r>
      <w:r>
        <w:t xml:space="preserve">since the descriptive-name advice at the top of this section still applies.</w:t>
      </w:r>
      <w:r>
        <w:t xml:space="preserve"> </w:t>
      </w:r>
      <w:r>
        <w:t xml:space="preserve">A synonym in your own code makes readers look for a difference between the two names.</w:t>
      </w:r>
    </w:p>
    <w:p>
      <w:pPr>
        <w:pStyle w:val="BodyText"/>
      </w:pPr>
      <w:r>
        <w:t xml:space="preserve">An R package has one common exception.</w:t>
      </w:r>
      <w:r>
        <w:t xml:space="preserve"> </w:t>
      </w:r>
      <w:r>
        <w:t xml:space="preserve">When you rename an exported function,</w:t>
      </w:r>
      <w:r>
        <w:t xml:space="preserve"> </w:t>
      </w:r>
      <w:r>
        <w:t xml:space="preserve">keep the old name for a while as a wrapper so that existing code still runs,</w:t>
      </w:r>
      <w:r>
        <w:t xml:space="preserve"> </w:t>
      </w:r>
      <w:r>
        <w:t xml:space="preserve">and mark it as deprecated with</w:t>
      </w:r>
      <w:r>
        <w:t xml:space="preserve"> </w:t>
      </w:r>
      <w:hyperlink r:id="rId83">
        <w:r>
          <w:rPr>
            <w:rStyle w:val="VerbatimChar"/>
          </w:rPr>
          <w:t xml:space="preserve">{lifecycle}</w:t>
        </w:r>
      </w:hyperlink>
      <w:r>
        <w:t xml:space="preserve">:</w:t>
      </w:r>
    </w:p>
    <w:p>
      <w:pPr>
        <w:pStyle w:val="SourceCode"/>
      </w:pPr>
      <w:r>
        <w:rPr>
          <w:rStyle w:val="CommentTok"/>
        </w:rPr>
        <w:t xml:space="preserve"># Keep the old name only as a deprecated wrapper</w:t>
      </w:r>
      <w:r>
        <w:br/>
      </w:r>
      <w:r>
        <w:rPr>
          <w:rStyle w:val="NormalTok"/>
        </w:rPr>
        <w:t xml:space="preserve">prep_data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br/>
      </w:r>
      <w:r>
        <w:rPr>
          <w:rStyle w:val="NormalTok"/>
        </w:rPr>
        <w:t xml:space="preserve">  lifecycle</w:t>
      </w:r>
      <w:r>
        <w:rPr>
          <w:rStyle w:val="SpecialCharTok"/>
        </w:rPr>
        <w:t xml:space="preserve">::</w:t>
      </w:r>
      <w:r>
        <w:rPr>
          <w:rStyle w:val="FunctionTok"/>
        </w:rPr>
        <w:t xml:space="preserve">deprecate_warn</w:t>
      </w:r>
      <w:r>
        <w:rPr>
          <w:rStyle w:val="NormalTok"/>
        </w:rPr>
        <w:t xml:space="preserve">(</w:t>
      </w:r>
      <w:r>
        <w:rPr>
          <w:rStyle w:val="StringTok"/>
        </w:rPr>
        <w:t xml:space="preserve">"1.2.0"</w:t>
      </w:r>
      <w:r>
        <w:rPr>
          <w:rStyle w:val="NormalTok"/>
        </w:rPr>
        <w:t xml:space="preserve">, </w:t>
      </w:r>
      <w:r>
        <w:rPr>
          <w:rStyle w:val="StringTok"/>
        </w:rPr>
        <w:t xml:space="preserve">"prep_data()"</w:t>
      </w:r>
      <w:r>
        <w:rPr>
          <w:rStyle w:val="NormalTok"/>
        </w:rPr>
        <w:t xml:space="preserve">, </w:t>
      </w:r>
      <w:r>
        <w:rPr>
          <w:rStyle w:val="StringTok"/>
        </w:rPr>
        <w:t xml:space="preserve">"prep_study_data()"</w:t>
      </w:r>
      <w:r>
        <w:rPr>
          <w:rStyle w:val="NormalTok"/>
        </w:rPr>
        <w:t xml:space="preserve">)</w:t>
      </w:r>
      <w:r>
        <w:br/>
      </w:r>
      <w:r>
        <w:rPr>
          <w:rStyle w:val="NormalTok"/>
        </w:rPr>
        <w:t xml:space="preserve">  </w:t>
      </w:r>
      <w:r>
        <w:rPr>
          <w:rStyle w:val="FunctionTok"/>
        </w:rPr>
        <w:t xml:space="preserve">prep_study_data</w:t>
      </w:r>
      <w:r>
        <w:rPr>
          <w:rStyle w:val="NormalTok"/>
        </w:rPr>
        <w:t xml:space="preserve">(raw_data)</w:t>
      </w:r>
      <w:r>
        <w:br/>
      </w:r>
      <w:r>
        <w:rPr>
          <w:rStyle w:val="NormalTok"/>
        </w:rPr>
        <w:t xml:space="preserve">}</w:t>
      </w:r>
    </w:p>
    <w:p>
      <w:r>
        <w:pict>
          <v:rect style="width:0;height:1.5pt" o:hralign="center" o:hrstd="t" o:hr="t"/>
        </w:pict>
      </w:r>
    </w:p>
    <w:p>
      <w:pPr>
        <w:pStyle w:val="FirstParagraph"/>
      </w:pPr>
      <w:r>
        <w:t xml:space="preserve">For more help, check out</w:t>
      </w:r>
      <w:r>
        <w:t xml:space="preserve"> </w:t>
      </w:r>
      <w:hyperlink r:id="rId84">
        <w:r>
          <w:rPr>
            <w:rStyle w:val="Hyperlink"/>
          </w:rPr>
          <w:t xml:space="preserve">Be Expressive: How to Give Your Variables Better Names</w:t>
        </w:r>
      </w:hyperlink>
    </w:p>
    <w:bookmarkEnd w:id="85"/>
    <w:bookmarkStart w:id="126" w:name="sec-style-auto-style"/>
    <w:p>
      <w:pPr>
        <w:pStyle w:val="Heading2"/>
      </w:pPr>
      <w:r>
        <w:t xml:space="preserve">18 Automated Tools for Style and Project Workflow</w:t>
      </w:r>
    </w:p>
    <w:bookmarkStart w:id="108" w:name="styling"/>
    <w:p>
      <w:pPr>
        <w:pStyle w:val="Heading3"/>
      </w:pPr>
      <w:r>
        <w:t xml:space="preserve">18.1 Styling</w:t>
      </w:r>
    </w:p>
    <w:bookmarkStart w:id="87" w:name="rstudio-shortcuts"/>
    <w:p>
      <w:pPr>
        <w:pStyle w:val="Heading4"/>
      </w:pPr>
      <w:r>
        <w:t xml:space="preserve">RStudio shortcuts</w:t>
      </w:r>
    </w:p>
    <w:p>
      <w:pPr>
        <w:numPr>
          <w:ilvl w:val="0"/>
          <w:numId w:val="1031"/>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31"/>
        </w:numPr>
      </w:pPr>
      <w:r>
        <w:rPr>
          <w:b/>
          <w:bCs/>
        </w:rPr>
        <w:t xml:space="preserve">Assignment Aligner</w:t>
      </w:r>
      <w:r>
        <w:t xml:space="preserve"> </w:t>
      </w:r>
      <w:r>
        <w:t xml:space="preserve">- A</w:t>
      </w:r>
      <w:r>
        <w:t xml:space="preserve"> </w:t>
      </w:r>
      <w:hyperlink r:id="rId86">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87"/>
    <w:bookmarkStart w:id="99" w:name="styler"/>
    <w:p>
      <w:pPr>
        <w:pStyle w:val="Heading4"/>
      </w:pPr>
      <w:hyperlink r:id="rId88">
        <w:r>
          <w:rPr>
            <w:rStyle w:val="VerbatimChar"/>
          </w:rPr>
          <w:t xml:space="preserve">{styler}</w:t>
        </w:r>
      </w:hyperlink>
    </w:p>
    <w:p>
      <w:pPr>
        <w:pStyle w:val="FirstParagraph"/>
      </w:pPr>
      <w:hyperlink r:id="rId88">
        <w:r>
          <w:rPr>
            <w:rStyle w:val="VerbatimChar"/>
          </w:rPr>
          <w:t xml:space="preserve">{styler}</w:t>
        </w:r>
      </w:hyperlink>
      <w:r>
        <w:t xml:space="preserve"> </w:t>
      </w:r>
      <w:r>
        <w:t xml:space="preserve">is another</w:t>
      </w:r>
      <w:r>
        <w:t xml:space="preserve"> </w:t>
      </w:r>
      <w:hyperlink r:id="rId89">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90">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 name="Picture"/>
                  <a:graphic>
                    <a:graphicData uri="http://schemas.openxmlformats.org/drawingml/2006/picture">
                      <pic:pic>
                        <pic:nvPicPr>
                          <pic:cNvPr descr="/opt/quarto/share/formats/docx/note.png" id="92"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88">
              <w:r>
                <w:rPr>
                  <w:rStyle w:val="VerbatimChar"/>
                </w:rPr>
                <w:t xml:space="preserve">{styler}</w:t>
              </w:r>
            </w:hyperlink>
            <w:r>
              <w:t xml:space="preserve"> </w:t>
            </w:r>
            <w:hyperlink r:id="rId93">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4" name="Picture"/>
                  <a:graphic>
                    <a:graphicData uri="http://schemas.openxmlformats.org/drawingml/2006/picture">
                      <pic:pic>
                        <pic:nvPicPr>
                          <pic:cNvPr descr="/opt/quarto/share/formats/docx/note.png" id="95"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88">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7" name="Picture"/>
                  <a:graphic>
                    <a:graphicData uri="http://schemas.openxmlformats.org/drawingml/2006/picture">
                      <pic:pic>
                        <pic:nvPicPr>
                          <pic:cNvPr descr="/opt/quarto/share/formats/docx/tip.png" id="98" name="Picture"/>
                          <pic:cNvPicPr>
                            <a:picLocks noChangeArrowheads="1" noChangeAspect="1"/>
                          </pic:cNvPicPr>
                        </pic:nvPicPr>
                        <pic:blipFill>
                          <a:blip r:embed="rId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99"/>
    <w:bookmarkStart w:id="107" w:name="lintr"/>
    <w:p>
      <w:pPr>
        <w:pStyle w:val="Heading4"/>
      </w:pPr>
      <w:hyperlink r:id="rId100">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100">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101">
        <w:r>
          <w:rPr>
            <w:rStyle w:val="Hyperlink"/>
          </w:rPr>
          <w:t xml:space="preserve">in this link</w:t>
        </w:r>
      </w:hyperlink>
      <w:r>
        <w:t xml:space="preserve">,</w:t>
      </w:r>
      <w:r>
        <w:t xml:space="preserve"> </w:t>
      </w:r>
      <w:r>
        <w:t xml:space="preserve">and most guidelines are based on the</w:t>
      </w:r>
      <w:r>
        <w:t xml:space="preserve"> </w:t>
      </w:r>
      <w:hyperlink r:id="rId1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opt/quarto/share/formats/docx/note.png" id="103"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104">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5" name="Picture"/>
                  <a:graphic>
                    <a:graphicData uri="http://schemas.openxmlformats.org/drawingml/2006/picture">
                      <pic:pic>
                        <pic:nvPicPr>
                          <pic:cNvPr descr="/opt/quarto/share/formats/docx/note.png" id="10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107"/>
    <w:bookmarkEnd w:id="108"/>
    <w:bookmarkStart w:id="112" w:name="using-lintr"/>
    <w:p>
      <w:pPr>
        <w:pStyle w:val="Heading3"/>
      </w:pPr>
      <w:r>
        <w:t xml:space="preserve">18.2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09" name="Picture"/>
                  <a:graphic>
                    <a:graphicData uri="http://schemas.openxmlformats.org/drawingml/2006/picture">
                      <pic:pic>
                        <pic:nvPicPr>
                          <pic:cNvPr descr="/opt/quarto/share/formats/docx/tip.png" id="110" name="Picture"/>
                          <pic:cNvPicPr>
                            <a:picLocks noChangeArrowheads="1" noChangeAspect="1"/>
                          </pic:cNvPicPr>
                        </pic:nvPicPr>
                        <pic:blipFill>
                          <a:blip r:embed="rId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32"/>
              </w:numPr>
            </w:pPr>
            <w:r>
              <w:t xml:space="preserve">Unused variables</w:t>
            </w:r>
          </w:p>
          <w:p>
            <w:pPr>
              <w:pStyle w:val="Compact"/>
              <w:numPr>
                <w:ilvl w:val="0"/>
                <w:numId w:val="1032"/>
              </w:numPr>
            </w:pPr>
            <w:r>
              <w:t xml:space="preserve">Improper whitespace</w:t>
            </w:r>
          </w:p>
          <w:p>
            <w:pPr>
              <w:pStyle w:val="Compact"/>
              <w:numPr>
                <w:ilvl w:val="0"/>
                <w:numId w:val="1032"/>
              </w:numPr>
            </w:pPr>
            <w:r>
              <w:t xml:space="preserve">Line length issues</w:t>
            </w:r>
          </w:p>
          <w:p>
            <w:pPr>
              <w:pStyle w:val="Compact"/>
              <w:numPr>
                <w:ilvl w:val="0"/>
                <w:numId w:val="1032"/>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The example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the</w:t>
            </w:r>
            <w:r>
              <w:t xml:space="preserve"> </w:t>
            </w:r>
            <w:hyperlink r:id="rId111">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We recommend</w:t>
            </w:r>
            <w:r>
              <w:t xml:space="preserve"> </w:t>
            </w:r>
            <w:r>
              <w:rPr>
                <w:rStyle w:val="VerbatimChar"/>
              </w:rPr>
              <w:t xml:space="preserve">.lintr.R</w:t>
            </w:r>
            <w:r>
              <w:t xml:space="preserve"> </w:t>
            </w:r>
            <w:r>
              <w:t xml:space="preserve">files for configuration (lintr also supports the</w:t>
            </w:r>
            <w:r>
              <w:t xml:space="preserve"> </w:t>
            </w:r>
            <w:r>
              <w:rPr>
                <w:rStyle w:val="VerbatimChar"/>
              </w:rPr>
              <w:t xml:space="preserve">.lintr</w:t>
            </w:r>
            <w:r>
              <w:t xml:space="preserve"> </w:t>
            </w:r>
            <w:r>
              <w:t xml:space="preserve">format,</w:t>
            </w:r>
            <w:r>
              <w:t xml:space="preserve"> </w:t>
            </w:r>
            <w:r>
              <w:t xml:space="preserve">but</w:t>
            </w:r>
            <w:r>
              <w:t xml:space="preserve"> </w:t>
            </w:r>
            <w:r>
              <w:rPr>
                <w:rStyle w:val="VerbatimChar"/>
              </w:rPr>
              <w:t xml:space="preserve">.lintr.R</w:t>
            </w:r>
            <w:r>
              <w:t xml:space="preserve"> </w:t>
            </w:r>
            <w:r>
              <w:t xml:space="preserve">gets full R syntax support).</w:t>
            </w:r>
          </w:p>
          <w:p/>
        </w:tc>
      </w:tr>
    </w:tbl>
    <w:bookmarkEnd w:id="112"/>
    <w:bookmarkStart w:id="123" w:name="a-recommended-lintr-configuration"/>
    <w:p>
      <w:pPr>
        <w:pStyle w:val="Heading3"/>
      </w:pPr>
      <w:r>
        <w:t xml:space="preserve">18.3 A Recommended Lintr Configuration</w:t>
      </w:r>
    </w:p>
    <w:p>
      <w:pPr>
        <w:pStyle w:val="FirstParagraph"/>
      </w:pPr>
      <w:r>
        <w:t xml:space="preserve">We recommend a custom</w:t>
      </w:r>
      <w:r>
        <w:t xml:space="preserve"> </w:t>
      </w:r>
      <w:r>
        <w:rPr>
          <w:rStyle w:val="VerbatimChar"/>
        </w:rPr>
        <w:t xml:space="preserve">.lintr.R</w:t>
      </w:r>
      <w:r>
        <w:t xml:space="preserve"> </w:t>
      </w:r>
      <w:r>
        <w:t xml:space="preserve">configuration file in each repository to enforce these style standards.</w:t>
      </w:r>
      <w:r>
        <w:t xml:space="preserve"> </w:t>
      </w:r>
      <w:r>
        <w:t xml:space="preserve">You can view an example configuration, from the UCD-SERG lab manual, at</w:t>
      </w:r>
      <w:r>
        <w:t xml:space="preserve"> </w:t>
      </w:r>
      <w:hyperlink r:id="rId13">
        <w:r>
          <w:rPr>
            <w:rStyle w:val="Hyperlink"/>
          </w:rPr>
          <w:t xml:space="preserve">https://github.com/UCD-SERG/lab-manual/blob/main/.lintr.R</w:t>
        </w:r>
      </w:hyperlink>
      <w:r>
        <w:t xml:space="preserve">.</w:t>
      </w:r>
    </w:p>
    <w:p>
      <w:pPr>
        <w:pStyle w:val="BodyText"/>
      </w:pPr>
      <w:r>
        <w:rPr>
          <w:b/>
          <w:bCs/>
        </w:rPr>
        <w:t xml:space="preserve">Key linters to enable:</w:t>
      </w:r>
    </w:p>
    <w:p>
      <w:pPr>
        <w:pStyle w:val="Compact"/>
        <w:numPr>
          <w:ilvl w:val="0"/>
          <w:numId w:val="1033"/>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033"/>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033"/>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033"/>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to disable:</w:t>
      </w:r>
    </w:p>
    <w:p>
      <w:pPr>
        <w:pStyle w:val="Compact"/>
        <w:numPr>
          <w:ilvl w:val="0"/>
          <w:numId w:val="1034"/>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You may disable this linter in older projects until you are ready to clean them up,</w:t>
      </w:r>
      <w:r>
        <w:t xml:space="preserve"> </w:t>
      </w:r>
      <w:r>
        <w:t xml:space="preserve">but we recommend explicit returns for all new code, following the</w:t>
      </w:r>
      <w:r>
        <w:t xml:space="preserve"> </w:t>
      </w:r>
      <w:hyperlink r:id="rId22">
        <w:r>
          <w:rPr>
            <w:rStyle w:val="Hyperlink"/>
          </w:rPr>
          <w:t xml:space="preserve">Google R Style Guide</w:t>
        </w:r>
      </w:hyperlink>
      <w:r>
        <w:t xml:space="preserve">.</w:t>
      </w:r>
    </w:p>
    <w:p>
      <w:pPr>
        <w:pStyle w:val="Compact"/>
        <w:numPr>
          <w:ilvl w:val="0"/>
          <w:numId w:val="1034"/>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The example configuration allows relaxed rules for certain directories:</w:t>
      </w:r>
    </w:p>
    <w:p>
      <w:pPr>
        <w:pStyle w:val="Compact"/>
        <w:numPr>
          <w:ilvl w:val="0"/>
          <w:numId w:val="1035"/>
        </w:numPr>
      </w:pPr>
      <w:r>
        <w:rPr>
          <w:rStyle w:val="VerbatimChar"/>
        </w:rPr>
        <w:t xml:space="preserve">data-raw/</w:t>
      </w:r>
      <w:r>
        <w:t xml:space="preserve">: Pipe consistency and undesirable function rules relaxed (exploratory scripts)</w:t>
      </w:r>
    </w:p>
    <w:p>
      <w:pPr>
        <w:pStyle w:val="Compact"/>
        <w:numPr>
          <w:ilvl w:val="0"/>
          <w:numId w:val="1035"/>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035"/>
        </w:numPr>
      </w:pPr>
      <w:r>
        <w:rPr>
          <w:rStyle w:val="VerbatimChar"/>
        </w:rPr>
        <w:t xml:space="preserve">inst/examples/</w:t>
      </w:r>
      <w:r>
        <w:t xml:space="preserve">: Undesirable function rules relaxed</w:t>
      </w:r>
    </w:p>
    <w:p>
      <w:pPr>
        <w:pStyle w:val="Compact"/>
        <w:numPr>
          <w:ilvl w:val="0"/>
          <w:numId w:val="1035"/>
        </w:numPr>
      </w:pPr>
      <w:r>
        <w:rPr>
          <w:rStyle w:val="VerbatimChar"/>
        </w:rPr>
        <w:t xml:space="preserve">tests/testthat.R</w:t>
      </w:r>
      <w:r>
        <w:t xml:space="preserve">: Undesirable function rules relaxed</w:t>
      </w:r>
    </w:p>
    <w:bookmarkStart w:id="122" w:name="jarl"/>
    <w:p>
      <w:pPr>
        <w:pStyle w:val="Heading4"/>
      </w:pPr>
      <w:hyperlink r:id="rId113">
        <w:r>
          <w:rPr>
            <w:rStyle w:val="VerbatimChar"/>
          </w:rPr>
          <w:t xml:space="preserve">{jarl}</w:t>
        </w:r>
      </w:hyperlink>
    </w:p>
    <w:p>
      <w:pPr>
        <w:pStyle w:val="FirstParagraph"/>
      </w:pPr>
      <w:hyperlink r:id="rId113">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116" w:name="key-features"/>
    <w:p>
      <w:pPr>
        <w:pStyle w:val="Heading5"/>
      </w:pPr>
      <w:r>
        <w:t xml:space="preserve">Key Features</w:t>
      </w:r>
    </w:p>
    <w:p>
      <w:pPr>
        <w:pStyle w:val="Compact"/>
        <w:numPr>
          <w:ilvl w:val="0"/>
          <w:numId w:val="1036"/>
        </w:numPr>
      </w:pPr>
      <w:r>
        <w:rPr>
          <w:b/>
          <w:bCs/>
        </w:rPr>
        <w:t xml:space="preserve">Fast execution:</w:t>
      </w:r>
      <w:r>
        <w:t xml:space="preserve"> </w:t>
      </w:r>
      <w:r>
        <w:t xml:space="preserve">Written in Rust to deliver near-instant linting feedback.</w:t>
      </w:r>
    </w:p>
    <w:p>
      <w:pPr>
        <w:pStyle w:val="Compact"/>
        <w:numPr>
          <w:ilvl w:val="0"/>
          <w:numId w:val="1036"/>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036"/>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114">
        <w:r>
          <w:rPr>
            <w:rStyle w:val="Hyperlink"/>
          </w:rPr>
          <w:t xml:space="preserve">editor integrations</w:t>
        </w:r>
      </w:hyperlink>
      <w:r>
        <w:t xml:space="preserve">.</w:t>
      </w:r>
    </w:p>
    <w:p>
      <w:pPr>
        <w:pStyle w:val="Compact"/>
        <w:numPr>
          <w:ilvl w:val="0"/>
          <w:numId w:val="1036"/>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036"/>
        </w:numPr>
      </w:pPr>
      <w:r>
        <w:rPr>
          <w:b/>
          <w:bCs/>
        </w:rPr>
        <w:t xml:space="preserve">Project configuration:</w:t>
      </w:r>
      <w:r>
        <w:t xml:space="preserve"> </w:t>
      </w:r>
      <w:r>
        <w:t xml:space="preserve">Configured using a</w:t>
      </w:r>
      <w:r>
        <w:t xml:space="preserve"> </w:t>
      </w:r>
      <w:hyperlink r:id="rId115">
        <w:r>
          <w:rPr>
            <w:rStyle w:val="VerbatimChar"/>
          </w:rPr>
          <w:t xml:space="preserve">jarl.toml</w:t>
        </w:r>
      </w:hyperlink>
      <w:r>
        <w:t xml:space="preserve"> </w:t>
      </w:r>
      <w:r>
        <w:t xml:space="preserve">file in the project root.</w:t>
      </w:r>
    </w:p>
    <w:bookmarkEnd w:id="116"/>
    <w:bookmarkStart w:id="118" w:name="basic-usage"/>
    <w:p>
      <w:pPr>
        <w:pStyle w:val="Heading5"/>
      </w:pPr>
      <w:r>
        <w:t xml:space="preserve">Basic Usage</w:t>
      </w:r>
    </w:p>
    <w:p>
      <w:pPr>
        <w:pStyle w:val="FirstParagraph"/>
      </w:pPr>
      <w:r>
        <w:t xml:space="preserve">Run the standalone CLI (see the</w:t>
      </w:r>
      <w:r>
        <w:t xml:space="preserve"> </w:t>
      </w:r>
      <w:hyperlink r:id="rId117">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118"/>
    <w:bookmarkStart w:id="121" w:name="comparison-with-lintr"/>
    <w:p>
      <w:pPr>
        <w:pStyle w:val="Heading5"/>
      </w:pPr>
      <w:r>
        <w:t xml:space="preserve">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111">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project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9" name="Picture"/>
                  <a:graphic>
                    <a:graphicData uri="http://schemas.openxmlformats.org/drawingml/2006/picture">
                      <pic:pic>
                        <pic:nvPicPr>
                          <pic:cNvPr descr="/opt/quarto/share/formats/docx/note.png" id="12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Recommendation</w:t>
            </w:r>
          </w:p>
        </w:tc>
      </w:tr>
      <w:tr>
        <w:trPr>
          <w:cantSplit/>
        </w:trPr>
        <w:tc>
          <w:tcPr>
            <w:tcMar>
              <w:top w:w="108" w:type="dxa"/>
              <w:bottom w:w="108" w:type="dxa"/>
            </w:tcMar>
          </w:tcPr>
          <w:p>
            <w:pPr>
              <w:pStyle w:val="BodyText"/>
            </w:pPr>
            <w:pPr>
              <w:spacing w:before="16" w:after="16"/>
            </w:pPr>
            <w:r>
              <w:t xml:space="preserve">We recommend</w:t>
            </w:r>
            <w:r>
              <w:t xml:space="preserve"> </w:t>
            </w:r>
            <w:hyperlink r:id="rId100">
              <w:r>
                <w:rPr>
                  <w:rStyle w:val="VerbatimChar"/>
                </w:rPr>
                <w:t xml:space="preserve">{lintr}</w:t>
              </w:r>
            </w:hyperlink>
            <w:r>
              <w:t xml:space="preserve"> </w:t>
            </w:r>
            <w:r>
              <w:t xml:space="preserve">with a custom</w:t>
            </w:r>
            <w:r>
              <w:t xml:space="preserve"> </w:t>
            </w:r>
            <w:r>
              <w:rPr>
                <w:rStyle w:val="VerbatimChar"/>
              </w:rPr>
              <w:t xml:space="preserve">.lintr.R</w:t>
            </w:r>
            <w:r>
              <w:t xml:space="preserve"> </w:t>
            </w:r>
            <w:r>
              <w:t xml:space="preserve">configuration and a shared linter package (for example, the UCD-SERG lab manual’s</w:t>
            </w:r>
            <w:r>
              <w:t xml:space="preserve"> </w:t>
            </w:r>
            <w:hyperlink r:id="rId13">
              <w:r>
                <w:rPr>
                  <w:rStyle w:val="VerbatimChar"/>
                </w:rPr>
                <w:t xml:space="preserve">.lintr.R</w:t>
              </w:r>
            </w:hyperlink>
            <w:r>
              <w:t xml:space="preserve"> </w:t>
            </w:r>
            <w:r>
              <w:t xml:space="preserve">and this guide’s</w:t>
            </w:r>
            <w:r>
              <w:t xml:space="preserve"> </w:t>
            </w:r>
            <w:hyperlink r:id="rId111">
              <w:r>
                <w:rPr>
                  <w:rStyle w:val="VerbatimChar"/>
                </w:rPr>
                <w:t xml:space="preserve">{lms}</w:t>
              </w:r>
            </w:hyperlink>
            <w:r>
              <w:t xml:space="preserv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121"/>
    <w:bookmarkEnd w:id="122"/>
    <w:bookmarkEnd w:id="123"/>
    <w:bookmarkStart w:id="125" w:name="X20514c3690be0e3afe0e3453b36bf4daf01ce44"/>
    <w:p>
      <w:pPr>
        <w:pStyle w:val="Heading3"/>
      </w:pPr>
      <w:r>
        <w:t xml:space="preserve">18.4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100">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the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124">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125"/>
    <w:bookmarkEnd w:id="126"/>
    <w:bookmarkStart w:id="131" w:name="sec-r-resources-style"/>
    <w:p>
      <w:pPr>
        <w:pStyle w:val="Heading2"/>
      </w:pPr>
      <w:r>
        <w:t xml:space="preserve">19 Additional Resources</w:t>
      </w:r>
    </w:p>
    <w:p>
      <w:pPr>
        <w:pStyle w:val="Compact"/>
        <w:numPr>
          <w:ilvl w:val="0"/>
          <w:numId w:val="1037"/>
        </w:numPr>
      </w:pPr>
      <w:r>
        <w:t xml:space="preserve">Tidyverse style guide</w:t>
      </w:r>
      <w:r>
        <w:t xml:space="preserve"> </w:t>
      </w:r>
      <w:r>
        <w:t xml:space="preserve">(Wickham 2023)</w:t>
      </w:r>
      <w:r>
        <w:t xml:space="preserve">: Detailed coding style conventions for writing clear, consistent R code. Covers naming, syntax, pipes, functions, and more.</w:t>
      </w:r>
    </w:p>
    <w:bookmarkStart w:id="130" w:name="refs"/>
    <w:bookmarkStart w:id="127"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27"/>
    <w:bookmarkStart w:id="128"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28"/>
    <w:bookmarkStart w:id="129" w:name="ref-wickham2023tidyverse"/>
    <w:p>
      <w:pPr>
        <w:pStyle w:val="Bibliography"/>
      </w:pPr>
      <w:r>
        <w:t xml:space="preserve">Wickham, Hadley. 2023.</w:t>
      </w:r>
      <w:r>
        <w:t xml:space="preserve"> </w:t>
      </w:r>
      <w:r>
        <w:rPr>
          <w:i/>
          <w:iCs/>
        </w:rPr>
        <w:t xml:space="preserve">The Tidyverse Style Guide</w:t>
      </w:r>
      <w:r>
        <w:t xml:space="preserve">.</w:t>
      </w:r>
      <w:r>
        <w:t xml:space="preserve"> </w:t>
      </w:r>
      <w:hyperlink r:id="rId11">
        <w:r>
          <w:rPr>
            <w:rStyle w:val="Hyperlink"/>
          </w:rPr>
          <w:t xml:space="preserve">https://style.tidyverse.org/</w:t>
        </w:r>
      </w:hyperlink>
      <w:r>
        <w:t xml:space="preserve">.</w:t>
      </w:r>
    </w:p>
    <w:bookmarkEnd w:id="129"/>
    <w:bookmarkEnd w:id="130"/>
    <w:bookmarkEnd w:id="1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4" Type="http://schemas.openxmlformats.org/officeDocument/2006/relationships/image" Target="media/rId54.png"/><Relationship Id="rId96" Type="http://schemas.openxmlformats.org/officeDocument/2006/relationships/image" Target="media/rId96.png"/><Relationship Id="rId32" Type="http://schemas.openxmlformats.org/officeDocument/2006/relationships/hyperlink" Target="coding-practices.qmd#sec-decompose-validation" TargetMode="External"/><Relationship Id="rId21" Type="http://schemas.openxmlformats.org/officeDocument/2006/relationships/hyperlink" Target="coding-practices.qmd#sec-documenting-code" TargetMode="External"/><Relationship Id="rId74" Type="http://schemas.openxmlformats.org/officeDocument/2006/relationships/hyperlink" Target="coding-practices.qmd#sec-here-package-practices" TargetMode="External"/><Relationship Id="rId71" Type="http://schemas.openxmlformats.org/officeDocument/2006/relationships/hyperlink" Target="coding-practices.qmd#sec-tidyverse" TargetMode="External"/><Relationship Id="rId93" Type="http://schemas.openxmlformats.org/officeDocument/2006/relationships/hyperlink" Target="http://styler.r-lib.org/articles/customizing_styler.html" TargetMode="External"/><Relationship Id="rId40" Type="http://schemas.openxmlformats.org/officeDocument/2006/relationships/hyperlink" Target="https://adv-r.hadley.nz/functionals.html#purrr-style" TargetMode="External"/><Relationship Id="rId29" Type="http://schemas.openxmlformats.org/officeDocument/2006/relationships/hyperlink" Target="https://cli.r-lib.org/" TargetMode="External"/><Relationship Id="rId34" Type="http://schemas.openxmlformats.org/officeDocument/2006/relationships/hyperlink" Target="https://cran.r-project.org/package=assertthat" TargetMode="External"/><Relationship Id="rId27" Type="http://schemas.openxmlformats.org/officeDocument/2006/relationships/hyperlink" Target="https://cran.r-project.org/package=checkmate" TargetMode="External"/><Relationship Id="rId101" Type="http://schemas.openxmlformats.org/officeDocument/2006/relationships/hyperlink" Target="https://cran.r-project.org/web/packages/lintr/readme/README.html#available-linters" TargetMode="External"/><Relationship Id="rId104" Type="http://schemas.openxmlformats.org/officeDocument/2006/relationships/hyperlink" Target="https://cran.r-project.org/web/packages/lintr/readme/README.html#project-configuration" TargetMode="External"/><Relationship Id="rId12" Type="http://schemas.openxmlformats.org/officeDocument/2006/relationships/hyperlink" Target="https://design.tidyverse.org/important-args-first.html" TargetMode="External"/><Relationship Id="rId82" Type="http://schemas.openxmlformats.org/officeDocument/2006/relationships/hyperlink" Target="https://docs.oracle.com/en/database/oracle/oracle-database/19/sqlrf/CREATE-SYNONYM.html" TargetMode="External"/><Relationship Id="rId64" Type="http://schemas.openxmlformats.org/officeDocument/2006/relationships/hyperlink" Target="https://dplyr.tidyverse.org/" TargetMode="External"/><Relationship Id="rId45" Type="http://schemas.openxmlformats.org/officeDocument/2006/relationships/hyperlink" Target="https://dplyr.tidyverse.org/reference/dplyr_by.html" TargetMode="External"/><Relationship Id="rId111" Type="http://schemas.openxmlformats.org/officeDocument/2006/relationships/hyperlink" Target="https://github.com/Morrison-Lab/psc/tree/main/lms" TargetMode="External"/><Relationship Id="rId13" Type="http://schemas.openxmlformats.org/officeDocument/2006/relationships/hyperlink" Target="https://github.com/UCD-SERG/lab-manual/blob/main/.lintr.R" TargetMode="External"/><Relationship Id="rId38" Type="http://schemas.openxmlformats.org/officeDocument/2006/relationships/hyperlink" Target="https://github.com/UCD-SERG/serodynamics/pull/326" TargetMode="External"/><Relationship Id="rId57" Type="http://schemas.openxmlformats.org/officeDocument/2006/relationships/hyperlink" Target="https://github.com/kmishra9/Flu-Absenteeism/blob/master/Master's%20Thesis%20-%20Spatial%20Epidemiology%20of%20Influenza/1b%20-%20Map-Management.R" TargetMode="External"/><Relationship Id="rId53" Type="http://schemas.openxmlformats.org/officeDocument/2006/relationships/hyperlink" Target="https://github.com/kmishra9/Flu-Absenteeism/blob/master/Master's%20Thesis%20-%20Spatial%20Epidemiology%20of%20Influenza/2a%20-%20Statistical-Inputs.R" TargetMode="External"/><Relationship Id="rId124" Type="http://schemas.openxmlformats.org/officeDocument/2006/relationships/hyperlink" Target="https://github.com/r-lib/actions/blob/v2-branch/examples/lint-changed-files.yaml" TargetMode="External"/><Relationship Id="rId10" Type="http://schemas.openxmlformats.org/officeDocument/2006/relationships/hyperlink" Target="https://google.github.io/styleguide/Rguide.html" TargetMode="External"/><Relationship Id="rId22" Type="http://schemas.openxmlformats.org/officeDocument/2006/relationships/hyperlink" Target="https://google.github.io/styleguide/Rguide.html#use-explicit-returns" TargetMode="External"/><Relationship Id="rId73" Type="http://schemas.openxmlformats.org/officeDocument/2006/relationships/hyperlink" Target="https://here.r-lib.org/articles/here.html" TargetMode="External"/><Relationship Id="rId113" Type="http://schemas.openxmlformats.org/officeDocument/2006/relationships/hyperlink" Target="https://jarl.etiennebacher.com/" TargetMode="External"/><Relationship Id="rId117" Type="http://schemas.openxmlformats.org/officeDocument/2006/relationships/hyperlink" Target="https://jarl.etiennebacher.com/getting-started" TargetMode="External"/><Relationship Id="rId114" Type="http://schemas.openxmlformats.org/officeDocument/2006/relationships/hyperlink" Target="https://jarl.etiennebacher.com/howto/editors" TargetMode="External"/><Relationship Id="rId115" Type="http://schemas.openxmlformats.org/officeDocument/2006/relationships/hyperlink" Target="https://jarl.etiennebacher.com/reference/config-file" TargetMode="External"/><Relationship Id="rId83" Type="http://schemas.openxmlformats.org/officeDocument/2006/relationships/hyperlink" Target="https://lifecycle.r-lib.org/articles/communicate.html" TargetMode="External"/><Relationship Id="rId100" Type="http://schemas.openxmlformats.org/officeDocument/2006/relationships/hyperlink" Target="https://lintr.r-lib.org/" TargetMode="External"/><Relationship Id="rId26" Type="http://schemas.openxmlformats.org/officeDocument/2006/relationships/hyperlink" Target="https://mllg.github.io/checkmate/" TargetMode="External"/><Relationship Id="rId69" Type="http://schemas.openxmlformats.org/officeDocument/2006/relationships/hyperlink" Target="https://r-pkgs.org/code.html#sec-code-r-landscape" TargetMode="External"/><Relationship Id="rId30" Type="http://schemas.openxmlformats.org/officeDocument/2006/relationships/hyperlink" Target="https://rlang.r-lib.org/" TargetMode="External"/><Relationship Id="rId60" Type="http://schemas.openxmlformats.org/officeDocument/2006/relationships/hyperlink" Target="https://sembr.org/" TargetMode="External"/><Relationship Id="rId84" Type="http://schemas.openxmlformats.org/officeDocument/2006/relationships/hyperlink" Target="https://spin.atomicobject.com/2017/11/01/good-variable-names/" TargetMode="External"/><Relationship Id="rId11" Type="http://schemas.openxmlformats.org/officeDocument/2006/relationships/hyperlink" Target="https://style.tidyverse.org/" TargetMode="External"/><Relationship Id="rId88" Type="http://schemas.openxmlformats.org/officeDocument/2006/relationships/hyperlink" Target="https://styler.r-lib.org/" TargetMode="External"/><Relationship Id="rId37" Type="http://schemas.openxmlformats.org/officeDocument/2006/relationships/hyperlink" Target="https://tidyselect.r-lib.org/" TargetMode="External"/><Relationship Id="rId89" Type="http://schemas.openxmlformats.org/officeDocument/2006/relationships/hyperlink" Target="https://tidyverse.org/blog/2017/12/styler-1.0.0/" TargetMode="External"/><Relationship Id="rId81" Type="http://schemas.openxmlformats.org/officeDocument/2006/relationships/hyperlink" Target="https://www.geeksforgeeks.org/sql/difference-between-alias-and-synonym-in-sql/" TargetMode="External"/><Relationship Id="rId86" Type="http://schemas.openxmlformats.org/officeDocument/2006/relationships/hyperlink" Target="https://www.r-bloggers.com/align-assign-rstudio-addin-to-align-assignment-operators/" TargetMode="External"/><Relationship Id="rId90" Type="http://schemas.openxmlformats.org/officeDocument/2006/relationships/hyperlink" Target="https://www.rdocumentation.org/packages/styler/versions/1.1.0/topics/style_dir" TargetMode="External"/></Relationships>
</file>

<file path=word/_rels/footnotes.xml.rels><?xml version='1.0' encoding='UTF-8' standalone='yes'?>
<Relationships xmlns="http://schemas.openxmlformats.org/package/2006/relationships"><Relationship Id="rId32" Type="http://schemas.openxmlformats.org/officeDocument/2006/relationships/hyperlink" Target="coding-practices.qmd#sec-decompose-validation" TargetMode="External"/><Relationship Id="rId21" Type="http://schemas.openxmlformats.org/officeDocument/2006/relationships/hyperlink" Target="coding-practices.qmd#sec-documenting-code" TargetMode="External"/><Relationship Id="rId74" Type="http://schemas.openxmlformats.org/officeDocument/2006/relationships/hyperlink" Target="coding-practices.qmd#sec-here-package-practices" TargetMode="External"/><Relationship Id="rId71" Type="http://schemas.openxmlformats.org/officeDocument/2006/relationships/hyperlink" Target="coding-practices.qmd#sec-tidyverse" TargetMode="External"/><Relationship Id="rId93" Type="http://schemas.openxmlformats.org/officeDocument/2006/relationships/hyperlink" Target="http://styler.r-lib.org/articles/customizing_styler.html" TargetMode="External"/><Relationship Id="rId40" Type="http://schemas.openxmlformats.org/officeDocument/2006/relationships/hyperlink" Target="https://adv-r.hadley.nz/functionals.html#purrr-style" TargetMode="External"/><Relationship Id="rId29" Type="http://schemas.openxmlformats.org/officeDocument/2006/relationships/hyperlink" Target="https://cli.r-lib.org/" TargetMode="External"/><Relationship Id="rId34" Type="http://schemas.openxmlformats.org/officeDocument/2006/relationships/hyperlink" Target="https://cran.r-project.org/package=assertthat" TargetMode="External"/><Relationship Id="rId27" Type="http://schemas.openxmlformats.org/officeDocument/2006/relationships/hyperlink" Target="https://cran.r-project.org/package=checkmate" TargetMode="External"/><Relationship Id="rId101" Type="http://schemas.openxmlformats.org/officeDocument/2006/relationships/hyperlink" Target="https://cran.r-project.org/web/packages/lintr/readme/README.html#available-linters" TargetMode="External"/><Relationship Id="rId104" Type="http://schemas.openxmlformats.org/officeDocument/2006/relationships/hyperlink" Target="https://cran.r-project.org/web/packages/lintr/readme/README.html#project-configuration" TargetMode="External"/><Relationship Id="rId12" Type="http://schemas.openxmlformats.org/officeDocument/2006/relationships/hyperlink" Target="https://design.tidyverse.org/important-args-first.html" TargetMode="External"/><Relationship Id="rId82" Type="http://schemas.openxmlformats.org/officeDocument/2006/relationships/hyperlink" Target="https://docs.oracle.com/en/database/oracle/oracle-database/19/sqlrf/CREATE-SYNONYM.html" TargetMode="External"/><Relationship Id="rId64" Type="http://schemas.openxmlformats.org/officeDocument/2006/relationships/hyperlink" Target="https://dplyr.tidyverse.org/" TargetMode="External"/><Relationship Id="rId45" Type="http://schemas.openxmlformats.org/officeDocument/2006/relationships/hyperlink" Target="https://dplyr.tidyverse.org/reference/dplyr_by.html" TargetMode="External"/><Relationship Id="rId111" Type="http://schemas.openxmlformats.org/officeDocument/2006/relationships/hyperlink" Target="https://github.com/Morrison-Lab/psc/tree/main/lms" TargetMode="External"/><Relationship Id="rId13" Type="http://schemas.openxmlformats.org/officeDocument/2006/relationships/hyperlink" Target="https://github.com/UCD-SERG/lab-manual/blob/main/.lintr.R" TargetMode="External"/><Relationship Id="rId38" Type="http://schemas.openxmlformats.org/officeDocument/2006/relationships/hyperlink" Target="https://github.com/UCD-SERG/serodynamics/pull/326" TargetMode="External"/><Relationship Id="rId57" Type="http://schemas.openxmlformats.org/officeDocument/2006/relationships/hyperlink" Target="https://github.com/kmishra9/Flu-Absenteeism/blob/master/Master's%20Thesis%20-%20Spatial%20Epidemiology%20of%20Influenza/1b%20-%20Map-Management.R" TargetMode="External"/><Relationship Id="rId53" Type="http://schemas.openxmlformats.org/officeDocument/2006/relationships/hyperlink" Target="https://github.com/kmishra9/Flu-Absenteeism/blob/master/Master's%20Thesis%20-%20Spatial%20Epidemiology%20of%20Influenza/2a%20-%20Statistical-Inputs.R" TargetMode="External"/><Relationship Id="rId124" Type="http://schemas.openxmlformats.org/officeDocument/2006/relationships/hyperlink" Target="https://github.com/r-lib/actions/blob/v2-branch/examples/lint-changed-files.yaml" TargetMode="External"/><Relationship Id="rId10" Type="http://schemas.openxmlformats.org/officeDocument/2006/relationships/hyperlink" Target="https://google.github.io/styleguide/Rguide.html" TargetMode="External"/><Relationship Id="rId22" Type="http://schemas.openxmlformats.org/officeDocument/2006/relationships/hyperlink" Target="https://google.github.io/styleguide/Rguide.html#use-explicit-returns" TargetMode="External"/><Relationship Id="rId73" Type="http://schemas.openxmlformats.org/officeDocument/2006/relationships/hyperlink" Target="https://here.r-lib.org/articles/here.html" TargetMode="External"/><Relationship Id="rId113" Type="http://schemas.openxmlformats.org/officeDocument/2006/relationships/hyperlink" Target="https://jarl.etiennebacher.com/" TargetMode="External"/><Relationship Id="rId117" Type="http://schemas.openxmlformats.org/officeDocument/2006/relationships/hyperlink" Target="https://jarl.etiennebacher.com/getting-started" TargetMode="External"/><Relationship Id="rId114" Type="http://schemas.openxmlformats.org/officeDocument/2006/relationships/hyperlink" Target="https://jarl.etiennebacher.com/howto/editors" TargetMode="External"/><Relationship Id="rId115" Type="http://schemas.openxmlformats.org/officeDocument/2006/relationships/hyperlink" Target="https://jarl.etiennebacher.com/reference/config-file" TargetMode="External"/><Relationship Id="rId83" Type="http://schemas.openxmlformats.org/officeDocument/2006/relationships/hyperlink" Target="https://lifecycle.r-lib.org/articles/communicate.html" TargetMode="External"/><Relationship Id="rId100" Type="http://schemas.openxmlformats.org/officeDocument/2006/relationships/hyperlink" Target="https://lintr.r-lib.org/" TargetMode="External"/><Relationship Id="rId26" Type="http://schemas.openxmlformats.org/officeDocument/2006/relationships/hyperlink" Target="https://mllg.github.io/checkmate/" TargetMode="External"/><Relationship Id="rId69" Type="http://schemas.openxmlformats.org/officeDocument/2006/relationships/hyperlink" Target="https://r-pkgs.org/code.html#sec-code-r-landscape" TargetMode="External"/><Relationship Id="rId30" Type="http://schemas.openxmlformats.org/officeDocument/2006/relationships/hyperlink" Target="https://rlang.r-lib.org/" TargetMode="External"/><Relationship Id="rId60" Type="http://schemas.openxmlformats.org/officeDocument/2006/relationships/hyperlink" Target="https://sembr.org/" TargetMode="External"/><Relationship Id="rId84" Type="http://schemas.openxmlformats.org/officeDocument/2006/relationships/hyperlink" Target="https://spin.atomicobject.com/2017/11/01/good-variable-names/" TargetMode="External"/><Relationship Id="rId11" Type="http://schemas.openxmlformats.org/officeDocument/2006/relationships/hyperlink" Target="https://style.tidyverse.org/" TargetMode="External"/><Relationship Id="rId88" Type="http://schemas.openxmlformats.org/officeDocument/2006/relationships/hyperlink" Target="https://styler.r-lib.org/" TargetMode="External"/><Relationship Id="rId37" Type="http://schemas.openxmlformats.org/officeDocument/2006/relationships/hyperlink" Target="https://tidyselect.r-lib.org/" TargetMode="External"/><Relationship Id="rId89" Type="http://schemas.openxmlformats.org/officeDocument/2006/relationships/hyperlink" Target="https://tidyverse.org/blog/2017/12/styler-1.0.0/" TargetMode="External"/><Relationship Id="rId81" Type="http://schemas.openxmlformats.org/officeDocument/2006/relationships/hyperlink" Target="https://www.geeksforgeeks.org/sql/difference-between-alias-and-synonym-in-sql/" TargetMode="External"/><Relationship Id="rId86" Type="http://schemas.openxmlformats.org/officeDocument/2006/relationships/hyperlink" Target="https://www.r-bloggers.com/align-assign-rstudio-addin-to-align-assignment-operators/" TargetMode="External"/><Relationship Id="rId90" Type="http://schemas.openxmlformats.org/officeDocument/2006/relationships/hyperlink" Target="https://www.rdocumentation.org/packages/styler/versions/1.1.0/topics/style_di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Code Style</dc:title>
  <dc:creator/>
  <cp:keywords/>
  <dcterms:created xsi:type="dcterms:W3CDTF">2026-10-28T22:15:20Z</dcterms:created>
  <dcterms:modified xsi:type="dcterms:W3CDTF">2026-10-28T22:15:20Z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2026-10-28 15:09:22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