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2026-10-15 21:20:53 (PDT)</w:delText>
        </w:r>
      </w:del>
    </w:p>
    <w:p>
      <w:pPr>
        <w:pStyle w:val="Date"/>
      </w:pPr>
      <w:ins w:id="2" w:author="PR Preview" w:date="2026-01-01T00:00:00Z">
        <w:r>
          <w:t xml:space="preserve">Last modified: 2026-10-16 16:14:39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2026-10-16T23:17:00Z</dcterms:created>
  <dcterms:modified xsi:type="dcterms:W3CDTF">2026-10-16T23:17:00Z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16:14:39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