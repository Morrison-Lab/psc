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2026-10-14 01:49:27 (PDT)</w:delText>
        </w:r>
      </w:del>
    </w:p>
    <w:p>
      <w:pPr>
        <w:pStyle w:val="Date"/>
      </w:pPr>
      <w:ins w:id="2" w:author="PR Preview" w:date="2026-01-01T00:00:00Z">
        <w:r>
          <w:t xml:space="preserve">Last modified: 2026-10-14 01:56:00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2026-10-14T08:59:52Z</dcterms:created>
  <dcterms:modified xsi:type="dcterms:W3CDTF">2026-10-14T08:59:52Z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01:56:00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