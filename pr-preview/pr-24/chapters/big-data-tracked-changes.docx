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2026-10-12 21:28:22 (PDT)</w:delText>
        </w:r>
      </w:del>
    </w:p>
    <w:p>
      <w:pPr>
        <w:pStyle w:val="Date"/>
      </w:pPr>
      <w:ins w:id="2" w:author="PR Preview" w:date="2026-01-01T00:00:00Z">
        <w:r>
          <w:t xml:space="preserve">Last modified: 2026-10-14 00:38:24 (PDT)</w:t>
        </w:r>
      </w:ins>
    </w:p>
    <w:bookmarkStart w:id="10" w:name="sec-the-data-table-package"/>
    <w:p>
      <w:pPr>
        <w:pStyle w:val="Heading2"/>
      </w:pPr>
      <w:r>
        <w:t xml:space="preserve">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0"/>
    <w:bookmarkStart w:id="11"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1"/>
    <w:bookmarkStart w:id="12"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2026-10-14T07:42:39Z</dcterms:created>
  <dcterms:modified xsi:type="dcterms:W3CDTF">2026-10-14T07:42:39Z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00:38:24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