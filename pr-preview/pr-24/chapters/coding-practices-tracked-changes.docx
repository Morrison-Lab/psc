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00:38:24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del w:id="3" w:author="PR Preview" w:date="2026-01-01T00:00:00Z">
          <w:r>
            <w:rPr>
              <w:rStyle w:val="VerbatimChar"/>
            </w:rPr>
            <w:delText xml:space="preserve">{memoise}</w:delText>
          </w:r>
        </w:del>
      </w:hyperlink>
      <w:del w:id="4" w:author="PR Preview" w:date="2026-01-01T00:00:00Z">
        <w:r>
          <w:delText xml:space="preserve"> </w:delText>
        </w:r>
      </w:del>
      <w:del w:id="5" w:author="PR Preview" w:date="2026-01-01T00:00:00Z">
        <w:r>
          <w:delText xml:space="preserve">- Function-call caching to eliminate repeated bottlenecks (</w:delText>
        </w:r>
      </w:del>
      <w:hyperlink w:anchor="sec-memoise">
        <w:del w:id="6" w:author="PR Preview" w:date="2026-01-01T00:00:00Z">
          <w:r>
            <w:rPr>
              <w:rStyle w:val="Hyperlink"/>
            </w:rPr>
            <w:delText xml:space="preserve">Section 37.2</w:delText>
          </w:r>
        </w:del>
      </w:hyperlink>
      <w:del w:id="7" w:author="PR Preview" w:date="2026-01-01T00:00:00Z">
        <w:r>
          <w:delText xml:space="preserve">)</w:delText>
        </w:r>
      </w:del>
    </w:p>
    <w:p>
      <w:pPr>
        <w:pStyle w:val="Compact"/>
        <w:numPr>
          <w:ilvl w:val="0"/>
          <w:numId w:val="1029"/>
        </w:numPr>
      </w:pPr>
      <w:hyperlink r:id="rId81">
        <w:ins w:id="8" w:author="PR Preview" w:date="2026-01-01T00:00:00Z">
          <w:r>
            <w:rPr>
              <w:rStyle w:val="VerbatimChar"/>
            </w:rPr>
            <w:t xml:space="preserve">{memoise}</w:t>
          </w:r>
        </w:ins>
      </w:hyperlink>
      <w:ins w:id="9" w:author="PR Preview" w:date="2026-01-01T00:00:00Z">
        <w:r>
          <w:t xml:space="preserve"> </w:t>
        </w:r>
      </w:ins>
      <w:ins w:id="10" w:author="PR Preview" w:date="2026-01-01T00:00:00Z">
        <w:r>
          <w:t xml:space="preserve">- Function-call caching to eliminate repeated bottlenecks (</w:t>
        </w:r>
      </w:ins>
      <w:hyperlink w:anchor="sec-memoise">
        <w:ins w:id="11" w:author="PR Preview" w:date="2026-01-01T00:00:00Z">
          <w:r>
            <w:rPr>
              <w:rStyle w:val="Hyperlink"/>
            </w:rPr>
            <w:t xml:space="preserve">Section 36.2</w:t>
          </w:r>
        </w:ins>
      </w:hyperlink>
      <w:ins w:id="12" w:author="PR Preview" w:date="2026-01-01T00:00:00Z">
        <w:r>
          <w:t xml:space="preserve">)</w:t>
        </w:r>
      </w:ins>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del w:id="13" w:author="PR Preview" w:date="2026-01-01T00:00:00Z">
        <w:r>
          <w:rPr>
            <w:b/>
            <w:bCs/>
          </w:rPr>
          <w:delText xml:space="preserve">Avoid</w:delText>
        </w:r>
      </w:del>
      <w:del w:id="14" w:author="PR Preview" w:date="2026-01-01T00:00:00Z">
        <w:r>
          <w:rPr>
            <w:b/>
            <w:bCs/>
          </w:rPr>
          <w:delText xml:space="preserve"> </w:delText>
        </w:r>
      </w:del>
      <w:del w:id="15" w:author="PR Preview" w:date="2026-01-01T00:00:00Z">
        <w:r>
          <w:rPr>
            <w:rStyle w:val="VerbatimChar"/>
            <w:b/>
            <w:bCs/>
          </w:rPr>
          <w:delText xml:space="preserve">.RData</w:delText>
        </w:r>
      </w:del>
      <w:del w:id="16" w:author="PR Preview" w:date="2026-01-01T00:00:00Z">
        <w:r>
          <w:rPr>
            <w:b/>
            <w:bCs/>
          </w:rPr>
          <w:delText xml:space="preserve"> </w:delText>
        </w:r>
      </w:del>
      <w:del w:id="17" w:author="PR Preview" w:date="2026-01-01T00:00:00Z">
        <w:r>
          <w:rPr>
            <w:b/>
            <w:bCs/>
          </w:rPr>
          <w:delText xml:space="preserve">files</w:delText>
        </w:r>
      </w:del>
      <w:del w:id="18" w:author="PR Preview" w:date="2026-01-01T00:00:00Z">
        <w:r>
          <w:delText xml:space="preserve"> </w:delText>
        </w:r>
      </w:del>
      <w:del w:id="19" w:author="PR Preview" w:date="2026-01-01T00:00:00Z">
        <w:r>
          <w:delText xml:space="preserve">because:</w:delText>
        </w:r>
      </w:del>
      <w:del w:id="20" w:author="PR Preview" w:date="2026-01-01T00:00:00Z">
        <w:r>
          <w:delText xml:space="preserve"> </w:delText>
        </w:r>
      </w:del>
      <w:del w:id="21" w:author="PR Preview" w:date="2026-01-01T00:00:00Z">
        <w:r>
          <w:delText xml:space="preserve">- You can’t control object names when loading</w:delText>
        </w:r>
      </w:del>
      <w:del w:id="22" w:author="PR Preview" w:date="2026-01-01T00:00:00Z">
        <w:r>
          <w:delText xml:space="preserve"> </w:delText>
        </w:r>
      </w:del>
      <w:del w:id="23" w:author="PR Preview" w:date="2026-01-01T00:00:00Z">
        <w:r>
          <w:delText xml:space="preserve">- Can’t load individual objects</w:delText>
        </w:r>
      </w:del>
      <w:del w:id="24" w:author="PR Preview" w:date="2026-01-01T00:00:00Z">
        <w:r>
          <w:delText xml:space="preserve"> </w:delText>
        </w:r>
      </w:del>
      <w:del w:id="25" w:author="PR Preview" w:date="2026-01-01T00:00:00Z">
        <w:r>
          <w:delText xml:space="preserve">- Creates confusion in older code</w:delText>
        </w:r>
      </w:del>
    </w:p>
    <w:p>
      <w:pPr>
        <w:pStyle w:val="FirstParagraph"/>
      </w:pPr>
      <w:ins w:id="26" w:author="PR Preview" w:date="2026-01-01T00:00:00Z">
        <w:r>
          <w:rPr>
            <w:b/>
            <w:bCs/>
          </w:rPr>
          <w:t xml:space="preserve">Avoid</w:t>
        </w:r>
      </w:ins>
      <w:ins w:id="27" w:author="PR Preview" w:date="2026-01-01T00:00:00Z">
        <w:r>
          <w:rPr>
            <w:b/>
            <w:bCs/>
          </w:rPr>
          <w:t xml:space="preserve"> </w:t>
        </w:r>
      </w:ins>
      <w:ins w:id="28" w:author="PR Preview" w:date="2026-01-01T00:00:00Z">
        <w:r>
          <w:rPr>
            <w:rStyle w:val="VerbatimChar"/>
            <w:b/>
            <w:bCs/>
          </w:rPr>
          <w:t xml:space="preserve">.RData</w:t>
        </w:r>
      </w:ins>
      <w:ins w:id="29" w:author="PR Preview" w:date="2026-01-01T00:00:00Z">
        <w:r>
          <w:rPr>
            <w:b/>
            <w:bCs/>
          </w:rPr>
          <w:t xml:space="preserve"> </w:t>
        </w:r>
      </w:ins>
      <w:ins w:id="30" w:author="PR Preview" w:date="2026-01-01T00:00:00Z">
        <w:r>
          <w:rPr>
            <w:b/>
            <w:bCs/>
          </w:rPr>
          <w:t xml:space="preserve">files</w:t>
        </w:r>
      </w:ins>
      <w:ins w:id="31" w:author="PR Preview" w:date="2026-01-01T00:00:00Z">
        <w:r>
          <w:t xml:space="preserve">.</w:t>
        </w:r>
      </w:ins>
      <w:ins w:id="32" w:author="PR Preview" w:date="2026-01-01T00:00:00Z">
        <w:r>
          <w:t xml:space="preserve"> </w:t>
        </w:r>
      </w:ins>
      <w:ins w:id="33" w:author="PR Preview" w:date="2026-01-01T00:00:00Z">
        <w:r>
          <w:t xml:space="preserve">The base R functions</w:t>
        </w:r>
      </w:ins>
      <w:ins w:id="34" w:author="PR Preview" w:date="2026-01-01T00:00:00Z">
        <w:r>
          <w:t xml:space="preserve"> </w:t>
        </w:r>
      </w:ins>
      <w:ins w:id="35" w:author="PR Preview" w:date="2026-01-01T00:00:00Z">
        <w:r>
          <w:rPr>
            <w:rStyle w:val="VerbatimChar"/>
          </w:rPr>
          <w:t xml:space="preserve">save()</w:t>
        </w:r>
      </w:ins>
      <w:ins w:id="36" w:author="PR Preview" w:date="2026-01-01T00:00:00Z">
        <w:r>
          <w:t xml:space="preserve"> </w:t>
        </w:r>
      </w:ins>
      <w:ins w:id="37" w:author="PR Preview" w:date="2026-01-01T00:00:00Z">
        <w:r>
          <w:t xml:space="preserve">and</w:t>
        </w:r>
      </w:ins>
      <w:ins w:id="38" w:author="PR Preview" w:date="2026-01-01T00:00:00Z">
        <w:r>
          <w:t xml:space="preserve"> </w:t>
        </w:r>
      </w:ins>
      <w:ins w:id="39" w:author="PR Preview" w:date="2026-01-01T00:00:00Z">
        <w:r>
          <w:rPr>
            <w:rStyle w:val="VerbatimChar"/>
          </w:rPr>
          <w:t xml:space="preserve">load()</w:t>
        </w:r>
      </w:ins>
      <w:ins w:id="40" w:author="PR Preview" w:date="2026-01-01T00:00:00Z">
        <w:r>
          <w:t xml:space="preserve"> </w:t>
        </w:r>
      </w:ins>
      <w:ins w:id="41" w:author="PR Preview" w:date="2026-01-01T00:00:00Z">
        <w:r>
          <w:t xml:space="preserve">serialize several objects into one</w:t>
        </w:r>
      </w:ins>
      <w:ins w:id="42" w:author="PR Preview" w:date="2026-01-01T00:00:00Z">
        <w:r>
          <w:t xml:space="preserve"> </w:t>
        </w:r>
      </w:ins>
      <w:ins w:id="43" w:author="PR Preview" w:date="2026-01-01T00:00:00Z">
        <w:r>
          <w:rPr>
            <w:rStyle w:val="VerbatimChar"/>
          </w:rPr>
          <w:t xml:space="preserve">.RData</w:t>
        </w:r>
      </w:ins>
      <w:ins w:id="44" w:author="PR Preview" w:date="2026-01-01T00:00:00Z">
        <w:r>
          <w:t xml:space="preserve"> </w:t>
        </w:r>
      </w:ins>
      <w:ins w:id="45" w:author="PR Preview" w:date="2026-01-01T00:00:00Z">
        <w:r>
          <w:t xml:space="preserve">file,</w:t>
        </w:r>
      </w:ins>
      <w:ins w:id="46" w:author="PR Preview" w:date="2026-01-01T00:00:00Z">
        <w:r>
          <w:t xml:space="preserve"> </w:t>
        </w:r>
      </w:ins>
      <w:ins w:id="47" w:author="PR Preview" w:date="2026-01-01T00:00:00Z">
        <w:r>
          <w:t xml:space="preserve">which causes three problems:</w:t>
        </w:r>
      </w:ins>
    </w:p>
    <w:p>
      <w:pPr>
        <w:pStyle w:val="Compact"/>
        <w:numPr>
          <w:ilvl w:val="0"/>
          <w:numId w:val="1031"/>
        </w:numPr>
      </w:pPr>
      <w:ins w:id="48" w:author="PR Preview" w:date="2026-01-01T00:00:00Z">
        <w:r>
          <w:t xml:space="preserve">You can’t control object names when loading.</w:t>
        </w:r>
      </w:ins>
    </w:p>
    <w:p>
      <w:pPr>
        <w:pStyle w:val="Compact"/>
        <w:numPr>
          <w:ilvl w:val="0"/>
          <w:numId w:val="1031"/>
        </w:numPr>
      </w:pPr>
      <w:ins w:id="49" w:author="PR Preview" w:date="2026-01-01T00:00:00Z">
        <w:r>
          <w:t xml:space="preserve">You can’t load individual objects.</w:t>
        </w:r>
      </w:ins>
    </w:p>
    <w:p>
      <w:pPr>
        <w:pStyle w:val="Compact"/>
        <w:numPr>
          <w:ilvl w:val="0"/>
          <w:numId w:val="1031"/>
        </w:numPr>
      </w:pPr>
      <w:ins w:id="50" w:author="PR Preview" w:date="2026-01-01T00:00:00Z">
        <w:r>
          <w:t xml:space="preserve">Older code becomes hard to follow,</w:t>
        </w:r>
      </w:ins>
      <w:ins w:id="51" w:author="PR Preview" w:date="2026-01-01T00:00:00Z">
        <w:r>
          <w:t xml:space="preserve"> </w:t>
        </w:r>
      </w:ins>
      <w:ins w:id="52" w:author="PR Preview" w:date="2026-01-01T00:00:00Z">
        <w:r>
          <w:t xml:space="preserve">because it is not clear which objects a</w:t>
        </w:r>
      </w:ins>
      <w:ins w:id="53" w:author="PR Preview" w:date="2026-01-01T00:00:00Z">
        <w:r>
          <w:t xml:space="preserve"> </w:t>
        </w:r>
      </w:ins>
      <w:ins w:id="54" w:author="PR Preview" w:date="2026-01-01T00:00:00Z">
        <w:r>
          <w:rPr>
            <w:rStyle w:val="VerbatimChar"/>
          </w:rPr>
          <w:t xml:space="preserve">load()</w:t>
        </w:r>
      </w:ins>
      <w:ins w:id="55" w:author="PR Preview" w:date="2026-01-01T00:00:00Z">
        <w:r>
          <w:t xml:space="preserve"> </w:t>
        </w:r>
      </w:ins>
      <w:ins w:id="56" w:author="PR Preview" w:date="2026-01-01T00:00:00Z">
        <w:r>
          <w:t xml:space="preserve">call creates.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p>
      <w:pPr>
        <w:pStyle w:val="FirstParagraph"/>
      </w:pPr>
      <w:ins w:id="57" w:author="PR Preview" w:date="2026-01-01T00:00:00Z">
        <w:r>
          <w:rPr>
            <w:rStyle w:val="VerbatimChar"/>
          </w:rPr>
          <w:t xml:space="preserve">readr::read_csv()</w:t>
        </w:r>
      </w:ins>
      <w:ins w:id="58" w:author="PR Preview" w:date="2026-01-01T00:00:00Z">
        <w:r>
          <w:t xml:space="preserve"> </w:t>
        </w:r>
      </w:ins>
      <w:ins w:id="59" w:author="PR Preview" w:date="2026-01-01T00:00:00Z">
        <w:r>
          <w:t xml:space="preserve">and</w:t>
        </w:r>
      </w:ins>
      <w:ins w:id="60" w:author="PR Preview" w:date="2026-01-01T00:00:00Z">
        <w:r>
          <w:t xml:space="preserve"> </w:t>
        </w:r>
      </w:ins>
      <w:ins w:id="61" w:author="PR Preview" w:date="2026-01-01T00:00:00Z">
        <w:r>
          <w:rPr>
            <w:rStyle w:val="VerbatimChar"/>
          </w:rPr>
          <w:t xml:space="preserve">readr::write_csv()</w:t>
        </w:r>
      </w:ins>
      <w:ins w:id="62" w:author="PR Preview" w:date="2026-01-01T00:00:00Z">
        <w:r>
          <w:t xml:space="preserve"> </w:t>
        </w:r>
      </w:ins>
      <w:ins w:id="63" w:author="PR Preview" w:date="2026-01-01T00:00:00Z">
        <w:r>
          <w:t xml:space="preserve">are much faster than base R’s</w:t>
        </w:r>
      </w:ins>
      <w:ins w:id="64" w:author="PR Preview" w:date="2026-01-01T00:00:00Z">
        <w:r>
          <w:t xml:space="preserve"> </w:t>
        </w:r>
      </w:ins>
      <w:ins w:id="65" w:author="PR Preview" w:date="2026-01-01T00:00:00Z">
        <w:r>
          <w:rPr>
            <w:rStyle w:val="VerbatimChar"/>
          </w:rPr>
          <w:t xml:space="preserve">read.csv()</w:t>
        </w:r>
      </w:ins>
      <w:ins w:id="66" w:author="PR Preview" w:date="2026-01-01T00:00:00Z">
        <w:r>
          <w:t xml:space="preserve"> </w:t>
        </w:r>
      </w:ins>
      <w:ins w:id="67" w:author="PR Preview" w:date="2026-01-01T00:00:00Z">
        <w:r>
          <w:t xml:space="preserve">and</w:t>
        </w:r>
      </w:ins>
      <w:ins w:id="68" w:author="PR Preview" w:date="2026-01-01T00:00:00Z">
        <w:r>
          <w:t xml:space="preserve"> </w:t>
        </w:r>
      </w:ins>
      <w:ins w:id="69" w:author="PR Preview" w:date="2026-01-01T00:00:00Z">
        <w:r>
          <w:rPr>
            <w:rStyle w:val="VerbatimChar"/>
          </w:rPr>
          <w:t xml:space="preserve">write.csv()</w:t>
        </w:r>
      </w:ins>
      <w:ins w:id="70" w:author="PR Preview" w:date="2026-01-01T00:00:00Z">
        <w:r>
          <w:t xml:space="preserve">.</w:t>
        </w:r>
      </w:ins>
      <w:ins w:id="71" w:author="PR Preview" w:date="2026-01-01T00:00:00Z">
        <w:r>
          <w:t xml:space="preserve"> </w:t>
        </w:r>
      </w:ins>
      <w:ins w:id="72" w:author="PR Preview" w:date="2026-01-01T00:00:00Z">
        <w:r>
          <w:t xml:space="preserve">For very large files (several gigabytes),</w:t>
        </w:r>
      </w:ins>
      <w:ins w:id="73" w:author="PR Preview" w:date="2026-01-01T00:00:00Z">
        <w:r>
          <w:t xml:space="preserve"> </w:t>
        </w:r>
      </w:ins>
      <w:ins w:id="74" w:author="PR Preview" w:date="2026-01-01T00:00:00Z">
        <w:r>
          <w:rPr>
            <w:rStyle w:val="VerbatimChar"/>
          </w:rPr>
          <w:t xml:space="preserve">data.table::fread()</w:t>
        </w:r>
      </w:ins>
      <w:ins w:id="75" w:author="PR Preview" w:date="2026-01-01T00:00:00Z">
        <w:r>
          <w:t xml:space="preserve"> </w:t>
        </w:r>
      </w:ins>
      <w:ins w:id="76" w:author="PR Preview" w:date="2026-01-01T00:00:00Z">
        <w:r>
          <w:t xml:space="preserve">and</w:t>
        </w:r>
      </w:ins>
      <w:ins w:id="77" w:author="PR Preview" w:date="2026-01-01T00:00:00Z">
        <w:r>
          <w:t xml:space="preserve"> </w:t>
        </w:r>
      </w:ins>
      <w:ins w:id="78" w:author="PR Preview" w:date="2026-01-01T00:00:00Z">
        <w:r>
          <w:rPr>
            <w:rStyle w:val="VerbatimChar"/>
          </w:rPr>
          <w:t xml:space="preserve">data.table::fwrite()</w:t>
        </w:r>
      </w:ins>
      <w:ins w:id="79" w:author="PR Preview" w:date="2026-01-01T00:00:00Z">
        <w:r>
          <w:t xml:space="preserve"> </w:t>
        </w:r>
      </w:ins>
      <w:ins w:id="80" w:author="PR Preview" w:date="2026-01-01T00:00:00Z">
        <w:r>
          <w:t xml:space="preserve">are faster still.</w:t>
        </w:r>
      </w:ins>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5">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del w:id="81" w:author="PR Preview" w:date="2026-01-01T00:00:00Z">
        <w:r>
          <w:delText xml:space="preserve">29 Reading/Saving Data</w:delText>
        </w:r>
      </w:del>
    </w:p>
    <w:p>
      <w:pPr>
        <w:pStyle w:val="Heading3"/>
      </w:pPr>
      <w:del w:id="82" w:author="PR Preview" w:date="2026-01-01T00:00:00Z">
        <w:r>
          <w:delText xml:space="preserve">29.1</w:delText>
        </w:r>
      </w:del>
      <w:del w:id="83" w:author="PR Preview" w:date="2026-01-01T00:00:00Z">
        <w:r>
          <w:delText xml:space="preserve"> </w:delText>
        </w:r>
      </w:del>
      <w:del w:id="84" w:author="PR Preview" w:date="2026-01-01T00:00:00Z">
        <w:r>
          <w:rPr>
            <w:rStyle w:val="VerbatimChar"/>
          </w:rPr>
          <w:delText xml:space="preserve">.RDS</w:delText>
        </w:r>
      </w:del>
      <w:del w:id="85" w:author="PR Preview" w:date="2026-01-01T00:00:00Z">
        <w:r>
          <w:delText xml:space="preserve"> </w:delText>
        </w:r>
      </w:del>
      <w:del w:id="86" w:author="PR Preview" w:date="2026-01-01T00:00:00Z">
        <w:r>
          <w:delText xml:space="preserve">vs</w:delText>
        </w:r>
      </w:del>
      <w:del w:id="87" w:author="PR Preview" w:date="2026-01-01T00:00:00Z">
        <w:r>
          <w:delText xml:space="preserve"> </w:delText>
        </w:r>
      </w:del>
      <w:del w:id="88" w:author="PR Preview" w:date="2026-01-01T00:00:00Z">
        <w:r>
          <w:rPr>
            <w:rStyle w:val="VerbatimChar"/>
          </w:rPr>
          <w:delText xml:space="preserve">.RData</w:delText>
        </w:r>
      </w:del>
      <w:del w:id="89" w:author="PR Preview" w:date="2026-01-01T00:00:00Z">
        <w:r>
          <w:delText xml:space="preserve"> </w:delText>
        </w:r>
      </w:del>
      <w:del w:id="90" w:author="PR Preview" w:date="2026-01-01T00:00:00Z">
        <w:r>
          <w:delText xml:space="preserve">Files</w:delText>
        </w:r>
      </w:del>
    </w:p>
    <w:p>
      <w:pPr>
        <w:pStyle w:val="FirstParagraph"/>
      </w:pPr>
      <w:del w:id="91" w:author="PR Preview" w:date="2026-01-01T00:00:00Z">
        <w:r>
          <w:delText xml:space="preserve">One of the most common ways to load and save data in Base R is with the</w:delText>
        </w:r>
      </w:del>
      <w:del w:id="92" w:author="PR Preview" w:date="2026-01-01T00:00:00Z">
        <w:r>
          <w:delText xml:space="preserve"> </w:delText>
        </w:r>
      </w:del>
      <w:del w:id="93" w:author="PR Preview" w:date="2026-01-01T00:00:00Z">
        <w:r>
          <w:rPr>
            <w:rStyle w:val="VerbatimChar"/>
          </w:rPr>
          <w:delText xml:space="preserve">load()</w:delText>
        </w:r>
      </w:del>
      <w:del w:id="94" w:author="PR Preview" w:date="2026-01-01T00:00:00Z">
        <w:r>
          <w:delText xml:space="preserve"> </w:delText>
        </w:r>
      </w:del>
      <w:del w:id="95" w:author="PR Preview" w:date="2026-01-01T00:00:00Z">
        <w:r>
          <w:delText xml:space="preserve">and</w:delText>
        </w:r>
      </w:del>
      <w:del w:id="96" w:author="PR Preview" w:date="2026-01-01T00:00:00Z">
        <w:r>
          <w:delText xml:space="preserve"> </w:delText>
        </w:r>
      </w:del>
      <w:del w:id="97" w:author="PR Preview" w:date="2026-01-01T00:00:00Z">
        <w:r>
          <w:rPr>
            <w:rStyle w:val="VerbatimChar"/>
          </w:rPr>
          <w:delText xml:space="preserve">save()</w:delText>
        </w:r>
      </w:del>
      <w:del w:id="98" w:author="PR Preview" w:date="2026-01-01T00:00:00Z">
        <w:r>
          <w:delText xml:space="preserve"> </w:delText>
        </w:r>
      </w:del>
      <w:del w:id="99" w:author="PR Preview" w:date="2026-01-01T00:00:00Z">
        <w:r>
          <w:delText xml:space="preserve">functions to serialize multiple objects in a single</w:delText>
        </w:r>
      </w:del>
      <w:del w:id="100" w:author="PR Preview" w:date="2026-01-01T00:00:00Z">
        <w:r>
          <w:delText xml:space="preserve"> </w:delText>
        </w:r>
      </w:del>
      <w:del w:id="101" w:author="PR Preview" w:date="2026-01-01T00:00:00Z">
        <w:r>
          <w:rPr>
            <w:rStyle w:val="VerbatimChar"/>
          </w:rPr>
          <w:delText xml:space="preserve">.RData</w:delText>
        </w:r>
      </w:del>
      <w:del w:id="102" w:author="PR Preview" w:date="2026-01-01T00:00:00Z">
        <w:r>
          <w:delText xml:space="preserve"> </w:delText>
        </w:r>
      </w:del>
      <w:del w:id="103" w:author="PR Preview" w:date="2026-01-01T00:00:00Z">
        <w:r>
          <w:delTex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delText>
        </w:r>
      </w:del>
    </w:p>
    <w:p>
      <w:pPr>
        <w:pStyle w:val="Heading3"/>
      </w:pPr>
      <w:del w:id="104" w:author="PR Preview" w:date="2026-01-01T00:00:00Z">
        <w:r>
          <w:delText xml:space="preserve">29.2 CSVs</w:delText>
        </w:r>
      </w:del>
    </w:p>
    <w:p>
      <w:pPr>
        <w:pStyle w:val="FirstParagraph"/>
      </w:pPr>
      <w:del w:id="105" w:author="PR Preview" w:date="2026-01-01T00:00:00Z">
        <w:r>
          <w:delText xml:space="preserve">Once again, the</w:delText>
        </w:r>
      </w:del>
      <w:del w:id="106" w:author="PR Preview" w:date="2026-01-01T00:00:00Z">
        <w:r>
          <w:delText xml:space="preserve"> </w:delText>
        </w:r>
      </w:del>
      <w:del w:id="107" w:author="PR Preview" w:date="2026-01-01T00:00:00Z">
        <w:r>
          <w:rPr>
            <w:rStyle w:val="VerbatimChar"/>
          </w:rPr>
          <w:delText xml:space="preserve">readr</w:delText>
        </w:r>
      </w:del>
      <w:del w:id="108" w:author="PR Preview" w:date="2026-01-01T00:00:00Z">
        <w:r>
          <w:delText xml:space="preserve"> </w:delText>
        </w:r>
      </w:del>
      <w:del w:id="109" w:author="PR Preview" w:date="2026-01-01T00:00:00Z">
        <w:r>
          <w:delText xml:space="preserve">package as part of the Tidvyerse is great, with a much faster</w:delText>
        </w:r>
      </w:del>
      <w:del w:id="110" w:author="PR Preview" w:date="2026-01-01T00:00:00Z">
        <w:r>
          <w:delText xml:space="preserve"> </w:delText>
        </w:r>
      </w:del>
      <w:del w:id="111" w:author="PR Preview" w:date="2026-01-01T00:00:00Z">
        <w:r>
          <w:rPr>
            <w:rStyle w:val="VerbatimChar"/>
          </w:rPr>
          <w:delText xml:space="preserve">read_csv()</w:delText>
        </w:r>
      </w:del>
      <w:del w:id="112" w:author="PR Preview" w:date="2026-01-01T00:00:00Z">
        <w:r>
          <w:delText xml:space="preserve"> </w:delText>
        </w:r>
      </w:del>
      <w:del w:id="113" w:author="PR Preview" w:date="2026-01-01T00:00:00Z">
        <w:r>
          <w:delText xml:space="preserve">than Base R’s</w:delText>
        </w:r>
      </w:del>
      <w:del w:id="114" w:author="PR Preview" w:date="2026-01-01T00:00:00Z">
        <w:r>
          <w:delText xml:space="preserve"> </w:delText>
        </w:r>
      </w:del>
      <w:del w:id="115" w:author="PR Preview" w:date="2026-01-01T00:00:00Z">
        <w:r>
          <w:rPr>
            <w:rStyle w:val="VerbatimChar"/>
          </w:rPr>
          <w:delText xml:space="preserve">read.csv()</w:delText>
        </w:r>
      </w:del>
      <w:del w:id="116" w:author="PR Preview" w:date="2026-01-01T00:00:00Z">
        <w:r>
          <w:delText xml:space="preserve">. For massive CSVs (&gt; 5 GB), you’ll find</w:delText>
        </w:r>
      </w:del>
      <w:del w:id="117" w:author="PR Preview" w:date="2026-01-01T00:00:00Z">
        <w:r>
          <w:delText xml:space="preserve"> </w:delText>
        </w:r>
      </w:del>
      <w:del w:id="118" w:author="PR Preview" w:date="2026-01-01T00:00:00Z">
        <w:r>
          <w:rPr>
            <w:rStyle w:val="VerbatimChar"/>
          </w:rPr>
          <w:delText xml:space="preserve">data.table::fread()</w:delText>
        </w:r>
      </w:del>
      <w:del w:id="119" w:author="PR Preview" w:date="2026-01-01T00:00:00Z">
        <w:r>
          <w:delText xml:space="preserve"> </w:delText>
        </w:r>
      </w:del>
      <w:del w:id="120" w:author="PR Preview" w:date="2026-01-01T00:00:00Z">
        <w:r>
          <w:delText xml:space="preserve">to be the fastest CSV reader in any data science language out there. For writing CSVs,</w:delText>
        </w:r>
      </w:del>
      <w:del w:id="121" w:author="PR Preview" w:date="2026-01-01T00:00:00Z">
        <w:r>
          <w:delText xml:space="preserve"> </w:delText>
        </w:r>
      </w:del>
      <w:del w:id="122" w:author="PR Preview" w:date="2026-01-01T00:00:00Z">
        <w:r>
          <w:rPr>
            <w:rStyle w:val="VerbatimChar"/>
          </w:rPr>
          <w:delText xml:space="preserve">readr::write_csv()</w:delText>
        </w:r>
      </w:del>
      <w:del w:id="123" w:author="PR Preview" w:date="2026-01-01T00:00:00Z">
        <w:r>
          <w:delText xml:space="preserve"> </w:delText>
        </w:r>
      </w:del>
      <w:del w:id="124" w:author="PR Preview" w:date="2026-01-01T00:00:00Z">
        <w:r>
          <w:delText xml:space="preserve">and</w:delText>
        </w:r>
      </w:del>
      <w:del w:id="125" w:author="PR Preview" w:date="2026-01-01T00:00:00Z">
        <w:r>
          <w:delText xml:space="preserve"> </w:delText>
        </w:r>
      </w:del>
      <w:del w:id="126" w:author="PR Preview" w:date="2026-01-01T00:00:00Z">
        <w:r>
          <w:rPr>
            <w:rStyle w:val="VerbatimChar"/>
          </w:rPr>
          <w:delText xml:space="preserve">data.table::fwrite()</w:delText>
        </w:r>
      </w:del>
      <w:del w:id="127" w:author="PR Preview" w:date="2026-01-01T00:00:00Z">
        <w:r>
          <w:delText xml:space="preserve"> </w:delText>
        </w:r>
      </w:del>
      <w:del w:id="128" w:author="PR Preview" w:date="2026-01-01T00:00:00Z">
        <w:r>
          <w:delText xml:space="preserve">outclass Base R’s</w:delText>
        </w:r>
      </w:del>
      <w:del w:id="129" w:author="PR Preview" w:date="2026-01-01T00:00:00Z">
        <w:r>
          <w:delText xml:space="preserve"> </w:delText>
        </w:r>
      </w:del>
      <w:del w:id="130" w:author="PR Preview" w:date="2026-01-01T00:00:00Z">
        <w:r>
          <w:rPr>
            <w:rStyle w:val="VerbatimChar"/>
          </w:rPr>
          <w:delText xml:space="preserve">write.csv()</w:delText>
        </w:r>
      </w:del>
      <w:del w:id="131" w:author="PR Preview" w:date="2026-01-01T00:00:00Z">
        <w:r>
          <w:delText xml:space="preserve"> </w:delText>
        </w:r>
      </w:del>
      <w:del w:id="132" w:author="PR Preview" w:date="2026-01-01T00:00:00Z">
        <w:r>
          <w:delText xml:space="preserve">by a significant margin as well.</w:delText>
        </w:r>
      </w:del>
    </w:p>
    <w:p>
      <w:pPr>
        <w:pStyle w:val="Heading2"/>
      </w:pPr>
      <w:del w:id="133" w:author="PR Preview" w:date="2026-01-01T00:00:00Z">
        <w:r>
          <w:delText xml:space="preserve">30 Integrating Box and Dropbox</w:delText>
        </w:r>
      </w:del>
    </w:p>
    <w:p>
      <w:pPr>
        <w:pStyle w:val="Heading2"/>
      </w:pPr>
      <w:ins w:id="134" w:author="PR Preview" w:date="2026-01-01T00:00:00Z">
        <w:r>
          <w:t xml:space="preserve">29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del w:id="135" w:author="PR Preview" w:date="2026-01-01T00:00:00Z">
        <w:r>
          <w:delText xml:space="preserve">30.1 Box</w:delText>
        </w:r>
      </w:del>
    </w:p>
    <w:p>
      <w:pPr>
        <w:pStyle w:val="Heading3"/>
      </w:pPr>
      <w:ins w:id="136" w:author="PR Preview" w:date="2026-01-01T00:00:00Z">
        <w:r>
          <w:t xml:space="preserve">29.1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del w:id="137" w:author="PR Preview" w:date="2026-01-01T00:00:00Z">
        <w:r>
          <w:delText xml:space="preserve">30.2 Dropbox</w:delText>
        </w:r>
      </w:del>
    </w:p>
    <w:p>
      <w:pPr>
        <w:pStyle w:val="Heading3"/>
      </w:pPr>
      <w:ins w:id="138" w:author="PR Preview" w:date="2026-01-01T00:00:00Z">
        <w:r>
          <w:t xml:space="preserve">29.2 Dropbox</w:t>
        </w:r>
      </w:ins>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del w:id="139" w:author="PR Preview" w:date="2026-01-01T00:00:00Z">
        <w:r>
          <w:delText xml:space="preserve">31 r-lib Packages</w:delText>
        </w:r>
      </w:del>
    </w:p>
    <w:p>
      <w:pPr>
        <w:pStyle w:val="Heading2"/>
      </w:pPr>
      <w:ins w:id="140" w:author="PR Preview" w:date="2026-01-01T00:00:00Z">
        <w:r>
          <w:t xml:space="preserve">30 r-lib Packages</w:t>
        </w:r>
      </w:ins>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5"/>
    <w:bookmarkStart w:id="218" w:name="package-development"/>
    <w:p>
      <w:pPr>
        <w:pStyle w:val="Heading2"/>
      </w:pPr>
      <w:del w:id="141" w:author="PR Preview" w:date="2026-01-01T00:00:00Z">
        <w:r>
          <w:delText xml:space="preserve">32 Package Development</w:delText>
        </w:r>
      </w:del>
    </w:p>
    <w:p>
      <w:pPr>
        <w:pStyle w:val="Heading3"/>
      </w:pPr>
      <w:del w:id="142" w:author="PR Preview" w:date="2026-01-01T00:00:00Z">
        <w:r>
          <w:delText xml:space="preserve">32.1</w:delText>
        </w:r>
      </w:del>
      <w:del w:id="143" w:author="PR Preview" w:date="2026-01-01T00:00:00Z">
        <w:r>
          <w:delText xml:space="preserve"> </w:delText>
        </w:r>
      </w:del>
      <w:hyperlink r:id="rId36">
        <w:del w:id="144" w:author="PR Preview" w:date="2026-01-01T00:00:00Z">
          <w:r>
            <w:rPr>
              <w:rStyle w:val="VerbatimChar"/>
            </w:rPr>
            <w:delText xml:space="preserve">{usethis}</w:delText>
          </w:r>
        </w:del>
      </w:hyperlink>
    </w:p>
    <w:p>
      <w:pPr>
        <w:pStyle w:val="Heading2"/>
      </w:pPr>
      <w:ins w:id="145" w:author="PR Preview" w:date="2026-01-01T00:00:00Z">
        <w:r>
          <w:t xml:space="preserve">31 Package Development</w:t>
        </w:r>
      </w:ins>
    </w:p>
    <w:bookmarkStart w:id="196" w:name="sec-usethis"/>
    <w:p>
      <w:pPr>
        <w:pStyle w:val="Heading3"/>
      </w:pPr>
      <w:ins w:id="146" w:author="PR Preview" w:date="2026-01-01T00:00:00Z">
        <w:r>
          <w:t xml:space="preserve">31.1</w:t>
        </w:r>
      </w:ins>
      <w:ins w:id="147" w:author="PR Preview" w:date="2026-01-01T00:00:00Z">
        <w:r>
          <w:t xml:space="preserve"> </w:t>
        </w:r>
      </w:ins>
      <w:hyperlink r:id="rId36">
        <w:ins w:id="148" w:author="PR Preview" w:date="2026-01-01T00:00:00Z">
          <w:r>
            <w:rPr>
              <w:rStyle w:val="VerbatimChar"/>
            </w:rPr>
            <w:t xml:space="preserve">{usethis}</w:t>
          </w:r>
        </w:ins>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del w:id="149" w:author="PR Preview" w:date="2026-01-01T00:00:00Z">
        <w:r>
          <w:delText xml:space="preserve">32.2</w:delText>
        </w:r>
      </w:del>
      <w:del w:id="150" w:author="PR Preview" w:date="2026-01-01T00:00:00Z">
        <w:r>
          <w:delText xml:space="preserve"> </w:delText>
        </w:r>
      </w:del>
      <w:hyperlink r:id="rId37">
        <w:del w:id="151" w:author="PR Preview" w:date="2026-01-01T00:00:00Z">
          <w:r>
            <w:rPr>
              <w:rStyle w:val="VerbatimChar"/>
            </w:rPr>
            <w:delText xml:space="preserve">{devtools}</w:delText>
          </w:r>
        </w:del>
      </w:hyperlink>
    </w:p>
    <w:p>
      <w:pPr>
        <w:pStyle w:val="Heading3"/>
      </w:pPr>
      <w:ins w:id="152" w:author="PR Preview" w:date="2026-01-01T00:00:00Z">
        <w:r>
          <w:t xml:space="preserve">31.2</w:t>
        </w:r>
      </w:ins>
      <w:ins w:id="153" w:author="PR Preview" w:date="2026-01-01T00:00:00Z">
        <w:r>
          <w:t xml:space="preserve"> </w:t>
        </w:r>
      </w:ins>
      <w:hyperlink r:id="rId37">
        <w:ins w:id="154" w:author="PR Preview" w:date="2026-01-01T00:00:00Z">
          <w:r>
            <w:rPr>
              <w:rStyle w:val="VerbatimChar"/>
            </w:rPr>
            <w:t xml:space="preserve">{devtools}</w:t>
          </w:r>
        </w:ins>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del w:id="155" w:author="PR Preview" w:date="2026-01-01T00:00:00Z">
        <w:r>
          <w:delText xml:space="preserve">32.3</w:delText>
        </w:r>
      </w:del>
      <w:del w:id="156" w:author="PR Preview" w:date="2026-01-01T00:00:00Z">
        <w:r>
          <w:delText xml:space="preserve"> </w:delText>
        </w:r>
      </w:del>
      <w:hyperlink r:id="rId38">
        <w:del w:id="157" w:author="PR Preview" w:date="2026-01-01T00:00:00Z">
          <w:r>
            <w:rPr>
              <w:rStyle w:val="VerbatimChar"/>
            </w:rPr>
            <w:delText xml:space="preserve">{roxygen2}</w:delText>
          </w:r>
        </w:del>
      </w:hyperlink>
    </w:p>
    <w:p>
      <w:pPr>
        <w:pStyle w:val="Heading3"/>
      </w:pPr>
      <w:ins w:id="158" w:author="PR Preview" w:date="2026-01-01T00:00:00Z">
        <w:r>
          <w:t xml:space="preserve">31.3</w:t>
        </w:r>
      </w:ins>
      <w:ins w:id="159" w:author="PR Preview" w:date="2026-01-01T00:00:00Z">
        <w:r>
          <w:t xml:space="preserve"> </w:t>
        </w:r>
      </w:ins>
      <w:hyperlink r:id="rId38">
        <w:ins w:id="160" w:author="PR Preview" w:date="2026-01-01T00:00:00Z">
          <w:r>
            <w:rPr>
              <w:rStyle w:val="VerbatimChar"/>
            </w:rPr>
            <w:t xml:space="preserve">{roxygen2}</w:t>
          </w:r>
        </w:ins>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del w:id="161" w:author="PR Preview" w:date="2026-01-01T00:00:00Z">
        <w:r>
          <w:delText xml:space="preserve">32.4</w:delText>
        </w:r>
      </w:del>
      <w:del w:id="162" w:author="PR Preview" w:date="2026-01-01T00:00:00Z">
        <w:r>
          <w:delText xml:space="preserve"> </w:delText>
        </w:r>
      </w:del>
      <w:hyperlink r:id="rId23">
        <w:del w:id="163" w:author="PR Preview" w:date="2026-01-01T00:00:00Z">
          <w:r>
            <w:rPr>
              <w:rStyle w:val="VerbatimChar"/>
            </w:rPr>
            <w:delText xml:space="preserve">{pkgdown}</w:delText>
          </w:r>
        </w:del>
      </w:hyperlink>
    </w:p>
    <w:p>
      <w:pPr>
        <w:pStyle w:val="Heading3"/>
      </w:pPr>
      <w:ins w:id="164" w:author="PR Preview" w:date="2026-01-01T00:00:00Z">
        <w:r>
          <w:t xml:space="preserve">31.4</w:t>
        </w:r>
      </w:ins>
      <w:ins w:id="165" w:author="PR Preview" w:date="2026-01-01T00:00:00Z">
        <w:r>
          <w:t xml:space="preserve"> </w:t>
        </w:r>
      </w:ins>
      <w:hyperlink r:id="rId23">
        <w:ins w:id="166" w:author="PR Preview" w:date="2026-01-01T00:00:00Z">
          <w:r>
            <w:rPr>
              <w:rStyle w:val="VerbatimChar"/>
            </w:rPr>
            <w:t xml:space="preserve">{pkgdown}</w:t>
          </w:r>
        </w:ins>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del w:id="167" w:author="PR Preview" w:date="2026-01-01T00:00:00Z">
        <w:r>
          <w:delText xml:space="preserve">32.5</w:delText>
        </w:r>
      </w:del>
      <w:del w:id="168" w:author="PR Preview" w:date="2026-01-01T00:00:00Z">
        <w:r>
          <w:delText xml:space="preserve"> </w:delText>
        </w:r>
      </w:del>
      <w:hyperlink r:id="rId200">
        <w:del w:id="169" w:author="PR Preview" w:date="2026-01-01T00:00:00Z">
          <w:r>
            <w:rPr>
              <w:rStyle w:val="VerbatimChar"/>
            </w:rPr>
            <w:delText xml:space="preserve">{pkgload}</w:delText>
          </w:r>
        </w:del>
      </w:hyperlink>
    </w:p>
    <w:p>
      <w:pPr>
        <w:pStyle w:val="Heading3"/>
      </w:pPr>
      <w:ins w:id="170" w:author="PR Preview" w:date="2026-01-01T00:00:00Z">
        <w:r>
          <w:t xml:space="preserve">31.5</w:t>
        </w:r>
      </w:ins>
      <w:ins w:id="171" w:author="PR Preview" w:date="2026-01-01T00:00:00Z">
        <w:r>
          <w:t xml:space="preserve"> </w:t>
        </w:r>
      </w:ins>
      <w:hyperlink r:id="rId200">
        <w:ins w:id="172" w:author="PR Preview" w:date="2026-01-01T00:00:00Z">
          <w:r>
            <w:rPr>
              <w:rStyle w:val="VerbatimChar"/>
            </w:rPr>
            <w:t xml:space="preserve">{pkgload}</w:t>
          </w:r>
        </w:ins>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del w:id="173" w:author="PR Preview" w:date="2026-01-01T00:00:00Z">
        <w:r>
          <w:delText xml:space="preserve">32.6</w:delText>
        </w:r>
      </w:del>
      <w:del w:id="174" w:author="PR Preview" w:date="2026-01-01T00:00:00Z">
        <w:r>
          <w:delText xml:space="preserve"> </w:delText>
        </w:r>
      </w:del>
      <w:hyperlink r:id="rId202">
        <w:del w:id="175" w:author="PR Preview" w:date="2026-01-01T00:00:00Z">
          <w:r>
            <w:rPr>
              <w:rStyle w:val="VerbatimChar"/>
            </w:rPr>
            <w:delText xml:space="preserve">{pkgbuild}</w:delText>
          </w:r>
        </w:del>
      </w:hyperlink>
    </w:p>
    <w:p>
      <w:pPr>
        <w:pStyle w:val="Heading3"/>
      </w:pPr>
      <w:ins w:id="176" w:author="PR Preview" w:date="2026-01-01T00:00:00Z">
        <w:r>
          <w:t xml:space="preserve">31.6</w:t>
        </w:r>
      </w:ins>
      <w:ins w:id="177" w:author="PR Preview" w:date="2026-01-01T00:00:00Z">
        <w:r>
          <w:t xml:space="preserve"> </w:t>
        </w:r>
      </w:ins>
      <w:hyperlink r:id="rId202">
        <w:ins w:id="178" w:author="PR Preview" w:date="2026-01-01T00:00:00Z">
          <w:r>
            <w:rPr>
              <w:rStyle w:val="VerbatimChar"/>
            </w:rPr>
            <w:t xml:space="preserve">{pkgbuild}</w:t>
          </w:r>
        </w:ins>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del w:id="179" w:author="PR Preview" w:date="2026-01-01T00:00:00Z">
        <w:r>
          <w:delText xml:space="preserve">32.7</w:delText>
        </w:r>
      </w:del>
      <w:del w:id="180" w:author="PR Preview" w:date="2026-01-01T00:00:00Z">
        <w:r>
          <w:delText xml:space="preserve"> </w:delText>
        </w:r>
      </w:del>
      <w:hyperlink r:id="rId204">
        <w:del w:id="181" w:author="PR Preview" w:date="2026-01-01T00:00:00Z">
          <w:r>
            <w:rPr>
              <w:rStyle w:val="VerbatimChar"/>
            </w:rPr>
            <w:delText xml:space="preserve">{rcmdcheck}</w:delText>
          </w:r>
        </w:del>
      </w:hyperlink>
    </w:p>
    <w:p>
      <w:pPr>
        <w:pStyle w:val="Heading3"/>
      </w:pPr>
      <w:ins w:id="182" w:author="PR Preview" w:date="2026-01-01T00:00:00Z">
        <w:r>
          <w:t xml:space="preserve">31.7</w:t>
        </w:r>
      </w:ins>
      <w:ins w:id="183" w:author="PR Preview" w:date="2026-01-01T00:00:00Z">
        <w:r>
          <w:t xml:space="preserve"> </w:t>
        </w:r>
      </w:ins>
      <w:hyperlink r:id="rId204">
        <w:ins w:id="184" w:author="PR Preview" w:date="2026-01-01T00:00:00Z">
          <w:r>
            <w:rPr>
              <w:rStyle w:val="VerbatimChar"/>
            </w:rPr>
            <w:t xml:space="preserve">{rcmdcheck}</w:t>
          </w:r>
        </w:ins>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del w:id="185" w:author="PR Preview" w:date="2026-01-01T00:00:00Z">
        <w:r>
          <w:delText xml:space="preserve">32.8</w:delText>
        </w:r>
      </w:del>
      <w:del w:id="186" w:author="PR Preview" w:date="2026-01-01T00:00:00Z">
        <w:r>
          <w:delText xml:space="preserve"> </w:delText>
        </w:r>
      </w:del>
      <w:hyperlink r:id="rId206">
        <w:del w:id="187" w:author="PR Preview" w:date="2026-01-01T00:00:00Z">
          <w:r>
            <w:rPr>
              <w:rStyle w:val="VerbatimChar"/>
            </w:rPr>
            <w:delText xml:space="preserve">{remotes}</w:delText>
          </w:r>
        </w:del>
      </w:hyperlink>
    </w:p>
    <w:p>
      <w:pPr>
        <w:pStyle w:val="Heading3"/>
      </w:pPr>
      <w:ins w:id="188" w:author="PR Preview" w:date="2026-01-01T00:00:00Z">
        <w:r>
          <w:t xml:space="preserve">31.8</w:t>
        </w:r>
      </w:ins>
      <w:ins w:id="189" w:author="PR Preview" w:date="2026-01-01T00:00:00Z">
        <w:r>
          <w:t xml:space="preserve"> </w:t>
        </w:r>
      </w:ins>
      <w:hyperlink r:id="rId206">
        <w:ins w:id="190" w:author="PR Preview" w:date="2026-01-01T00:00:00Z">
          <w:r>
            <w:rPr>
              <w:rStyle w:val="VerbatimChar"/>
            </w:rPr>
            <w:t xml:space="preserve">{remotes}</w:t>
          </w:r>
        </w:ins>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del w:id="191" w:author="PR Preview" w:date="2026-01-01T00:00:00Z">
        <w:r>
          <w:delText xml:space="preserve">32.9</w:delText>
        </w:r>
      </w:del>
      <w:del w:id="192" w:author="PR Preview" w:date="2026-01-01T00:00:00Z">
        <w:r>
          <w:delText xml:space="preserve"> </w:delText>
        </w:r>
      </w:del>
      <w:hyperlink r:id="rId208">
        <w:del w:id="193" w:author="PR Preview" w:date="2026-01-01T00:00:00Z">
          <w:r>
            <w:rPr>
              <w:rStyle w:val="VerbatimChar"/>
            </w:rPr>
            <w:delText xml:space="preserve">{pak}</w:delText>
          </w:r>
        </w:del>
      </w:hyperlink>
    </w:p>
    <w:p>
      <w:pPr>
        <w:pStyle w:val="Heading3"/>
      </w:pPr>
      <w:ins w:id="194" w:author="PR Preview" w:date="2026-01-01T00:00:00Z">
        <w:r>
          <w:t xml:space="preserve">31.9</w:t>
        </w:r>
      </w:ins>
      <w:ins w:id="195" w:author="PR Preview" w:date="2026-01-01T00:00:00Z">
        <w:r>
          <w:t xml:space="preserve"> </w:t>
        </w:r>
      </w:ins>
      <w:hyperlink r:id="rId208">
        <w:ins w:id="196" w:author="PR Preview" w:date="2026-01-01T00:00:00Z">
          <w:r>
            <w:rPr>
              <w:rStyle w:val="VerbatimChar"/>
            </w:rPr>
            <w:t xml:space="preserve">{pak}</w:t>
          </w:r>
        </w:ins>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del w:id="197" w:author="PR Preview" w:date="2026-01-01T00:00:00Z">
        <w:r>
          <w:delText xml:space="preserve">32.10</w:delText>
        </w:r>
      </w:del>
      <w:del w:id="198" w:author="PR Preview" w:date="2026-01-01T00:00:00Z">
        <w:r>
          <w:delText xml:space="preserve"> </w:delText>
        </w:r>
      </w:del>
      <w:hyperlink r:id="rId210">
        <w:del w:id="199" w:author="PR Preview" w:date="2026-01-01T00:00:00Z">
          <w:r>
            <w:rPr>
              <w:rStyle w:val="VerbatimChar"/>
            </w:rPr>
            <w:delText xml:space="preserve">{revdepcheck}</w:delText>
          </w:r>
        </w:del>
      </w:hyperlink>
    </w:p>
    <w:p>
      <w:pPr>
        <w:pStyle w:val="Heading3"/>
      </w:pPr>
      <w:ins w:id="200" w:author="PR Preview" w:date="2026-01-01T00:00:00Z">
        <w:r>
          <w:t xml:space="preserve">31.10</w:t>
        </w:r>
      </w:ins>
      <w:ins w:id="201" w:author="PR Preview" w:date="2026-01-01T00:00:00Z">
        <w:r>
          <w:t xml:space="preserve"> </w:t>
        </w:r>
      </w:ins>
      <w:hyperlink r:id="rId210">
        <w:ins w:id="202" w:author="PR Preview" w:date="2026-01-01T00:00:00Z">
          <w:r>
            <w:rPr>
              <w:rStyle w:val="VerbatimChar"/>
            </w:rPr>
            <w:t xml:space="preserve">{revdepcheck}</w:t>
          </w:r>
        </w:ins>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del w:id="203" w:author="PR Preview" w:date="2026-01-01T00:00:00Z">
        <w:r>
          <w:delText xml:space="preserve">32.11</w:delText>
        </w:r>
      </w:del>
      <w:del w:id="204" w:author="PR Preview" w:date="2026-01-01T00:00:00Z">
        <w:r>
          <w:delText xml:space="preserve"> </w:delText>
        </w:r>
      </w:del>
      <w:hyperlink r:id="rId212">
        <w:del w:id="205" w:author="PR Preview" w:date="2026-01-01T00:00:00Z">
          <w:r>
            <w:rPr>
              <w:rStyle w:val="VerbatimChar"/>
            </w:rPr>
            <w:delText xml:space="preserve">{desc}</w:delText>
          </w:r>
        </w:del>
      </w:hyperlink>
    </w:p>
    <w:p>
      <w:pPr>
        <w:pStyle w:val="Heading3"/>
      </w:pPr>
      <w:ins w:id="206" w:author="PR Preview" w:date="2026-01-01T00:00:00Z">
        <w:r>
          <w:t xml:space="preserve">31.11</w:t>
        </w:r>
      </w:ins>
      <w:ins w:id="207" w:author="PR Preview" w:date="2026-01-01T00:00:00Z">
        <w:r>
          <w:t xml:space="preserve"> </w:t>
        </w:r>
      </w:ins>
      <w:hyperlink r:id="rId212">
        <w:ins w:id="208" w:author="PR Preview" w:date="2026-01-01T00:00:00Z">
          <w:r>
            <w:rPr>
              <w:rStyle w:val="VerbatimChar"/>
            </w:rPr>
            <w:t xml:space="preserve">{desc}</w:t>
          </w:r>
        </w:ins>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del w:id="209" w:author="PR Preview" w:date="2026-01-01T00:00:00Z">
        <w:r>
          <w:delText xml:space="preserve">32.12</w:delText>
        </w:r>
      </w:del>
      <w:del w:id="210" w:author="PR Preview" w:date="2026-01-01T00:00:00Z">
        <w:r>
          <w:delText xml:space="preserve"> </w:delText>
        </w:r>
      </w:del>
      <w:hyperlink r:id="rId214">
        <w:del w:id="211" w:author="PR Preview" w:date="2026-01-01T00:00:00Z">
          <w:r>
            <w:rPr>
              <w:rStyle w:val="VerbatimChar"/>
            </w:rPr>
            <w:delText xml:space="preserve">{pkgcache}</w:delText>
          </w:r>
        </w:del>
      </w:hyperlink>
    </w:p>
    <w:p>
      <w:pPr>
        <w:pStyle w:val="Heading3"/>
      </w:pPr>
      <w:ins w:id="212" w:author="PR Preview" w:date="2026-01-01T00:00:00Z">
        <w:r>
          <w:t xml:space="preserve">31.12</w:t>
        </w:r>
      </w:ins>
      <w:ins w:id="213" w:author="PR Preview" w:date="2026-01-01T00:00:00Z">
        <w:r>
          <w:t xml:space="preserve"> </w:t>
        </w:r>
      </w:ins>
      <w:hyperlink r:id="rId214">
        <w:ins w:id="214" w:author="PR Preview" w:date="2026-01-01T00:00:00Z">
          <w:r>
            <w:rPr>
              <w:rStyle w:val="VerbatimChar"/>
            </w:rPr>
            <w:t xml:space="preserve">{pkgcache}</w:t>
          </w:r>
        </w:ins>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del w:id="215" w:author="PR Preview" w:date="2026-01-01T00:00:00Z">
        <w:r>
          <w:delText xml:space="preserve">32.13</w:delText>
        </w:r>
      </w:del>
      <w:del w:id="216" w:author="PR Preview" w:date="2026-01-01T00:00:00Z">
        <w:r>
          <w:delText xml:space="preserve"> </w:delText>
        </w:r>
      </w:del>
      <w:hyperlink r:id="rId216">
        <w:del w:id="217" w:author="PR Preview" w:date="2026-01-01T00:00:00Z">
          <w:r>
            <w:rPr>
              <w:rStyle w:val="VerbatimChar"/>
            </w:rPr>
            <w:delText xml:space="preserve">{lifecycle}</w:delText>
          </w:r>
        </w:del>
      </w:hyperlink>
    </w:p>
    <w:p>
      <w:pPr>
        <w:pStyle w:val="Heading3"/>
      </w:pPr>
      <w:ins w:id="218" w:author="PR Preview" w:date="2026-01-01T00:00:00Z">
        <w:r>
          <w:t xml:space="preserve">31.13</w:t>
        </w:r>
      </w:ins>
      <w:ins w:id="219" w:author="PR Preview" w:date="2026-01-01T00:00:00Z">
        <w:r>
          <w:t xml:space="preserve"> </w:t>
        </w:r>
      </w:ins>
      <w:hyperlink r:id="rId216">
        <w:ins w:id="220" w:author="PR Preview" w:date="2026-01-01T00:00:00Z">
          <w:r>
            <w:rPr>
              <w:rStyle w:val="VerbatimChar"/>
            </w:rPr>
            <w:t xml:space="preserve">{lifecycle}</w:t>
          </w:r>
        </w:ins>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del w:id="221" w:author="PR Preview" w:date="2026-01-01T00:00:00Z">
        <w:r>
          <w:delText xml:space="preserve">33 Testing and Quality</w:delText>
        </w:r>
      </w:del>
    </w:p>
    <w:p>
      <w:pPr>
        <w:pStyle w:val="Heading3"/>
      </w:pPr>
      <w:del w:id="222" w:author="PR Preview" w:date="2026-01-01T00:00:00Z">
        <w:r>
          <w:delText xml:space="preserve">33.1</w:delText>
        </w:r>
      </w:del>
      <w:del w:id="223" w:author="PR Preview" w:date="2026-01-01T00:00:00Z">
        <w:r>
          <w:delText xml:space="preserve"> </w:delText>
        </w:r>
      </w:del>
      <w:hyperlink r:id="rId39">
        <w:del w:id="224" w:author="PR Preview" w:date="2026-01-01T00:00:00Z">
          <w:r>
            <w:rPr>
              <w:rStyle w:val="VerbatimChar"/>
            </w:rPr>
            <w:delText xml:space="preserve">{testthat}</w:delText>
          </w:r>
        </w:del>
      </w:hyperlink>
    </w:p>
    <w:p>
      <w:pPr>
        <w:pStyle w:val="Heading2"/>
      </w:pPr>
      <w:ins w:id="225" w:author="PR Preview" w:date="2026-01-01T00:00:00Z">
        <w:r>
          <w:t xml:space="preserve">32 Testing and Quality</w:t>
        </w:r>
      </w:ins>
    </w:p>
    <w:bookmarkStart w:id="219" w:name="sec-testthat"/>
    <w:p>
      <w:pPr>
        <w:pStyle w:val="Heading3"/>
      </w:pPr>
      <w:ins w:id="226" w:author="PR Preview" w:date="2026-01-01T00:00:00Z">
        <w:r>
          <w:t xml:space="preserve">32.1</w:t>
        </w:r>
      </w:ins>
      <w:ins w:id="227" w:author="PR Preview" w:date="2026-01-01T00:00:00Z">
        <w:r>
          <w:t xml:space="preserve"> </w:t>
        </w:r>
      </w:ins>
      <w:hyperlink r:id="rId39">
        <w:ins w:id="228" w:author="PR Preview" w:date="2026-01-01T00:00:00Z">
          <w:r>
            <w:rPr>
              <w:rStyle w:val="VerbatimChar"/>
            </w:rPr>
            <w:t xml:space="preserve">{testthat}</w:t>
          </w:r>
        </w:ins>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del w:id="229" w:author="PR Preview" w:date="2026-01-01T00:00:00Z">
        <w:r>
          <w:delText xml:space="preserve">33.2</w:delText>
        </w:r>
      </w:del>
      <w:del w:id="230" w:author="PR Preview" w:date="2026-01-01T00:00:00Z">
        <w:r>
          <w:delText xml:space="preserve"> </w:delText>
        </w:r>
      </w:del>
      <w:hyperlink r:id="rId220">
        <w:del w:id="231" w:author="PR Preview" w:date="2026-01-01T00:00:00Z">
          <w:r>
            <w:rPr>
              <w:rStyle w:val="VerbatimChar"/>
            </w:rPr>
            <w:delText xml:space="preserve">{covr}</w:delText>
          </w:r>
        </w:del>
      </w:hyperlink>
    </w:p>
    <w:p>
      <w:pPr>
        <w:pStyle w:val="Heading3"/>
      </w:pPr>
      <w:ins w:id="232" w:author="PR Preview" w:date="2026-01-01T00:00:00Z">
        <w:r>
          <w:t xml:space="preserve">32.2</w:t>
        </w:r>
      </w:ins>
      <w:ins w:id="233" w:author="PR Preview" w:date="2026-01-01T00:00:00Z">
        <w:r>
          <w:t xml:space="preserve"> </w:t>
        </w:r>
      </w:ins>
      <w:hyperlink r:id="rId220">
        <w:ins w:id="234" w:author="PR Preview" w:date="2026-01-01T00:00:00Z">
          <w:r>
            <w:rPr>
              <w:rStyle w:val="VerbatimChar"/>
            </w:rPr>
            <w:t xml:space="preserve">{covr}</w:t>
          </w:r>
        </w:ins>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del w:id="235" w:author="PR Preview" w:date="2026-01-01T00:00:00Z">
        <w:r>
          <w:delText xml:space="preserve">33.3</w:delText>
        </w:r>
      </w:del>
      <w:del w:id="236" w:author="PR Preview" w:date="2026-01-01T00:00:00Z">
        <w:r>
          <w:delText xml:space="preserve"> </w:delText>
        </w:r>
      </w:del>
      <w:hyperlink r:id="rId222">
        <w:del w:id="237" w:author="PR Preview" w:date="2026-01-01T00:00:00Z">
          <w:r>
            <w:rPr>
              <w:rStyle w:val="VerbatimChar"/>
            </w:rPr>
            <w:delText xml:space="preserve">{waldo}</w:delText>
          </w:r>
        </w:del>
      </w:hyperlink>
    </w:p>
    <w:p>
      <w:pPr>
        <w:pStyle w:val="Heading3"/>
      </w:pPr>
      <w:ins w:id="238" w:author="PR Preview" w:date="2026-01-01T00:00:00Z">
        <w:r>
          <w:t xml:space="preserve">32.3</w:t>
        </w:r>
      </w:ins>
      <w:ins w:id="239" w:author="PR Preview" w:date="2026-01-01T00:00:00Z">
        <w:r>
          <w:t xml:space="preserve"> </w:t>
        </w:r>
      </w:ins>
      <w:hyperlink r:id="rId222">
        <w:ins w:id="240" w:author="PR Preview" w:date="2026-01-01T00:00:00Z">
          <w:r>
            <w:rPr>
              <w:rStyle w:val="VerbatimChar"/>
            </w:rPr>
            <w:t xml:space="preserve">{waldo}</w:t>
          </w:r>
        </w:ins>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del w:id="241" w:author="PR Preview" w:date="2026-01-01T00:00:00Z">
        <w:r>
          <w:delText xml:space="preserve">33.4</w:delText>
        </w:r>
      </w:del>
      <w:del w:id="242" w:author="PR Preview" w:date="2026-01-01T00:00:00Z">
        <w:r>
          <w:delText xml:space="preserve"> </w:delText>
        </w:r>
      </w:del>
      <w:hyperlink r:id="rId224">
        <w:del w:id="243" w:author="PR Preview" w:date="2026-01-01T00:00:00Z">
          <w:r>
            <w:rPr>
              <w:rStyle w:val="VerbatimChar"/>
            </w:rPr>
            <w:delText xml:space="preserve">{lintr}</w:delText>
          </w:r>
        </w:del>
      </w:hyperlink>
    </w:p>
    <w:p>
      <w:pPr>
        <w:pStyle w:val="Heading3"/>
      </w:pPr>
      <w:ins w:id="244" w:author="PR Preview" w:date="2026-01-01T00:00:00Z">
        <w:r>
          <w:t xml:space="preserve">32.4</w:t>
        </w:r>
      </w:ins>
      <w:ins w:id="245" w:author="PR Preview" w:date="2026-01-01T00:00:00Z">
        <w:r>
          <w:t xml:space="preserve"> </w:t>
        </w:r>
      </w:ins>
      <w:hyperlink r:id="rId224">
        <w:ins w:id="246" w:author="PR Preview" w:date="2026-01-01T00:00:00Z">
          <w:r>
            <w:rPr>
              <w:rStyle w:val="VerbatimChar"/>
            </w:rPr>
            <w:t xml:space="preserve">{lintr}</w:t>
          </w:r>
        </w:ins>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del w:id="247" w:author="PR Preview" w:date="2026-01-01T00:00:00Z">
        <w:r>
          <w:delText xml:space="preserve">34 Core Language and Infrastructure</w:delText>
        </w:r>
      </w:del>
    </w:p>
    <w:p>
      <w:pPr>
        <w:pStyle w:val="Heading3"/>
      </w:pPr>
      <w:del w:id="248" w:author="PR Preview" w:date="2026-01-01T00:00:00Z">
        <w:r>
          <w:delText xml:space="preserve">34.1</w:delText>
        </w:r>
      </w:del>
      <w:del w:id="249" w:author="PR Preview" w:date="2026-01-01T00:00:00Z">
        <w:r>
          <w:delText xml:space="preserve"> </w:delText>
        </w:r>
      </w:del>
      <w:hyperlink r:id="rId227">
        <w:del w:id="250" w:author="PR Preview" w:date="2026-01-01T00:00:00Z">
          <w:r>
            <w:rPr>
              <w:rStyle w:val="VerbatimChar"/>
            </w:rPr>
            <w:delText xml:space="preserve">{rlang}</w:delText>
          </w:r>
        </w:del>
      </w:hyperlink>
    </w:p>
    <w:p>
      <w:pPr>
        <w:pStyle w:val="Heading2"/>
      </w:pPr>
      <w:ins w:id="251" w:author="PR Preview" w:date="2026-01-01T00:00:00Z">
        <w:r>
          <w:t xml:space="preserve">33 Core Language and Infrastructure</w:t>
        </w:r>
      </w:ins>
    </w:p>
    <w:bookmarkStart w:id="228" w:name="sec-rlang"/>
    <w:p>
      <w:pPr>
        <w:pStyle w:val="Heading3"/>
      </w:pPr>
      <w:ins w:id="252" w:author="PR Preview" w:date="2026-01-01T00:00:00Z">
        <w:r>
          <w:t xml:space="preserve">33.1</w:t>
        </w:r>
      </w:ins>
      <w:ins w:id="253" w:author="PR Preview" w:date="2026-01-01T00:00:00Z">
        <w:r>
          <w:t xml:space="preserve"> </w:t>
        </w:r>
      </w:ins>
      <w:hyperlink r:id="rId227">
        <w:ins w:id="254" w:author="PR Preview" w:date="2026-01-01T00:00:00Z">
          <w:r>
            <w:rPr>
              <w:rStyle w:val="VerbatimChar"/>
            </w:rPr>
            <w:t xml:space="preserve">{rlang}</w:t>
          </w:r>
        </w:ins>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del w:id="255" w:author="PR Preview" w:date="2026-01-01T00:00:00Z">
        <w:r>
          <w:delText xml:space="preserve">34.2</w:delText>
        </w:r>
      </w:del>
      <w:del w:id="256" w:author="PR Preview" w:date="2026-01-01T00:00:00Z">
        <w:r>
          <w:delText xml:space="preserve"> </w:delText>
        </w:r>
      </w:del>
      <w:hyperlink r:id="rId229">
        <w:del w:id="257" w:author="PR Preview" w:date="2026-01-01T00:00:00Z">
          <w:r>
            <w:rPr>
              <w:rStyle w:val="VerbatimChar"/>
            </w:rPr>
            <w:delText xml:space="preserve">{vctrs}</w:delText>
          </w:r>
        </w:del>
      </w:hyperlink>
    </w:p>
    <w:p>
      <w:pPr>
        <w:pStyle w:val="Heading3"/>
      </w:pPr>
      <w:ins w:id="258" w:author="PR Preview" w:date="2026-01-01T00:00:00Z">
        <w:r>
          <w:t xml:space="preserve">33.2</w:t>
        </w:r>
      </w:ins>
      <w:ins w:id="259" w:author="PR Preview" w:date="2026-01-01T00:00:00Z">
        <w:r>
          <w:t xml:space="preserve"> </w:t>
        </w:r>
      </w:ins>
      <w:hyperlink r:id="rId229">
        <w:ins w:id="260" w:author="PR Preview" w:date="2026-01-01T00:00:00Z">
          <w:r>
            <w:rPr>
              <w:rStyle w:val="VerbatimChar"/>
            </w:rPr>
            <w:t xml:space="preserve">{vctrs}</w:t>
          </w:r>
        </w:ins>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del w:id="261" w:author="PR Preview" w:date="2026-01-01T00:00:00Z">
        <w:r>
          <w:delText xml:space="preserve">34.3</w:delText>
        </w:r>
      </w:del>
      <w:del w:id="262" w:author="PR Preview" w:date="2026-01-01T00:00:00Z">
        <w:r>
          <w:delText xml:space="preserve"> </w:delText>
        </w:r>
      </w:del>
      <w:hyperlink r:id="rId231">
        <w:del w:id="263" w:author="PR Preview" w:date="2026-01-01T00:00:00Z">
          <w:r>
            <w:rPr>
              <w:rStyle w:val="VerbatimChar"/>
            </w:rPr>
            <w:delText xml:space="preserve">{withr}</w:delText>
          </w:r>
        </w:del>
      </w:hyperlink>
    </w:p>
    <w:p>
      <w:pPr>
        <w:pStyle w:val="Heading3"/>
      </w:pPr>
      <w:ins w:id="264" w:author="PR Preview" w:date="2026-01-01T00:00:00Z">
        <w:r>
          <w:t xml:space="preserve">33.3</w:t>
        </w:r>
      </w:ins>
      <w:ins w:id="265" w:author="PR Preview" w:date="2026-01-01T00:00:00Z">
        <w:r>
          <w:t xml:space="preserve"> </w:t>
        </w:r>
      </w:ins>
      <w:hyperlink r:id="rId231">
        <w:ins w:id="266" w:author="PR Preview" w:date="2026-01-01T00:00:00Z">
          <w:r>
            <w:rPr>
              <w:rStyle w:val="VerbatimChar"/>
            </w:rPr>
            <w:t xml:space="preserve">{withr}</w:t>
          </w:r>
        </w:ins>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del w:id="267" w:author="PR Preview" w:date="2026-01-01T00:00:00Z">
        <w:r>
          <w:delText xml:space="preserve">34.4</w:delText>
        </w:r>
      </w:del>
      <w:del w:id="268" w:author="PR Preview" w:date="2026-01-01T00:00:00Z">
        <w:r>
          <w:delText xml:space="preserve"> </w:delText>
        </w:r>
      </w:del>
      <w:hyperlink r:id="rId233">
        <w:del w:id="269" w:author="PR Preview" w:date="2026-01-01T00:00:00Z">
          <w:r>
            <w:rPr>
              <w:rStyle w:val="VerbatimChar"/>
            </w:rPr>
            <w:delText xml:space="preserve">{cli}</w:delText>
          </w:r>
        </w:del>
      </w:hyperlink>
    </w:p>
    <w:p>
      <w:pPr>
        <w:pStyle w:val="Heading3"/>
      </w:pPr>
      <w:ins w:id="270" w:author="PR Preview" w:date="2026-01-01T00:00:00Z">
        <w:r>
          <w:t xml:space="preserve">33.4</w:t>
        </w:r>
      </w:ins>
      <w:ins w:id="271" w:author="PR Preview" w:date="2026-01-01T00:00:00Z">
        <w:r>
          <w:t xml:space="preserve"> </w:t>
        </w:r>
      </w:ins>
      <w:hyperlink r:id="rId233">
        <w:ins w:id="272" w:author="PR Preview" w:date="2026-01-01T00:00:00Z">
          <w:r>
            <w:rPr>
              <w:rStyle w:val="VerbatimChar"/>
            </w:rPr>
            <w:t xml:space="preserve">{cli}</w:t>
          </w:r>
        </w:ins>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del w:id="273" w:author="PR Preview" w:date="2026-01-01T00:00:00Z">
        <w:r>
          <w:delText xml:space="preserve">34.5</w:delText>
        </w:r>
      </w:del>
      <w:del w:id="274" w:author="PR Preview" w:date="2026-01-01T00:00:00Z">
        <w:r>
          <w:delText xml:space="preserve"> </w:delText>
        </w:r>
      </w:del>
      <w:hyperlink r:id="rId235">
        <w:del w:id="275" w:author="PR Preview" w:date="2026-01-01T00:00:00Z">
          <w:r>
            <w:rPr>
              <w:rStyle w:val="VerbatimChar"/>
            </w:rPr>
            <w:delText xml:space="preserve">{R6}</w:delText>
          </w:r>
        </w:del>
      </w:hyperlink>
    </w:p>
    <w:p>
      <w:pPr>
        <w:pStyle w:val="Heading3"/>
      </w:pPr>
      <w:ins w:id="276" w:author="PR Preview" w:date="2026-01-01T00:00:00Z">
        <w:r>
          <w:t xml:space="preserve">33.5</w:t>
        </w:r>
      </w:ins>
      <w:ins w:id="277" w:author="PR Preview" w:date="2026-01-01T00:00:00Z">
        <w:r>
          <w:t xml:space="preserve"> </w:t>
        </w:r>
      </w:ins>
      <w:hyperlink r:id="rId235">
        <w:ins w:id="278" w:author="PR Preview" w:date="2026-01-01T00:00:00Z">
          <w:r>
            <w:rPr>
              <w:rStyle w:val="VerbatimChar"/>
            </w:rPr>
            <w:t xml:space="preserve">{R6}</w:t>
          </w:r>
        </w:ins>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del w:id="279" w:author="PR Preview" w:date="2026-01-01T00:00:00Z">
        <w:r>
          <w:delText xml:space="preserve">34.6</w:delText>
        </w:r>
      </w:del>
      <w:del w:id="280" w:author="PR Preview" w:date="2026-01-01T00:00:00Z">
        <w:r>
          <w:delText xml:space="preserve"> </w:delText>
        </w:r>
      </w:del>
      <w:hyperlink r:id="rId237">
        <w:del w:id="281" w:author="PR Preview" w:date="2026-01-01T00:00:00Z">
          <w:r>
            <w:rPr>
              <w:rStyle w:val="VerbatimChar"/>
            </w:rPr>
            <w:delText xml:space="preserve">{cpp11}</w:delText>
          </w:r>
        </w:del>
      </w:hyperlink>
    </w:p>
    <w:p>
      <w:pPr>
        <w:pStyle w:val="Heading3"/>
      </w:pPr>
      <w:ins w:id="282" w:author="PR Preview" w:date="2026-01-01T00:00:00Z">
        <w:r>
          <w:t xml:space="preserve">33.6</w:t>
        </w:r>
      </w:ins>
      <w:ins w:id="283" w:author="PR Preview" w:date="2026-01-01T00:00:00Z">
        <w:r>
          <w:t xml:space="preserve"> </w:t>
        </w:r>
      </w:ins>
      <w:hyperlink r:id="rId237">
        <w:ins w:id="284" w:author="PR Preview" w:date="2026-01-01T00:00:00Z">
          <w:r>
            <w:rPr>
              <w:rStyle w:val="VerbatimChar"/>
            </w:rPr>
            <w:t xml:space="preserve">{cpp11}</w:t>
          </w:r>
        </w:ins>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del w:id="285" w:author="PR Preview" w:date="2026-01-01T00:00:00Z">
        <w:r>
          <w:delText xml:space="preserve">35 System and Process</w:delText>
        </w:r>
      </w:del>
    </w:p>
    <w:p>
      <w:pPr>
        <w:pStyle w:val="Heading3"/>
      </w:pPr>
      <w:del w:id="286" w:author="PR Preview" w:date="2026-01-01T00:00:00Z">
        <w:r>
          <w:delText xml:space="preserve">35.1</w:delText>
        </w:r>
      </w:del>
      <w:del w:id="287" w:author="PR Preview" w:date="2026-01-01T00:00:00Z">
        <w:r>
          <w:delText xml:space="preserve"> </w:delText>
        </w:r>
      </w:del>
      <w:hyperlink r:id="rId240">
        <w:del w:id="288" w:author="PR Preview" w:date="2026-01-01T00:00:00Z">
          <w:r>
            <w:rPr>
              <w:rStyle w:val="VerbatimChar"/>
            </w:rPr>
            <w:delText xml:space="preserve">{fs}</w:delText>
          </w:r>
        </w:del>
      </w:hyperlink>
    </w:p>
    <w:p>
      <w:pPr>
        <w:pStyle w:val="Heading2"/>
      </w:pPr>
      <w:ins w:id="289" w:author="PR Preview" w:date="2026-01-01T00:00:00Z">
        <w:r>
          <w:t xml:space="preserve">34 System and Process</w:t>
        </w:r>
      </w:ins>
    </w:p>
    <w:bookmarkStart w:id="241" w:name="sec-fs"/>
    <w:p>
      <w:pPr>
        <w:pStyle w:val="Heading3"/>
      </w:pPr>
      <w:ins w:id="290" w:author="PR Preview" w:date="2026-01-01T00:00:00Z">
        <w:r>
          <w:t xml:space="preserve">34.1</w:t>
        </w:r>
      </w:ins>
      <w:ins w:id="291" w:author="PR Preview" w:date="2026-01-01T00:00:00Z">
        <w:r>
          <w:t xml:space="preserve"> </w:t>
        </w:r>
      </w:ins>
      <w:hyperlink r:id="rId240">
        <w:ins w:id="292" w:author="PR Preview" w:date="2026-01-01T00:00:00Z">
          <w:r>
            <w:rPr>
              <w:rStyle w:val="VerbatimChar"/>
            </w:rPr>
            <w:t xml:space="preserve">{fs}</w:t>
          </w:r>
        </w:ins>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del w:id="293" w:author="PR Preview" w:date="2026-01-01T00:00:00Z">
        <w:r>
          <w:delText xml:space="preserve">35.2</w:delText>
        </w:r>
      </w:del>
      <w:del w:id="294" w:author="PR Preview" w:date="2026-01-01T00:00:00Z">
        <w:r>
          <w:delText xml:space="preserve"> </w:delText>
        </w:r>
      </w:del>
      <w:hyperlink r:id="rId242">
        <w:del w:id="295" w:author="PR Preview" w:date="2026-01-01T00:00:00Z">
          <w:r>
            <w:rPr>
              <w:rStyle w:val="VerbatimChar"/>
            </w:rPr>
            <w:delText xml:space="preserve">{processx}</w:delText>
          </w:r>
        </w:del>
      </w:hyperlink>
    </w:p>
    <w:p>
      <w:pPr>
        <w:pStyle w:val="Heading3"/>
      </w:pPr>
      <w:ins w:id="296" w:author="PR Preview" w:date="2026-01-01T00:00:00Z">
        <w:r>
          <w:t xml:space="preserve">34.2</w:t>
        </w:r>
      </w:ins>
      <w:ins w:id="297" w:author="PR Preview" w:date="2026-01-01T00:00:00Z">
        <w:r>
          <w:t xml:space="preserve"> </w:t>
        </w:r>
      </w:ins>
      <w:hyperlink r:id="rId242">
        <w:ins w:id="298" w:author="PR Preview" w:date="2026-01-01T00:00:00Z">
          <w:r>
            <w:rPr>
              <w:rStyle w:val="VerbatimChar"/>
            </w:rPr>
            <w:t xml:space="preserve">{processx}</w:t>
          </w:r>
        </w:ins>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del w:id="299" w:author="PR Preview" w:date="2026-01-01T00:00:00Z">
        <w:r>
          <w:delText xml:space="preserve">35.3</w:delText>
        </w:r>
      </w:del>
      <w:del w:id="300" w:author="PR Preview" w:date="2026-01-01T00:00:00Z">
        <w:r>
          <w:delText xml:space="preserve"> </w:delText>
        </w:r>
      </w:del>
      <w:hyperlink r:id="rId244">
        <w:del w:id="301" w:author="PR Preview" w:date="2026-01-01T00:00:00Z">
          <w:r>
            <w:rPr>
              <w:rStyle w:val="VerbatimChar"/>
            </w:rPr>
            <w:delText xml:space="preserve">{callr}</w:delText>
          </w:r>
        </w:del>
      </w:hyperlink>
    </w:p>
    <w:p>
      <w:pPr>
        <w:pStyle w:val="Heading3"/>
      </w:pPr>
      <w:ins w:id="302" w:author="PR Preview" w:date="2026-01-01T00:00:00Z">
        <w:r>
          <w:t xml:space="preserve">34.3</w:t>
        </w:r>
      </w:ins>
      <w:ins w:id="303" w:author="PR Preview" w:date="2026-01-01T00:00:00Z">
        <w:r>
          <w:t xml:space="preserve"> </w:t>
        </w:r>
      </w:ins>
      <w:hyperlink r:id="rId244">
        <w:ins w:id="304" w:author="PR Preview" w:date="2026-01-01T00:00:00Z">
          <w:r>
            <w:rPr>
              <w:rStyle w:val="VerbatimChar"/>
            </w:rPr>
            <w:t xml:space="preserve">{callr}</w:t>
          </w:r>
        </w:ins>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del w:id="305" w:author="PR Preview" w:date="2026-01-01T00:00:00Z">
        <w:r>
          <w:delText xml:space="preserve">35.4</w:delText>
        </w:r>
      </w:del>
      <w:del w:id="306" w:author="PR Preview" w:date="2026-01-01T00:00:00Z">
        <w:r>
          <w:delText xml:space="preserve"> </w:delText>
        </w:r>
      </w:del>
      <w:hyperlink r:id="rId246">
        <w:del w:id="307" w:author="PR Preview" w:date="2026-01-01T00:00:00Z">
          <w:r>
            <w:rPr>
              <w:rStyle w:val="VerbatimChar"/>
            </w:rPr>
            <w:delText xml:space="preserve">{ps}</w:delText>
          </w:r>
        </w:del>
      </w:hyperlink>
    </w:p>
    <w:p>
      <w:pPr>
        <w:pStyle w:val="Heading3"/>
      </w:pPr>
      <w:ins w:id="308" w:author="PR Preview" w:date="2026-01-01T00:00:00Z">
        <w:r>
          <w:t xml:space="preserve">34.4</w:t>
        </w:r>
      </w:ins>
      <w:ins w:id="309" w:author="PR Preview" w:date="2026-01-01T00:00:00Z">
        <w:r>
          <w:t xml:space="preserve"> </w:t>
        </w:r>
      </w:ins>
      <w:hyperlink r:id="rId246">
        <w:ins w:id="310" w:author="PR Preview" w:date="2026-01-01T00:00:00Z">
          <w:r>
            <w:rPr>
              <w:rStyle w:val="VerbatimChar"/>
            </w:rPr>
            <w:t xml:space="preserve">{ps}</w:t>
          </w:r>
        </w:ins>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del w:id="311" w:author="PR Preview" w:date="2026-01-01T00:00:00Z">
        <w:r>
          <w:delText xml:space="preserve">36 HTTP and Web</w:delText>
        </w:r>
      </w:del>
    </w:p>
    <w:p>
      <w:pPr>
        <w:pStyle w:val="Heading3"/>
      </w:pPr>
      <w:del w:id="312" w:author="PR Preview" w:date="2026-01-01T00:00:00Z">
        <w:r>
          <w:delText xml:space="preserve">36.1</w:delText>
        </w:r>
      </w:del>
      <w:del w:id="313" w:author="PR Preview" w:date="2026-01-01T00:00:00Z">
        <w:r>
          <w:delText xml:space="preserve"> </w:delText>
        </w:r>
      </w:del>
      <w:hyperlink r:id="rId249">
        <w:del w:id="314" w:author="PR Preview" w:date="2026-01-01T00:00:00Z">
          <w:r>
            <w:rPr>
              <w:rStyle w:val="VerbatimChar"/>
            </w:rPr>
            <w:delText xml:space="preserve">{httr2}</w:delText>
          </w:r>
        </w:del>
      </w:hyperlink>
    </w:p>
    <w:p>
      <w:pPr>
        <w:pStyle w:val="Heading2"/>
      </w:pPr>
      <w:ins w:id="315" w:author="PR Preview" w:date="2026-01-01T00:00:00Z">
        <w:r>
          <w:t xml:space="preserve">35 HTTP and Web</w:t>
        </w:r>
      </w:ins>
    </w:p>
    <w:bookmarkStart w:id="250" w:name="sec-httr2"/>
    <w:p>
      <w:pPr>
        <w:pStyle w:val="Heading3"/>
      </w:pPr>
      <w:ins w:id="316" w:author="PR Preview" w:date="2026-01-01T00:00:00Z">
        <w:r>
          <w:t xml:space="preserve">35.1</w:t>
        </w:r>
      </w:ins>
      <w:ins w:id="317" w:author="PR Preview" w:date="2026-01-01T00:00:00Z">
        <w:r>
          <w:t xml:space="preserve"> </w:t>
        </w:r>
      </w:ins>
      <w:hyperlink r:id="rId249">
        <w:ins w:id="318" w:author="PR Preview" w:date="2026-01-01T00:00:00Z">
          <w:r>
            <w:rPr>
              <w:rStyle w:val="VerbatimChar"/>
            </w:rPr>
            <w:t xml:space="preserve">{httr2}</w:t>
          </w:r>
        </w:ins>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del w:id="319" w:author="PR Preview" w:date="2026-01-01T00:00:00Z">
        <w:r>
          <w:delText xml:space="preserve">36.2</w:delText>
        </w:r>
      </w:del>
      <w:del w:id="320" w:author="PR Preview" w:date="2026-01-01T00:00:00Z">
        <w:r>
          <w:delText xml:space="preserve"> </w:delText>
        </w:r>
      </w:del>
      <w:hyperlink r:id="rId251">
        <w:del w:id="321" w:author="PR Preview" w:date="2026-01-01T00:00:00Z">
          <w:r>
            <w:rPr>
              <w:rStyle w:val="VerbatimChar"/>
            </w:rPr>
            <w:delText xml:space="preserve">{httr}</w:delText>
          </w:r>
        </w:del>
      </w:hyperlink>
    </w:p>
    <w:p>
      <w:pPr>
        <w:pStyle w:val="Heading3"/>
      </w:pPr>
      <w:ins w:id="322" w:author="PR Preview" w:date="2026-01-01T00:00:00Z">
        <w:r>
          <w:t xml:space="preserve">35.2</w:t>
        </w:r>
      </w:ins>
      <w:ins w:id="323" w:author="PR Preview" w:date="2026-01-01T00:00:00Z">
        <w:r>
          <w:t xml:space="preserve"> </w:t>
        </w:r>
      </w:ins>
      <w:hyperlink r:id="rId251">
        <w:ins w:id="324" w:author="PR Preview" w:date="2026-01-01T00:00:00Z">
          <w:r>
            <w:rPr>
              <w:rStyle w:val="VerbatimChar"/>
            </w:rPr>
            <w:t xml:space="preserve">{httr}</w:t>
          </w:r>
        </w:ins>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del w:id="325" w:author="PR Preview" w:date="2026-01-01T00:00:00Z">
        <w:r>
          <w:delText xml:space="preserve">36.3</w:delText>
        </w:r>
      </w:del>
      <w:del w:id="326" w:author="PR Preview" w:date="2026-01-01T00:00:00Z">
        <w:r>
          <w:delText xml:space="preserve"> </w:delText>
        </w:r>
      </w:del>
      <w:hyperlink r:id="rId253">
        <w:del w:id="327" w:author="PR Preview" w:date="2026-01-01T00:00:00Z">
          <w:r>
            <w:rPr>
              <w:rStyle w:val="VerbatimChar"/>
            </w:rPr>
            <w:delText xml:space="preserve">{gh}</w:delText>
          </w:r>
        </w:del>
      </w:hyperlink>
    </w:p>
    <w:p>
      <w:pPr>
        <w:pStyle w:val="Heading3"/>
      </w:pPr>
      <w:ins w:id="328" w:author="PR Preview" w:date="2026-01-01T00:00:00Z">
        <w:r>
          <w:t xml:space="preserve">35.3</w:t>
        </w:r>
      </w:ins>
      <w:ins w:id="329" w:author="PR Preview" w:date="2026-01-01T00:00:00Z">
        <w:r>
          <w:t xml:space="preserve"> </w:t>
        </w:r>
      </w:ins>
      <w:hyperlink r:id="rId253">
        <w:ins w:id="330" w:author="PR Preview" w:date="2026-01-01T00:00:00Z">
          <w:r>
            <w:rPr>
              <w:rStyle w:val="VerbatimChar"/>
            </w:rPr>
            <w:t xml:space="preserve">{gh}</w:t>
          </w:r>
        </w:ins>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del w:id="331" w:author="PR Preview" w:date="2026-01-01T00:00:00Z">
        <w:r>
          <w:delText xml:space="preserve">36.4</w:delText>
        </w:r>
      </w:del>
      <w:del w:id="332" w:author="PR Preview" w:date="2026-01-01T00:00:00Z">
        <w:r>
          <w:delText xml:space="preserve"> </w:delText>
        </w:r>
      </w:del>
      <w:hyperlink r:id="rId255">
        <w:del w:id="333" w:author="PR Preview" w:date="2026-01-01T00:00:00Z">
          <w:r>
            <w:rPr>
              <w:rStyle w:val="VerbatimChar"/>
            </w:rPr>
            <w:delText xml:space="preserve">{gargle}</w:delText>
          </w:r>
        </w:del>
      </w:hyperlink>
    </w:p>
    <w:p>
      <w:pPr>
        <w:pStyle w:val="Heading3"/>
      </w:pPr>
      <w:ins w:id="334" w:author="PR Preview" w:date="2026-01-01T00:00:00Z">
        <w:r>
          <w:t xml:space="preserve">35.4</w:t>
        </w:r>
      </w:ins>
      <w:ins w:id="335" w:author="PR Preview" w:date="2026-01-01T00:00:00Z">
        <w:r>
          <w:t xml:space="preserve"> </w:t>
        </w:r>
      </w:ins>
      <w:hyperlink r:id="rId255">
        <w:ins w:id="336" w:author="PR Preview" w:date="2026-01-01T00:00:00Z">
          <w:r>
            <w:rPr>
              <w:rStyle w:val="VerbatimChar"/>
            </w:rPr>
            <w:t xml:space="preserve">{gargle}</w:t>
          </w:r>
        </w:ins>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del w:id="337" w:author="PR Preview" w:date="2026-01-01T00:00:00Z">
        <w:r>
          <w:delText xml:space="preserve">37 Utilities</w:delText>
        </w:r>
      </w:del>
    </w:p>
    <w:p>
      <w:pPr>
        <w:pStyle w:val="Heading3"/>
      </w:pPr>
      <w:del w:id="338" w:author="PR Preview" w:date="2026-01-01T00:00:00Z">
        <w:r>
          <w:delText xml:space="preserve">37.1</w:delText>
        </w:r>
      </w:del>
      <w:del w:id="339" w:author="PR Preview" w:date="2026-01-01T00:00:00Z">
        <w:r>
          <w:delText xml:space="preserve"> </w:delText>
        </w:r>
      </w:del>
      <w:hyperlink r:id="rId258">
        <w:del w:id="340" w:author="PR Preview" w:date="2026-01-01T00:00:00Z">
          <w:r>
            <w:rPr>
              <w:rStyle w:val="VerbatimChar"/>
            </w:rPr>
            <w:delText xml:space="preserve">{here}</w:delText>
          </w:r>
        </w:del>
      </w:hyperlink>
    </w:p>
    <w:p>
      <w:pPr>
        <w:pStyle w:val="Heading2"/>
      </w:pPr>
      <w:ins w:id="341" w:author="PR Preview" w:date="2026-01-01T00:00:00Z">
        <w:r>
          <w:t xml:space="preserve">36 Utilities</w:t>
        </w:r>
      </w:ins>
    </w:p>
    <w:bookmarkStart w:id="259" w:name="sec-here-pkg"/>
    <w:p>
      <w:pPr>
        <w:pStyle w:val="Heading3"/>
      </w:pPr>
      <w:ins w:id="342" w:author="PR Preview" w:date="2026-01-01T00:00:00Z">
        <w:r>
          <w:t xml:space="preserve">36.1</w:t>
        </w:r>
      </w:ins>
      <w:ins w:id="343" w:author="PR Preview" w:date="2026-01-01T00:00:00Z">
        <w:r>
          <w:t xml:space="preserve"> </w:t>
        </w:r>
      </w:ins>
      <w:hyperlink r:id="rId258">
        <w:ins w:id="344" w:author="PR Preview" w:date="2026-01-01T00:00:00Z">
          <w:r>
            <w:rPr>
              <w:rStyle w:val="VerbatimChar"/>
            </w:rPr>
            <w:t xml:space="preserve">{here}</w:t>
          </w:r>
        </w:ins>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del w:id="345" w:author="PR Preview" w:date="2026-01-01T00:00:00Z">
        <w:r>
          <w:delText xml:space="preserve">37.2</w:delText>
        </w:r>
      </w:del>
      <w:del w:id="346" w:author="PR Preview" w:date="2026-01-01T00:00:00Z">
        <w:r>
          <w:delText xml:space="preserve"> </w:delText>
        </w:r>
      </w:del>
      <w:hyperlink r:id="rId81">
        <w:del w:id="347" w:author="PR Preview" w:date="2026-01-01T00:00:00Z">
          <w:r>
            <w:rPr>
              <w:rStyle w:val="VerbatimChar"/>
            </w:rPr>
            <w:delText xml:space="preserve">{memoise}</w:delText>
          </w:r>
        </w:del>
      </w:hyperlink>
    </w:p>
    <w:p>
      <w:pPr>
        <w:pStyle w:val="Heading3"/>
      </w:pPr>
      <w:ins w:id="348" w:author="PR Preview" w:date="2026-01-01T00:00:00Z">
        <w:r>
          <w:t xml:space="preserve">36.2</w:t>
        </w:r>
      </w:ins>
      <w:ins w:id="349" w:author="PR Preview" w:date="2026-01-01T00:00:00Z">
        <w:r>
          <w:t xml:space="preserve"> </w:t>
        </w:r>
      </w:ins>
      <w:hyperlink r:id="rId81">
        <w:ins w:id="350" w:author="PR Preview" w:date="2026-01-01T00:00:00Z">
          <w:r>
            <w:rPr>
              <w:rStyle w:val="VerbatimChar"/>
            </w:rPr>
            <w:t xml:space="preserve">{memoise}</w:t>
          </w:r>
        </w:ins>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del w:id="351" w:author="PR Preview" w:date="2026-01-01T00:00:00Z">
        <w:r>
          <w:delText xml:space="preserve">37.3</w:delText>
        </w:r>
      </w:del>
      <w:del w:id="352" w:author="PR Preview" w:date="2026-01-01T00:00:00Z">
        <w:r>
          <w:delText xml:space="preserve"> </w:delText>
        </w:r>
      </w:del>
      <w:hyperlink r:id="rId261">
        <w:del w:id="353" w:author="PR Preview" w:date="2026-01-01T00:00:00Z">
          <w:r>
            <w:rPr>
              <w:rStyle w:val="VerbatimChar"/>
            </w:rPr>
            <w:delText xml:space="preserve">{scales}</w:delText>
          </w:r>
        </w:del>
      </w:hyperlink>
    </w:p>
    <w:p>
      <w:pPr>
        <w:pStyle w:val="Heading3"/>
      </w:pPr>
      <w:ins w:id="354" w:author="PR Preview" w:date="2026-01-01T00:00:00Z">
        <w:r>
          <w:t xml:space="preserve">36.3</w:t>
        </w:r>
      </w:ins>
      <w:ins w:id="355" w:author="PR Preview" w:date="2026-01-01T00:00:00Z">
        <w:r>
          <w:t xml:space="preserve"> </w:t>
        </w:r>
      </w:ins>
      <w:hyperlink r:id="rId261">
        <w:ins w:id="356" w:author="PR Preview" w:date="2026-01-01T00:00:00Z">
          <w:r>
            <w:rPr>
              <w:rStyle w:val="VerbatimChar"/>
            </w:rPr>
            <w:t xml:space="preserve">{scales}</w:t>
          </w:r>
        </w:ins>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del w:id="357" w:author="PR Preview" w:date="2026-01-01T00:00:00Z">
        <w:r>
          <w:delText xml:space="preserve">37.4</w:delText>
        </w:r>
      </w:del>
      <w:del w:id="358" w:author="PR Preview" w:date="2026-01-01T00:00:00Z">
        <w:r>
          <w:delText xml:space="preserve"> </w:delText>
        </w:r>
      </w:del>
      <w:hyperlink r:id="rId264">
        <w:del w:id="359" w:author="PR Preview" w:date="2026-01-01T00:00:00Z">
          <w:r>
            <w:rPr>
              <w:rStyle w:val="VerbatimChar"/>
            </w:rPr>
            <w:delText xml:space="preserve">{sessioninfo}</w:delText>
          </w:r>
        </w:del>
      </w:hyperlink>
    </w:p>
    <w:p>
      <w:pPr>
        <w:pStyle w:val="Heading3"/>
      </w:pPr>
      <w:ins w:id="360" w:author="PR Preview" w:date="2026-01-01T00:00:00Z">
        <w:r>
          <w:t xml:space="preserve">36.4</w:t>
        </w:r>
      </w:ins>
      <w:ins w:id="361" w:author="PR Preview" w:date="2026-01-01T00:00:00Z">
        <w:r>
          <w:t xml:space="preserve"> </w:t>
        </w:r>
      </w:ins>
      <w:hyperlink r:id="rId264">
        <w:ins w:id="362" w:author="PR Preview" w:date="2026-01-01T00:00:00Z">
          <w:r>
            <w:rPr>
              <w:rStyle w:val="VerbatimChar"/>
            </w:rPr>
            <w:t xml:space="preserve">{sessioninfo}</w:t>
          </w:r>
        </w:ins>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del w:id="363" w:author="PR Preview" w:date="2026-01-01T00:00:00Z">
        <w:r>
          <w:delText xml:space="preserve">37.5</w:delText>
        </w:r>
      </w:del>
      <w:del w:id="364" w:author="PR Preview" w:date="2026-01-01T00:00:00Z">
        <w:r>
          <w:delText xml:space="preserve"> </w:delText>
        </w:r>
      </w:del>
      <w:hyperlink r:id="rId266">
        <w:del w:id="365" w:author="PR Preview" w:date="2026-01-01T00:00:00Z">
          <w:r>
            <w:rPr>
              <w:rStyle w:val="VerbatimChar"/>
            </w:rPr>
            <w:delText xml:space="preserve">{downlit}</w:delText>
          </w:r>
        </w:del>
      </w:hyperlink>
    </w:p>
    <w:p>
      <w:pPr>
        <w:pStyle w:val="Heading3"/>
      </w:pPr>
      <w:ins w:id="366" w:author="PR Preview" w:date="2026-01-01T00:00:00Z">
        <w:r>
          <w:t xml:space="preserve">36.5</w:t>
        </w:r>
      </w:ins>
      <w:ins w:id="367" w:author="PR Preview" w:date="2026-01-01T00:00:00Z">
        <w:r>
          <w:t xml:space="preserve"> </w:t>
        </w:r>
      </w:ins>
      <w:hyperlink r:id="rId266">
        <w:ins w:id="368" w:author="PR Preview" w:date="2026-01-01T00:00:00Z">
          <w:r>
            <w:rPr>
              <w:rStyle w:val="VerbatimChar"/>
            </w:rPr>
            <w:t xml:space="preserve">{downlit}</w:t>
          </w:r>
        </w:ins>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del w:id="369" w:author="PR Preview" w:date="2026-01-01T00:00:00Z">
        <w:r>
          <w:delText xml:space="preserve">37.6</w:delText>
        </w:r>
      </w:del>
      <w:del w:id="370" w:author="PR Preview" w:date="2026-01-01T00:00:00Z">
        <w:r>
          <w:delText xml:space="preserve"> </w:delText>
        </w:r>
      </w:del>
      <w:hyperlink r:id="rId268">
        <w:del w:id="371" w:author="PR Preview" w:date="2026-01-01T00:00:00Z">
          <w:r>
            <w:rPr>
              <w:rStyle w:val="VerbatimChar"/>
            </w:rPr>
            <w:delText xml:space="preserve">{prettyunits}</w:delText>
          </w:r>
        </w:del>
      </w:hyperlink>
    </w:p>
    <w:p>
      <w:pPr>
        <w:pStyle w:val="Heading3"/>
      </w:pPr>
      <w:ins w:id="372" w:author="PR Preview" w:date="2026-01-01T00:00:00Z">
        <w:r>
          <w:t xml:space="preserve">36.6</w:t>
        </w:r>
      </w:ins>
      <w:ins w:id="373" w:author="PR Preview" w:date="2026-01-01T00:00:00Z">
        <w:r>
          <w:t xml:space="preserve"> </w:t>
        </w:r>
      </w:ins>
      <w:hyperlink r:id="rId268">
        <w:ins w:id="374" w:author="PR Preview" w:date="2026-01-01T00:00:00Z">
          <w:r>
            <w:rPr>
              <w:rStyle w:val="VerbatimChar"/>
            </w:rPr>
            <w:t xml:space="preserve">{prettyunits}</w:t>
          </w:r>
        </w:ins>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del w:id="375" w:author="PR Preview" w:date="2026-01-01T00:00:00Z">
        <w:r>
          <w:delText xml:space="preserve">37.7</w:delText>
        </w:r>
      </w:del>
      <w:del w:id="376" w:author="PR Preview" w:date="2026-01-01T00:00:00Z">
        <w:r>
          <w:delText xml:space="preserve"> </w:delText>
        </w:r>
      </w:del>
      <w:hyperlink r:id="rId270">
        <w:del w:id="377" w:author="PR Preview" w:date="2026-01-01T00:00:00Z">
          <w:r>
            <w:rPr>
              <w:rStyle w:val="VerbatimChar"/>
            </w:rPr>
            <w:delText xml:space="preserve">{lobstr}</w:delText>
          </w:r>
        </w:del>
      </w:hyperlink>
    </w:p>
    <w:p>
      <w:pPr>
        <w:pStyle w:val="Heading3"/>
      </w:pPr>
      <w:ins w:id="378" w:author="PR Preview" w:date="2026-01-01T00:00:00Z">
        <w:r>
          <w:t xml:space="preserve">36.7</w:t>
        </w:r>
      </w:ins>
      <w:ins w:id="379" w:author="PR Preview" w:date="2026-01-01T00:00:00Z">
        <w:r>
          <w:t xml:space="preserve"> </w:t>
        </w:r>
      </w:ins>
      <w:hyperlink r:id="rId270">
        <w:ins w:id="380" w:author="PR Preview" w:date="2026-01-01T00:00:00Z">
          <w:r>
            <w:rPr>
              <w:rStyle w:val="VerbatimChar"/>
            </w:rPr>
            <w:t xml:space="preserve">{lobstr}</w:t>
          </w:r>
        </w:ins>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del w:id="381" w:author="PR Preview" w:date="2026-01-01T00:00:00Z">
        <w:r>
          <w:delText xml:space="preserve">37.8</w:delText>
        </w:r>
      </w:del>
      <w:del w:id="382" w:author="PR Preview" w:date="2026-01-01T00:00:00Z">
        <w:r>
          <w:delText xml:space="preserve"> </w:delText>
        </w:r>
      </w:del>
      <w:hyperlink r:id="rId272">
        <w:del w:id="383" w:author="PR Preview" w:date="2026-01-01T00:00:00Z">
          <w:r>
            <w:rPr>
              <w:rStyle w:val="VerbatimChar"/>
            </w:rPr>
            <w:delText xml:space="preserve">{crayon}</w:delText>
          </w:r>
        </w:del>
      </w:hyperlink>
    </w:p>
    <w:p>
      <w:pPr>
        <w:pStyle w:val="Heading3"/>
      </w:pPr>
      <w:ins w:id="384" w:author="PR Preview" w:date="2026-01-01T00:00:00Z">
        <w:r>
          <w:t xml:space="preserve">36.8</w:t>
        </w:r>
      </w:ins>
      <w:ins w:id="385" w:author="PR Preview" w:date="2026-01-01T00:00:00Z">
        <w:r>
          <w:t xml:space="preserve"> </w:t>
        </w:r>
      </w:ins>
      <w:hyperlink r:id="rId272">
        <w:ins w:id="386" w:author="PR Preview" w:date="2026-01-01T00:00:00Z">
          <w:r>
            <w:rPr>
              <w:rStyle w:val="VerbatimChar"/>
            </w:rPr>
            <w:t xml:space="preserve">{crayon}</w:t>
          </w:r>
        </w:ins>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del w:id="387" w:author="PR Preview" w:date="2026-01-01T00:00:00Z">
        <w:r>
          <w:delText xml:space="preserve">37.9</w:delText>
        </w:r>
      </w:del>
      <w:del w:id="388" w:author="PR Preview" w:date="2026-01-01T00:00:00Z">
        <w:r>
          <w:delText xml:space="preserve"> </w:delText>
        </w:r>
      </w:del>
      <w:hyperlink r:id="rId274">
        <w:del w:id="389" w:author="PR Preview" w:date="2026-01-01T00:00:00Z">
          <w:r>
            <w:rPr>
              <w:rStyle w:val="VerbatimChar"/>
            </w:rPr>
            <w:delText xml:space="preserve">{styler}</w:delText>
          </w:r>
        </w:del>
      </w:hyperlink>
    </w:p>
    <w:p>
      <w:pPr>
        <w:pStyle w:val="Heading3"/>
      </w:pPr>
      <w:ins w:id="390" w:author="PR Preview" w:date="2026-01-01T00:00:00Z">
        <w:r>
          <w:t xml:space="preserve">36.9</w:t>
        </w:r>
      </w:ins>
      <w:ins w:id="391" w:author="PR Preview" w:date="2026-01-01T00:00:00Z">
        <w:r>
          <w:t xml:space="preserve"> </w:t>
        </w:r>
      </w:ins>
      <w:hyperlink r:id="rId274">
        <w:ins w:id="392" w:author="PR Preview" w:date="2026-01-01T00:00:00Z">
          <w:r>
            <w:rPr>
              <w:rStyle w:val="VerbatimChar"/>
            </w:rPr>
            <w:t xml:space="preserve">{styler}</w:t>
          </w:r>
        </w:ins>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del w:id="393" w:author="PR Preview" w:date="2026-01-01T00:00:00Z">
        <w:r>
          <w:delText xml:space="preserve">37.10</w:delText>
        </w:r>
      </w:del>
      <w:del w:id="394" w:author="PR Preview" w:date="2026-01-01T00:00:00Z">
        <w:r>
          <w:delText xml:space="preserve"> </w:delText>
        </w:r>
      </w:del>
      <w:hyperlink r:id="rId276">
        <w:del w:id="395" w:author="PR Preview" w:date="2026-01-01T00:00:00Z">
          <w:r>
            <w:rPr>
              <w:rStyle w:val="VerbatimChar"/>
            </w:rPr>
            <w:delText xml:space="preserve">{rex}</w:delText>
          </w:r>
        </w:del>
      </w:hyperlink>
    </w:p>
    <w:p>
      <w:pPr>
        <w:pStyle w:val="Heading3"/>
      </w:pPr>
      <w:ins w:id="396" w:author="PR Preview" w:date="2026-01-01T00:00:00Z">
        <w:r>
          <w:t xml:space="preserve">36.10</w:t>
        </w:r>
      </w:ins>
      <w:ins w:id="397" w:author="PR Preview" w:date="2026-01-01T00:00:00Z">
        <w:r>
          <w:t xml:space="preserve"> </w:t>
        </w:r>
      </w:ins>
      <w:hyperlink r:id="rId276">
        <w:ins w:id="398" w:author="PR Preview" w:date="2026-01-01T00:00:00Z">
          <w:r>
            <w:rPr>
              <w:rStyle w:val="VerbatimChar"/>
            </w:rPr>
            <w:t xml:space="preserve">{rex}</w:t>
          </w:r>
        </w:ins>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del w:id="399" w:author="PR Preview" w:date="2026-01-01T00:00:00Z">
        <w:r>
          <w:delText xml:space="preserve">38 GitHub Actions</w:delText>
        </w:r>
      </w:del>
    </w:p>
    <w:p>
      <w:pPr>
        <w:pStyle w:val="Heading3"/>
      </w:pPr>
      <w:del w:id="400" w:author="PR Preview" w:date="2026-01-01T00:00:00Z">
        <w:r>
          <w:delText xml:space="preserve">38.1</w:delText>
        </w:r>
      </w:del>
      <w:del w:id="401" w:author="PR Preview" w:date="2026-01-01T00:00:00Z">
        <w:r>
          <w:delText xml:space="preserve"> </w:delText>
        </w:r>
      </w:del>
      <w:hyperlink r:id="rId280">
        <w:del w:id="402" w:author="PR Preview" w:date="2026-01-01T00:00:00Z">
          <w:r>
            <w:rPr>
              <w:rStyle w:val="Hyperlink"/>
            </w:rPr>
            <w:delText xml:space="preserve">actions</w:delText>
          </w:r>
        </w:del>
      </w:hyperlink>
    </w:p>
    <w:p>
      <w:pPr>
        <w:pStyle w:val="Heading2"/>
      </w:pPr>
      <w:ins w:id="403" w:author="PR Preview" w:date="2026-01-01T00:00:00Z">
        <w:r>
          <w:t xml:space="preserve">37 GitHub Actions</w:t>
        </w:r>
      </w:ins>
    </w:p>
    <w:bookmarkStart w:id="281" w:name="sec-r-lib-actions"/>
    <w:p>
      <w:pPr>
        <w:pStyle w:val="Heading3"/>
      </w:pPr>
      <w:ins w:id="404" w:author="PR Preview" w:date="2026-01-01T00:00:00Z">
        <w:r>
          <w:t xml:space="preserve">37.1</w:t>
        </w:r>
      </w:ins>
      <w:ins w:id="405" w:author="PR Preview" w:date="2026-01-01T00:00:00Z">
        <w:r>
          <w:t xml:space="preserve"> </w:t>
        </w:r>
      </w:ins>
      <w:hyperlink r:id="rId280">
        <w:ins w:id="406" w:author="PR Preview" w:date="2026-01-01T00:00:00Z">
          <w:r>
            <w:rPr>
              <w:rStyle w:val="Hyperlink"/>
            </w:rPr>
            <w:t xml:space="preserve">actions</w:t>
          </w:r>
        </w:ins>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1"/>
    <w:bookmarkEnd w:id="282"/>
    <w:bookmarkStart w:id="285" w:name="sec-tidyverse"/>
    <w:p>
      <w:pPr>
        <w:pStyle w:val="Heading2"/>
      </w:pPr>
      <w:del w:id="407" w:author="PR Preview" w:date="2026-01-01T00:00:00Z">
        <w:r>
          <w:delText xml:space="preserve">39 Tidyverse</w:delText>
        </w:r>
      </w:del>
    </w:p>
    <w:p>
      <w:pPr>
        <w:pStyle w:val="Heading2"/>
      </w:pPr>
      <w:ins w:id="408" w:author="PR Preview" w:date="2026-01-01T00:00:00Z">
        <w:r>
          <w:t xml:space="preserve">38 Tidyverse</w:t>
        </w:r>
      </w:ins>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del w:id="409" w:author="PR Preview" w:date="2026-01-01T00:00:00Z">
        <w:r>
          <w:delText xml:space="preserve">40 Core Tidyverse Packages</w:delText>
        </w:r>
      </w:del>
    </w:p>
    <w:p>
      <w:pPr>
        <w:pStyle w:val="Heading2"/>
      </w:pPr>
      <w:ins w:id="410" w:author="PR Preview" w:date="2026-01-01T00:00:00Z">
        <w:r>
          <w:t xml:space="preserve">39 Core Tidyverse Packages</w:t>
        </w:r>
      </w:ins>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del w:id="411" w:author="PR Preview" w:date="2026-01-01T00:00:00Z">
        <w:r>
          <w:delText xml:space="preserve">40.1</w:delText>
        </w:r>
      </w:del>
      <w:del w:id="412" w:author="PR Preview" w:date="2026-01-01T00:00:00Z">
        <w:r>
          <w:delText xml:space="preserve"> </w:delText>
        </w:r>
      </w:del>
      <w:hyperlink r:id="rId262">
        <w:del w:id="413" w:author="PR Preview" w:date="2026-01-01T00:00:00Z">
          <w:r>
            <w:rPr>
              <w:rStyle w:val="Hyperlink"/>
            </w:rPr>
            <w:delText xml:space="preserve">ggplot2</w:delText>
          </w:r>
        </w:del>
      </w:hyperlink>
    </w:p>
    <w:p>
      <w:pPr>
        <w:pStyle w:val="Heading3"/>
      </w:pPr>
      <w:ins w:id="414" w:author="PR Preview" w:date="2026-01-01T00:00:00Z">
        <w:r>
          <w:t xml:space="preserve">39.1</w:t>
        </w:r>
      </w:ins>
      <w:ins w:id="415" w:author="PR Preview" w:date="2026-01-01T00:00:00Z">
        <w:r>
          <w:t xml:space="preserve"> </w:t>
        </w:r>
      </w:ins>
      <w:hyperlink r:id="rId262">
        <w:ins w:id="416" w:author="PR Preview" w:date="2026-01-01T00:00:00Z">
          <w:r>
            <w:rPr>
              <w:rStyle w:val="Hyperlink"/>
            </w:rPr>
            <w:t xml:space="preserve">ggplot2</w:t>
          </w:r>
        </w:ins>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del w:id="417" w:author="PR Preview" w:date="2026-01-01T00:00:00Z">
        <w:r>
          <w:delText xml:space="preserve">40.2</w:delText>
        </w:r>
      </w:del>
      <w:del w:id="418" w:author="PR Preview" w:date="2026-01-01T00:00:00Z">
        <w:r>
          <w:delText xml:space="preserve"> </w:delText>
        </w:r>
      </w:del>
      <w:hyperlink r:id="rId288">
        <w:del w:id="419" w:author="PR Preview" w:date="2026-01-01T00:00:00Z">
          <w:r>
            <w:rPr>
              <w:rStyle w:val="Hyperlink"/>
            </w:rPr>
            <w:delText xml:space="preserve">dplyr</w:delText>
          </w:r>
        </w:del>
      </w:hyperlink>
    </w:p>
    <w:p>
      <w:pPr>
        <w:pStyle w:val="Heading3"/>
      </w:pPr>
      <w:ins w:id="420" w:author="PR Preview" w:date="2026-01-01T00:00:00Z">
        <w:r>
          <w:t xml:space="preserve">39.2</w:t>
        </w:r>
      </w:ins>
      <w:ins w:id="421" w:author="PR Preview" w:date="2026-01-01T00:00:00Z">
        <w:r>
          <w:t xml:space="preserve"> </w:t>
        </w:r>
      </w:ins>
      <w:hyperlink r:id="rId288">
        <w:ins w:id="422" w:author="PR Preview" w:date="2026-01-01T00:00:00Z">
          <w:r>
            <w:rPr>
              <w:rStyle w:val="Hyperlink"/>
            </w:rPr>
            <w:t xml:space="preserve">dplyr</w:t>
          </w:r>
        </w:ins>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del w:id="423" w:author="PR Preview" w:date="2026-01-01T00:00:00Z">
        <w:r>
          <w:delText xml:space="preserve">40.3</w:delText>
        </w:r>
      </w:del>
      <w:del w:id="424" w:author="PR Preview" w:date="2026-01-01T00:00:00Z">
        <w:r>
          <w:delText xml:space="preserve"> </w:delText>
        </w:r>
      </w:del>
      <w:hyperlink r:id="rId290">
        <w:del w:id="425" w:author="PR Preview" w:date="2026-01-01T00:00:00Z">
          <w:r>
            <w:rPr>
              <w:rStyle w:val="Hyperlink"/>
            </w:rPr>
            <w:delText xml:space="preserve">tidyr</w:delText>
          </w:r>
        </w:del>
      </w:hyperlink>
    </w:p>
    <w:p>
      <w:pPr>
        <w:pStyle w:val="Heading3"/>
      </w:pPr>
      <w:ins w:id="426" w:author="PR Preview" w:date="2026-01-01T00:00:00Z">
        <w:r>
          <w:t xml:space="preserve">39.3</w:t>
        </w:r>
      </w:ins>
      <w:ins w:id="427" w:author="PR Preview" w:date="2026-01-01T00:00:00Z">
        <w:r>
          <w:t xml:space="preserve"> </w:t>
        </w:r>
      </w:ins>
      <w:hyperlink r:id="rId290">
        <w:ins w:id="428" w:author="PR Preview" w:date="2026-01-01T00:00:00Z">
          <w:r>
            <w:rPr>
              <w:rStyle w:val="Hyperlink"/>
            </w:rPr>
            <w:t xml:space="preserve">tidyr</w:t>
          </w:r>
        </w:ins>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del w:id="429" w:author="PR Preview" w:date="2026-01-01T00:00:00Z">
        <w:r>
          <w:delText xml:space="preserve">40.4</w:delText>
        </w:r>
      </w:del>
      <w:del w:id="430" w:author="PR Preview" w:date="2026-01-01T00:00:00Z">
        <w:r>
          <w:delText xml:space="preserve"> </w:delText>
        </w:r>
      </w:del>
      <w:hyperlink r:id="rId293">
        <w:del w:id="431" w:author="PR Preview" w:date="2026-01-01T00:00:00Z">
          <w:r>
            <w:rPr>
              <w:rStyle w:val="Hyperlink"/>
            </w:rPr>
            <w:delText xml:space="preserve">readr</w:delText>
          </w:r>
        </w:del>
      </w:hyperlink>
    </w:p>
    <w:p>
      <w:pPr>
        <w:pStyle w:val="Heading3"/>
      </w:pPr>
      <w:ins w:id="432" w:author="PR Preview" w:date="2026-01-01T00:00:00Z">
        <w:r>
          <w:t xml:space="preserve">39.4</w:t>
        </w:r>
      </w:ins>
      <w:ins w:id="433" w:author="PR Preview" w:date="2026-01-01T00:00:00Z">
        <w:r>
          <w:t xml:space="preserve"> </w:t>
        </w:r>
      </w:ins>
      <w:hyperlink r:id="rId293">
        <w:ins w:id="434" w:author="PR Preview" w:date="2026-01-01T00:00:00Z">
          <w:r>
            <w:rPr>
              <w:rStyle w:val="Hyperlink"/>
            </w:rPr>
            <w:t xml:space="preserve">readr</w:t>
          </w:r>
        </w:ins>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del w:id="435" w:author="PR Preview" w:date="2026-01-01T00:00:00Z">
        <w:r>
          <w:delText xml:space="preserve">40.5</w:delText>
        </w:r>
      </w:del>
      <w:del w:id="436" w:author="PR Preview" w:date="2026-01-01T00:00:00Z">
        <w:r>
          <w:delText xml:space="preserve"> </w:delText>
        </w:r>
      </w:del>
      <w:hyperlink r:id="rId86">
        <w:del w:id="437" w:author="PR Preview" w:date="2026-01-01T00:00:00Z">
          <w:r>
            <w:rPr>
              <w:rStyle w:val="Hyperlink"/>
            </w:rPr>
            <w:delText xml:space="preserve">purrr</w:delText>
          </w:r>
        </w:del>
      </w:hyperlink>
    </w:p>
    <w:p>
      <w:pPr>
        <w:pStyle w:val="Heading3"/>
      </w:pPr>
      <w:ins w:id="438" w:author="PR Preview" w:date="2026-01-01T00:00:00Z">
        <w:r>
          <w:t xml:space="preserve">39.5</w:t>
        </w:r>
      </w:ins>
      <w:ins w:id="439" w:author="PR Preview" w:date="2026-01-01T00:00:00Z">
        <w:r>
          <w:t xml:space="preserve"> </w:t>
        </w:r>
      </w:ins>
      <w:hyperlink r:id="rId86">
        <w:ins w:id="440" w:author="PR Preview" w:date="2026-01-01T00:00:00Z">
          <w:r>
            <w:rPr>
              <w:rStyle w:val="Hyperlink"/>
            </w:rPr>
            <w:t xml:space="preserve">purrr</w:t>
          </w:r>
        </w:ins>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del w:id="441" w:author="PR Preview" w:date="2026-01-01T00:00:00Z">
        <w:r>
          <w:delText xml:space="preserve">40.6</w:delText>
        </w:r>
      </w:del>
      <w:del w:id="442" w:author="PR Preview" w:date="2026-01-01T00:00:00Z">
        <w:r>
          <w:delText xml:space="preserve"> </w:delText>
        </w:r>
      </w:del>
      <w:hyperlink r:id="rId297">
        <w:del w:id="443" w:author="PR Preview" w:date="2026-01-01T00:00:00Z">
          <w:r>
            <w:rPr>
              <w:rStyle w:val="Hyperlink"/>
            </w:rPr>
            <w:delText xml:space="preserve">tibble</w:delText>
          </w:r>
        </w:del>
      </w:hyperlink>
    </w:p>
    <w:p>
      <w:pPr>
        <w:pStyle w:val="Heading3"/>
      </w:pPr>
      <w:ins w:id="444" w:author="PR Preview" w:date="2026-01-01T00:00:00Z">
        <w:r>
          <w:t xml:space="preserve">39.6</w:t>
        </w:r>
      </w:ins>
      <w:ins w:id="445" w:author="PR Preview" w:date="2026-01-01T00:00:00Z">
        <w:r>
          <w:t xml:space="preserve"> </w:t>
        </w:r>
      </w:ins>
      <w:hyperlink r:id="rId297">
        <w:ins w:id="446" w:author="PR Preview" w:date="2026-01-01T00:00:00Z">
          <w:r>
            <w:rPr>
              <w:rStyle w:val="Hyperlink"/>
            </w:rPr>
            <w:t xml:space="preserve">tibble</w:t>
          </w:r>
        </w:ins>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del w:id="447" w:author="PR Preview" w:date="2026-01-01T00:00:00Z">
        <w:r>
          <w:delText xml:space="preserve">40.7</w:delText>
        </w:r>
      </w:del>
      <w:del w:id="448" w:author="PR Preview" w:date="2026-01-01T00:00:00Z">
        <w:r>
          <w:delText xml:space="preserve"> </w:delText>
        </w:r>
      </w:del>
      <w:hyperlink r:id="rId277">
        <w:del w:id="449" w:author="PR Preview" w:date="2026-01-01T00:00:00Z">
          <w:r>
            <w:rPr>
              <w:rStyle w:val="Hyperlink"/>
            </w:rPr>
            <w:delText xml:space="preserve">stringr</w:delText>
          </w:r>
        </w:del>
      </w:hyperlink>
    </w:p>
    <w:p>
      <w:pPr>
        <w:pStyle w:val="Heading3"/>
      </w:pPr>
      <w:ins w:id="450" w:author="PR Preview" w:date="2026-01-01T00:00:00Z">
        <w:r>
          <w:t xml:space="preserve">39.7</w:t>
        </w:r>
      </w:ins>
      <w:ins w:id="451" w:author="PR Preview" w:date="2026-01-01T00:00:00Z">
        <w:r>
          <w:t xml:space="preserve"> </w:t>
        </w:r>
      </w:ins>
      <w:hyperlink r:id="rId277">
        <w:ins w:id="452" w:author="PR Preview" w:date="2026-01-01T00:00:00Z">
          <w:r>
            <w:rPr>
              <w:rStyle w:val="Hyperlink"/>
            </w:rPr>
            <w:t xml:space="preserve">stringr</w:t>
          </w:r>
        </w:ins>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del w:id="453" w:author="PR Preview" w:date="2026-01-01T00:00:00Z">
        <w:r>
          <w:delText xml:space="preserve">40.8</w:delText>
        </w:r>
      </w:del>
      <w:del w:id="454" w:author="PR Preview" w:date="2026-01-01T00:00:00Z">
        <w:r>
          <w:delText xml:space="preserve"> </w:delText>
        </w:r>
      </w:del>
      <w:hyperlink r:id="rId300">
        <w:del w:id="455" w:author="PR Preview" w:date="2026-01-01T00:00:00Z">
          <w:r>
            <w:rPr>
              <w:rStyle w:val="Hyperlink"/>
            </w:rPr>
            <w:delText xml:space="preserve">forcats</w:delText>
          </w:r>
        </w:del>
      </w:hyperlink>
    </w:p>
    <w:p>
      <w:pPr>
        <w:pStyle w:val="Heading3"/>
      </w:pPr>
      <w:ins w:id="456" w:author="PR Preview" w:date="2026-01-01T00:00:00Z">
        <w:r>
          <w:t xml:space="preserve">39.8</w:t>
        </w:r>
      </w:ins>
      <w:ins w:id="457" w:author="PR Preview" w:date="2026-01-01T00:00:00Z">
        <w:r>
          <w:t xml:space="preserve"> </w:t>
        </w:r>
      </w:ins>
      <w:hyperlink r:id="rId300">
        <w:ins w:id="458" w:author="PR Preview" w:date="2026-01-01T00:00:00Z">
          <w:r>
            <w:rPr>
              <w:rStyle w:val="Hyperlink"/>
            </w:rPr>
            <w:t xml:space="preserve">forcats</w:t>
          </w:r>
        </w:ins>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del w:id="459" w:author="PR Preview" w:date="2026-01-01T00:00:00Z">
        <w:r>
          <w:delText xml:space="preserve">40.9</w:delText>
        </w:r>
      </w:del>
      <w:del w:id="460" w:author="PR Preview" w:date="2026-01-01T00:00:00Z">
        <w:r>
          <w:delText xml:space="preserve"> </w:delText>
        </w:r>
      </w:del>
      <w:hyperlink r:id="rId302">
        <w:del w:id="461" w:author="PR Preview" w:date="2026-01-01T00:00:00Z">
          <w:r>
            <w:rPr>
              <w:rStyle w:val="Hyperlink"/>
            </w:rPr>
            <w:delText xml:space="preserve">lubridate</w:delText>
          </w:r>
        </w:del>
      </w:hyperlink>
    </w:p>
    <w:p>
      <w:pPr>
        <w:pStyle w:val="Heading3"/>
      </w:pPr>
      <w:ins w:id="462" w:author="PR Preview" w:date="2026-01-01T00:00:00Z">
        <w:r>
          <w:t xml:space="preserve">39.9</w:t>
        </w:r>
      </w:ins>
      <w:ins w:id="463" w:author="PR Preview" w:date="2026-01-01T00:00:00Z">
        <w:r>
          <w:t xml:space="preserve"> </w:t>
        </w:r>
      </w:ins>
      <w:hyperlink r:id="rId302">
        <w:ins w:id="464" w:author="PR Preview" w:date="2026-01-01T00:00:00Z">
          <w:r>
            <w:rPr>
              <w:rStyle w:val="Hyperlink"/>
            </w:rPr>
            <w:t xml:space="preserve">lubridate</w:t>
          </w:r>
        </w:ins>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del w:id="465" w:author="PR Preview" w:date="2026-01-01T00:00:00Z">
        <w:r>
          <w:delText xml:space="preserve">41 Base R to Tidyverse Translation</w:delText>
        </w:r>
      </w:del>
    </w:p>
    <w:p>
      <w:pPr>
        <w:pStyle w:val="Heading2"/>
      </w:pPr>
      <w:ins w:id="466" w:author="PR Preview" w:date="2026-01-01T00:00:00Z">
        <w:r>
          <w:t xml:space="preserve">40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4" w:name="programming-with-tidyverse"/>
    <w:p>
      <w:pPr>
        <w:pStyle w:val="Heading2"/>
      </w:pPr>
      <w:del w:id="467" w:author="PR Preview" w:date="2026-01-01T00:00:00Z">
        <w:r>
          <w:delText xml:space="preserve">42 Programming with Tidyverse</w:delText>
        </w:r>
      </w:del>
    </w:p>
    <w:p>
      <w:pPr>
        <w:pStyle w:val="Heading2"/>
      </w:pPr>
      <w:ins w:id="468" w:author="PR Preview" w:date="2026-01-01T00:00:00Z">
        <w:r>
          <w:t xml:space="preserve">41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07">
        <w:r>
          <w:rPr>
            <w:rStyle w:val="Hyperlink"/>
          </w:rPr>
          <w:t xml:space="preserve">Tidy Evaluation</w:t>
        </w:r>
      </w:hyperlink>
      <w:r>
        <w:t xml:space="preserve"> </w:t>
      </w:r>
      <w:r>
        <w:t xml:space="preserve">(e-book)</w:t>
      </w:r>
    </w:p>
    <w:p>
      <w:pPr>
        <w:pStyle w:val="Compact"/>
        <w:numPr>
          <w:ilvl w:val="0"/>
          <w:numId w:val="1065"/>
        </w:numPr>
      </w:pPr>
      <w:hyperlink r:id="rId310">
        <w:r>
          <w:rPr>
            <w:rStyle w:val="Hyperlink"/>
          </w:rPr>
          <w:t xml:space="preserve">Evaluation</w:t>
        </w:r>
      </w:hyperlink>
      <w:r>
        <w:t xml:space="preserve"> </w:t>
      </w:r>
      <w:r>
        <w:t xml:space="preserve">(advanced details)</w:t>
      </w:r>
    </w:p>
    <w:p>
      <w:pPr>
        <w:pStyle w:val="Compact"/>
        <w:numPr>
          <w:ilvl w:val="0"/>
          <w:numId w:val="1065"/>
        </w:numPr>
      </w:pPr>
      <w:hyperlink r:id="rId311">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3">
        <w:r>
          <w:rPr>
            <w:rStyle w:val="Hyperlink"/>
          </w:rPr>
          <w:t xml:space="preserve">Tidyverse Replacements</w:t>
        </w:r>
      </w:hyperlink>
    </w:p>
    <w:bookmarkEnd w:id="314"/>
    <w:bookmarkStart w:id="317" w:name="sec-coding-with-r-and-python"/>
    <w:p>
      <w:pPr>
        <w:pStyle w:val="Heading2"/>
      </w:pPr>
      <w:del w:id="469" w:author="PR Preview" w:date="2026-01-01T00:00:00Z">
        <w:r>
          <w:delText xml:space="preserve">43 Coding with R and Python</w:delText>
        </w:r>
      </w:del>
    </w:p>
    <w:p>
      <w:pPr>
        <w:pStyle w:val="Heading2"/>
      </w:pPr>
      <w:ins w:id="470" w:author="PR Preview" w:date="2026-01-01T00:00:00Z">
        <w:r>
          <w:t xml:space="preserve">42 Coding with R and Python</w:t>
        </w:r>
      </w:ins>
    </w:p>
    <w:p>
      <w:pPr>
        <w:pStyle w:val="FirstParagraph"/>
      </w:pPr>
      <w:r>
        <w:t xml:space="preserve">If you’re using both R and Python, you may wish to check out the</w:t>
      </w:r>
      <w:r>
        <w:t xml:space="preserve"> </w:t>
      </w:r>
      <w:hyperlink r:id="rId315">
        <w:r>
          <w:rPr>
            <w:rStyle w:val="Hyperlink"/>
          </w:rPr>
          <w:t xml:space="preserve">Feather package</w:t>
        </w:r>
      </w:hyperlink>
      <w:r>
        <w:t xml:space="preserve"> </w:t>
      </w:r>
      <w:r>
        <w:t xml:space="preserve">for exchanging data between the two languages</w:t>
      </w:r>
      <w:r>
        <w:t xml:space="preserve"> </w:t>
      </w:r>
      <w:hyperlink r:id="rId316">
        <w:r>
          <w:rPr>
            <w:rStyle w:val="Hyperlink"/>
          </w:rPr>
          <w:t xml:space="preserve">extremely quickly</w:t>
        </w:r>
      </w:hyperlink>
      <w:r>
        <w:t xml:space="preserve">.</w:t>
      </w:r>
    </w:p>
    <w:bookmarkEnd w:id="317"/>
    <w:bookmarkStart w:id="323" w:name="X06dce33c5a777f8322711dde05e81eef8b1d1f6"/>
    <w:p>
      <w:pPr>
        <w:pStyle w:val="Heading2"/>
      </w:pPr>
      <w:del w:id="471" w:author="PR Preview" w:date="2026-01-01T00:00:00Z">
        <w:r>
          <w:delText xml:space="preserve">44 Repeating analyses with different variations</w:delText>
        </w:r>
      </w:del>
    </w:p>
    <w:p>
      <w:pPr>
        <w:pStyle w:val="Heading2"/>
      </w:pPr>
      <w:ins w:id="472" w:author="PR Preview" w:date="2026-01-01T00:00:00Z">
        <w:r>
          <w:t xml:space="preserve">43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8" w:name="lapply-and-sapply-1"/>
    <w:p>
      <w:pPr>
        <w:pStyle w:val="Heading3"/>
      </w:pPr>
      <w:del w:id="473" w:author="PR Preview" w:date="2026-01-01T00:00:00Z">
        <w:r>
          <w:delText xml:space="preserve">44.1</w:delText>
        </w:r>
      </w:del>
      <w:del w:id="474" w:author="PR Preview" w:date="2026-01-01T00:00:00Z">
        <w:r>
          <w:delText xml:space="preserve"> </w:delText>
        </w:r>
      </w:del>
      <w:del w:id="475" w:author="PR Preview" w:date="2026-01-01T00:00:00Z">
        <w:r>
          <w:rPr>
            <w:rStyle w:val="VerbatimChar"/>
          </w:rPr>
          <w:delText xml:space="preserve">lapply()</w:delText>
        </w:r>
      </w:del>
      <w:del w:id="476" w:author="PR Preview" w:date="2026-01-01T00:00:00Z">
        <w:r>
          <w:delText xml:space="preserve"> </w:delText>
        </w:r>
      </w:del>
      <w:del w:id="477" w:author="PR Preview" w:date="2026-01-01T00:00:00Z">
        <w:r>
          <w:delText xml:space="preserve">and</w:delText>
        </w:r>
      </w:del>
      <w:del w:id="478" w:author="PR Preview" w:date="2026-01-01T00:00:00Z">
        <w:r>
          <w:delText xml:space="preserve"> </w:delText>
        </w:r>
      </w:del>
      <w:del w:id="479" w:author="PR Preview" w:date="2026-01-01T00:00:00Z">
        <w:r>
          <w:rPr>
            <w:rStyle w:val="VerbatimChar"/>
          </w:rPr>
          <w:delText xml:space="preserve">sapply()</w:delText>
        </w:r>
      </w:del>
    </w:p>
    <w:p>
      <w:pPr>
        <w:pStyle w:val="Heading3"/>
      </w:pPr>
      <w:ins w:id="480" w:author="PR Preview" w:date="2026-01-01T00:00:00Z">
        <w:r>
          <w:t xml:space="preserve">43.1</w:t>
        </w:r>
      </w:ins>
      <w:ins w:id="481" w:author="PR Preview" w:date="2026-01-01T00:00:00Z">
        <w:r>
          <w:t xml:space="preserve"> </w:t>
        </w:r>
      </w:ins>
      <w:ins w:id="482" w:author="PR Preview" w:date="2026-01-01T00:00:00Z">
        <w:r>
          <w:rPr>
            <w:rStyle w:val="VerbatimChar"/>
          </w:rPr>
          <w:t xml:space="preserve">lapply()</w:t>
        </w:r>
      </w:ins>
      <w:ins w:id="483" w:author="PR Preview" w:date="2026-01-01T00:00:00Z">
        <w:r>
          <w:t xml:space="preserve"> </w:t>
        </w:r>
      </w:ins>
      <w:ins w:id="484" w:author="PR Preview" w:date="2026-01-01T00:00:00Z">
        <w:r>
          <w:t xml:space="preserve">and</w:t>
        </w:r>
      </w:ins>
      <w:ins w:id="485" w:author="PR Preview" w:date="2026-01-01T00:00:00Z">
        <w:r>
          <w:t xml:space="preserve"> </w:t>
        </w:r>
      </w:ins>
      <w:ins w:id="486" w:author="PR Preview" w:date="2026-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8"/>
    <w:bookmarkStart w:id="319" w:name="mapply-and-pmap"/>
    <w:p>
      <w:pPr>
        <w:pStyle w:val="Heading3"/>
      </w:pPr>
      <w:del w:id="487" w:author="PR Preview" w:date="2026-01-01T00:00:00Z">
        <w:r>
          <w:delText xml:space="preserve">44.2</w:delText>
        </w:r>
      </w:del>
      <w:del w:id="488" w:author="PR Preview" w:date="2026-01-01T00:00:00Z">
        <w:r>
          <w:delText xml:space="preserve"> </w:delText>
        </w:r>
      </w:del>
      <w:del w:id="489" w:author="PR Preview" w:date="2026-01-01T00:00:00Z">
        <w:r>
          <w:rPr>
            <w:rStyle w:val="VerbatimChar"/>
          </w:rPr>
          <w:delText xml:space="preserve">mapply()</w:delText>
        </w:r>
      </w:del>
      <w:del w:id="490" w:author="PR Preview" w:date="2026-01-01T00:00:00Z">
        <w:r>
          <w:delText xml:space="preserve"> </w:delText>
        </w:r>
      </w:del>
      <w:del w:id="491" w:author="PR Preview" w:date="2026-01-01T00:00:00Z">
        <w:r>
          <w:delText xml:space="preserve">and</w:delText>
        </w:r>
      </w:del>
      <w:del w:id="492" w:author="PR Preview" w:date="2026-01-01T00:00:00Z">
        <w:r>
          <w:delText xml:space="preserve"> </w:delText>
        </w:r>
      </w:del>
      <w:del w:id="493" w:author="PR Preview" w:date="2026-01-01T00:00:00Z">
        <w:r>
          <w:rPr>
            <w:rStyle w:val="VerbatimChar"/>
          </w:rPr>
          <w:delText xml:space="preserve">pmap()</w:delText>
        </w:r>
      </w:del>
    </w:p>
    <w:p>
      <w:pPr>
        <w:pStyle w:val="Heading3"/>
      </w:pPr>
      <w:ins w:id="494" w:author="PR Preview" w:date="2026-01-01T00:00:00Z">
        <w:r>
          <w:t xml:space="preserve">43.2</w:t>
        </w:r>
      </w:ins>
      <w:ins w:id="495" w:author="PR Preview" w:date="2026-01-01T00:00:00Z">
        <w:r>
          <w:t xml:space="preserve"> </w:t>
        </w:r>
      </w:ins>
      <w:ins w:id="496" w:author="PR Preview" w:date="2026-01-01T00:00:00Z">
        <w:r>
          <w:rPr>
            <w:rStyle w:val="VerbatimChar"/>
          </w:rPr>
          <w:t xml:space="preserve">mapply()</w:t>
        </w:r>
      </w:ins>
      <w:ins w:id="497" w:author="PR Preview" w:date="2026-01-01T00:00:00Z">
        <w:r>
          <w:t xml:space="preserve"> </w:t>
        </w:r>
      </w:ins>
      <w:ins w:id="498" w:author="PR Preview" w:date="2026-01-01T00:00:00Z">
        <w:r>
          <w:t xml:space="preserve">and</w:t>
        </w:r>
      </w:ins>
      <w:ins w:id="499" w:author="PR Preview" w:date="2026-01-01T00:00:00Z">
        <w:r>
          <w:t xml:space="preserve"> </w:t>
        </w:r>
      </w:ins>
      <w:ins w:id="500" w:author="PR Preview" w:date="2026-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19"/>
    <w:bookmarkStart w:id="322" w:name="Xf551672fa8f1190aa44df63554b00ab4edf5974"/>
    <w:p>
      <w:pPr>
        <w:pStyle w:val="Heading3"/>
      </w:pPr>
      <w:del w:id="501" w:author="PR Preview" w:date="2026-01-01T00:00:00Z">
        <w:r>
          <w:delText xml:space="preserve">44.3 Parallel processing with</w:delText>
        </w:r>
      </w:del>
      <w:del w:id="502" w:author="PR Preview" w:date="2026-01-01T00:00:00Z">
        <w:r>
          <w:delText xml:space="preserve"> </w:delText>
        </w:r>
      </w:del>
      <w:del w:id="503" w:author="PR Preview" w:date="2026-01-01T00:00:00Z">
        <w:r>
          <w:rPr>
            <w:rStyle w:val="VerbatimChar"/>
          </w:rPr>
          <w:delText xml:space="preserve">parallel</w:delText>
        </w:r>
      </w:del>
      <w:del w:id="504" w:author="PR Preview" w:date="2026-01-01T00:00:00Z">
        <w:r>
          <w:delText xml:space="preserve"> </w:delText>
        </w:r>
      </w:del>
      <w:del w:id="505" w:author="PR Preview" w:date="2026-01-01T00:00:00Z">
        <w:r>
          <w:delText xml:space="preserve">and</w:delText>
        </w:r>
      </w:del>
      <w:del w:id="506" w:author="PR Preview" w:date="2026-01-01T00:00:00Z">
        <w:r>
          <w:delText xml:space="preserve"> </w:delText>
        </w:r>
      </w:del>
      <w:del w:id="507" w:author="PR Preview" w:date="2026-01-01T00:00:00Z">
        <w:r>
          <w:rPr>
            <w:rStyle w:val="VerbatimChar"/>
          </w:rPr>
          <w:delText xml:space="preserve">future</w:delText>
        </w:r>
      </w:del>
      <w:del w:id="508" w:author="PR Preview" w:date="2026-01-01T00:00:00Z">
        <w:r>
          <w:delText xml:space="preserve"> </w:delText>
        </w:r>
      </w:del>
      <w:del w:id="509" w:author="PR Preview" w:date="2026-01-01T00:00:00Z">
        <w:r>
          <w:delText xml:space="preserve">packages</w:delText>
        </w:r>
      </w:del>
    </w:p>
    <w:p>
      <w:pPr>
        <w:pStyle w:val="Heading3"/>
      </w:pPr>
      <w:ins w:id="510" w:author="PR Preview" w:date="2026-01-01T00:00:00Z">
        <w:r>
          <w:t xml:space="preserve">43.3 Parallel processing with</w:t>
        </w:r>
      </w:ins>
      <w:ins w:id="511" w:author="PR Preview" w:date="2026-01-01T00:00:00Z">
        <w:r>
          <w:t xml:space="preserve"> </w:t>
        </w:r>
      </w:ins>
      <w:ins w:id="512" w:author="PR Preview" w:date="2026-01-01T00:00:00Z">
        <w:r>
          <w:rPr>
            <w:rStyle w:val="VerbatimChar"/>
          </w:rPr>
          <w:t xml:space="preserve">parallel</w:t>
        </w:r>
      </w:ins>
      <w:ins w:id="513" w:author="PR Preview" w:date="2026-01-01T00:00:00Z">
        <w:r>
          <w:t xml:space="preserve"> </w:t>
        </w:r>
      </w:ins>
      <w:ins w:id="514" w:author="PR Preview" w:date="2026-01-01T00:00:00Z">
        <w:r>
          <w:t xml:space="preserve">and</w:t>
        </w:r>
      </w:ins>
      <w:ins w:id="515" w:author="PR Preview" w:date="2026-01-01T00:00:00Z">
        <w:r>
          <w:t xml:space="preserve"> </w:t>
        </w:r>
      </w:ins>
      <w:ins w:id="516" w:author="PR Preview" w:date="2026-01-01T00:00:00Z">
        <w:r>
          <w:rPr>
            <w:rStyle w:val="VerbatimChar"/>
          </w:rPr>
          <w:t xml:space="preserve">future</w:t>
        </w:r>
      </w:ins>
      <w:ins w:id="517" w:author="PR Preview" w:date="2026-01-01T00:00:00Z">
        <w:r>
          <w:t xml:space="preserve"> </w:t>
        </w:r>
      </w:ins>
      <w:ins w:id="518" w:author="PR Preview" w:date="2026-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0"/>
    <w:bookmarkStart w:id="321"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1"/>
    <w:bookmarkEnd w:id="322"/>
    <w:bookmarkEnd w:id="323"/>
    <w:bookmarkStart w:id="332" w:name="sec-reviewing-code"/>
    <w:p>
      <w:pPr>
        <w:pStyle w:val="Heading2"/>
      </w:pPr>
      <w:del w:id="519" w:author="PR Preview" w:date="2026-01-01T00:00:00Z">
        <w:r>
          <w:delText xml:space="preserve">45 Reviewing Code</w:delText>
        </w:r>
      </w:del>
    </w:p>
    <w:p>
      <w:pPr>
        <w:pStyle w:val="Heading2"/>
      </w:pPr>
      <w:ins w:id="520" w:author="PR Preview" w:date="2026-01-01T00:00:00Z">
        <w:r>
          <w:t xml:space="preserve">44 Reviewing Code</w:t>
        </w:r>
      </w:ins>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4">
        <w:r>
          <w:rPr>
            <w:rStyle w:val="Hyperlink"/>
          </w:rPr>
          <w:t xml:space="preserve">Collaborative Software Development</w:t>
        </w:r>
      </w:hyperlink>
      <w:r>
        <w:t xml:space="preserve">.</w:t>
      </w:r>
    </w:p>
    <w:bookmarkStart w:id="325" w:name="sec-why-review-code"/>
    <w:p>
      <w:pPr>
        <w:pStyle w:val="Heading3"/>
      </w:pPr>
      <w:del w:id="521" w:author="PR Preview" w:date="2026-01-01T00:00:00Z">
        <w:r>
          <w:delText xml:space="preserve">45.1 Why We Review Code</w:delText>
        </w:r>
      </w:del>
    </w:p>
    <w:p>
      <w:pPr>
        <w:pStyle w:val="Heading3"/>
      </w:pPr>
      <w:ins w:id="522" w:author="PR Preview" w:date="2026-01-01T00:00:00Z">
        <w:r>
          <w:t xml:space="preserve">44.1 Why We Review Code</w:t>
        </w:r>
      </w:ins>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5"/>
    <w:bookmarkStart w:id="329" w:name="sec-what-to-look-for"/>
    <w:p>
      <w:pPr>
        <w:pStyle w:val="Heading3"/>
      </w:pPr>
      <w:del w:id="523" w:author="PR Preview" w:date="2026-01-01T00:00:00Z">
        <w:r>
          <w:delText xml:space="preserve">45.2 What Reviewers Look For</w:delText>
        </w:r>
      </w:del>
    </w:p>
    <w:p>
      <w:pPr>
        <w:pStyle w:val="Heading3"/>
      </w:pPr>
      <w:ins w:id="524" w:author="PR Preview" w:date="2026-01-01T00:00:00Z">
        <w:r>
          <w:t xml:space="preserve">44.2 What Reviewers Look For</w:t>
        </w:r>
      </w:ins>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6">
        <w:r>
          <w:rPr>
            <w:rStyle w:val="VerbatimChar"/>
          </w:rPr>
          <w:t xml:space="preserve">{renv}</w:t>
        </w:r>
      </w:hyperlink>
      <w:r>
        <w:t xml:space="preserve"> </w:t>
      </w:r>
      <w:r>
        <w:t xml:space="preserve">(see</w:t>
      </w:r>
      <w:r>
        <w:t xml:space="preserve"> </w:t>
      </w:r>
      <w:hyperlink r:id="rId327">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lab’s R code style (see</w:t>
      </w:r>
      <w:r>
        <w:t xml:space="preserve"> </w:t>
      </w:r>
      <w:hyperlink r:id="rId328">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29"/>
    <w:bookmarkStart w:id="330" w:name="sec-constructive-feedback"/>
    <w:p>
      <w:pPr>
        <w:pStyle w:val="Heading3"/>
      </w:pPr>
      <w:del w:id="525" w:author="PR Preview" w:date="2026-01-01T00:00:00Z">
        <w:r>
          <w:delText xml:space="preserve">45.3 How to Give Constructive Feedback</w:delText>
        </w:r>
      </w:del>
    </w:p>
    <w:p>
      <w:pPr>
        <w:pStyle w:val="Heading3"/>
      </w:pPr>
      <w:ins w:id="526" w:author="PR Preview" w:date="2026-01-01T00:00:00Z">
        <w:r>
          <w:t xml:space="preserve">44.3 How to Give Constructive Feedback</w:t>
        </w:r>
      </w:ins>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0"/>
    <w:bookmarkStart w:id="331" w:name="sec-when-to-approve"/>
    <w:p>
      <w:pPr>
        <w:pStyle w:val="Heading3"/>
      </w:pPr>
      <w:del w:id="527" w:author="PR Preview" w:date="2026-01-01T00:00:00Z">
        <w:r>
          <w:delText xml:space="preserve">45.4 When to Approve</w:delText>
        </w:r>
      </w:del>
    </w:p>
    <w:p>
      <w:pPr>
        <w:pStyle w:val="Heading3"/>
      </w:pPr>
      <w:ins w:id="528" w:author="PR Preview" w:date="2026-01-01T00:00:00Z">
        <w:r>
          <w:t xml:space="preserve">44.4 When to Approve</w:t>
        </w:r>
      </w:ins>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1"/>
    <w:bookmarkEnd w:id="332"/>
    <w:bookmarkStart w:id="335" w:name="sec-getting-help-with-code"/>
    <w:p>
      <w:pPr>
        <w:pStyle w:val="Heading2"/>
      </w:pPr>
      <w:del w:id="529" w:author="PR Preview" w:date="2026-01-01T00:00:00Z">
        <w:r>
          <w:delText xml:space="preserve">46 Getting Help with Code</w:delText>
        </w:r>
      </w:del>
    </w:p>
    <w:p>
      <w:pPr>
        <w:pStyle w:val="Heading2"/>
      </w:pPr>
      <w:ins w:id="530" w:author="PR Preview" w:date="2026-01-01T00:00:00Z">
        <w:r>
          <w:t xml:space="preserve">45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3">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5"/>
    <w:bookmarkStart w:id="387" w:name="sec-r-resources"/>
    <w:p>
      <w:pPr>
        <w:pStyle w:val="Heading2"/>
      </w:pPr>
      <w:del w:id="531" w:author="PR Preview" w:date="2026-01-01T00:00:00Z">
        <w:r>
          <w:delText xml:space="preserve">47 Additional Resources</w:delText>
        </w:r>
      </w:del>
    </w:p>
    <w:p>
      <w:pPr>
        <w:pStyle w:val="Heading3"/>
      </w:pPr>
      <w:del w:id="532" w:author="PR Preview" w:date="2026-01-01T00:00:00Z">
        <w:r>
          <w:delText xml:space="preserve">47.1 Learning R</w:delText>
        </w:r>
      </w:del>
    </w:p>
    <w:p>
      <w:pPr>
        <w:pStyle w:val="Heading2"/>
      </w:pPr>
      <w:ins w:id="533" w:author="PR Preview" w:date="2026-01-01T00:00:00Z">
        <w:r>
          <w:t xml:space="preserve">46 Additional Resources</w:t>
        </w:r>
      </w:ins>
    </w:p>
    <w:bookmarkStart w:id="342" w:name="learning-r"/>
    <w:p>
      <w:pPr>
        <w:pStyle w:val="Heading3"/>
      </w:pPr>
      <w:ins w:id="534" w:author="PR Preview" w:date="2026-01-01T00:00:00Z">
        <w:r>
          <w:t xml:space="preserve">46.1 Learning R</w:t>
        </w:r>
      </w:ins>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6">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7">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39">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0">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1">
        <w:r>
          <w:rPr>
            <w:rStyle w:val="Hyperlink"/>
          </w:rPr>
          <w:t xml:space="preserve">Posit Recipes</w:t>
        </w:r>
      </w:hyperlink>
      <w:r>
        <w:t xml:space="preserve"> </w:t>
      </w:r>
      <w:r>
        <w:t xml:space="preserve">- short, task-focused R code snippets</w:t>
      </w:r>
    </w:p>
    <w:bookmarkEnd w:id="342"/>
    <w:bookmarkStart w:id="347" w:name="coming-to-r-from-sas"/>
    <w:p>
      <w:pPr>
        <w:pStyle w:val="Heading3"/>
      </w:pPr>
      <w:del w:id="535" w:author="PR Preview" w:date="2026-01-01T00:00:00Z">
        <w:r>
          <w:delText xml:space="preserve">47.2 Coming to R from SAS</w:delText>
        </w:r>
      </w:del>
    </w:p>
    <w:p>
      <w:pPr>
        <w:pStyle w:val="Heading3"/>
      </w:pPr>
      <w:ins w:id="536" w:author="PR Preview" w:date="2026-01-01T00:00:00Z">
        <w:r>
          <w:t xml:space="preserve">46.2 Coming to R from SAS</w:t>
        </w:r>
      </w:ins>
    </w:p>
    <w:p>
      <w:pPr>
        <w:pStyle w:val="Compact"/>
        <w:numPr>
          <w:ilvl w:val="0"/>
          <w:numId w:val="1078"/>
        </w:numPr>
      </w:pPr>
      <w:hyperlink r:id="rId343">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4">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5">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6">
        <w:r>
          <w:rPr>
            <w:rStyle w:val="Hyperlink"/>
          </w:rPr>
          <w:t xml:space="preserve">SAS and R</w:t>
        </w:r>
      </w:hyperlink>
      <w:r>
        <w:t xml:space="preserve"> </w:t>
      </w:r>
      <w:r>
        <w:t xml:space="preserve">(Kleinman and Horton) - side-by-side SAS and R code for data management and analysis</w:t>
      </w:r>
    </w:p>
    <w:bookmarkEnd w:id="347"/>
    <w:bookmarkStart w:id="354" w:name="general-r-programming"/>
    <w:p>
      <w:pPr>
        <w:pStyle w:val="Heading3"/>
      </w:pPr>
      <w:del w:id="537" w:author="PR Preview" w:date="2026-01-01T00:00:00Z">
        <w:r>
          <w:delText xml:space="preserve">47.3 General R Programming</w:delText>
        </w:r>
      </w:del>
    </w:p>
    <w:p>
      <w:pPr>
        <w:pStyle w:val="Heading3"/>
      </w:pPr>
      <w:ins w:id="538" w:author="PR Preview" w:date="2026-01-01T00:00:00Z">
        <w:r>
          <w:t xml:space="preserve">46.3 General R Programming</w:t>
        </w:r>
      </w:ins>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8">
        <w:r>
          <w:rPr>
            <w:rStyle w:val="Hyperlink"/>
          </w:rPr>
          <w:t xml:space="preserve">functions</w:t>
        </w:r>
      </w:hyperlink>
      <w:r>
        <w:t xml:space="preserve">,</w:t>
      </w:r>
      <w:r>
        <w:t xml:space="preserve"> </w:t>
      </w:r>
      <w:hyperlink r:id="rId349">
        <w:r>
          <w:rPr>
            <w:rStyle w:val="Hyperlink"/>
          </w:rPr>
          <w:t xml:space="preserve">object-oriented systems</w:t>
        </w:r>
      </w:hyperlink>
      <w:r>
        <w:t xml:space="preserve">,</w:t>
      </w:r>
      <w:r>
        <w:t xml:space="preserve"> </w:t>
      </w:r>
      <w:r>
        <w:t xml:space="preserve">and</w:t>
      </w:r>
      <w:r>
        <w:t xml:space="preserve"> </w:t>
      </w:r>
      <w:hyperlink r:id="rId350">
        <w:r>
          <w:rPr>
            <w:rStyle w:val="Hyperlink"/>
          </w:rPr>
          <w:t xml:space="preserve">debugging</w:t>
        </w:r>
      </w:hyperlink>
    </w:p>
    <w:p>
      <w:pPr>
        <w:pStyle w:val="Compact"/>
        <w:numPr>
          <w:ilvl w:val="0"/>
          <w:numId w:val="1079"/>
        </w:numPr>
      </w:pPr>
      <w:hyperlink r:id="rId351">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2">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3">
        <w:r>
          <w:rPr>
            <w:rStyle w:val="Hyperlink"/>
          </w:rPr>
          <w:t xml:space="preserve">Spatial Data Science: With Applications in R</w:t>
        </w:r>
      </w:hyperlink>
      <w:r>
        <w:t xml:space="preserve"> </w:t>
      </w:r>
      <w:r>
        <w:t xml:space="preserve">- spatial data analysis in R</w:t>
      </w:r>
    </w:p>
    <w:bookmarkEnd w:id="354"/>
    <w:bookmarkStart w:id="357" w:name="summary-tables"/>
    <w:p>
      <w:pPr>
        <w:pStyle w:val="Heading3"/>
      </w:pPr>
      <w:del w:id="539" w:author="PR Preview" w:date="2026-01-01T00:00:00Z">
        <w:r>
          <w:delText xml:space="preserve">47.4 Summary tables</w:delText>
        </w:r>
      </w:del>
    </w:p>
    <w:p>
      <w:pPr>
        <w:pStyle w:val="Heading3"/>
      </w:pPr>
      <w:ins w:id="540" w:author="PR Preview" w:date="2026-01-01T00:00:00Z">
        <w:r>
          <w:t xml:space="preserve">46.4 Summary tables</w:t>
        </w:r>
      </w:ins>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5">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6">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7"/>
    <w:bookmarkStart w:id="362" w:name="r-package-development"/>
    <w:p>
      <w:pPr>
        <w:pStyle w:val="Heading3"/>
      </w:pPr>
      <w:del w:id="541" w:author="PR Preview" w:date="2026-01-01T00:00:00Z">
        <w:r>
          <w:delText xml:space="preserve">47.5 R Package Development</w:delText>
        </w:r>
      </w:del>
    </w:p>
    <w:p>
      <w:pPr>
        <w:pStyle w:val="Heading3"/>
      </w:pPr>
      <w:ins w:id="542" w:author="PR Preview" w:date="2026-01-01T00:00:00Z">
        <w:r>
          <w:t xml:space="preserve">46.5 R Package Development</w:t>
        </w:r>
      </w:ins>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8">
        <w:r>
          <w:rPr>
            <w:rStyle w:val="Hyperlink"/>
          </w:rPr>
          <w:t xml:space="preserve">Releasing to CRAN</w:t>
        </w:r>
      </w:hyperlink>
      <w:r>
        <w:t xml:space="preserve"> </w:t>
      </w:r>
      <w:r>
        <w:t xml:space="preserve">and the</w:t>
      </w:r>
      <w:r>
        <w:t xml:space="preserve"> </w:t>
      </w:r>
      <w:hyperlink r:id="rId359">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0">
        <w:r>
          <w:rPr>
            <w:rStyle w:val="Hyperlink"/>
          </w:rPr>
          <w:t xml:space="preserve">Code Publication</w:t>
        </w:r>
      </w:hyperlink>
      <w:r>
        <w:t xml:space="preserve">)</w:t>
      </w:r>
    </w:p>
    <w:p>
      <w:pPr>
        <w:pStyle w:val="Compact"/>
        <w:numPr>
          <w:ilvl w:val="0"/>
          <w:numId w:val="1081"/>
        </w:numPr>
      </w:pPr>
      <w:hyperlink r:id="rId361">
        <w:r>
          <w:rPr>
            <w:rStyle w:val="Hyperlink"/>
          </w:rPr>
          <w:t xml:space="preserve">Contributing to R</w:t>
        </w:r>
      </w:hyperlink>
      <w:r>
        <w:t xml:space="preserve"> </w:t>
      </w:r>
      <w:r>
        <w:t xml:space="preserve">- getting involved with base R itself</w:t>
      </w:r>
    </w:p>
    <w:bookmarkEnd w:id="362"/>
    <w:bookmarkStart w:id="363" w:name="shiny-development"/>
    <w:p>
      <w:pPr>
        <w:pStyle w:val="Heading3"/>
      </w:pPr>
      <w:del w:id="543" w:author="PR Preview" w:date="2026-01-01T00:00:00Z">
        <w:r>
          <w:delText xml:space="preserve">47.6 Shiny Development</w:delText>
        </w:r>
      </w:del>
    </w:p>
    <w:p>
      <w:pPr>
        <w:pStyle w:val="Heading3"/>
      </w:pPr>
      <w:ins w:id="544" w:author="PR Preview" w:date="2026-01-01T00:00:00Z">
        <w:r>
          <w:t xml:space="preserve">46.6 Shiny Development</w:t>
        </w:r>
      </w:ins>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3"/>
    <w:bookmarkStart w:id="386" w:name="git-and-version-control"/>
    <w:p>
      <w:pPr>
        <w:pStyle w:val="Heading3"/>
      </w:pPr>
      <w:del w:id="545" w:author="PR Preview" w:date="2026-01-01T00:00:00Z">
        <w:r>
          <w:delText xml:space="preserve">47.7 Git and Version Control</w:delText>
        </w:r>
      </w:del>
    </w:p>
    <w:p>
      <w:pPr>
        <w:pStyle w:val="Heading3"/>
      </w:pPr>
      <w:ins w:id="546" w:author="PR Preview" w:date="2026-01-01T00:00:00Z">
        <w:r>
          <w:t xml:space="preserve">46.7 Git and Version Control</w:t>
        </w:r>
      </w:ins>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4">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5">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6">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7">
        <w:r>
          <w:rPr>
            <w:rStyle w:val="Hyperlink"/>
          </w:rPr>
          <w:t xml:space="preserve">Git Magic</w:t>
        </w:r>
      </w:hyperlink>
      <w:r>
        <w:t xml:space="preserve"> </w:t>
      </w:r>
      <w:r>
        <w:t xml:space="preserve">- a short, free Git book</w:t>
      </w:r>
    </w:p>
    <w:p>
      <w:pPr>
        <w:pStyle w:val="Compact"/>
        <w:numPr>
          <w:ilvl w:val="0"/>
          <w:numId w:val="1083"/>
        </w:numPr>
      </w:pPr>
      <w:hyperlink r:id="rId368">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5" w:name="refs"/>
    <w:bookmarkStart w:id="37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69">
        <w:r>
          <w:rPr>
            <w:rStyle w:val="Hyperlink"/>
          </w:rPr>
          <w:t xml:space="preserve">https://happygitwithr.com/</w:t>
        </w:r>
      </w:hyperlink>
      <w:r>
        <w:t xml:space="preserve">.</w:t>
      </w:r>
    </w:p>
    <w:bookmarkEnd w:id="370"/>
    <w:bookmarkStart w:id="37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3">
        <w:r>
          <w:rPr>
            <w:rStyle w:val="Hyperlink"/>
          </w:rPr>
          <w:t xml:space="preserve">https://reprex.tidyverse.org/</w:t>
        </w:r>
      </w:hyperlink>
      <w:r>
        <w:t xml:space="preserve">.</w:t>
      </w:r>
    </w:p>
    <w:bookmarkEnd w:id="371"/>
    <w:bookmarkStart w:id="3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2">
        <w:r>
          <w:rPr>
            <w:rStyle w:val="Hyperlink"/>
          </w:rPr>
          <w:t xml:space="preserve">https://doi.org/10.1201/9781003029878</w:t>
        </w:r>
      </w:hyperlink>
      <w:r>
        <w:t xml:space="preserve">.</w:t>
      </w:r>
    </w:p>
    <w:bookmarkEnd w:id="373"/>
    <w:bookmarkStart w:id="37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4">
        <w:r>
          <w:rPr>
            <w:rStyle w:val="Hyperlink"/>
          </w:rPr>
          <w:t xml:space="preserve">https://doi.org/10.1201/9781351201315</w:t>
        </w:r>
      </w:hyperlink>
      <w:r>
        <w:t xml:space="preserve">.</w:t>
      </w:r>
    </w:p>
    <w:bookmarkEnd w:id="375"/>
    <w:bookmarkStart w:id="37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6">
        <w:r>
          <w:rPr>
            <w:rStyle w:val="Hyperlink"/>
          </w:rPr>
          <w:t xml:space="preserve">https://mastering-shiny.org/</w:t>
        </w:r>
      </w:hyperlink>
      <w:r>
        <w:t xml:space="preserve">.</w:t>
      </w:r>
    </w:p>
    <w:bookmarkEnd w:id="377"/>
    <w:bookmarkStart w:id="379"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8">
        <w:r>
          <w:rPr>
            <w:rStyle w:val="Hyperlink"/>
          </w:rPr>
          <w:t xml:space="preserve">https://design.tidyverse.org/</w:t>
        </w:r>
      </w:hyperlink>
      <w:r>
        <w:t xml:space="preserve">.</w:t>
      </w:r>
    </w:p>
    <w:bookmarkEnd w:id="379"/>
    <w:bookmarkStart w:id="38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0">
        <w:r>
          <w:rPr>
            <w:rStyle w:val="Hyperlink"/>
          </w:rPr>
          <w:t xml:space="preserve">https://r-pkgs.org/</w:t>
        </w:r>
      </w:hyperlink>
      <w:r>
        <w:t xml:space="preserve">.</w:t>
      </w:r>
    </w:p>
    <w:bookmarkEnd w:id="381"/>
    <w:bookmarkStart w:id="38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2">
        <w:r>
          <w:rPr>
            <w:rStyle w:val="Hyperlink"/>
          </w:rPr>
          <w:t xml:space="preserve">https://r4ds.hadley.nz/</w:t>
        </w:r>
      </w:hyperlink>
      <w:r>
        <w:t xml:space="preserve">.</w:t>
      </w:r>
    </w:p>
    <w:bookmarkEnd w:id="383"/>
    <w:bookmarkStart w:id="38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4"/>
    <w:bookmarkEnd w:id="385"/>
    <w:bookmarkEnd w:id="386"/>
    <w:bookmarkEnd w:id="3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0"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3" Type="http://schemas.openxmlformats.org/officeDocument/2006/relationships/hyperlink" Target="coding-style.qmd#sec-tidyverse-replacements" TargetMode="External"/><Relationship Id="rId324" Type="http://schemas.openxmlformats.org/officeDocument/2006/relationships/hyperlink" Target="collaborative-software-development.qmd#sec-collab-dev" TargetMode="External"/><Relationship Id="rId367" Type="http://schemas.openxmlformats.org/officeDocument/2006/relationships/hyperlink" Target="http://www-cs-students.stanford.edu/~blynn/gitmagic/" TargetMode="External"/><Relationship Id="rId350" Type="http://schemas.openxmlformats.org/officeDocument/2006/relationships/hyperlink" Target="https://adv-r.hadley.nz/debugging.html" TargetMode="External"/><Relationship Id="rId310" Type="http://schemas.openxmlformats.org/officeDocument/2006/relationships/hyperlink" Target="https://adv-r.hadley.nz/evaluation.html" TargetMode="External"/><Relationship Id="rId348" Type="http://schemas.openxmlformats.org/officeDocument/2006/relationships/hyperlink" Target="https://adv-r.hadley.nz/functions.html" TargetMode="External"/><Relationship Id="rId349"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1" Type="http://schemas.openxmlformats.org/officeDocument/2006/relationships/hyperlink" Target="https://contributor.r-project.org/" TargetMode="External"/><Relationship Id="rId359"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6" Type="http://schemas.openxmlformats.org/officeDocument/2006/relationships/hyperlink" Target="https://cran.r-project.org/package=arsenal" TargetMode="External"/><Relationship Id="rId344"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5"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8"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2" Type="http://schemas.openxmlformats.org/officeDocument/2006/relationships/hyperlink" Target="https://doi.org/10.1201/9781003029878" TargetMode="External"/><Relationship Id="rId374"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7"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5" Type="http://schemas.openxmlformats.org/officeDocument/2006/relationships/hyperlink" Target="https://github.com/jennybc/here_here"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69" Type="http://schemas.openxmlformats.org/officeDocument/2006/relationships/hyperlink" Target="https://happygitwithr.com/" TargetMode="External"/><Relationship Id="rId258" Type="http://schemas.openxmlformats.org/officeDocument/2006/relationships/hyperlink" Target="https://here.r-lib.org/"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5"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6" Type="http://schemas.openxmlformats.org/officeDocument/2006/relationships/hyperlink" Target="https://maelle.github.io/saperlipopette/" TargetMode="External"/><Relationship Id="rId376"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5"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1"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8"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0"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8"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3" Type="http://schemas.openxmlformats.org/officeDocument/2006/relationships/hyperlink" Target="https://r-sassy.org/" TargetMode="External"/><Relationship Id="rId353" Type="http://schemas.openxmlformats.org/officeDocument/2006/relationships/hyperlink" Target="https://r-spatial.org/book" TargetMode="External"/><Relationship Id="rId382" Type="http://schemas.openxmlformats.org/officeDocument/2006/relationships/hyperlink" Target="https://r4ds.hadley.nz/" TargetMode="External"/><Relationship Id="rId334"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0"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3"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6"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2"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39"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8"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4"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1"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1" Type="http://schemas.openxmlformats.org/officeDocument/2006/relationships/hyperlink" Target="https://www.maths.ed.ac.uk/~swood34/RCdebug/RCdebug.html" TargetMode="External"/><Relationship Id="rId336" Type="http://schemas.openxmlformats.org/officeDocument/2006/relationships/hyperlink" Target="https://www.r4epi.com/" TargetMode="External"/><Relationship Id="rId315"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6"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2"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7"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0"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3" Type="http://schemas.openxmlformats.org/officeDocument/2006/relationships/hyperlink" Target="coding-style.qmd#sec-tidyverse-replacements" TargetMode="External"/><Relationship Id="rId324" Type="http://schemas.openxmlformats.org/officeDocument/2006/relationships/hyperlink" Target="collaborative-software-development.qmd#sec-collab-dev" TargetMode="External"/><Relationship Id="rId367" Type="http://schemas.openxmlformats.org/officeDocument/2006/relationships/hyperlink" Target="http://www-cs-students.stanford.edu/~blynn/gitmagic/" TargetMode="External"/><Relationship Id="rId350" Type="http://schemas.openxmlformats.org/officeDocument/2006/relationships/hyperlink" Target="https://adv-r.hadley.nz/debugging.html" TargetMode="External"/><Relationship Id="rId310" Type="http://schemas.openxmlformats.org/officeDocument/2006/relationships/hyperlink" Target="https://adv-r.hadley.nz/evaluation.html" TargetMode="External"/><Relationship Id="rId348" Type="http://schemas.openxmlformats.org/officeDocument/2006/relationships/hyperlink" Target="https://adv-r.hadley.nz/functions.html" TargetMode="External"/><Relationship Id="rId349"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1" Type="http://schemas.openxmlformats.org/officeDocument/2006/relationships/hyperlink" Target="https://contributor.r-project.org/" TargetMode="External"/><Relationship Id="rId359"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6" Type="http://schemas.openxmlformats.org/officeDocument/2006/relationships/hyperlink" Target="https://cran.r-project.org/package=arsenal" TargetMode="External"/><Relationship Id="rId344"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5"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8"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2" Type="http://schemas.openxmlformats.org/officeDocument/2006/relationships/hyperlink" Target="https://doi.org/10.1201/9781003029878" TargetMode="External"/><Relationship Id="rId374"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7"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5" Type="http://schemas.openxmlformats.org/officeDocument/2006/relationships/hyperlink" Target="https://github.com/jennybc/here_here"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69" Type="http://schemas.openxmlformats.org/officeDocument/2006/relationships/hyperlink" Target="https://happygitwithr.com/" TargetMode="External"/><Relationship Id="rId258" Type="http://schemas.openxmlformats.org/officeDocument/2006/relationships/hyperlink" Target="https://here.r-lib.org/"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5"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6" Type="http://schemas.openxmlformats.org/officeDocument/2006/relationships/hyperlink" Target="https://maelle.github.io/saperlipopette/" TargetMode="External"/><Relationship Id="rId376"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5"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1"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8"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0"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8"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3" Type="http://schemas.openxmlformats.org/officeDocument/2006/relationships/hyperlink" Target="https://r-sassy.org/" TargetMode="External"/><Relationship Id="rId353" Type="http://schemas.openxmlformats.org/officeDocument/2006/relationships/hyperlink" Target="https://r-spatial.org/book" TargetMode="External"/><Relationship Id="rId382" Type="http://schemas.openxmlformats.org/officeDocument/2006/relationships/hyperlink" Target="https://r4ds.hadley.nz/" TargetMode="External"/><Relationship Id="rId334"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0"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3"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6"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2"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39"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8"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4"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1"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1" Type="http://schemas.openxmlformats.org/officeDocument/2006/relationships/hyperlink" Target="https://www.maths.ed.ac.uk/~swood34/RCdebug/RCdebug.html" TargetMode="External"/><Relationship Id="rId336" Type="http://schemas.openxmlformats.org/officeDocument/2006/relationships/hyperlink" Target="https://www.r4epi.com/" TargetMode="External"/><Relationship Id="rId315"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6"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2"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7"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2026-10-14T07:43:20Z</dcterms:created>
  <dcterms:modified xsi:type="dcterms:W3CDTF">2026-10-14T07:43:20Z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00:38:24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