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02:13:32 (PDT)</w:delText>
        </w:r>
      </w:del>
    </w:p>
    <w:p>
      <w:pPr>
        <w:pStyle w:val="Date"/>
      </w:pPr>
      <w:ins w:id="2" w:author="PR Preview" w:date="2026-01-01T00:00:00Z">
        <w:r>
          <w:t xml:space="preserve">Last modified: 2026-10-12 02:14:12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2026-10-12T09:16:56Z</dcterms:created>
  <dcterms:modified xsi:type="dcterms:W3CDTF">2026-10-12T09:16:56Z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