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2026-10-14 12:29:23 (PDT)</w:delText>
        </w:r>
      </w:del>
    </w:p>
    <w:p>
      <w:pPr>
        <w:pStyle w:val="Date"/>
      </w:pPr>
      <w:ins w:id="2" w:author="PR Preview" w:date="2026-01-01T00:00:00Z">
        <w:r>
          <w:t xml:space="preserve">Last modified: 2026-10-14 12:31:05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2026-10-14T19:36:16Z</dcterms:created>
  <dcterms:modified xsi:type="dcterms:W3CDTF">2026-10-14T19:36:16Z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12:31:05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