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del w:id="1" w:author="PR Preview" w:date="2026-01-01T00:00:00Z">
        <w:r>
          <w:delText xml:space="preserve">Last modified: 2026-10-14 12:29:23 (PDT)</w:delText>
        </w:r>
      </w:del>
    </w:p>
    <w:p>
      <w:pPr>
        <w:pStyle w:val="Date"/>
      </w:pPr>
      <w:ins w:id="2" w:author="PR Preview" w:date="2026-01-01T00:00:00Z">
        <w:r>
          <w:t xml:space="preserve">Last modified: 2026-10-14 12:31:05 (PDT)</w:t>
        </w:r>
      </w:ins>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Recommended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--set-upstream-to=origin/&lt;branch_name&gt;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master</w:t>
                  </w:r>
                </w:p>
              </w:tc>
              <w:tc>
                <w:tcPr/>
                <w:p>
                  <w:pPr>
                    <w:pStyle w:val="Compact"/>
                    <w:jc w:val="center"/>
                  </w:pPr>
                  <w:r>
                    <w:t xml:space="preserve">while on</w:t>
                  </w:r>
                  <w:r>
                    <w:t xml:space="preserve"> </w:t>
                  </w:r>
                  <w:r>
                    <w:rPr>
                      <w:rStyle w:val="VerbatimChar"/>
                    </w:rPr>
                    <w:t xml:space="preserve">&lt;branch_name&gt;</w:t>
                  </w:r>
                  <w:r>
                    <w:t xml:space="preserve">, merge changes from</w:t>
                  </w:r>
                  <w:r>
                    <w:t xml:space="preserve"> </w:t>
                  </w:r>
                  <w:r>
                    <w:rPr>
                      <w:rStyle w:val="VerbatimChar"/>
                    </w:rPr>
                    <w:t xml:space="preserve">master</w:t>
                  </w:r>
                  <w:r>
                    <w:t xml:space="preserve"> </w:t>
                  </w:r>
                  <w:r>
                    <w:t xml:space="preserve">into it (does not switch branches)</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of Happy Git and GitHub for the useR</w:t>
      </w:r>
      <w:r>
        <w:t xml:space="preserve"> </w:t>
      </w:r>
      <w:r>
        <w:t xml:space="preserve">(Bryan 2023, ch. </w:t>
      </w:r>
      <w:r>
        <w:t xml:space="preserve">“Repeated amend”</w:t>
      </w:r>
      <w:r>
        <w:t xml:space="preserve">)</w:t>
      </w:r>
      <w:r>
        <w:t xml:space="preserve">.</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self-contained, portable projects, for your reference.</w:t>
      </w:r>
    </w:p>
    <w:bookmarkEnd w:id="55"/>
    <w:bookmarkStart w:id="60" w:name="sec-gitlab"/>
    <w:p>
      <w:pPr>
        <w:pStyle w:val="Heading2"/>
      </w:pPr>
      <w:r>
        <w:t xml:space="preserve">13 GitLab</w:t>
      </w:r>
    </w:p>
    <w:p>
      <w:pPr>
        <w:pStyle w:val="FirstParagraph"/>
      </w:pPr>
      <w:r>
        <w:t xml:space="preserve">This guide focuses on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an experimental package from the Morrison Lab,</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team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
        <w:r>
          <w:rPr>
            <w:rStyle w:val="Hyperlink"/>
          </w:rPr>
          <w:t xml:space="preserve">https://happygitwithr.com/</w:t>
        </w:r>
      </w:hyperlink>
      <w:r>
        <w:t xml:space="preserve">.</w:t>
      </w:r>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90"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2" Type="http://schemas.openxmlformats.org/officeDocument/2006/relationships/hyperlink" Target="https://docs.github.com/en/rest/migrations/orgs" TargetMode="External"/><Relationship Id="rId94"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in/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85" Type="http://schemas.openxmlformats.org/officeDocument/2006/relationships/hyperlink" Target="https://happygitwithr.com/"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6"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90"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2" Type="http://schemas.openxmlformats.org/officeDocument/2006/relationships/hyperlink" Target="https://docs.github.com/en/rest/migrations/orgs" TargetMode="External"/><Relationship Id="rId94"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in/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85" Type="http://schemas.openxmlformats.org/officeDocument/2006/relationships/hyperlink" Target="https://happygitwithr.com/"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6"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2026-10-14T19:36:54Z</dcterms:created>
  <dcterms:modified xsi:type="dcterms:W3CDTF">2026-10-14T19:36:54Z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12:31:05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