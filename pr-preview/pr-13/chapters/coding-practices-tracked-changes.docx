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20:01:34 (PDT)</w:t>
        </w:r>
      </w:ins>
    </w:p>
    <w:p>
      <w:pPr>
        <w:pStyle w:val="FirstParagraph"/>
      </w:pPr>
      <w:bookmarkStart w:id="9" w:name="sec-r-coding-practices"/>
      <w:bookmarkEnd w:id="9"/>
    </w:p>
    <w:bookmarkStart w:id="10" w:name="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4707fc3d29ccc8f46e4e422d4c06c560a63a17f"/>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del w:id="3" w:author="PR Preview" w:date="2026-01-01T00:00:00Z">
        <w:r>
          <w:delText xml:space="preserve">47.1 R Package Development</w:delText>
        </w:r>
      </w:del>
    </w:p>
    <w:p>
      <w:pPr>
        <w:pStyle w:val="Heading3"/>
      </w:pPr>
      <w:ins w:id="4" w:author="PR Preview" w:date="2026-01-01T00:00:00Z">
        <w:r>
          <w:t xml:space="preserve">47.1 Learning R</w:t>
        </w:r>
      </w:ins>
    </w:p>
    <w:p>
      <w:pPr>
        <w:pStyle w:val="Compact"/>
        <w:numPr>
          <w:ilvl w:val="0"/>
          <w:numId w:val="1076"/>
        </w:numPr>
      </w:pPr>
      <w:ins w:id="5" w:author="PR Preview" w:date="2026-01-01T00:00:00Z">
        <w:r>
          <w:t xml:space="preserve">R for Data Science</w:t>
        </w:r>
      </w:ins>
      <w:ins w:id="6" w:author="PR Preview" w:date="2026-01-01T00:00:00Z">
        <w:r>
          <w:t xml:space="preserve"> </w:t>
        </w:r>
      </w:ins>
      <w:ins w:id="7" w:author="PR Preview" w:date="2026-01-01T00:00:00Z">
        <w:r>
          <w:t xml:space="preserve">(Wickham et al. 2023)</w:t>
        </w:r>
      </w:ins>
      <w:ins w:id="8" w:author="PR Preview" w:date="2026-01-01T00:00:00Z">
        <w:r>
          <w:t xml:space="preserve"> </w:t>
        </w:r>
      </w:ins>
      <w:ins w:id="9" w:author="PR Preview" w:date="2026-01-01T00:00:00Z">
        <w:r>
          <w:t xml:space="preserve">- learn data science with the tidyverse</w:t>
        </w:r>
      </w:ins>
    </w:p>
    <w:p>
      <w:pPr>
        <w:pStyle w:val="Compact"/>
        <w:numPr>
          <w:ilvl w:val="0"/>
          <w:numId w:val="1076"/>
        </w:numPr>
      </w:pPr>
      <w:hyperlink r:id="rId338">
        <w:ins w:id="10" w:author="PR Preview" w:date="2026-01-01T00:00:00Z">
          <w:r>
            <w:rPr>
              <w:rStyle w:val="Hyperlink"/>
            </w:rPr>
            <w:t xml:space="preserve">R for Epidemiology</w:t>
          </w:r>
        </w:ins>
      </w:hyperlink>
      <w:ins w:id="11" w:author="PR Preview" w:date="2026-01-01T00:00:00Z">
        <w:r>
          <w:t xml:space="preserve"> </w:t>
        </w:r>
      </w:ins>
      <w:ins w:id="12" w:author="PR Preview" w:date="2026-01-01T00:00:00Z">
        <w:r>
          <w:t xml:space="preserve">- an introduction to R, with epidemiology examples</w:t>
        </w:r>
      </w:ins>
    </w:p>
    <w:p>
      <w:pPr>
        <w:pStyle w:val="Compact"/>
        <w:numPr>
          <w:ilvl w:val="0"/>
          <w:numId w:val="1076"/>
        </w:numPr>
      </w:pPr>
      <w:hyperlink r:id="rId339">
        <w:ins w:id="13" w:author="PR Preview" w:date="2026-01-01T00:00:00Z">
          <w:r>
            <w:rPr>
              <w:rStyle w:val="Hyperlink"/>
            </w:rPr>
            <w:t xml:space="preserve">The Epidemiologist R Handbook</w:t>
          </w:r>
        </w:ins>
      </w:hyperlink>
      <w:ins w:id="14" w:author="PR Preview" w:date="2026-01-01T00:00:00Z">
        <w:r>
          <w:t xml:space="preserve"> </w:t>
        </w:r>
      </w:ins>
      <w:ins w:id="15" w:author="PR Preview" w:date="2026-01-01T00:00:00Z">
        <w:r>
          <w:t xml:space="preserve">- task-oriented reference for applied epidemiology</w:t>
        </w:r>
      </w:ins>
    </w:p>
    <w:p>
      <w:pPr>
        <w:pStyle w:val="Compact"/>
        <w:numPr>
          <w:ilvl w:val="0"/>
          <w:numId w:val="1076"/>
        </w:numPr>
      </w:pPr>
      <w:hyperlink r:id="rId340">
        <w:ins w:id="16" w:author="PR Preview" w:date="2026-01-01T00:00:00Z">
          <w:r>
            <w:rPr>
              <w:rStyle w:val="Hyperlink"/>
            </w:rPr>
            <w:t xml:space="preserve">R Graphics Cookbook</w:t>
          </w:r>
        </w:ins>
      </w:hyperlink>
      <w:ins w:id="17" w:author="PR Preview" w:date="2026-01-01T00:00:00Z">
        <w:r>
          <w:t xml:space="preserve"> </w:t>
        </w:r>
      </w:ins>
      <w:ins w:id="18" w:author="PR Preview" w:date="2026-01-01T00:00:00Z">
        <w:r>
          <w:t xml:space="preserve">- recipes for common</w:t>
        </w:r>
      </w:ins>
      <w:ins w:id="19" w:author="PR Preview" w:date="2026-01-01T00:00:00Z">
        <w:r>
          <w:t xml:space="preserve"> </w:t>
        </w:r>
      </w:ins>
      <w:ins w:id="20" w:author="PR Preview" w:date="2026-01-01T00:00:00Z">
        <w:r>
          <w:rPr>
            <w:rStyle w:val="VerbatimChar"/>
          </w:rPr>
          <w:t xml:space="preserve">{ggplot2}</w:t>
        </w:r>
      </w:ins>
      <w:ins w:id="21" w:author="PR Preview" w:date="2026-01-01T00:00:00Z">
        <w:r>
          <w:t xml:space="preserve"> </w:t>
        </w:r>
      </w:ins>
      <w:ins w:id="22" w:author="PR Preview" w:date="2026-01-01T00:00:00Z">
        <w:r>
          <w:t xml:space="preserve">figures</w:t>
        </w:r>
      </w:ins>
    </w:p>
    <w:p>
      <w:pPr>
        <w:pStyle w:val="Compact"/>
        <w:numPr>
          <w:ilvl w:val="0"/>
          <w:numId w:val="1076"/>
        </w:numPr>
      </w:pPr>
      <w:hyperlink r:id="rId341">
        <w:ins w:id="23" w:author="PR Preview" w:date="2026-01-01T00:00:00Z">
          <w:r>
            <w:rPr>
              <w:rStyle w:val="Hyperlink"/>
            </w:rPr>
            <w:t xml:space="preserve">R for Reproducible Scientific Analysis</w:t>
          </w:r>
        </w:ins>
      </w:hyperlink>
      <w:ins w:id="24" w:author="PR Preview" w:date="2026-01-01T00:00:00Z">
        <w:r>
          <w:t xml:space="preserve"> </w:t>
        </w:r>
      </w:ins>
      <w:ins w:id="25" w:author="PR Preview" w:date="2026-01-01T00:00:00Z">
        <w:r>
          <w:t xml:space="preserve">- Software Carpentry’s introductory lesson</w:t>
        </w:r>
      </w:ins>
    </w:p>
    <w:p>
      <w:pPr>
        <w:pStyle w:val="Compact"/>
        <w:numPr>
          <w:ilvl w:val="0"/>
          <w:numId w:val="1076"/>
        </w:numPr>
      </w:pPr>
      <w:hyperlink r:id="rId342">
        <w:ins w:id="26" w:author="PR Preview" w:date="2026-01-01T00:00:00Z">
          <w:r>
            <w:rPr>
              <w:rStyle w:val="Hyperlink"/>
            </w:rPr>
            <w:t xml:space="preserve">Building reproducible analytical pipelines with R</w:t>
          </w:r>
        </w:ins>
      </w:hyperlink>
      <w:ins w:id="27" w:author="PR Preview" w:date="2026-01-01T00:00:00Z">
        <w:r>
          <w:t xml:space="preserve"> </w:t>
        </w:r>
      </w:ins>
      <w:ins w:id="28" w:author="PR Preview" w:date="2026-01-01T00:00:00Z">
        <w:r>
          <w:t xml:space="preserve">- project-level reproducibility in R</w:t>
        </w:r>
      </w:ins>
    </w:p>
    <w:p>
      <w:pPr>
        <w:pStyle w:val="Compact"/>
        <w:numPr>
          <w:ilvl w:val="0"/>
          <w:numId w:val="1076"/>
        </w:numPr>
      </w:pPr>
      <w:hyperlink r:id="rId343">
        <w:ins w:id="29" w:author="PR Preview" w:date="2026-01-01T00:00:00Z">
          <w:r>
            <w:rPr>
              <w:rStyle w:val="Hyperlink"/>
            </w:rPr>
            <w:t xml:space="preserve">Posit Recipes</w:t>
          </w:r>
        </w:ins>
      </w:hyperlink>
      <w:ins w:id="30" w:author="PR Preview" w:date="2026-01-01T00:00:00Z">
        <w:r>
          <w:t xml:space="preserve"> </w:t>
        </w:r>
      </w:ins>
      <w:ins w:id="31" w:author="PR Preview" w:date="2026-01-01T00:00:00Z">
        <w:r>
          <w:t xml:space="preserve">- short, task-focused R code snippets</w:t>
        </w:r>
      </w:ins>
    </w:p>
    <w:bookmarkEnd w:id="344"/>
    <w:bookmarkStart w:id="349" w:name="coming-to-r-from-sas"/>
    <w:p>
      <w:pPr>
        <w:pStyle w:val="Heading3"/>
      </w:pPr>
      <w:ins w:id="32" w:author="PR Preview" w:date="2026-01-01T00:00:00Z">
        <w:r>
          <w:t xml:space="preserve">47.2 Coming to R from SAS</w:t>
        </w:r>
      </w:ins>
    </w:p>
    <w:p>
      <w:pPr>
        <w:pStyle w:val="Compact"/>
        <w:numPr>
          <w:ilvl w:val="0"/>
          <w:numId w:val="1077"/>
        </w:numPr>
      </w:pPr>
      <w:hyperlink r:id="rId345">
        <w:ins w:id="33" w:author="PR Preview" w:date="2026-01-01T00:00:00Z">
          <w:r>
            <w:rPr>
              <w:rStyle w:val="Hyperlink"/>
            </w:rPr>
            <w:t xml:space="preserve">The sassy system</w:t>
          </w:r>
        </w:ins>
      </w:hyperlink>
      <w:ins w:id="34" w:author="PR Preview" w:date="2026-01-01T00:00:00Z">
        <w:r>
          <w:t xml:space="preserve"> </w:t>
        </w:r>
      </w:ins>
      <w:ins w:id="35" w:author="PR Preview" w:date="2026-01-01T00:00:00Z">
        <w:r>
          <w:t xml:space="preserve">- packages that bring familiar SAS concepts to R;</w:t>
        </w:r>
      </w:ins>
      <w:ins w:id="36" w:author="PR Preview" w:date="2026-01-01T00:00:00Z">
        <w:r>
          <w:t xml:space="preserve"> </w:t>
        </w:r>
      </w:ins>
      <w:ins w:id="37" w:author="PR Preview" w:date="2026-01-01T00:00:00Z">
        <w:r>
          <w:t xml:space="preserve">its</w:t>
        </w:r>
      </w:ins>
      <w:ins w:id="38" w:author="PR Preview" w:date="2026-01-01T00:00:00Z">
        <w:r>
          <w:t xml:space="preserve"> </w:t>
        </w:r>
      </w:ins>
      <w:hyperlink r:id="rId346">
        <w:ins w:id="39" w:author="PR Preview" w:date="2026-01-01T00:00:00Z">
          <w:r>
            <w:rPr>
              <w:rStyle w:val="VerbatimChar"/>
            </w:rPr>
            <w:t xml:space="preserve">{procs}</w:t>
          </w:r>
        </w:ins>
      </w:hyperlink>
      <w:ins w:id="40" w:author="PR Preview" w:date="2026-01-01T00:00:00Z">
        <w:r>
          <w:t xml:space="preserve"> </w:t>
        </w:r>
      </w:ins>
      <w:ins w:id="41" w:author="PR Preview" w:date="2026-01-01T00:00:00Z">
        <w:r>
          <w:t xml:space="preserve">package</w:t>
        </w:r>
      </w:ins>
      <w:ins w:id="42" w:author="PR Preview" w:date="2026-01-01T00:00:00Z">
        <w:r>
          <w:t xml:space="preserve"> </w:t>
        </w:r>
      </w:ins>
      <w:ins w:id="43" w:author="PR Preview" w:date="2026-01-01T00:00:00Z">
        <w:r>
          <w:t xml:space="preserve">provides versions of</w:t>
        </w:r>
      </w:ins>
      <w:ins w:id="44" w:author="PR Preview" w:date="2026-01-01T00:00:00Z">
        <w:r>
          <w:t xml:space="preserve"> </w:t>
        </w:r>
      </w:ins>
      <w:ins w:id="45" w:author="PR Preview" w:date="2026-01-01T00:00:00Z">
        <w:r>
          <w:rPr>
            <w:rStyle w:val="VerbatimChar"/>
          </w:rPr>
          <w:t xml:space="preserve">proc freq</w:t>
        </w:r>
      </w:ins>
      <w:ins w:id="46" w:author="PR Preview" w:date="2026-01-01T00:00:00Z">
        <w:r>
          <w:t xml:space="preserve">,</w:t>
        </w:r>
      </w:ins>
      <w:ins w:id="47" w:author="PR Preview" w:date="2026-01-01T00:00:00Z">
        <w:r>
          <w:t xml:space="preserve"> </w:t>
        </w:r>
      </w:ins>
      <w:ins w:id="48" w:author="PR Preview" w:date="2026-01-01T00:00:00Z">
        <w:r>
          <w:rPr>
            <w:rStyle w:val="VerbatimChar"/>
          </w:rPr>
          <w:t xml:space="preserve">proc means</w:t>
        </w:r>
      </w:ins>
      <w:ins w:id="49" w:author="PR Preview" w:date="2026-01-01T00:00:00Z">
        <w:r>
          <w:t xml:space="preserve">,</w:t>
        </w:r>
      </w:ins>
      <w:ins w:id="50" w:author="PR Preview" w:date="2026-01-01T00:00:00Z">
        <w:r>
          <w:t xml:space="preserve"> </w:t>
        </w:r>
      </w:ins>
      <w:ins w:id="51" w:author="PR Preview" w:date="2026-01-01T00:00:00Z">
        <w:r>
          <w:rPr>
            <w:rStyle w:val="VerbatimChar"/>
          </w:rPr>
          <w:t xml:space="preserve">proc ttest</w:t>
        </w:r>
      </w:ins>
      <w:ins w:id="52" w:author="PR Preview" w:date="2026-01-01T00:00:00Z">
        <w:r>
          <w:t xml:space="preserve">,</w:t>
        </w:r>
      </w:ins>
      <w:ins w:id="53" w:author="PR Preview" w:date="2026-01-01T00:00:00Z">
        <w:r>
          <w:t xml:space="preserve"> </w:t>
        </w:r>
      </w:ins>
      <w:ins w:id="54" w:author="PR Preview" w:date="2026-01-01T00:00:00Z">
        <w:r>
          <w:rPr>
            <w:rStyle w:val="VerbatimChar"/>
          </w:rPr>
          <w:t xml:space="preserve">proc reg</w:t>
        </w:r>
      </w:ins>
      <w:ins w:id="55" w:author="PR Preview" w:date="2026-01-01T00:00:00Z">
        <w:r>
          <w:t xml:space="preserve">, and other common procedures</w:t>
        </w:r>
      </w:ins>
    </w:p>
    <w:p>
      <w:pPr>
        <w:pStyle w:val="Compact"/>
        <w:numPr>
          <w:ilvl w:val="0"/>
          <w:numId w:val="1077"/>
        </w:numPr>
      </w:pPr>
      <w:hyperlink r:id="rId347">
        <w:ins w:id="56" w:author="PR Preview" w:date="2026-01-01T00:00:00Z">
          <w:r>
            <w:rPr>
              <w:rStyle w:val="Hyperlink"/>
            </w:rPr>
            <w:t xml:space="preserve">R for SAS and SPSS Users</w:t>
          </w:r>
        </w:ins>
      </w:hyperlink>
      <w:ins w:id="57" w:author="PR Preview" w:date="2026-01-01T00:00:00Z">
        <w:r>
          <w:t xml:space="preserve"> </w:t>
        </w:r>
      </w:ins>
      <w:ins w:id="58" w:author="PR Preview" w:date="2026-01-01T00:00:00Z">
        <w:r>
          <w:t xml:space="preserve">(Muenchen) - common SAS and SPSS tasks, done in R</w:t>
        </w:r>
      </w:ins>
    </w:p>
    <w:p>
      <w:pPr>
        <w:pStyle w:val="Compact"/>
        <w:numPr>
          <w:ilvl w:val="0"/>
          <w:numId w:val="1077"/>
        </w:numPr>
      </w:pPr>
      <w:hyperlink r:id="rId348">
        <w:ins w:id="59" w:author="PR Preview" w:date="2026-01-01T00:00:00Z">
          <w:r>
            <w:rPr>
              <w:rStyle w:val="Hyperlink"/>
            </w:rPr>
            <w:t xml:space="preserve">SAS and R</w:t>
          </w:r>
        </w:ins>
      </w:hyperlink>
      <w:ins w:id="60" w:author="PR Preview" w:date="2026-01-01T00:00:00Z">
        <w:r>
          <w:t xml:space="preserve"> </w:t>
        </w:r>
      </w:ins>
      <w:ins w:id="61" w:author="PR Preview" w:date="2026-01-01T00:00:00Z">
        <w:r>
          <w:t xml:space="preserve">(Kleinman and Horton) - side-by-side SAS and R code for data management and analysis</w:t>
        </w:r>
      </w:ins>
    </w:p>
    <w:bookmarkEnd w:id="349"/>
    <w:bookmarkStart w:id="356" w:name="general-r-programming"/>
    <w:p>
      <w:pPr>
        <w:pStyle w:val="Heading3"/>
      </w:pPr>
      <w:ins w:id="62" w:author="PR Preview" w:date="2026-01-01T00:00:00Z">
        <w:r>
          <w:t xml:space="preserve">47.3 General R Programming</w:t>
        </w:r>
      </w:ins>
    </w:p>
    <w:p>
      <w:pPr>
        <w:pStyle w:val="Compact"/>
        <w:numPr>
          <w:ilvl w:val="0"/>
          <w:numId w:val="1078"/>
        </w:numPr>
      </w:pPr>
      <w:ins w:id="63" w:author="PR Preview" w:date="2026-01-01T00:00:00Z">
        <w:r>
          <w:t xml:space="preserve">Advanced R</w:t>
        </w:r>
      </w:ins>
      <w:ins w:id="64" w:author="PR Preview" w:date="2026-01-01T00:00:00Z">
        <w:r>
          <w:t xml:space="preserve"> </w:t>
        </w:r>
      </w:ins>
      <w:ins w:id="65" w:author="PR Preview" w:date="2026-01-01T00:00:00Z">
        <w:r>
          <w:t xml:space="preserve">(Wickham 2019)</w:t>
        </w:r>
      </w:ins>
      <w:ins w:id="66" w:author="PR Preview" w:date="2026-01-01T00:00:00Z">
        <w:r>
          <w:t xml:space="preserve"> </w:t>
        </w:r>
      </w:ins>
      <w:ins w:id="67" w:author="PR Preview" w:date="2026-01-01T00:00:00Z">
        <w:r>
          <w:t xml:space="preserve">- deep dive into R programming and internals, including</w:t>
        </w:r>
      </w:ins>
      <w:ins w:id="68" w:author="PR Preview" w:date="2026-01-01T00:00:00Z">
        <w:r>
          <w:t xml:space="preserve"> </w:t>
        </w:r>
      </w:ins>
      <w:hyperlink r:id="rId350">
        <w:ins w:id="69" w:author="PR Preview" w:date="2026-01-01T00:00:00Z">
          <w:r>
            <w:rPr>
              <w:rStyle w:val="Hyperlink"/>
            </w:rPr>
            <w:t xml:space="preserve">functions</w:t>
          </w:r>
        </w:ins>
      </w:hyperlink>
      <w:ins w:id="70" w:author="PR Preview" w:date="2026-01-01T00:00:00Z">
        <w:r>
          <w:t xml:space="preserve">,</w:t>
        </w:r>
      </w:ins>
      <w:ins w:id="71" w:author="PR Preview" w:date="2026-01-01T00:00:00Z">
        <w:r>
          <w:t xml:space="preserve"> </w:t>
        </w:r>
      </w:ins>
      <w:hyperlink r:id="rId351">
        <w:ins w:id="72" w:author="PR Preview" w:date="2026-01-01T00:00:00Z">
          <w:r>
            <w:rPr>
              <w:rStyle w:val="Hyperlink"/>
            </w:rPr>
            <w:t xml:space="preserve">object-oriented systems</w:t>
          </w:r>
        </w:ins>
      </w:hyperlink>
      <w:ins w:id="73" w:author="PR Preview" w:date="2026-01-01T00:00:00Z">
        <w:r>
          <w:t xml:space="preserve">,</w:t>
        </w:r>
      </w:ins>
      <w:ins w:id="74" w:author="PR Preview" w:date="2026-01-01T00:00:00Z">
        <w:r>
          <w:t xml:space="preserve"> </w:t>
        </w:r>
      </w:ins>
      <w:ins w:id="75" w:author="PR Preview" w:date="2026-01-01T00:00:00Z">
        <w:r>
          <w:t xml:space="preserve">and</w:t>
        </w:r>
      </w:ins>
      <w:ins w:id="76" w:author="PR Preview" w:date="2026-01-01T00:00:00Z">
        <w:r>
          <w:t xml:space="preserve"> </w:t>
        </w:r>
      </w:ins>
      <w:hyperlink r:id="rId352">
        <w:ins w:id="77" w:author="PR Preview" w:date="2026-01-01T00:00:00Z">
          <w:r>
            <w:rPr>
              <w:rStyle w:val="Hyperlink"/>
            </w:rPr>
            <w:t xml:space="preserve">debugging</w:t>
          </w:r>
        </w:ins>
      </w:hyperlink>
    </w:p>
    <w:p>
      <w:pPr>
        <w:pStyle w:val="Compact"/>
        <w:numPr>
          <w:ilvl w:val="0"/>
          <w:numId w:val="1078"/>
        </w:numPr>
      </w:pPr>
      <w:hyperlink r:id="rId353">
        <w:ins w:id="78" w:author="PR Preview" w:date="2026-01-01T00:00:00Z">
          <w:r>
            <w:rPr>
              <w:rStyle w:val="Hyperlink"/>
            </w:rPr>
            <w:t xml:space="preserve">Debugging R code</w:t>
          </w:r>
        </w:ins>
      </w:hyperlink>
      <w:ins w:id="79" w:author="PR Preview" w:date="2026-01-01T00:00:00Z">
        <w:r>
          <w:t xml:space="preserve"> </w:t>
        </w:r>
      </w:ins>
      <w:ins w:id="80" w:author="PR Preview" w:date="2026-01-01T00:00:00Z">
        <w:r>
          <w:t xml:space="preserve">(Simon Wood) -</w:t>
        </w:r>
      </w:ins>
      <w:ins w:id="81" w:author="PR Preview" w:date="2026-01-01T00:00:00Z">
        <w:r>
          <w:t xml:space="preserve"> </w:t>
        </w:r>
      </w:ins>
      <w:ins w:id="82" w:author="PR Preview" w:date="2026-01-01T00:00:00Z">
        <w:r>
          <w:t xml:space="preserve">debugging R and compiled code called from R</w:t>
        </w:r>
      </w:ins>
    </w:p>
    <w:p>
      <w:pPr>
        <w:pStyle w:val="Compact"/>
        <w:numPr>
          <w:ilvl w:val="0"/>
          <w:numId w:val="1078"/>
        </w:numPr>
      </w:pPr>
      <w:hyperlink r:id="rId354">
        <w:ins w:id="83" w:author="PR Preview" w:date="2026-01-01T00:00:00Z">
          <w:r>
            <w:rPr>
              <w:rStyle w:val="Hyperlink"/>
            </w:rPr>
            <w:t xml:space="preserve">Differences between the base R and</w:t>
          </w:r>
        </w:ins>
        <w:ins w:id="84" w:author="PR Preview" w:date="2026-01-01T00:00:00Z">
          <w:r>
            <w:rPr>
              <w:rStyle w:val="Hyperlink"/>
            </w:rPr>
            <w:t xml:space="preserve"> </w:t>
          </w:r>
        </w:ins>
        <w:ins w:id="85" w:author="PR Preview" w:date="2026-01-01T00:00:00Z">
          <w:r>
            <w:rPr>
              <w:rStyle w:val="VerbatimChar"/>
            </w:rPr>
            <w:t xml:space="preserve">{magrittr}</w:t>
          </w:r>
        </w:ins>
        <w:ins w:id="86" w:author="PR Preview" w:date="2026-01-01T00:00:00Z">
          <w:r>
            <w:rPr>
              <w:rStyle w:val="Hyperlink"/>
            </w:rPr>
            <w:t xml:space="preserve"> </w:t>
          </w:r>
        </w:ins>
        <w:ins w:id="87" w:author="PR Preview" w:date="2026-01-01T00:00:00Z">
          <w:r>
            <w:rPr>
              <w:rStyle w:val="Hyperlink"/>
            </w:rPr>
            <w:t xml:space="preserve">pipes</w:t>
          </w:r>
        </w:ins>
      </w:hyperlink>
      <w:ins w:id="88" w:author="PR Preview" w:date="2026-01-01T00:00:00Z">
        <w:r>
          <w:t xml:space="preserve"> </w:t>
        </w:r>
      </w:ins>
      <w:ins w:id="89" w:author="PR Preview" w:date="2026-01-01T00:00:00Z">
        <w:r>
          <w:t xml:space="preserve">- how</w:t>
        </w:r>
      </w:ins>
      <w:ins w:id="90" w:author="PR Preview" w:date="2026-01-01T00:00:00Z">
        <w:r>
          <w:t xml:space="preserve"> </w:t>
        </w:r>
      </w:ins>
      <w:ins w:id="91" w:author="PR Preview" w:date="2026-01-01T00:00:00Z">
        <w:r>
          <w:rPr>
            <w:rStyle w:val="VerbatimChar"/>
          </w:rPr>
          <w:t xml:space="preserve">|&gt;</w:t>
        </w:r>
      </w:ins>
      <w:ins w:id="92" w:author="PR Preview" w:date="2026-01-01T00:00:00Z">
        <w:r>
          <w:t xml:space="preserve"> </w:t>
        </w:r>
      </w:ins>
      <w:ins w:id="93" w:author="PR Preview" w:date="2026-01-01T00:00:00Z">
        <w:r>
          <w:t xml:space="preserve">and</w:t>
        </w:r>
      </w:ins>
      <w:ins w:id="94" w:author="PR Preview" w:date="2026-01-01T00:00:00Z">
        <w:r>
          <w:t xml:space="preserve"> </w:t>
        </w:r>
      </w:ins>
      <w:ins w:id="95" w:author="PR Preview" w:date="2026-01-01T00:00:00Z">
        <w:r>
          <w:rPr>
            <w:rStyle w:val="VerbatimChar"/>
          </w:rPr>
          <w:t xml:space="preserve">%&gt;%</w:t>
        </w:r>
      </w:ins>
      <w:ins w:id="96" w:author="PR Preview" w:date="2026-01-01T00:00:00Z">
        <w:r>
          <w:t xml:space="preserve"> </w:t>
        </w:r>
      </w:ins>
      <w:ins w:id="97" w:author="PR Preview" w:date="2026-01-01T00:00:00Z">
        <w:r>
          <w:t xml:space="preserve">behave differently</w:t>
        </w:r>
      </w:ins>
    </w:p>
    <w:p>
      <w:pPr>
        <w:pStyle w:val="Compact"/>
        <w:numPr>
          <w:ilvl w:val="0"/>
          <w:numId w:val="1078"/>
        </w:numPr>
      </w:pPr>
      <w:hyperlink r:id="rId355">
        <w:ins w:id="98" w:author="PR Preview" w:date="2026-01-01T00:00:00Z">
          <w:r>
            <w:rPr>
              <w:rStyle w:val="Hyperlink"/>
            </w:rPr>
            <w:t xml:space="preserve">Spatial Data Science: With Applications in R</w:t>
          </w:r>
        </w:ins>
      </w:hyperlink>
      <w:ins w:id="99" w:author="PR Preview" w:date="2026-01-01T00:00:00Z">
        <w:r>
          <w:t xml:space="preserve"> </w:t>
        </w:r>
      </w:ins>
      <w:ins w:id="100" w:author="PR Preview" w:date="2026-01-01T00:00:00Z">
        <w:r>
          <w:t xml:space="preserve">- spatial data analysis in R</w:t>
        </w:r>
      </w:ins>
    </w:p>
    <w:bookmarkEnd w:id="356"/>
    <w:bookmarkStart w:id="359" w:name="summary-tables"/>
    <w:p>
      <w:pPr>
        <w:pStyle w:val="Heading3"/>
      </w:pPr>
      <w:ins w:id="101" w:author="PR Preview" w:date="2026-01-01T00:00:00Z">
        <w:r>
          <w:t xml:space="preserve">47.4 Summary tables</w:t>
        </w:r>
      </w:ins>
    </w:p>
    <w:p>
      <w:pPr>
        <w:pStyle w:val="Compact"/>
        <w:numPr>
          <w:ilvl w:val="0"/>
          <w:numId w:val="1079"/>
        </w:numPr>
      </w:pPr>
      <w:hyperlink r:id="rId137">
        <w:ins w:id="102" w:author="PR Preview" w:date="2026-01-01T00:00:00Z">
          <w:r>
            <w:rPr>
              <w:rStyle w:val="VerbatimChar"/>
            </w:rPr>
            <w:t xml:space="preserve">{gtsummary}</w:t>
          </w:r>
        </w:ins>
      </w:hyperlink>
      <w:ins w:id="103" w:author="PR Preview" w:date="2026-01-01T00:00:00Z">
        <w:r>
          <w:t xml:space="preserve"> </w:t>
        </w:r>
      </w:ins>
      <w:ins w:id="104" w:author="PR Preview" w:date="2026-01-01T00:00:00Z">
        <w:r>
          <w:t xml:space="preserve">- flexible demographics and summary tables; start here</w:t>
        </w:r>
      </w:ins>
    </w:p>
    <w:p>
      <w:pPr>
        <w:pStyle w:val="Compact"/>
        <w:numPr>
          <w:ilvl w:val="0"/>
          <w:numId w:val="1079"/>
        </w:numPr>
      </w:pPr>
      <w:hyperlink r:id="rId357">
        <w:ins w:id="105" w:author="PR Preview" w:date="2026-01-01T00:00:00Z">
          <w:r>
            <w:rPr>
              <w:rStyle w:val="VerbatimChar"/>
            </w:rPr>
            <w:t xml:space="preserve">{table1}</w:t>
          </w:r>
        </w:ins>
      </w:hyperlink>
      <w:ins w:id="106" w:author="PR Preview" w:date="2026-01-01T00:00:00Z">
        <w:r>
          <w:t xml:space="preserve"> </w:t>
        </w:r>
      </w:ins>
      <w:ins w:id="107" w:author="PR Preview" w:date="2026-01-01T00:00:00Z">
        <w:r>
          <w:t xml:space="preserve">- HTML</w:t>
        </w:r>
      </w:ins>
      <w:ins w:id="108" w:author="PR Preview" w:date="2026-01-01T00:00:00Z">
        <w:r>
          <w:t xml:space="preserve"> </w:t>
        </w:r>
      </w:ins>
      <w:ins w:id="109" w:author="PR Preview" w:date="2026-01-01T00:00:00Z">
        <w:r>
          <w:t xml:space="preserve">“Table 1”</w:t>
        </w:r>
      </w:ins>
      <w:ins w:id="110" w:author="PR Preview" w:date="2026-01-01T00:00:00Z">
        <w:r>
          <w:t xml:space="preserve"> </w:t>
        </w:r>
      </w:ins>
      <w:ins w:id="111" w:author="PR Preview" w:date="2026-01-01T00:00:00Z">
        <w:r>
          <w:t xml:space="preserve">demographics tables</w:t>
        </w:r>
      </w:ins>
    </w:p>
    <w:p>
      <w:pPr>
        <w:pStyle w:val="Compact"/>
        <w:numPr>
          <w:ilvl w:val="0"/>
          <w:numId w:val="1079"/>
        </w:numPr>
      </w:pPr>
      <w:hyperlink r:id="rId358">
        <w:ins w:id="112" w:author="PR Preview" w:date="2026-01-01T00:00:00Z">
          <w:r>
            <w:rPr>
              <w:rStyle w:val="VerbatimChar"/>
            </w:rPr>
            <w:t xml:space="preserve">{arsenal}</w:t>
          </w:r>
        </w:ins>
      </w:hyperlink>
      <w:ins w:id="113" w:author="PR Preview" w:date="2026-01-01T00:00:00Z">
        <w:r>
          <w:t xml:space="preserve"> </w:t>
        </w:r>
      </w:ins>
      <w:ins w:id="114" w:author="PR Preview" w:date="2026-01-01T00:00:00Z">
        <w:r>
          <w:t xml:space="preserve">- summary tables, from the Mayo Clinic</w:t>
        </w:r>
      </w:ins>
    </w:p>
    <w:p>
      <w:pPr>
        <w:pStyle w:val="Compact"/>
        <w:numPr>
          <w:ilvl w:val="0"/>
          <w:numId w:val="1079"/>
        </w:numPr>
      </w:pPr>
      <w:ins w:id="115" w:author="PR Preview" w:date="2026-01-01T00:00:00Z">
        <w:r>
          <w:rPr>
            <w:rStyle w:val="VerbatimChar"/>
          </w:rPr>
          <w:t xml:space="preserve">{procs}</w:t>
        </w:r>
      </w:ins>
      <w:ins w:id="116" w:author="PR Preview" w:date="2026-01-01T00:00:00Z">
        <w:r>
          <w:t xml:space="preserve"> </w:t>
        </w:r>
      </w:ins>
      <w:ins w:id="117" w:author="PR Preview" w:date="2026-01-01T00:00:00Z">
        <w:r>
          <w:t xml:space="preserve">(under</w:t>
        </w:r>
      </w:ins>
      <w:ins w:id="118" w:author="PR Preview" w:date="2026-01-01T00:00:00Z">
        <w:r>
          <w:t xml:space="preserve"> </w:t>
        </w:r>
      </w:ins>
      <w:ins w:id="119" w:author="PR Preview" w:date="2026-01-01T00:00:00Z">
        <w:r>
          <w:t xml:space="preserve">“Coming to R from SAS”</w:t>
        </w:r>
      </w:ins>
      <w:ins w:id="120" w:author="PR Preview" w:date="2026-01-01T00:00:00Z">
        <w:r>
          <w:t xml:space="preserve"> </w:t>
        </w:r>
      </w:ins>
      <w:ins w:id="121" w:author="PR Preview" w:date="2026-01-01T00:00:00Z">
        <w:r>
          <w:t xml:space="preserve">above) - SAS-style frequency and means tables</w:t>
        </w:r>
      </w:ins>
    </w:p>
    <w:bookmarkEnd w:id="359"/>
    <w:bookmarkStart w:id="364" w:name="r-package-development"/>
    <w:p>
      <w:pPr>
        <w:pStyle w:val="Heading3"/>
      </w:pPr>
      <w:ins w:id="122" w:author="PR Preview" w:date="2026-01-01T00:00:00Z">
        <w:r>
          <w:t xml:space="preserve">47.5 R Package Development</w:t>
        </w:r>
      </w:ins>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Heading3"/>
      </w:pPr>
      <w:del w:id="123" w:author="PR Preview" w:date="2026-01-01T00:00:00Z">
        <w:r>
          <w:delText xml:space="preserve">47.2 General R Programming</w:delText>
        </w:r>
      </w:del>
    </w:p>
    <w:p>
      <w:pPr>
        <w:pStyle w:val="Compact"/>
        <w:numPr>
          <w:ilvl w:val="0"/>
          <w:numId w:val="1077"/>
        </w:numPr>
      </w:pPr>
      <w:del w:id="124" w:author="PR Preview" w:date="2026-01-01T00:00:00Z">
        <w:r>
          <w:delText xml:space="preserve">R for Data Science</w:delText>
        </w:r>
      </w:del>
      <w:del w:id="125" w:author="PR Preview" w:date="2026-01-01T00:00:00Z">
        <w:r>
          <w:delText xml:space="preserve"> </w:delText>
        </w:r>
      </w:del>
      <w:del w:id="126" w:author="PR Preview" w:date="2026-01-01T00:00:00Z">
        <w:r>
          <w:delText xml:space="preserve">(Wickham et al. 2023)</w:delText>
        </w:r>
      </w:del>
      <w:del w:id="127" w:author="PR Preview" w:date="2026-01-01T00:00:00Z">
        <w:r>
          <w:delText xml:space="preserve"> </w:delText>
        </w:r>
      </w:del>
      <w:del w:id="128" w:author="PR Preview" w:date="2026-01-01T00:00:00Z">
        <w:r>
          <w:delText xml:space="preserve">- learn data science with the tidyverse</w:delText>
        </w:r>
      </w:del>
    </w:p>
    <w:p>
      <w:pPr>
        <w:pStyle w:val="Compact"/>
        <w:numPr>
          <w:ilvl w:val="0"/>
          <w:numId w:val="1077"/>
        </w:numPr>
      </w:pPr>
      <w:del w:id="129" w:author="PR Preview" w:date="2026-01-01T00:00:00Z">
        <w:r>
          <w:delText xml:space="preserve">Advanced R</w:delText>
        </w:r>
      </w:del>
      <w:del w:id="130" w:author="PR Preview" w:date="2026-01-01T00:00:00Z">
        <w:r>
          <w:delText xml:space="preserve"> </w:delText>
        </w:r>
      </w:del>
      <w:del w:id="131" w:author="PR Preview" w:date="2026-01-01T00:00:00Z">
        <w:r>
          <w:delText xml:space="preserve">(Wickham 2019)</w:delText>
        </w:r>
      </w:del>
      <w:del w:id="132" w:author="PR Preview" w:date="2026-01-01T00:00:00Z">
        <w:r>
          <w:delText xml:space="preserve"> </w:delText>
        </w:r>
      </w:del>
      <w:del w:id="133" w:author="PR Preview" w:date="2026-01-01T00:00:00Z">
        <w:r>
          <w:delText xml:space="preserve">- deep dive into R programming and internals</w:delText>
        </w:r>
      </w:del>
    </w:p>
    <w:p>
      <w:pPr>
        <w:pStyle w:val="Heading3"/>
      </w:pPr>
      <w:del w:id="134" w:author="PR Preview" w:date="2026-01-01T00:00:00Z">
        <w:r>
          <w:delText xml:space="preserve">47.3 Shiny Development</w:delText>
        </w:r>
      </w:del>
    </w:p>
    <w:p>
      <w:pPr>
        <w:pStyle w:val="Compact"/>
        <w:numPr>
          <w:ilvl w:val="0"/>
          <w:numId w:val="1080"/>
        </w:numPr>
      </w:pPr>
      <w:hyperlink r:id="rId360">
        <w:ins w:id="135" w:author="PR Preview" w:date="2026-01-01T00:00:00Z">
          <w:r>
            <w:rPr>
              <w:rStyle w:val="Hyperlink"/>
            </w:rPr>
            <w:t xml:space="preserve">Releasing to CRAN</w:t>
          </w:r>
        </w:ins>
      </w:hyperlink>
      <w:ins w:id="136" w:author="PR Preview" w:date="2026-01-01T00:00:00Z">
        <w:r>
          <w:t xml:space="preserve"> </w:t>
        </w:r>
      </w:ins>
      <w:ins w:id="137" w:author="PR Preview" w:date="2026-01-01T00:00:00Z">
        <w:r>
          <w:t xml:space="preserve">and the</w:t>
        </w:r>
      </w:ins>
      <w:ins w:id="138" w:author="PR Preview" w:date="2026-01-01T00:00:00Z">
        <w:r>
          <w:t xml:space="preserve"> </w:t>
        </w:r>
      </w:ins>
      <w:hyperlink r:id="rId361">
        <w:ins w:id="139" w:author="PR Preview" w:date="2026-01-01T00:00:00Z">
          <w:r>
            <w:rPr>
              <w:rStyle w:val="Hyperlink"/>
            </w:rPr>
            <w:t xml:space="preserve">CRAN Cookbook</w:t>
          </w:r>
        </w:ins>
      </w:hyperlink>
      <w:ins w:id="140" w:author="PR Preview" w:date="2026-01-01T00:00:00Z">
        <w:r>
          <w:t xml:space="preserve"> </w:t>
        </w:r>
      </w:ins>
      <w:ins w:id="141" w:author="PR Preview" w:date="2026-01-01T00:00:00Z">
        <w:r>
          <w:t xml:space="preserve">- preparing a CRAN submission</w:t>
        </w:r>
      </w:ins>
      <w:ins w:id="142" w:author="PR Preview" w:date="2026-01-01T00:00:00Z">
        <w:r>
          <w:t xml:space="preserve"> </w:t>
        </w:r>
      </w:ins>
      <w:ins w:id="143" w:author="PR Preview" w:date="2026-01-01T00:00:00Z">
        <w:r>
          <w:t xml:space="preserve">(see also</w:t>
        </w:r>
      </w:ins>
      <w:ins w:id="144" w:author="PR Preview" w:date="2026-01-01T00:00:00Z">
        <w:r>
          <w:t xml:space="preserve"> </w:t>
        </w:r>
      </w:ins>
      <w:hyperlink r:id="rId362">
        <w:ins w:id="145" w:author="PR Preview" w:date="2026-01-01T00:00:00Z">
          <w:r>
            <w:rPr>
              <w:rStyle w:val="Hyperlink"/>
            </w:rPr>
            <w:t xml:space="preserve">Code Publication</w:t>
          </w:r>
        </w:ins>
      </w:hyperlink>
      <w:ins w:id="146" w:author="PR Preview" w:date="2026-01-01T00:00:00Z">
        <w:r>
          <w:t xml:space="preserve">)</w:t>
        </w:r>
      </w:ins>
    </w:p>
    <w:p>
      <w:pPr>
        <w:pStyle w:val="Compact"/>
        <w:numPr>
          <w:ilvl w:val="0"/>
          <w:numId w:val="1080"/>
        </w:numPr>
      </w:pPr>
      <w:hyperlink r:id="rId363">
        <w:ins w:id="147" w:author="PR Preview" w:date="2026-01-01T00:00:00Z">
          <w:r>
            <w:rPr>
              <w:rStyle w:val="Hyperlink"/>
            </w:rPr>
            <w:t xml:space="preserve">Contributing to R</w:t>
          </w:r>
        </w:ins>
      </w:hyperlink>
      <w:ins w:id="148" w:author="PR Preview" w:date="2026-01-01T00:00:00Z">
        <w:r>
          <w:t xml:space="preserve"> </w:t>
        </w:r>
      </w:ins>
      <w:ins w:id="149" w:author="PR Preview" w:date="2026-01-01T00:00:00Z">
        <w:r>
          <w:t xml:space="preserve">- getting involved with base R itself</w:t>
        </w:r>
      </w:ins>
    </w:p>
    <w:bookmarkEnd w:id="364"/>
    <w:bookmarkStart w:id="365" w:name="shiny-development"/>
    <w:p>
      <w:pPr>
        <w:pStyle w:val="Heading3"/>
      </w:pPr>
      <w:ins w:id="150" w:author="PR Preview" w:date="2026-01-01T00:00:00Z">
        <w:r>
          <w:t xml:space="preserve">47.6 Shiny Development</w:t>
        </w:r>
      </w:ins>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del w:id="151" w:author="PR Preview" w:date="2026-01-01T00:00:00Z">
        <w:r>
          <w:delText xml:space="preserve">47.4 Git and Version Control</w:delText>
        </w:r>
      </w:del>
    </w:p>
    <w:p>
      <w:pPr>
        <w:pStyle w:val="Heading3"/>
      </w:pPr>
      <w:ins w:id="152" w:author="PR Preview" w:date="2026-01-01T00:00:00Z">
        <w:r>
          <w:t xml:space="preserve">47.7 Git and Version Control</w:t>
        </w:r>
      </w:ins>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ins w:id="153" w:author="PR Preview" w:date="2026-01-01T00:00:00Z">
          <w:r>
            <w:rPr>
              <w:rStyle w:val="Hyperlink"/>
            </w:rPr>
            <w:t xml:space="preserve">Pull request helpers in</w:t>
          </w:r>
        </w:ins>
        <w:ins w:id="154" w:author="PR Preview" w:date="2026-01-01T00:00:00Z">
          <w:r>
            <w:rPr>
              <w:rStyle w:val="Hyperlink"/>
            </w:rPr>
            <w:t xml:space="preserve"> </w:t>
          </w:r>
        </w:ins>
        <w:ins w:id="155" w:author="PR Preview" w:date="2026-01-01T00:00:00Z">
          <w:r>
            <w:rPr>
              <w:rStyle w:val="VerbatimChar"/>
            </w:rPr>
            <w:t xml:space="preserve">{usethis}</w:t>
          </w:r>
        </w:ins>
      </w:hyperlink>
      <w:ins w:id="156" w:author="PR Preview" w:date="2026-01-01T00:00:00Z">
        <w:r>
          <w:t xml:space="preserve"> </w:t>
        </w:r>
      </w:ins>
      <w:ins w:id="157" w:author="PR Preview" w:date="2026-01-01T00:00:00Z">
        <w:r>
          <w:t xml:space="preserve">- the</w:t>
        </w:r>
      </w:ins>
      <w:ins w:id="158" w:author="PR Preview" w:date="2026-01-01T00:00:00Z">
        <w:r>
          <w:t xml:space="preserve"> </w:t>
        </w:r>
      </w:ins>
      <w:ins w:id="159" w:author="PR Preview" w:date="2026-01-01T00:00:00Z">
        <w:r>
          <w:rPr>
            <w:rStyle w:val="VerbatimChar"/>
          </w:rPr>
          <w:t xml:space="preserve">pr_*()</w:t>
        </w:r>
      </w:ins>
      <w:ins w:id="160" w:author="PR Preview" w:date="2026-01-01T00:00:00Z">
        <w:r>
          <w:t xml:space="preserve"> </w:t>
        </w:r>
      </w:ins>
      <w:ins w:id="161" w:author="PR Preview" w:date="2026-01-01T00:00:00Z">
        <w:r>
          <w:t xml:space="preserve">workflow from R</w:t>
        </w:r>
      </w:ins>
    </w:p>
    <w:p>
      <w:pPr>
        <w:pStyle w:val="Compact"/>
        <w:numPr>
          <w:ilvl w:val="0"/>
          <w:numId w:val="1082"/>
        </w:numPr>
      </w:pPr>
      <w:hyperlink r:id="rId367">
        <w:ins w:id="162" w:author="PR Preview" w:date="2026-01-01T00:00:00Z">
          <w:r>
            <w:rPr>
              <w:rStyle w:val="Hyperlink"/>
            </w:rPr>
            <w:t xml:space="preserve">Oh Shit, Git!?!</w:t>
          </w:r>
        </w:ins>
      </w:hyperlink>
      <w:ins w:id="163" w:author="PR Preview" w:date="2026-01-01T00:00:00Z">
        <w:r>
          <w:t xml:space="preserve"> </w:t>
        </w:r>
      </w:ins>
      <w:ins w:id="164" w:author="PR Preview" w:date="2026-01-01T00:00:00Z">
        <w:r>
          <w:t xml:space="preserve">- plain-language fixes for common Git mistakes</w:t>
        </w:r>
      </w:ins>
    </w:p>
    <w:p>
      <w:pPr>
        <w:pStyle w:val="Compact"/>
        <w:numPr>
          <w:ilvl w:val="0"/>
          <w:numId w:val="1082"/>
        </w:numPr>
      </w:pPr>
      <w:hyperlink r:id="rId368">
        <w:ins w:id="165" w:author="PR Preview" w:date="2026-01-01T00:00:00Z">
          <w:r>
            <w:rPr>
              <w:rStyle w:val="VerbatimChar"/>
            </w:rPr>
            <w:t xml:space="preserve">{saperlipopette}</w:t>
          </w:r>
        </w:ins>
      </w:hyperlink>
      <w:ins w:id="166" w:author="PR Preview" w:date="2026-01-01T00:00:00Z">
        <w:r>
          <w:t xml:space="preserve"> </w:t>
        </w:r>
      </w:ins>
      <w:ins w:id="167" w:author="PR Preview" w:date="2026-01-01T00:00:00Z">
        <w:r>
          <w:t xml:space="preserve">- practice Git rescue exercises from R</w:t>
        </w:r>
      </w:ins>
    </w:p>
    <w:p>
      <w:pPr>
        <w:pStyle w:val="Compact"/>
        <w:numPr>
          <w:ilvl w:val="0"/>
          <w:numId w:val="1082"/>
        </w:numPr>
      </w:pPr>
      <w:hyperlink r:id="rId369">
        <w:ins w:id="168" w:author="PR Preview" w:date="2026-01-01T00:00:00Z">
          <w:r>
            <w:rPr>
              <w:rStyle w:val="Hyperlink"/>
            </w:rPr>
            <w:t xml:space="preserve">Git Magic</w:t>
          </w:r>
        </w:ins>
      </w:hyperlink>
      <w:ins w:id="169" w:author="PR Preview" w:date="2026-01-01T00:00:00Z">
        <w:r>
          <w:t xml:space="preserve"> </w:t>
        </w:r>
      </w:ins>
      <w:ins w:id="170" w:author="PR Preview" w:date="2026-01-01T00:00:00Z">
        <w:r>
          <w:t xml:space="preserve">- a short, free Git book</w:t>
        </w:r>
      </w:ins>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png"/><Relationship Id="rId64" Type="http://schemas.openxmlformats.org/officeDocument/2006/relationships/image" Target="media/rId64.png"/><Relationship Id="rId18" Type="http://schemas.openxmlformats.org/officeDocument/2006/relationships/image" Target="media/rId18.png"/><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2026-10-12T03:06:49Z</dcterms:created>
  <dcterms:modified xsi:type="dcterms:W3CDTF">2026-10-12T03:06:49Z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