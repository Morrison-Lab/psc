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2026-10-11 19:47:18 (PDT)</w:delText>
        </w:r>
      </w:del>
    </w:p>
    <w:p>
      <w:pPr>
        <w:pStyle w:val="Date"/>
      </w:pPr>
      <w:ins w:id="2" w:author="PR Preview" w:date="2026-01-01T00:00:00Z">
        <w:r>
          <w:t xml:space="preserve">Last modified: 2026-10-11 20:01:34 (PDT)</w:t>
        </w:r>
      </w:ins>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2026-10-12T03:08:29Z</dcterms:created>
  <dcterms:modified xsi:type="dcterms:W3CDTF">2026-10-12T03:08:29Z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20:01:34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