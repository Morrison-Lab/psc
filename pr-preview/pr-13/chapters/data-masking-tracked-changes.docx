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Data masking</w:t>
      </w:r>
    </w:p>
    <w:p>
      <w:pPr>
        <w:pStyle w:val="Date"/>
      </w:pPr>
      <w:del w:id="1" w:author="PR Preview" w:date="2026-01-01T00:00:00Z">
        <w:r>
          <w:delText xml:space="preserve">Last modified: 2026-10-11 19:47:18 (PDT)</w:delText>
        </w:r>
      </w:del>
    </w:p>
    <w:p>
      <w:pPr>
        <w:pStyle w:val="Date"/>
      </w:pPr>
      <w:ins w:id="2" w:author="PR Preview" w:date="2026-01-01T00:00:00Z">
        <w:r>
          <w:t xml:space="preserve">Last modified: 2026-10-11 20:01:34 (PDT)</w:t>
        </w:r>
      </w:ins>
    </w:p>
    <w:bookmarkStart w:id="15" w:name="general-overview"/>
    <w:p>
      <w:pPr>
        <w:pStyle w:val="Heading2"/>
      </w:pPr>
      <w:r>
        <w:t xml:space="preserve">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13" w:name="what-is-data-masking"/>
    <w:p>
      <w:pPr>
        <w:pStyle w:val="Heading3"/>
      </w:pPr>
      <w:r>
        <w:t xml:space="preserve">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12" w:name="fig-data-masking"/>
          <w:p>
            <w:pPr>
              <w:pStyle w:val="Compact"/>
              <w:jc w:val="center"/>
            </w:pPr>
            <w:r>
              <w:drawing>
                <wp:inline>
                  <wp:extent cx="2667000" cy="1103368"/>
                  <wp:effectExtent b="0" l="0" r="0" t="0"/>
                  <wp:docPr descr="" title="" id="10" name="Picture"/>
                  <a:graphic>
                    <a:graphicData uri="http://schemas.openxmlformats.org/drawingml/2006/picture">
                      <pic:pic>
                        <pic:nvPicPr>
                          <pic:cNvPr descr="../assets/images/data-masking.PNG" id="11" name="Picture"/>
                          <pic:cNvPicPr>
                            <a:picLocks noChangeArrowheads="1" noChangeAspect="1"/>
                          </pic:cNvPicPr>
                        </pic:nvPicPr>
                        <pic:blipFill>
                          <a:blip r:embed="rId9"/>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1: Data masking in tidyverse operations</w:t>
            </w:r>
          </w:p>
          <w:bookmarkEnd w:id="12"/>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13"/>
    <w:bookmarkStart w:id="14" w:name="using-tidy-evaluation-for-data-masking"/>
    <w:p>
      <w:pPr>
        <w:pStyle w:val="Heading3"/>
      </w:pPr>
      <w:r>
        <w:t xml:space="preserve">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p>
    <w:p>
      <w:pPr>
        <w:pStyle w:val="SourceCode"/>
      </w:pP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(heavyrain))</w:t>
      </w:r>
    </w:p>
    <w:p>
      <w:pPr>
        <w:pStyle w:val="FirstParagraph"/>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14"/>
    <w:bookmarkEnd w:id="15"/>
    <w:bookmarkStart w:id="28" w:name="sec-data-masking-vs-tidy-selection"/>
    <w:p>
      <w:pPr>
        <w:pStyle w:val="Heading2"/>
      </w:pPr>
      <w:r>
        <w:t xml:space="preserve">2 Data masking vs. tidy selection</w:t>
      </w:r>
    </w:p>
    <w:p>
      <w:pPr>
        <w:pStyle w:val="FirstParagraph"/>
      </w:pPr>
      <w:r>
        <w:t xml:space="preserve">Many</w:t>
      </w:r>
      <w:r>
        <w:t xml:space="preserve"> </w:t>
      </w:r>
      <w:hyperlink r:id="rId16">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001"/>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17">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18">
        <w:r>
          <w:rPr>
            <w:rStyle w:val="VerbatimChar"/>
          </w:rPr>
          <w:t xml:space="preserve">{ggplot2}</w:t>
        </w:r>
      </w:hyperlink>
      <w:r>
        <w:t xml:space="preserve">.</w:t>
      </w:r>
    </w:p>
    <w:p>
      <w:pPr>
        <w:pStyle w:val="Compact"/>
        <w:numPr>
          <w:ilvl w:val="0"/>
          <w:numId w:val="1001"/>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19">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20" w:name="tbl-masking-selection"/>
          <w:p>
            <w:pPr>
              <w:jc w:val="center"/>
            </w:pPr>
            <w:pPr>
              <w:jc w:val="left"/>
              <w:spacing w:before="200"/>
              <w:pStyle w:val="ImageCaption"/>
            </w:pPr>
            <w:r>
              <w:t xml:space="preserve">Table 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20"/>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27" w:name="X118ff09008793bb586a8982fedb3eb2b41d1fc5"/>
    <w:p>
      <w:pPr>
        <w:pStyle w:val="Heading3"/>
      </w:pPr>
      <w:r>
        <w:t xml:space="preserve">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21">
        <w:r>
          <w:rPr>
            <w:rStyle w:val="VerbatimChar"/>
          </w:rPr>
          <w:t xml:space="preserve">{tidyselect}</w:t>
        </w:r>
      </w:hyperlink>
      <w:r>
        <w:t xml:space="preserve"> </w:t>
      </w:r>
      <w:r>
        <w:t xml:space="preserve">1.2.0</w:t>
      </w:r>
      <w:r>
        <w:t xml:space="preserve"> </w:t>
      </w:r>
      <w:r>
        <w:t xml:space="preserve">(</w:t>
      </w:r>
      <w:hyperlink r:id="rId22">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3">
        <w:r>
          <w:rPr>
            <w:rStyle w:val="VerbatimChar"/>
          </w:rPr>
          <w:t xml:space="preserve">{lifecycle}</w:t>
        </w:r>
      </w:hyperlink>
      <w:r>
        <w:t xml:space="preserve">.</w:t>
      </w:r>
      <w:r>
        <w:t xml:space="preserve"> </w:t>
      </w:r>
      <w:r>
        <w:t xml:space="preserve">Per the</w:t>
      </w:r>
      <w:r>
        <w:t xml:space="preserve"> </w:t>
      </w:r>
      <w:hyperlink r:id="rId24">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25">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26">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27"/>
    <w:bookmarkEnd w:id="28"/>
    <w:bookmarkStart w:id="30" w:name="technical-overview"/>
    <w:p>
      <w:pPr>
        <w:pStyle w:val="Heading2"/>
      </w:pPr>
      <w:r>
        <w:t xml:space="preserve">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9" w:name="example"/>
    <w:p>
      <w:pPr>
        <w:pStyle w:val="Heading3"/>
      </w:pPr>
      <w:r>
        <w:t xml:space="preserve">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!!sym(rf)</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7" Type="http://schemas.openxmlformats.org/officeDocument/2006/relationships/hyperlink" Target="https://dplyr.tidyverse.org/" TargetMode="External"/><Relationship Id="rId18" Type="http://schemas.openxmlformats.org/officeDocument/2006/relationships/hyperlink" Target="https://ggplot2.tidyverse.org/" TargetMode="External"/><Relationship Id="rId23" Type="http://schemas.openxmlformats.org/officeDocument/2006/relationships/hyperlink" Target="https://lifecycle.r-lib.org/" TargetMode="External"/><Relationship Id="rId24" Type="http://schemas.openxmlformats.org/officeDocument/2006/relationships/hyperlink" Target="https://lifecycle.r-lib.org/articles/communicate.html" TargetMode="External"/><Relationship Id="rId26" Type="http://schemas.openxmlformats.org/officeDocument/2006/relationships/hyperlink" Target="https://lifecycle.r-lib.org/reference/deprecate_soft.html" TargetMode="External"/><Relationship Id="rId25" Type="http://schemas.openxmlformats.org/officeDocument/2006/relationships/hyperlink" Target="https://testthat.r-lib.org/" TargetMode="External"/><Relationship Id="rId19" Type="http://schemas.openxmlformats.org/officeDocument/2006/relationships/hyperlink" Target="https://tidyr.tidyverse.org/" TargetMode="External"/><Relationship Id="rId21" Type="http://schemas.openxmlformats.org/officeDocument/2006/relationships/hyperlink" Target="https://tidyselect.r-lib.org/" TargetMode="External"/><Relationship Id="rId16" Type="http://schemas.openxmlformats.org/officeDocument/2006/relationships/hyperlink" Target="https://www.tidyverse.org/" TargetMode="External"/><Relationship Id="rId22" Type="http://schemas.openxmlformats.org/officeDocument/2006/relationships/hyperlink" Target="https://www.tidyverse.org/blog/2022/10/tidyselect-1-2-0/" TargetMode="External"/></Relationships>
</file>

<file path=word/_rels/footnotes.xml.rels><?xml version='1.0' encoding='UTF-8' standalone='yes'?>
<Relationships xmlns="http://schemas.openxmlformats.org/package/2006/relationships"><Relationship Id="rId17" Type="http://schemas.openxmlformats.org/officeDocument/2006/relationships/hyperlink" Target="https://dplyr.tidyverse.org/" TargetMode="External"/><Relationship Id="rId18" Type="http://schemas.openxmlformats.org/officeDocument/2006/relationships/hyperlink" Target="https://ggplot2.tidyverse.org/" TargetMode="External"/><Relationship Id="rId23" Type="http://schemas.openxmlformats.org/officeDocument/2006/relationships/hyperlink" Target="https://lifecycle.r-lib.org/" TargetMode="External"/><Relationship Id="rId24" Type="http://schemas.openxmlformats.org/officeDocument/2006/relationships/hyperlink" Target="https://lifecycle.r-lib.org/articles/communicate.html" TargetMode="External"/><Relationship Id="rId26" Type="http://schemas.openxmlformats.org/officeDocument/2006/relationships/hyperlink" Target="https://lifecycle.r-lib.org/reference/deprecate_soft.html" TargetMode="External"/><Relationship Id="rId25" Type="http://schemas.openxmlformats.org/officeDocument/2006/relationships/hyperlink" Target="https://testthat.r-lib.org/" TargetMode="External"/><Relationship Id="rId19" Type="http://schemas.openxmlformats.org/officeDocument/2006/relationships/hyperlink" Target="https://tidyr.tidyverse.org/" TargetMode="External"/><Relationship Id="rId21" Type="http://schemas.openxmlformats.org/officeDocument/2006/relationships/hyperlink" Target="https://tidyselect.r-lib.org/" TargetMode="External"/><Relationship Id="rId16" Type="http://schemas.openxmlformats.org/officeDocument/2006/relationships/hyperlink" Target="https://www.tidyverse.org/" TargetMode="External"/><Relationship Id="rId22" Type="http://schemas.openxmlformats.org/officeDocument/2006/relationships/hyperlink" Target="https://www.tidyverse.org/blog/2022/10/tidyselect-1-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masking</dc:title>
  <dc:creator/>
  <cp:keywords/>
  <dcterms:created xsi:type="dcterms:W3CDTF">2026-10-12T03:07:56Z</dcterms:created>
  <dcterms:modified xsi:type="dcterms:W3CDTF">2026-10-12T03:07:56Z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2026-10-11 20:01:34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