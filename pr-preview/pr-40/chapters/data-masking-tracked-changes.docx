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del w:id="1" w:author="PR Preview" w:date="2026-01-01T00:00:00Z">
        <w:r>
          <w:delText xml:space="preserve">Last modified: 2026-10-15 15:15:23 (PDT)</w:delText>
        </w:r>
      </w:del>
    </w:p>
    <w:p>
      <w:pPr>
        <w:pStyle w:val="Date"/>
      </w:pPr>
      <w:ins w:id="2" w:author="PR Preview" w:date="2026-01-01T00:00:00Z">
        <w:r>
          <w:t xml:space="preserve">Last modified: 2026-10-15 15:20:52 (PDT)</w:t>
        </w:r>
      </w:ins>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research code,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w:t>
      </w:r>
      <w:r>
        <w:t xml:space="preserve"> </w:t>
      </w:r>
      <w:r>
        <w:rPr>
          <w:rStyle w:val="VerbatimChar"/>
        </w:rPr>
        <w:t xml:space="preserve">var_name</w:t>
      </w:r>
      <w:r>
        <w:t xml:space="preserve"> </w:t>
      </w:r>
      <w:r>
        <w:t xml:space="preserve">is in is now</w:t>
      </w:r>
      <w:r>
        <w:t xml:space="preserve"> </w:t>
      </w:r>
      <w:r>
        <w:t xml:space="preserve">“masked”</w:t>
      </w:r>
      <w:r>
        <w:t xml:space="preserve"> </w:t>
      </w:r>
      <w:r>
        <w:t xml:space="preserve">and we refer to the vectors in the dataframe (data-variables) as though they were objects of their own (environmental-variables).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research code.</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2026-10-15T22:27:00Z</dcterms:created>
  <dcterms:modified xsi:type="dcterms:W3CDTF">2026-10-15T22:27:00Z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15:20:52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