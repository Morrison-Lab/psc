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2026-10-15 15:15:23 (PDT)</w:delText>
        </w:r>
      </w:del>
    </w:p>
    <w:p>
      <w:pPr>
        <w:pStyle w:val="Date"/>
      </w:pPr>
      <w:ins w:id="2" w:author="PR Preview" w:date="2026-01-01T00:00:00Z">
        <w:r>
          <w:t xml:space="preserve">Last modified: 2026-10-15 15:20:52 (PDT)</w:t>
        </w:r>
      </w:ins>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2026-10-15T22:25:06Z</dcterms:created>
  <dcterms:modified xsi:type="dcterms:W3CDTF">2026-10-15T22:25:06Z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15:20:52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