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2026-10-14 04:06:05 (PDT)</w:delText>
        </w:r>
      </w:del>
    </w:p>
    <w:p>
      <w:pPr>
        <w:pStyle w:val="Date"/>
      </w:pPr>
      <w:ins w:id="2" w:author="PR Preview" w:date="2026-01-01T00:00:00Z">
        <w:r>
          <w:t xml:space="preserve">Last modified: 2026-10-14 04:10:23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del w:id="3" w:author="PR Preview" w:date="2026-01-01T00:00:00Z">
        <w:r>
          <w:rPr>
            <w:b/>
            <w:bCs/>
          </w:rPr>
          <w:delText xml:space="preserve">Key linters we enable:</w:delText>
        </w:r>
      </w:del>
    </w:p>
    <w:p>
      <w:pPr>
        <w:pStyle w:val="BodyText"/>
      </w:pPr>
      <w:ins w:id="4" w:author="PR Preview" w:date="2026-01-01T00:00:00Z">
        <w:r>
          <w:rPr>
            <w:b/>
            <w:bCs/>
          </w:rPr>
          <w:t xml:space="preserve">Key linters to enable:</w:t>
        </w:r>
      </w:ins>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del w:id="5" w:author="PR Preview" w:date="2026-01-01T00:00:00Z">
        <w:r>
          <w:rPr>
            <w:b/>
            <w:bCs/>
          </w:rPr>
          <w:delText xml:space="preserve">Linters we disable:</w:delText>
        </w:r>
      </w:del>
    </w:p>
    <w:p>
      <w:pPr>
        <w:pStyle w:val="Compact"/>
        <w:numPr>
          <w:ilvl w:val="0"/>
          <w:numId w:val="1033"/>
        </w:numPr>
      </w:pPr>
      <w:del w:id="6" w:author="PR Preview" w:date="2026-01-01T00:00:00Z">
        <w:r>
          <w:rPr>
            <w:rStyle w:val="VerbatimChar"/>
          </w:rPr>
          <w:delText xml:space="preserve">return_linter(return_style = "explicit")</w:delText>
        </w:r>
      </w:del>
      <w:del w:id="7" w:author="PR Preview" w:date="2026-01-01T00:00:00Z">
        <w:r>
          <w:delText xml:space="preserve">: Every function should end with</w:delText>
        </w:r>
      </w:del>
      <w:del w:id="8" w:author="PR Preview" w:date="2026-01-01T00:00:00Z">
        <w:r>
          <w:delText xml:space="preserve"> </w:delText>
        </w:r>
      </w:del>
      <w:del w:id="9" w:author="PR Preview" w:date="2026-01-01T00:00:00Z">
        <w:r>
          <w:rPr>
            <w:rStyle w:val="VerbatimChar"/>
          </w:rPr>
          <w:delText xml:space="preserve">return(return_value)</w:delText>
        </w:r>
      </w:del>
      <w:del w:id="10" w:author="PR Preview" w:date="2026-01-01T00:00:00Z">
        <w:r>
          <w:delText xml:space="preserve"> </w:delText>
        </w:r>
      </w:del>
      <w:del w:id="11" w:author="PR Preview" w:date="2026-01-01T00:00:00Z">
        <w:r>
          <w:delText xml:space="preserve">rather than just</w:delText>
        </w:r>
      </w:del>
      <w:del w:id="12" w:author="PR Preview" w:date="2026-01-01T00:00:00Z">
        <w:r>
          <w:delText xml:space="preserve"> </w:delText>
        </w:r>
      </w:del>
      <w:del w:id="13" w:author="PR Preview" w:date="2026-01-01T00:00:00Z">
        <w:r>
          <w:rPr>
            <w:rStyle w:val="VerbatimChar"/>
          </w:rPr>
          <w:delText xml:space="preserve">return_value</w:delText>
        </w:r>
      </w:del>
      <w:del w:id="14" w:author="PR Preview" w:date="2026-01-01T00:00:00Z">
        <w:r>
          <w:delText xml:space="preserve">. We may sometimes disable this linter in older projects when we aren’t ready to clean this issue up, but for all new code, we recommend explicit returns, following the</w:delText>
        </w:r>
      </w:del>
      <w:del w:id="15" w:author="PR Preview" w:date="2026-01-01T00:00:00Z">
        <w:r>
          <w:delText xml:space="preserve"> </w:delText>
        </w:r>
      </w:del>
      <w:hyperlink r:id="rId22">
        <w:del w:id="16" w:author="PR Preview" w:date="2026-01-01T00:00:00Z">
          <w:r>
            <w:rPr>
              <w:rStyle w:val="Hyperlink"/>
            </w:rPr>
            <w:delText xml:space="preserve">Google R Style Guide</w:delText>
          </w:r>
        </w:del>
      </w:hyperlink>
      <w:del w:id="17" w:author="PR Preview" w:date="2026-01-01T00:00:00Z">
        <w:r>
          <w:delText xml:space="preserve">.</w:delText>
        </w:r>
      </w:del>
    </w:p>
    <w:p>
      <w:pPr>
        <w:pStyle w:val="FirstParagraph"/>
      </w:pPr>
      <w:ins w:id="18" w:author="PR Preview" w:date="2026-01-01T00:00:00Z">
        <w:r>
          <w:rPr>
            <w:b/>
            <w:bCs/>
          </w:rPr>
          <w:t xml:space="preserve">Linters to disable:</w:t>
        </w:r>
      </w:ins>
    </w:p>
    <w:p>
      <w:pPr>
        <w:pStyle w:val="Compact"/>
        <w:numPr>
          <w:ilvl w:val="0"/>
          <w:numId w:val="1033"/>
        </w:numPr>
      </w:pPr>
      <w:ins w:id="19" w:author="PR Preview" w:date="2026-01-01T00:00:00Z">
        <w:r>
          <w:rPr>
            <w:rStyle w:val="VerbatimChar"/>
          </w:rPr>
          <w:t xml:space="preserve">return_linter(return_style = "explicit")</w:t>
        </w:r>
      </w:ins>
      <w:ins w:id="20" w:author="PR Preview" w:date="2026-01-01T00:00:00Z">
        <w:r>
          <w:t xml:space="preserve">: Every function should end with</w:t>
        </w:r>
      </w:ins>
      <w:ins w:id="21" w:author="PR Preview" w:date="2026-01-01T00:00:00Z">
        <w:r>
          <w:t xml:space="preserve"> </w:t>
        </w:r>
      </w:ins>
      <w:ins w:id="22" w:author="PR Preview" w:date="2026-01-01T00:00:00Z">
        <w:r>
          <w:rPr>
            <w:rStyle w:val="VerbatimChar"/>
          </w:rPr>
          <w:t xml:space="preserve">return(return_value)</w:t>
        </w:r>
      </w:ins>
      <w:ins w:id="23" w:author="PR Preview" w:date="2026-01-01T00:00:00Z">
        <w:r>
          <w:t xml:space="preserve"> </w:t>
        </w:r>
      </w:ins>
      <w:ins w:id="24" w:author="PR Preview" w:date="2026-01-01T00:00:00Z">
        <w:r>
          <w:t xml:space="preserve">rather than just</w:t>
        </w:r>
      </w:ins>
      <w:ins w:id="25" w:author="PR Preview" w:date="2026-01-01T00:00:00Z">
        <w:r>
          <w:t xml:space="preserve"> </w:t>
        </w:r>
      </w:ins>
      <w:ins w:id="26" w:author="PR Preview" w:date="2026-01-01T00:00:00Z">
        <w:r>
          <w:rPr>
            <w:rStyle w:val="VerbatimChar"/>
          </w:rPr>
          <w:t xml:space="preserve">return_value</w:t>
        </w:r>
      </w:ins>
      <w:ins w:id="27" w:author="PR Preview" w:date="2026-01-01T00:00:00Z">
        <w:r>
          <w:t xml:space="preserve">. You may disable this linter in older projects until you are ready to clean them up,</w:t>
        </w:r>
      </w:ins>
      <w:ins w:id="28" w:author="PR Preview" w:date="2026-01-01T00:00:00Z">
        <w:r>
          <w:t xml:space="preserve"> </w:t>
        </w:r>
      </w:ins>
      <w:ins w:id="29" w:author="PR Preview" w:date="2026-01-01T00:00:00Z">
        <w:r>
          <w:t xml:space="preserve">but we recommend explicit returns for all new code, following the</w:t>
        </w:r>
      </w:ins>
      <w:ins w:id="30" w:author="PR Preview" w:date="2026-01-01T00:00:00Z">
        <w:r>
          <w:t xml:space="preserve"> </w:t>
        </w:r>
      </w:ins>
      <w:hyperlink r:id="rId22">
        <w:ins w:id="31" w:author="PR Preview" w:date="2026-01-01T00:00:00Z">
          <w:r>
            <w:rPr>
              <w:rStyle w:val="Hyperlink"/>
            </w:rPr>
            <w:t xml:space="preserve">Google R Style Guide</w:t>
          </w:r>
        </w:ins>
      </w:hyperlink>
      <w:ins w:id="32" w:author="PR Preview" w:date="2026-01-01T00:00:00Z">
        <w:r>
          <w:t xml:space="preserve">.</w:t>
        </w:r>
      </w:ins>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del w:id="33" w:author="PR Preview" w:date="2026-01-01T00:00:00Z">
        <w:r>
          <w:delText xml:space="preserve">When a continuous-integration job lints the whole project</w:delText>
        </w:r>
      </w:del>
      <w:del w:id="34" w:author="PR Preview" w:date="2026-01-01T00:00:00Z">
        <w:r>
          <w:delText xml:space="preserve"> </w:delText>
        </w:r>
      </w:del>
      <w:del w:id="35" w:author="PR Preview" w:date="2026-01-01T00:00:00Z">
        <w:r>
          <w:delText xml:space="preserve">(for example,</w:delText>
        </w:r>
      </w:del>
      <w:del w:id="36" w:author="PR Preview" w:date="2026-01-01T00:00:00Z">
        <w:r>
          <w:delText xml:space="preserve"> </w:delText>
        </w:r>
      </w:del>
      <w:del w:id="37" w:author="PR Preview" w:date="2026-01-01T00:00:00Z">
        <w:r>
          <w:rPr>
            <w:rStyle w:val="VerbatimChar"/>
          </w:rPr>
          <w:delText xml:space="preserve">lintr::lint_dir()</w:delText>
        </w:r>
      </w:del>
      <w:del w:id="38" w:author="PR Preview" w:date="2026-01-01T00:00:00Z">
        <w:r>
          <w:delText xml:space="preserve"> </w:delText>
        </w:r>
      </w:del>
      <w:del w:id="39" w:author="PR Preview" w:date="2026-01-01T00:00:00Z">
        <w:r>
          <w:delText xml:space="preserve">on every pull request),</w:delText>
        </w:r>
      </w:del>
      <w:del w:id="40" w:author="PR Preview" w:date="2026-01-01T00:00:00Z">
        <w:r>
          <w:delText xml:space="preserve"> </w:delText>
        </w:r>
      </w:del>
      <w:del w:id="41" w:author="PR Preview" w:date="2026-01-01T00:00:00Z">
        <w:r>
          <w:delText xml:space="preserve">those newly introduced findings surface on whatever pull request</w:delText>
        </w:r>
      </w:del>
      <w:del w:id="42" w:author="PR Preview" w:date="2026-01-01T00:00:00Z">
        <w:r>
          <w:delText xml:space="preserve"> </w:delText>
        </w:r>
      </w:del>
      <w:del w:id="43" w:author="PR Preview" w:date="2026-01-01T00:00:00Z">
        <w:r>
          <w:delText xml:space="preserve">happens to run CI next.</w:delText>
        </w:r>
      </w:del>
      <w:del w:id="44" w:author="PR Preview" w:date="2026-01-01T00:00:00Z">
        <w:r>
          <w:delText xml:space="preserve"> </w:delText>
        </w:r>
      </w:del>
      <w:del w:id="45" w:author="PR Preview" w:date="2026-01-01T00:00:00Z">
        <w:r>
          <w:delText xml:space="preserve">That pull request then has to expand into unrelated files</w:delText>
        </w:r>
      </w:del>
      <w:del w:id="46" w:author="PR Preview" w:date="2026-01-01T00:00:00Z">
        <w:r>
          <w:delText xml:space="preserve"> </w:delText>
        </w:r>
      </w:del>
      <w:del w:id="47" w:author="PR Preview" w:date="2026-01-01T00:00:00Z">
        <w:r>
          <w:delText xml:space="preserve">just to turn the lint check green,</w:delText>
        </w:r>
      </w:del>
      <w:del w:id="48" w:author="PR Preview" w:date="2026-01-01T00:00:00Z">
        <w:r>
          <w:delText xml:space="preserve"> </w:delText>
        </w:r>
      </w:del>
      <w:del w:id="49" w:author="PR Preview" w:date="2026-01-01T00:00:00Z">
        <w:r>
          <w:delText xml:space="preserve">which conflicts with our expectation that a pull request</w:delText>
        </w:r>
      </w:del>
      <w:del w:id="50" w:author="PR Preview" w:date="2026-01-01T00:00:00Z">
        <w:r>
          <w:delText xml:space="preserve"> </w:delText>
        </w:r>
      </w:del>
      <w:del w:id="51" w:author="PR Preview" w:date="2026-01-01T00:00:00Z">
        <w:r>
          <w:delText xml:space="preserve">stays scoped to one concern.</w:delText>
        </w:r>
      </w:del>
    </w:p>
    <w:p>
      <w:pPr>
        <w:pStyle w:val="BodyText"/>
      </w:pPr>
      <w:ins w:id="52" w:author="PR Preview" w:date="2026-01-01T00:00:00Z">
        <w:r>
          <w:t xml:space="preserve">When a continuous-integration job lints the whole project</w:t>
        </w:r>
      </w:ins>
      <w:ins w:id="53" w:author="PR Preview" w:date="2026-01-01T00:00:00Z">
        <w:r>
          <w:t xml:space="preserve"> </w:t>
        </w:r>
      </w:ins>
      <w:ins w:id="54" w:author="PR Preview" w:date="2026-01-01T00:00:00Z">
        <w:r>
          <w:t xml:space="preserve">(for example,</w:t>
        </w:r>
      </w:ins>
      <w:ins w:id="55" w:author="PR Preview" w:date="2026-01-01T00:00:00Z">
        <w:r>
          <w:t xml:space="preserve"> </w:t>
        </w:r>
      </w:ins>
      <w:ins w:id="56" w:author="PR Preview" w:date="2026-01-01T00:00:00Z">
        <w:r>
          <w:rPr>
            <w:rStyle w:val="VerbatimChar"/>
          </w:rPr>
          <w:t xml:space="preserve">lintr::lint_dir()</w:t>
        </w:r>
      </w:ins>
      <w:ins w:id="57" w:author="PR Preview" w:date="2026-01-01T00:00:00Z">
        <w:r>
          <w:t xml:space="preserve"> </w:t>
        </w:r>
      </w:ins>
      <w:ins w:id="58" w:author="PR Preview" w:date="2026-01-01T00:00:00Z">
        <w:r>
          <w:t xml:space="preserve">on every pull request),</w:t>
        </w:r>
      </w:ins>
      <w:ins w:id="59" w:author="PR Preview" w:date="2026-01-01T00:00:00Z">
        <w:r>
          <w:t xml:space="preserve"> </w:t>
        </w:r>
      </w:ins>
      <w:ins w:id="60" w:author="PR Preview" w:date="2026-01-01T00:00:00Z">
        <w:r>
          <w:t xml:space="preserve">those newly introduced findings surface on whatever pull request</w:t>
        </w:r>
      </w:ins>
      <w:ins w:id="61" w:author="PR Preview" w:date="2026-01-01T00:00:00Z">
        <w:r>
          <w:t xml:space="preserve"> </w:t>
        </w:r>
      </w:ins>
      <w:ins w:id="62" w:author="PR Preview" w:date="2026-01-01T00:00:00Z">
        <w:r>
          <w:t xml:space="preserve">happens to run CI next.</w:t>
        </w:r>
      </w:ins>
      <w:ins w:id="63" w:author="PR Preview" w:date="2026-01-01T00:00:00Z">
        <w:r>
          <w:t xml:space="preserve"> </w:t>
        </w:r>
      </w:ins>
      <w:ins w:id="64" w:author="PR Preview" w:date="2026-01-01T00:00:00Z">
        <w:r>
          <w:t xml:space="preserve">That pull request then has to expand into unrelated files</w:t>
        </w:r>
      </w:ins>
      <w:ins w:id="65" w:author="PR Preview" w:date="2026-01-01T00:00:00Z">
        <w:r>
          <w:t xml:space="preserve"> </w:t>
        </w:r>
      </w:ins>
      <w:ins w:id="66" w:author="PR Preview" w:date="2026-01-01T00:00:00Z">
        <w:r>
          <w:t xml:space="preserve">just to turn the lint check green,</w:t>
        </w:r>
      </w:ins>
      <w:ins w:id="67" w:author="PR Preview" w:date="2026-01-01T00:00:00Z">
        <w:r>
          <w:t xml:space="preserve"> </w:t>
        </w:r>
      </w:ins>
      <w:ins w:id="68" w:author="PR Preview" w:date="2026-01-01T00:00:00Z">
        <w:r>
          <w:t xml:space="preserve">which conflicts with the expectation that a pull request</w:t>
        </w:r>
      </w:ins>
      <w:ins w:id="69" w:author="PR Preview" w:date="2026-01-01T00:00:00Z">
        <w:r>
          <w:t xml:space="preserve"> </w:t>
        </w:r>
      </w:ins>
      <w:ins w:id="70" w:author="PR Preview" w:date="2026-01-01T00:00:00Z">
        <w:r>
          <w:t xml:space="preserve">stays scoped to one concern.</w:t>
        </w:r>
      </w:ins>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8" Type="http://schemas.openxmlformats.org/officeDocument/2006/relationships/hyperlink" Target="https://github.com/UCD-SERG/lab-manual/tree/main/lms"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2026-10-14T11:12:52Z</dcterms:created>
  <dcterms:modified xsi:type="dcterms:W3CDTF">2026-10-14T11:12:52Z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04:10:23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