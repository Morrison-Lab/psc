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2026-10-14 01:49:27 (PDT)</w:delText>
        </w:r>
      </w:del>
    </w:p>
    <w:p>
      <w:pPr>
        <w:pStyle w:val="Date"/>
      </w:pPr>
      <w:ins w:id="2" w:author="PR Preview" w:date="2026-01-01T00:00:00Z">
        <w:r>
          <w:t xml:space="preserve">Last modified: 2026-10-14 01:53:35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del w:id="3" w:author="PR Preview" w:date="2026-01-01T00:00:00Z">
        <w:r>
          <w:delText xml:space="preserve">Run</w:delText>
        </w:r>
      </w:del>
      <w:del w:id="4" w:author="PR Preview" w:date="2026-01-01T00:00:00Z">
        <w:r>
          <w:delText xml:space="preserve"> </w:delText>
        </w:r>
      </w:del>
      <w:del w:id="5" w:author="PR Preview" w:date="2026-01-01T00:00:00Z">
        <w:r>
          <w:rPr>
            <w:rStyle w:val="VerbatimChar"/>
          </w:rPr>
          <w:delText xml:space="preserve">renv::restore()</w:delText>
        </w:r>
      </w:del>
      <w:del w:id="6" w:author="PR Preview" w:date="2026-01-01T00:00:00Z">
        <w:r>
          <w:delText xml:space="preserve">. In our lab’s projects, this is often already found at the top of the config file, so you can just run scripts as is.</w:delText>
        </w:r>
      </w:del>
    </w:p>
    <w:p>
      <w:pPr>
        <w:pStyle w:val="Compact"/>
        <w:numPr>
          <w:ilvl w:val="0"/>
          <w:numId w:val="1002"/>
        </w:numPr>
      </w:pPr>
      <w:ins w:id="7" w:author="PR Preview" w:date="2026-01-01T00:00:00Z">
        <w:r>
          <w:t xml:space="preserve">Run</w:t>
        </w:r>
      </w:ins>
      <w:ins w:id="8" w:author="PR Preview" w:date="2026-01-01T00:00:00Z">
        <w:r>
          <w:t xml:space="preserve"> </w:t>
        </w:r>
      </w:ins>
      <w:ins w:id="9" w:author="PR Preview" w:date="2026-01-01T00:00:00Z">
        <w:r>
          <w:rPr>
            <w:rStyle w:val="VerbatimChar"/>
          </w:rPr>
          <w:t xml:space="preserve">renv::restore()</w:t>
        </w:r>
      </w:ins>
      <w:ins w:id="10" w:author="PR Preview" w:date="2026-01-01T00:00:00Z">
        <w:r>
          <w:t xml:space="preserve">. Many projects put this call at the top of the config file, so you can just run scripts as is.</w:t>
        </w:r>
      </w:ins>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2026-10-14T08:58:09Z</dcterms:created>
  <dcterms:modified xsi:type="dcterms:W3CDTF">2026-10-14T08:58:09Z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01:53:35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