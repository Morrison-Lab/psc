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01:44:13 (PDT)</w:t>
        </w:r>
      </w:ins>
    </w:p>
    <w:bookmarkStart w:id="15" w:name="sec-general-overview"/>
    <w:p>
      <w:pPr>
        <w:pStyle w:val="Heading2"/>
      </w:pPr>
      <w:r>
        <w:t xml:space="preserve">1 General Overview</w:t>
      </w:r>
    </w:p>
    <w:p>
      <w:pPr>
        <w:pStyle w:val="FirstParagraph"/>
      </w:pPr>
      <w:del w:id="3" w:author="PR Preview" w:date="2026-01-01T00:00:00Z">
        <w:r>
          <w:delTex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delText>
        </w:r>
      </w:del>
    </w:p>
    <w:p>
      <w:pPr>
        <w:pStyle w:val="FirstParagraph"/>
      </w:pPr>
      <w:ins w:id="4" w:author="PR Preview" w:date="2026-01-01T00:00:00Z">
        <w:r>
          <w:t xml:space="preserve">This chapter covers data masking, a unique process in R in which columns are treated as distinct objects within their dataframe’s environment. Data masking most frequently comes up when writing wrapper functions where arguments to indicate column names are supplied as strings.</w:t>
        </w:r>
      </w:ins>
      <w:ins w:id="5" w:author="PR Preview" w:date="2026-01-01T00:00:00Z">
        <w:r>
          <w:t xml:space="preserve"> </w:t>
        </w:r>
      </w:ins>
      <w:ins w:id="6" w:author="PR Preview" w:date="2026-01-01T00:00:00Z">
        <w:r>
          <w:t xml:space="preserve">This is common when you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ins>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del w:id="7" w:author="PR Preview" w:date="2026-01-01T00:00:00Z">
        <w:r>
          <w:delText xml:space="preserve">While cleaner and often more convenient, the data frame that var_name is in is now</w:delText>
        </w:r>
      </w:del>
      <w:del w:id="8" w:author="PR Preview" w:date="2026-01-01T00:00:00Z">
        <w:r>
          <w:delText xml:space="preserve"> </w:delText>
        </w:r>
      </w:del>
      <w:del w:id="9" w:author="PR Preview" w:date="2026-01-01T00:00:00Z">
        <w:r>
          <w:delText xml:space="preserve">“masked”</w:delText>
        </w:r>
      </w:del>
      <w:del w:id="10" w:author="PR Preview" w:date="2026-01-01T00:00:00Z">
        <w:r>
          <w:delText xml:space="preserve"> </w:delText>
        </w:r>
      </w:del>
      <w:del w:id="11" w:author="PR Preview" w:date="2026-01-01T00:00:00Z">
        <w:r>
          <w:delTex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delText>
        </w:r>
      </w:del>
      <w:del w:id="12" w:author="PR Preview" w:date="2026-01-01T00:00:00Z">
        <w:r>
          <w:delText xml:space="preserve"> </w:delText>
        </w:r>
      </w:del>
      <w:del w:id="13" w:author="PR Preview" w:date="2026-01-01T00:00:00Z">
        <w:r>
          <w:delText xml:space="preserve">“held on to”</w:delText>
        </w:r>
      </w:del>
      <w:del w:id="14" w:author="PR Preview" w:date="2026-01-01T00:00:00Z">
        <w:r>
          <w:delText xml:space="preserve"> </w:delText>
        </w:r>
      </w:del>
      <w:del w:id="15" w:author="PR Preview" w:date="2026-01-01T00:00:00Z">
        <w:r>
          <w:delText xml:space="preserve">in the pipe. However, it can cause some programming hurdles when writing functions that take strings of variable/column names as arguments. In the next section, we briefly describe how to troubleshoot common errors in data masking, as relevant to our lab’s work.</w:delText>
        </w:r>
      </w:del>
    </w:p>
    <w:p>
      <w:pPr>
        <w:pStyle w:val="FirstParagraph"/>
      </w:pPr>
      <w:ins w:id="16" w:author="PR Preview" w:date="2026-01-01T00:00:00Z">
        <w:r>
          <w:t xml:space="preserve">While cleaner and often more convenient, the data frame that var_name is in is now</w:t>
        </w:r>
      </w:ins>
      <w:ins w:id="17" w:author="PR Preview" w:date="2026-01-01T00:00:00Z">
        <w:r>
          <w:t xml:space="preserve"> </w:t>
        </w:r>
      </w:ins>
      <w:ins w:id="18" w:author="PR Preview" w:date="2026-01-01T00:00:00Z">
        <w:r>
          <w:t xml:space="preserve">“masked”</w:t>
        </w:r>
      </w:ins>
      <w:ins w:id="19" w:author="PR Preview" w:date="2026-01-01T00:00:00Z">
        <w:r>
          <w:t xml:space="preserve"> </w:t>
        </w:r>
      </w:ins>
      <w:ins w:id="20" w:author="PR Preview" w:date="2026-01-01T00:00:00Z">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ins>
      <w:ins w:id="21" w:author="PR Preview" w:date="2026-01-01T00:00:00Z">
        <w:r>
          <w:t xml:space="preserve"> </w:t>
        </w:r>
      </w:ins>
      <w:ins w:id="22" w:author="PR Preview" w:date="2026-01-01T00:00:00Z">
        <w:r>
          <w:t xml:space="preserve">“held on to”</w:t>
        </w:r>
      </w:ins>
      <w:ins w:id="23" w:author="PR Preview" w:date="2026-01-01T00:00:00Z">
        <w:r>
          <w:t xml:space="preserve"> </w:t>
        </w:r>
      </w:ins>
      <w:ins w:id="24" w:author="PR Preview" w:date="2026-01-01T00:00:00Z">
        <w:r>
          <w:t xml:space="preserve">in the pipe. However, it can cause some programming hurdles when writing functions that take strings of variable/column names as arguments. In the next section, we briefly describe how to troubleshoot common errors in data masking, as relevant to everyday research workflows.</w:t>
        </w:r>
      </w:ins>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2026-10-14T08:49:39Z</dcterms:created>
  <dcterms:modified xsi:type="dcterms:W3CDTF">2026-10-14T08:49:39Z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01:44:13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