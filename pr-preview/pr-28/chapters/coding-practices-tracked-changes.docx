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del w:id="1" w:author="PR Preview" w:date="2026-01-01T00:00:00Z">
        <w:r>
          <w:delText xml:space="preserve">Last modified: 2026-10-12 21:28:22 (PDT)</w:delText>
        </w:r>
      </w:del>
    </w:p>
    <w:p>
      <w:pPr>
        <w:pStyle w:val="Date"/>
      </w:pPr>
      <w:ins w:id="2" w:author="PR Preview" w:date="2026-01-01T00:00:00Z">
        <w:r>
          <w:t xml:space="preserve">Last modified: 2026-10-14 01:44:13 (PDT)</w:t>
        </w:r>
      </w:ins>
    </w:p>
    <w:p>
      <w:pPr>
        <w:pStyle w:val="FirstParagraph"/>
      </w:pPr>
      <w:bookmarkStart w:id="9" w:name="sec-r-coding-practices"/>
      <w:bookmarkEnd w:id="9"/>
    </w:p>
    <w:bookmarkStart w:id="10" w:name="sec-lab-protocols-for-code-and-data"/>
    <w:p>
      <w:pPr>
        <w:pStyle w:val="Heading2"/>
      </w:pPr>
      <w:del w:id="3" w:author="PR Preview" w:date="2026-01-01T00:00:00Z">
        <w:r>
          <w:delText xml:space="preserve">1 Lab Protocols for Code and Data</w:delText>
        </w:r>
      </w:del>
    </w:p>
    <w:p>
      <w:pPr>
        <w:pStyle w:val="FirstParagraph"/>
      </w:pPr>
      <w:del w:id="4" w:author="PR Preview" w:date="2026-01-01T00:00:00Z">
        <w:r>
          <w:delText xml:space="preserve">Just as wet labs have strict safety protocols to ensure reproducible results and prevent contamination, our computational lab has protocols for coding and data management. These protocols are not suggestions—they are essential practices that:</w:delText>
        </w:r>
      </w:del>
    </w:p>
    <w:p>
      <w:pPr>
        <w:pStyle w:val="Heading2"/>
      </w:pPr>
      <w:ins w:id="5" w:author="PR Preview" w:date="2026-01-01T00:00:00Z">
        <w:r>
          <w:t xml:space="preserve">1 Protocols for Code and Data</w:t>
        </w:r>
      </w:ins>
    </w:p>
    <w:p>
      <w:pPr>
        <w:pStyle w:val="FirstParagraph"/>
      </w:pPr>
      <w:ins w:id="6" w:author="PR Preview" w:date="2026-01-01T00:00:00Z">
        <w:r>
          <w:t xml:space="preserve">Just as wet labs have strict safety protocols to ensure reproducible results and prevent contamination, computational work needs protocols for coding and data management. These protocols are not suggestions—they are essential practices that:</w:t>
        </w:r>
      </w:ins>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del w:id="7" w:author="PR Preview" w:date="2026-01-01T00:00:00Z">
        <w:r>
          <w:rPr>
            <w:b/>
            <w:bCs/>
          </w:rPr>
          <w:delText xml:space="preserve">Build for your own repeated use first.</w:delText>
        </w:r>
      </w:del>
      <w:del w:id="8" w:author="PR Preview" w:date="2026-01-01T00:00:00Z">
        <w:r>
          <w:delText xml:space="preserve"> </w:delText>
        </w:r>
      </w:del>
      <w:del w:id="9" w:author="PR Preview" w:date="2026-01-01T00:00:00Z">
        <w:r>
          <w:delText xml:space="preserve">A tool that saves you an hour a week justifies itself quickly,</w:delText>
        </w:r>
      </w:del>
      <w:del w:id="10" w:author="PR Preview" w:date="2026-01-01T00:00:00Z">
        <w:r>
          <w:delText xml:space="preserve"> </w:delText>
        </w:r>
      </w:del>
      <w:del w:id="11" w:author="PR Preview" w:date="2026-01-01T00:00:00Z">
        <w:r>
          <w:delText xml:space="preserve">and the discipline of packaging it (documentation, tests)</w:delText>
        </w:r>
      </w:del>
      <w:del w:id="12" w:author="PR Preview" w:date="2026-01-01T00:00:00Z">
        <w:r>
          <w:delText xml:space="preserve"> </w:delText>
        </w:r>
      </w:del>
      <w:del w:id="13" w:author="PR Preview" w:date="2026-01-01T00:00:00Z">
        <w:r>
          <w:delText xml:space="preserve">makes it usable by the next lab member too.</w:delText>
        </w:r>
      </w:del>
    </w:p>
    <w:p>
      <w:pPr>
        <w:pStyle w:val="Compact"/>
        <w:numPr>
          <w:ilvl w:val="0"/>
          <w:numId w:val="1002"/>
        </w:numPr>
      </w:pPr>
      <w:ins w:id="14" w:author="PR Preview" w:date="2026-01-01T00:00:00Z">
        <w:r>
          <w:rPr>
            <w:b/>
            <w:bCs/>
          </w:rPr>
          <w:t xml:space="preserve">Build for your own repeated use first.</w:t>
        </w:r>
      </w:ins>
      <w:ins w:id="15" w:author="PR Preview" w:date="2026-01-01T00:00:00Z">
        <w:r>
          <w:t xml:space="preserve"> </w:t>
        </w:r>
      </w:ins>
      <w:ins w:id="16" w:author="PR Preview" w:date="2026-01-01T00:00:00Z">
        <w:r>
          <w:t xml:space="preserve">A tool that saves you an hour a week justifies itself quickly,</w:t>
        </w:r>
      </w:ins>
      <w:ins w:id="17" w:author="PR Preview" w:date="2026-01-01T00:00:00Z">
        <w:r>
          <w:t xml:space="preserve"> </w:t>
        </w:r>
      </w:ins>
      <w:ins w:id="18" w:author="PR Preview" w:date="2026-01-01T00:00:00Z">
        <w:r>
          <w:t xml:space="preserve">and the discipline of packaging it (documentation, tests)</w:t>
        </w:r>
      </w:ins>
      <w:ins w:id="19" w:author="PR Preview" w:date="2026-01-01T00:00:00Z">
        <w:r>
          <w:t xml:space="preserve"> </w:t>
        </w:r>
      </w:ins>
      <w:ins w:id="20" w:author="PR Preview" w:date="2026-01-01T00:00:00Z">
        <w:r>
          <w:t xml:space="preserve">makes it usable by the next team member too.</w:t>
        </w:r>
      </w:ins>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del w:id="21" w:author="PR Preview" w:date="2026-01-01T00:00:00Z">
        <w:r>
          <w:delText xml:space="preserve">Much of our lab’s shared infrastructure came from exactly this pattern:</w:delText>
        </w:r>
      </w:del>
      <w:del w:id="22" w:author="PR Preview" w:date="2026-01-01T00:00:00Z">
        <w:r>
          <w:delText xml:space="preserve"> </w:delText>
        </w:r>
      </w:del>
      <w:del w:id="23" w:author="PR Preview" w:date="2026-01-01T00:00:00Z">
        <w:r>
          <w:delText xml:space="preserve">the</w:delText>
        </w:r>
      </w:del>
      <w:del w:id="24" w:author="PR Preview" w:date="2026-01-01T00:00:00Z">
        <w:r>
          <w:delText xml:space="preserve"> </w:delText>
        </w:r>
      </w:del>
      <w:hyperlink r:id="rId13">
        <w:del w:id="25" w:author="PR Preview" w:date="2026-01-01T00:00:00Z">
          <w:r>
            <w:rPr>
              <w:rStyle w:val="VerbatimChar"/>
            </w:rPr>
            <w:delText xml:space="preserve">{snapr}</w:delText>
          </w:r>
        </w:del>
      </w:hyperlink>
      <w:del w:id="26" w:author="PR Preview" w:date="2026-01-01T00:00:00Z">
        <w:r>
          <w:delText xml:space="preserve"> </w:delText>
        </w:r>
      </w:del>
      <w:del w:id="27" w:author="PR Preview" w:date="2026-01-01T00:00:00Z">
        <w:r>
          <w:delText xml:space="preserve">package</w:delText>
        </w:r>
      </w:del>
      <w:del w:id="28" w:author="PR Preview" w:date="2026-01-01T00:00:00Z">
        <w:r>
          <w:delText xml:space="preserve"> </w:delText>
        </w:r>
      </w:del>
      <w:del w:id="29" w:author="PR Preview" w:date="2026-01-01T00:00:00Z">
        <w:r>
          <w:delText xml:space="preserve">packages the lab’s snapshot-testing helpers,</w:delText>
        </w:r>
      </w:del>
      <w:del w:id="30" w:author="PR Preview" w:date="2026-01-01T00:00:00Z">
        <w:r>
          <w:delText xml:space="preserve"> </w:delText>
        </w:r>
      </w:del>
      <w:del w:id="31" w:author="PR Preview" w:date="2026-01-01T00:00:00Z">
        <w:r>
          <w:delText xml:space="preserve">the</w:delText>
        </w:r>
      </w:del>
      <w:del w:id="32" w:author="PR Preview" w:date="2026-01-01T00:00:00Z">
        <w:r>
          <w:delText xml:space="preserve"> </w:delText>
        </w:r>
      </w:del>
      <w:hyperlink r:id="rId14">
        <w:del w:id="33" w:author="PR Preview" w:date="2026-01-01T00:00:00Z">
          <w:r>
            <w:rPr>
              <w:rStyle w:val="VerbatimChar"/>
            </w:rPr>
            <w:delText xml:space="preserve">{lms}</w:delText>
          </w:r>
        </w:del>
      </w:hyperlink>
      <w:del w:id="34" w:author="PR Preview" w:date="2026-01-01T00:00:00Z">
        <w:r>
          <w:delText xml:space="preserve"> </w:delText>
        </w:r>
      </w:del>
      <w:del w:id="35" w:author="PR Preview" w:date="2026-01-01T00:00:00Z">
        <w:r>
          <w:delText xml:space="preserve">linter package packages our shared lint configuration,</w:delText>
        </w:r>
      </w:del>
      <w:del w:id="36" w:author="PR Preview" w:date="2026-01-01T00:00:00Z">
        <w:r>
          <w:delText xml:space="preserve"> </w:delText>
        </w:r>
      </w:del>
      <w:del w:id="37" w:author="PR Preview" w:date="2026-01-01T00:00:00Z">
        <w:r>
          <w:delText xml:space="preserve">and the</w:delText>
        </w:r>
      </w:del>
      <w:del w:id="38" w:author="PR Preview" w:date="2026-01-01T00:00:00Z">
        <w:r>
          <w:delText xml:space="preserve"> </w:delText>
        </w:r>
      </w:del>
      <w:hyperlink r:id="rId15">
        <w:del w:id="39" w:author="PR Preview" w:date="2026-01-01T00:00:00Z">
          <w:r>
            <w:rPr>
              <w:rStyle w:val="Hyperlink"/>
            </w:rPr>
            <w:delText xml:space="preserve">Morrison-Lab/gha</w:delText>
          </w:r>
        </w:del>
      </w:hyperlink>
      <w:del w:id="40" w:author="PR Preview" w:date="2026-01-01T00:00:00Z">
        <w:r>
          <w:delText xml:space="preserve"> </w:delText>
        </w:r>
      </w:del>
      <w:del w:id="41" w:author="PR Preview" w:date="2026-01-01T00:00:00Z">
        <w:r>
          <w:delText xml:space="preserve">repository</w:delText>
        </w:r>
      </w:del>
      <w:del w:id="42" w:author="PR Preview" w:date="2026-01-01T00:00:00Z">
        <w:r>
          <w:delText xml:space="preserve"> </w:delText>
        </w:r>
      </w:del>
      <w:del w:id="43" w:author="PR Preview" w:date="2026-01-01T00:00:00Z">
        <w:r>
          <w:delText xml:space="preserve">collects reusable CI workflows and composite actions</w:delText>
        </w:r>
      </w:del>
      <w:del w:id="44" w:author="PR Preview" w:date="2026-01-01T00:00:00Z">
        <w:r>
          <w:delText xml:space="preserve"> </w:delText>
        </w:r>
      </w:del>
      <w:del w:id="45" w:author="PR Preview" w:date="2026-01-01T00:00:00Z">
        <w:r>
          <w:delText xml:space="preserve">shared across the lab’s repositories.</w:delText>
        </w:r>
      </w:del>
    </w:p>
    <w:p>
      <w:pPr>
        <w:pStyle w:val="FirstParagraph"/>
      </w:pPr>
      <w:ins w:id="46" w:author="PR Preview" w:date="2026-01-01T00:00:00Z">
        <w:r>
          <w:t xml:space="preserve">Much of the shared infrastructure behind these notes came from exactly this pattern:</w:t>
        </w:r>
      </w:ins>
      <w:ins w:id="47" w:author="PR Preview" w:date="2026-01-01T00:00:00Z">
        <w:r>
          <w:t xml:space="preserve"> </w:t>
        </w:r>
      </w:ins>
      <w:ins w:id="48" w:author="PR Preview" w:date="2026-01-01T00:00:00Z">
        <w:r>
          <w:t xml:space="preserve">the</w:t>
        </w:r>
      </w:ins>
      <w:ins w:id="49" w:author="PR Preview" w:date="2026-01-01T00:00:00Z">
        <w:r>
          <w:t xml:space="preserve"> </w:t>
        </w:r>
      </w:ins>
      <w:hyperlink r:id="rId13">
        <w:ins w:id="50" w:author="PR Preview" w:date="2026-01-01T00:00:00Z">
          <w:r>
            <w:rPr>
              <w:rStyle w:val="VerbatimChar"/>
            </w:rPr>
            <w:t xml:space="preserve">{snapr}</w:t>
          </w:r>
        </w:ins>
      </w:hyperlink>
      <w:ins w:id="51" w:author="PR Preview" w:date="2026-01-01T00:00:00Z">
        <w:r>
          <w:t xml:space="preserve"> </w:t>
        </w:r>
      </w:ins>
      <w:ins w:id="52" w:author="PR Preview" w:date="2026-01-01T00:00:00Z">
        <w:r>
          <w:t xml:space="preserve">package</w:t>
        </w:r>
      </w:ins>
      <w:ins w:id="53" w:author="PR Preview" w:date="2026-01-01T00:00:00Z">
        <w:r>
          <w:t xml:space="preserve"> </w:t>
        </w:r>
      </w:ins>
      <w:ins w:id="54" w:author="PR Preview" w:date="2026-01-01T00:00:00Z">
        <w:r>
          <w:t xml:space="preserve">packages snapshot-testing helpers,</w:t>
        </w:r>
      </w:ins>
      <w:ins w:id="55" w:author="PR Preview" w:date="2026-01-01T00:00:00Z">
        <w:r>
          <w:t xml:space="preserve"> </w:t>
        </w:r>
      </w:ins>
      <w:ins w:id="56" w:author="PR Preview" w:date="2026-01-01T00:00:00Z">
        <w:r>
          <w:t xml:space="preserve">the</w:t>
        </w:r>
      </w:ins>
      <w:ins w:id="57" w:author="PR Preview" w:date="2026-01-01T00:00:00Z">
        <w:r>
          <w:t xml:space="preserve"> </w:t>
        </w:r>
      </w:ins>
      <w:hyperlink r:id="rId14">
        <w:ins w:id="58" w:author="PR Preview" w:date="2026-01-01T00:00:00Z">
          <w:r>
            <w:rPr>
              <w:rStyle w:val="VerbatimChar"/>
            </w:rPr>
            <w:t xml:space="preserve">{lms}</w:t>
          </w:r>
        </w:ins>
      </w:hyperlink>
      <w:ins w:id="59" w:author="PR Preview" w:date="2026-01-01T00:00:00Z">
        <w:r>
          <w:t xml:space="preserve"> </w:t>
        </w:r>
      </w:ins>
      <w:ins w:id="60" w:author="PR Preview" w:date="2026-01-01T00:00:00Z">
        <w:r>
          <w:t xml:space="preserve">linter package packages a shared lint configuration,</w:t>
        </w:r>
      </w:ins>
      <w:ins w:id="61" w:author="PR Preview" w:date="2026-01-01T00:00:00Z">
        <w:r>
          <w:t xml:space="preserve"> </w:t>
        </w:r>
      </w:ins>
      <w:ins w:id="62" w:author="PR Preview" w:date="2026-01-01T00:00:00Z">
        <w:r>
          <w:t xml:space="preserve">and the</w:t>
        </w:r>
      </w:ins>
      <w:ins w:id="63" w:author="PR Preview" w:date="2026-01-01T00:00:00Z">
        <w:r>
          <w:t xml:space="preserve"> </w:t>
        </w:r>
      </w:ins>
      <w:hyperlink r:id="rId15">
        <w:ins w:id="64" w:author="PR Preview" w:date="2026-01-01T00:00:00Z">
          <w:r>
            <w:rPr>
              <w:rStyle w:val="Hyperlink"/>
            </w:rPr>
            <w:t xml:space="preserve">Morrison-Lab/gha</w:t>
          </w:r>
        </w:ins>
      </w:hyperlink>
      <w:ins w:id="65" w:author="PR Preview" w:date="2026-01-01T00:00:00Z">
        <w:r>
          <w:t xml:space="preserve"> </w:t>
        </w:r>
      </w:ins>
      <w:ins w:id="66" w:author="PR Preview" w:date="2026-01-01T00:00:00Z">
        <w:r>
          <w:t xml:space="preserve">repository</w:t>
        </w:r>
      </w:ins>
      <w:ins w:id="67" w:author="PR Preview" w:date="2026-01-01T00:00:00Z">
        <w:r>
          <w:t xml:space="preserve"> </w:t>
        </w:r>
      </w:ins>
      <w:ins w:id="68" w:author="PR Preview" w:date="2026-01-01T00:00:00Z">
        <w:r>
          <w:t xml:space="preserve">collects reusable CI workflows and composite actions</w:t>
        </w:r>
      </w:ins>
      <w:ins w:id="69" w:author="PR Preview" w:date="2026-01-01T00:00:00Z">
        <w:r>
          <w:t xml:space="preserve"> </w:t>
        </w:r>
      </w:ins>
      <w:ins w:id="70" w:author="PR Preview" w:date="2026-01-01T00:00:00Z">
        <w:r>
          <w:t xml:space="preserve">shared across many repositories.</w:t>
        </w:r>
      </w:ins>
    </w:p>
    <w:bookmarkEnd w:id="16"/>
    <w:bookmarkStart w:id="34" w:name="sec-r-package-tools"/>
    <w:p>
      <w:pPr>
        <w:pStyle w:val="Heading2"/>
      </w:pPr>
      <w:r>
        <w:t xml:space="preserve">3 Essential R Package Development Tools</w:t>
      </w:r>
    </w:p>
    <w:p>
      <w:pPr>
        <w:pStyle w:val="FirstParagraph"/>
      </w:pPr>
      <w:del w:id="71" w:author="PR Preview" w:date="2026-01-01T00:00:00Z">
        <w:r>
          <w:delText xml:space="preserve">The following tools are essential for R package development in our lab:</w:delText>
        </w:r>
      </w:del>
    </w:p>
    <w:p>
      <w:pPr>
        <w:pStyle w:val="FirstParagraph"/>
      </w:pPr>
      <w:ins w:id="72" w:author="PR Preview" w:date="2026-01-01T00:00:00Z">
        <w:r>
          <w:t xml:space="preserve">The following tools are essential for R package development:</w:t>
        </w:r>
      </w:ins>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del w:id="73" w:author="PR Preview" w:date="2026-01-01T00:00:00Z">
        <w:r>
          <w:delText xml:space="preserve">Here’s the typical workflow for developing an R package in our lab:</w:delText>
        </w:r>
      </w:del>
    </w:p>
    <w:p>
      <w:pPr>
        <w:pStyle w:val="FirstParagraph"/>
      </w:pPr>
      <w:ins w:id="74" w:author="PR Preview" w:date="2026-01-01T00:00:00Z">
        <w:r>
          <w:t xml:space="preserve">Here’s the typical workflow for developing an R package:</w:t>
        </w:r>
      </w:ins>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del w:id="75" w:author="PR Preview" w:date="2026-01-01T00:00:00Z">
        <w:r>
          <w:delText xml:space="preserve">Our lab’s</w:delText>
        </w:r>
      </w:del>
      <w:del w:id="76" w:author="PR Preview" w:date="2026-01-01T00:00:00Z">
        <w:r>
          <w:delText xml:space="preserve"> </w:delText>
        </w:r>
      </w:del>
      <w:hyperlink r:id="rId13">
        <w:del w:id="77" w:author="PR Preview" w:date="2026-01-01T00:00:00Z">
          <w:r>
            <w:rPr>
              <w:rStyle w:val="VerbatimChar"/>
            </w:rPr>
            <w:delText xml:space="preserve">{snapr}</w:delText>
          </w:r>
        </w:del>
      </w:hyperlink>
      <w:del w:id="78" w:author="PR Preview" w:date="2026-01-01T00:00:00Z">
        <w:r>
          <w:delText xml:space="preserve"> </w:delText>
        </w:r>
      </w:del>
      <w:del w:id="79" w:author="PR Preview" w:date="2026-01-01T00:00:00Z">
        <w:r>
          <w:delText xml:space="preserve">package</w:delText>
        </w:r>
      </w:del>
      <w:del w:id="80" w:author="PR Preview" w:date="2026-01-01T00:00:00Z">
        <w:r>
          <w:delText xml:space="preserve"> </w:delText>
        </w:r>
      </w:del>
      <w:del w:id="81" w:author="PR Preview" w:date="2026-01-01T00:00:00Z">
        <w:r>
          <w:delText xml:space="preserve">(on</w:delText>
        </w:r>
      </w:del>
      <w:del w:id="82" w:author="PR Preview" w:date="2026-01-01T00:00:00Z">
        <w:r>
          <w:delText xml:space="preserve"> </w:delText>
        </w:r>
      </w:del>
      <w:hyperlink r:id="rId52">
        <w:del w:id="83" w:author="PR Preview" w:date="2026-01-01T00:00:00Z">
          <w:r>
            <w:rPr>
              <w:rStyle w:val="Hyperlink"/>
            </w:rPr>
            <w:delText xml:space="preserve">CRAN</w:delText>
          </w:r>
        </w:del>
      </w:hyperlink>
      <w:del w:id="84" w:author="PR Preview" w:date="2026-01-01T00:00:00Z">
        <w:r>
          <w:delText xml:space="preserve">)</w:delText>
        </w:r>
      </w:del>
      <w:del w:id="85" w:author="PR Preview" w:date="2026-01-01T00:00:00Z">
        <w:r>
          <w:delText xml:space="preserve"> </w:delText>
        </w:r>
      </w:del>
      <w:del w:id="86" w:author="PR Preview" w:date="2026-01-01T00:00:00Z">
        <w:r>
          <w:delText xml:space="preserve">adds convenience wrappers on top of</w:delText>
        </w:r>
      </w:del>
      <w:del w:id="87" w:author="PR Preview" w:date="2026-01-01T00:00:00Z">
        <w:r>
          <w:delText xml:space="preserve"> </w:delText>
        </w:r>
      </w:del>
      <w:hyperlink r:id="rId39">
        <w:del w:id="88" w:author="PR Preview" w:date="2026-01-01T00:00:00Z">
          <w:r>
            <w:rPr>
              <w:rStyle w:val="VerbatimChar"/>
            </w:rPr>
            <w:delText xml:space="preserve">{testthat}</w:delText>
          </w:r>
        </w:del>
      </w:hyperlink>
      <w:del w:id="89" w:author="PR Preview" w:date="2026-01-01T00:00:00Z">
        <w:r>
          <w:delText xml:space="preserve">’s snapshot functions:</w:delText>
        </w:r>
      </w:del>
      <w:del w:id="90" w:author="PR Preview" w:date="2026-01-01T00:00:00Z">
        <w:r>
          <w:delText xml:space="preserve"> </w:delText>
        </w:r>
      </w:del>
      <w:del w:id="91" w:author="PR Preview" w:date="2026-01-01T00:00:00Z">
        <w:r>
          <w:rPr>
            <w:rStyle w:val="VerbatimChar"/>
          </w:rPr>
          <w:delText xml:space="preserve">expect_snapshot_data()</w:delText>
        </w:r>
      </w:del>
      <w:del w:id="92" w:author="PR Preview" w:date="2026-01-01T00:00:00Z">
        <w:r>
          <w:delText xml:space="preserve"> </w:delText>
        </w:r>
      </w:del>
      <w:del w:id="93" w:author="PR Preview" w:date="2026-01-01T00:00:00Z">
        <w:r>
          <w:delText xml:space="preserve">for data frames</w:delText>
        </w:r>
      </w:del>
      <w:del w:id="94" w:author="PR Preview" w:date="2026-01-01T00:00:00Z">
        <w:r>
          <w:delText xml:space="preserve"> </w:delText>
        </w:r>
      </w:del>
      <w:del w:id="95" w:author="PR Preview" w:date="2026-01-01T00:00:00Z">
        <w:r>
          <w:delText xml:space="preserve">(adapted, with permission, from the</w:delText>
        </w:r>
      </w:del>
      <w:del w:id="96" w:author="PR Preview" w:date="2026-01-01T00:00:00Z">
        <w:r>
          <w:delText xml:space="preserve"> </w:delText>
        </w:r>
      </w:del>
      <w:hyperlink r:id="rId53">
        <w:del w:id="97" w:author="PR Preview" w:date="2026-01-01T00:00:00Z">
          <w:r>
            <w:rPr>
              <w:rStyle w:val="VerbatimChar"/>
            </w:rPr>
            <w:delText xml:space="preserve">{ssdtools}</w:delText>
          </w:r>
        </w:del>
      </w:hyperlink>
      <w:del w:id="98" w:author="PR Preview" w:date="2026-01-01T00:00:00Z">
        <w:r>
          <w:delText xml:space="preserve"> </w:delText>
        </w:r>
      </w:del>
      <w:del w:id="99" w:author="PR Preview" w:date="2026-01-01T00:00:00Z">
        <w:r>
          <w:delText xml:space="preserve">package)</w:delText>
        </w:r>
      </w:del>
      <w:del w:id="100" w:author="PR Preview" w:date="2026-01-01T00:00:00Z">
        <w:r>
          <w:delText xml:space="preserve"> </w:delText>
        </w:r>
      </w:del>
      <w:del w:id="101" w:author="PR Preview" w:date="2026-01-01T00:00:00Z">
        <w:r>
          <w:delText xml:space="preserve">and</w:delText>
        </w:r>
      </w:del>
      <w:del w:id="102" w:author="PR Preview" w:date="2026-01-01T00:00:00Z">
        <w:r>
          <w:delText xml:space="preserve"> </w:delText>
        </w:r>
      </w:del>
      <w:del w:id="103" w:author="PR Preview" w:date="2026-01-01T00:00:00Z">
        <w:r>
          <w:rPr>
            <w:rStyle w:val="VerbatimChar"/>
          </w:rPr>
          <w:delText xml:space="preserve">expect_snapshot_object()</w:delText>
        </w:r>
      </w:del>
      <w:del w:id="104" w:author="PR Preview" w:date="2026-01-01T00:00:00Z">
        <w:r>
          <w:delText xml:space="preserve">,</w:delText>
        </w:r>
      </w:del>
      <w:del w:id="105" w:author="PR Preview" w:date="2026-01-01T00:00:00Z">
        <w:r>
          <w:delText xml:space="preserve"> </w:delText>
        </w:r>
      </w:del>
      <w:del w:id="106" w:author="PR Preview" w:date="2026-01-01T00:00:00Z">
        <w:r>
          <w:delText xml:space="preserve">which generalizes it to any R object.</w:delText>
        </w:r>
      </w:del>
    </w:p>
    <w:p>
      <w:pPr>
        <w:pStyle w:val="FirstParagraph"/>
      </w:pPr>
      <w:ins w:id="107" w:author="PR Preview" w:date="2026-01-01T00:00:00Z">
        <w:r>
          <w:t xml:space="preserve">The</w:t>
        </w:r>
      </w:ins>
      <w:ins w:id="108" w:author="PR Preview" w:date="2026-01-01T00:00:00Z">
        <w:r>
          <w:t xml:space="preserve"> </w:t>
        </w:r>
      </w:ins>
      <w:hyperlink r:id="rId13">
        <w:ins w:id="109" w:author="PR Preview" w:date="2026-01-01T00:00:00Z">
          <w:r>
            <w:rPr>
              <w:rStyle w:val="VerbatimChar"/>
            </w:rPr>
            <w:t xml:space="preserve">{snapr}</w:t>
          </w:r>
        </w:ins>
      </w:hyperlink>
      <w:ins w:id="110" w:author="PR Preview" w:date="2026-01-01T00:00:00Z">
        <w:r>
          <w:t xml:space="preserve"> </w:t>
        </w:r>
      </w:ins>
      <w:ins w:id="111" w:author="PR Preview" w:date="2026-01-01T00:00:00Z">
        <w:r>
          <w:t xml:space="preserve">package</w:t>
        </w:r>
      </w:ins>
      <w:ins w:id="112" w:author="PR Preview" w:date="2026-01-01T00:00:00Z">
        <w:r>
          <w:t xml:space="preserve"> </w:t>
        </w:r>
      </w:ins>
      <w:ins w:id="113" w:author="PR Preview" w:date="2026-01-01T00:00:00Z">
        <w:r>
          <w:t xml:space="preserve">(on</w:t>
        </w:r>
      </w:ins>
      <w:ins w:id="114" w:author="PR Preview" w:date="2026-01-01T00:00:00Z">
        <w:r>
          <w:t xml:space="preserve"> </w:t>
        </w:r>
      </w:ins>
      <w:hyperlink r:id="rId52">
        <w:ins w:id="115" w:author="PR Preview" w:date="2026-01-01T00:00:00Z">
          <w:r>
            <w:rPr>
              <w:rStyle w:val="Hyperlink"/>
            </w:rPr>
            <w:t xml:space="preserve">CRAN</w:t>
          </w:r>
        </w:ins>
      </w:hyperlink>
      <w:ins w:id="116" w:author="PR Preview" w:date="2026-01-01T00:00:00Z">
        <w:r>
          <w:t xml:space="preserve">)</w:t>
        </w:r>
      </w:ins>
      <w:ins w:id="117" w:author="PR Preview" w:date="2026-01-01T00:00:00Z">
        <w:r>
          <w:t xml:space="preserve"> </w:t>
        </w:r>
      </w:ins>
      <w:ins w:id="118" w:author="PR Preview" w:date="2026-01-01T00:00:00Z">
        <w:r>
          <w:t xml:space="preserve">adds convenience wrappers on top of</w:t>
        </w:r>
      </w:ins>
      <w:ins w:id="119" w:author="PR Preview" w:date="2026-01-01T00:00:00Z">
        <w:r>
          <w:t xml:space="preserve"> </w:t>
        </w:r>
      </w:ins>
      <w:hyperlink r:id="rId39">
        <w:ins w:id="120" w:author="PR Preview" w:date="2026-01-01T00:00:00Z">
          <w:r>
            <w:rPr>
              <w:rStyle w:val="VerbatimChar"/>
            </w:rPr>
            <w:t xml:space="preserve">{testthat}</w:t>
          </w:r>
        </w:ins>
      </w:hyperlink>
      <w:ins w:id="121" w:author="PR Preview" w:date="2026-01-01T00:00:00Z">
        <w:r>
          <w:t xml:space="preserve">’s snapshot functions:</w:t>
        </w:r>
      </w:ins>
      <w:ins w:id="122" w:author="PR Preview" w:date="2026-01-01T00:00:00Z">
        <w:r>
          <w:t xml:space="preserve"> </w:t>
        </w:r>
      </w:ins>
      <w:ins w:id="123" w:author="PR Preview" w:date="2026-01-01T00:00:00Z">
        <w:r>
          <w:rPr>
            <w:rStyle w:val="VerbatimChar"/>
          </w:rPr>
          <w:t xml:space="preserve">expect_snapshot_data()</w:t>
        </w:r>
      </w:ins>
      <w:ins w:id="124" w:author="PR Preview" w:date="2026-01-01T00:00:00Z">
        <w:r>
          <w:t xml:space="preserve"> </w:t>
        </w:r>
      </w:ins>
      <w:ins w:id="125" w:author="PR Preview" w:date="2026-01-01T00:00:00Z">
        <w:r>
          <w:t xml:space="preserve">for data frames</w:t>
        </w:r>
      </w:ins>
      <w:ins w:id="126" w:author="PR Preview" w:date="2026-01-01T00:00:00Z">
        <w:r>
          <w:t xml:space="preserve"> </w:t>
        </w:r>
      </w:ins>
      <w:ins w:id="127" w:author="PR Preview" w:date="2026-01-01T00:00:00Z">
        <w:r>
          <w:t xml:space="preserve">(adapted, with permission, from the</w:t>
        </w:r>
      </w:ins>
      <w:ins w:id="128" w:author="PR Preview" w:date="2026-01-01T00:00:00Z">
        <w:r>
          <w:t xml:space="preserve"> </w:t>
        </w:r>
      </w:ins>
      <w:hyperlink r:id="rId53">
        <w:ins w:id="129" w:author="PR Preview" w:date="2026-01-01T00:00:00Z">
          <w:r>
            <w:rPr>
              <w:rStyle w:val="VerbatimChar"/>
            </w:rPr>
            <w:t xml:space="preserve">{ssdtools}</w:t>
          </w:r>
        </w:ins>
      </w:hyperlink>
      <w:ins w:id="130" w:author="PR Preview" w:date="2026-01-01T00:00:00Z">
        <w:r>
          <w:t xml:space="preserve"> </w:t>
        </w:r>
      </w:ins>
      <w:ins w:id="131" w:author="PR Preview" w:date="2026-01-01T00:00:00Z">
        <w:r>
          <w:t xml:space="preserve">package)</w:t>
        </w:r>
      </w:ins>
      <w:ins w:id="132" w:author="PR Preview" w:date="2026-01-01T00:00:00Z">
        <w:r>
          <w:t xml:space="preserve"> </w:t>
        </w:r>
      </w:ins>
      <w:ins w:id="133" w:author="PR Preview" w:date="2026-01-01T00:00:00Z">
        <w:r>
          <w:t xml:space="preserve">and</w:t>
        </w:r>
      </w:ins>
      <w:ins w:id="134" w:author="PR Preview" w:date="2026-01-01T00:00:00Z">
        <w:r>
          <w:t xml:space="preserve"> </w:t>
        </w:r>
      </w:ins>
      <w:ins w:id="135" w:author="PR Preview" w:date="2026-01-01T00:00:00Z">
        <w:r>
          <w:rPr>
            <w:rStyle w:val="VerbatimChar"/>
          </w:rPr>
          <w:t xml:space="preserve">expect_snapshot_object()</w:t>
        </w:r>
      </w:ins>
      <w:ins w:id="136" w:author="PR Preview" w:date="2026-01-01T00:00:00Z">
        <w:r>
          <w:t xml:space="preserve">,</w:t>
        </w:r>
      </w:ins>
      <w:ins w:id="137" w:author="PR Preview" w:date="2026-01-01T00:00:00Z">
        <w:r>
          <w:t xml:space="preserve"> </w:t>
        </w:r>
      </w:ins>
      <w:ins w:id="138" w:author="PR Preview" w:date="2026-01-01T00:00:00Z">
        <w:r>
          <w:t xml:space="preserve">which generalizes it to any R object.</w:t>
        </w:r>
      </w:ins>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del w:id="139" w:author="PR Preview" w:date="2026-01-01T00:00:00Z">
        <w:r>
          <w:delText xml:space="preserve">Code written to be testable tends toward</w:delText>
        </w:r>
      </w:del>
      <w:del w:id="140" w:author="PR Preview" w:date="2026-01-01T00:00:00Z">
        <w:r>
          <w:delText xml:space="preserve"> </w:delText>
        </w:r>
      </w:del>
      <w:del w:id="141" w:author="PR Preview" w:date="2026-01-01T00:00:00Z">
        <w:r>
          <w:delText xml:space="preserve">small, single-purpose functions with explicit inputs and outputs —</w:delText>
        </w:r>
      </w:del>
      <w:del w:id="142" w:author="PR Preview" w:date="2026-01-01T00:00:00Z">
        <w:r>
          <w:delText xml:space="preserve"> </w:delText>
        </w:r>
      </w:del>
      <w:del w:id="143" w:author="PR Preview" w:date="2026-01-01T00:00:00Z">
        <w:r>
          <w:delText xml:space="preserve">the same design our function-decomposition</w:delText>
        </w:r>
      </w:del>
    </w:p>
    <w:p>
      <w:pPr>
        <w:pStyle w:val="Compact"/>
        <w:numPr>
          <w:ilvl w:val="1"/>
          <w:numId w:val="1019"/>
        </w:numPr>
      </w:pPr>
      <w:del w:id="144" w:author="PR Preview" w:date="2026-01-01T00:00:00Z">
        <w:r>
          <w:delText xml:space="preserve">guidance pushes toward.</w:delText>
        </w:r>
      </w:del>
    </w:p>
    <w:p>
      <w:pPr>
        <w:pStyle w:val="FirstParagraph"/>
      </w:pPr>
      <w:del w:id="145" w:author="PR Preview" w:date="2026-01-01T00:00:00Z">
        <w:r>
          <w:delText xml:space="preserve">You do not have to practice strict TDD to benefit from it.</w:delText>
        </w:r>
      </w:del>
      <w:del w:id="146" w:author="PR Preview" w:date="2026-01-01T00:00:00Z">
        <w:r>
          <w:delText xml:space="preserve"> </w:delText>
        </w:r>
      </w:del>
      <w:del w:id="147" w:author="PR Preview" w:date="2026-01-01T00:00:00Z">
        <w:r>
          <w:delText xml:space="preserve">Our testing guidance (</w:delText>
        </w:r>
      </w:del>
      <w:hyperlink w:anchor="sec-r-testing">
        <w:del w:id="148" w:author="PR Preview" w:date="2026-01-01T00:00:00Z">
          <w:r>
            <w:rPr>
              <w:rStyle w:val="Hyperlink"/>
            </w:rPr>
            <w:delText xml:space="preserve">Section 6</w:delText>
          </w:r>
        </w:del>
      </w:hyperlink>
      <w:del w:id="149" w:author="PR Preview" w:date="2026-01-01T00:00:00Z">
        <w:r>
          <w:delText xml:space="preserve">) already applies its core move —</w:delText>
        </w:r>
      </w:del>
      <w:del w:id="150" w:author="PR Preview" w:date="2026-01-01T00:00:00Z">
        <w:r>
          <w:delText xml:space="preserve"> </w:delText>
        </w:r>
      </w:del>
      <w:del w:id="151" w:author="PR Preview" w:date="2026-01-01T00:00:00Z">
        <w:r>
          <w:delText xml:space="preserve">establish tests</w:delText>
        </w:r>
      </w:del>
      <w:del w:id="152" w:author="PR Preview" w:date="2026-01-01T00:00:00Z">
        <w:r>
          <w:delText xml:space="preserve"> </w:delText>
        </w:r>
      </w:del>
      <w:del w:id="153" w:author="PR Preview" w:date="2026-01-01T00:00:00Z">
        <w:r>
          <w:rPr>
            <w:i/>
            <w:iCs/>
          </w:rPr>
          <w:delText xml:space="preserve">before</w:delText>
        </w:r>
      </w:del>
      <w:del w:id="154" w:author="PR Preview" w:date="2026-01-01T00:00:00Z">
        <w:r>
          <w:delText xml:space="preserve"> </w:delText>
        </w:r>
      </w:del>
      <w:del w:id="155" w:author="PR Preview" w:date="2026-01-01T00:00:00Z">
        <w:r>
          <w:delText xml:space="preserve">modifying existing functions —</w:delText>
        </w:r>
      </w:del>
      <w:del w:id="156" w:author="PR Preview" w:date="2026-01-01T00:00:00Z">
        <w:r>
          <w:delText xml:space="preserve"> </w:delText>
        </w:r>
      </w:del>
      <w:del w:id="157" w:author="PR Preview" w:date="2026-01-01T00:00:00Z">
        <w:r>
          <w:delText xml:space="preserve">and writing the test first is just that same discipline</w:delText>
        </w:r>
      </w:del>
      <w:del w:id="158" w:author="PR Preview" w:date="2026-01-01T00:00:00Z">
        <w:r>
          <w:delText xml:space="preserve"> </w:delText>
        </w:r>
      </w:del>
      <w:del w:id="159" w:author="PR Preview" w:date="2026-01-01T00:00:00Z">
        <w:r>
          <w:delText xml:space="preserve">applied to new code as well.</w:delText>
        </w:r>
      </w:del>
      <w:del w:id="160" w:author="PR Preview" w:date="2026-01-01T00:00:00Z">
        <w:r>
          <w:delText xml:space="preserve"> </w:delText>
        </w:r>
      </w:del>
      <w:del w:id="161" w:author="PR Preview" w:date="2026-01-01T00:00:00Z">
        <w:r>
          <w:delText xml:space="preserve">In R packages, the mechanics are light:</w:delText>
        </w:r>
      </w:del>
      <w:del w:id="162" w:author="PR Preview" w:date="2026-01-01T00:00:00Z">
        <w:r>
          <w:delText xml:space="preserve"> </w:delText>
        </w:r>
      </w:del>
      <w:del w:id="163" w:author="PR Preview" w:date="2026-01-01T00:00:00Z">
        <w:r>
          <w:rPr>
            <w:rStyle w:val="VerbatimChar"/>
          </w:rPr>
          <w:delText xml:space="preserve">usethis::use_test()</w:delText>
        </w:r>
      </w:del>
      <w:del w:id="164" w:author="PR Preview" w:date="2026-01-01T00:00:00Z">
        <w:r>
          <w:delText xml:space="preserve"> </w:delText>
        </w:r>
      </w:del>
      <w:del w:id="165" w:author="PR Preview" w:date="2026-01-01T00:00:00Z">
        <w:r>
          <w:delText xml:space="preserve">creates the matching</w:delText>
        </w:r>
      </w:del>
      <w:del w:id="166" w:author="PR Preview" w:date="2026-01-01T00:00:00Z">
        <w:r>
          <w:delText xml:space="preserve"> </w:delText>
        </w:r>
      </w:del>
      <w:hyperlink r:id="rId39">
        <w:del w:id="167" w:author="PR Preview" w:date="2026-01-01T00:00:00Z">
          <w:r>
            <w:rPr>
              <w:rStyle w:val="VerbatimChar"/>
            </w:rPr>
            <w:delText xml:space="preserve">{testthat}</w:delText>
          </w:r>
        </w:del>
      </w:hyperlink>
      <w:del w:id="168" w:author="PR Preview" w:date="2026-01-01T00:00:00Z">
        <w:r>
          <w:delText xml:space="preserve"> </w:delText>
        </w:r>
      </w:del>
      <w:del w:id="169" w:author="PR Preview" w:date="2026-01-01T00:00:00Z">
        <w:r>
          <w:delText xml:space="preserve">test file,</w:delText>
        </w:r>
      </w:del>
      <w:del w:id="170" w:author="PR Preview" w:date="2026-01-01T00:00:00Z">
        <w:r>
          <w:delText xml:space="preserve"> </w:delText>
        </w:r>
      </w:del>
      <w:del w:id="171" w:author="PR Preview" w:date="2026-01-01T00:00:00Z">
        <w:r>
          <w:delText xml:space="preserve">and</w:delText>
        </w:r>
      </w:del>
      <w:del w:id="172" w:author="PR Preview" w:date="2026-01-01T00:00:00Z">
        <w:r>
          <w:delText xml:space="preserve"> </w:delText>
        </w:r>
      </w:del>
      <w:del w:id="173" w:author="PR Preview" w:date="2026-01-01T00:00:00Z">
        <w:r>
          <w:rPr>
            <w:rStyle w:val="VerbatimChar"/>
          </w:rPr>
          <w:delText xml:space="preserve">devtools::test()</w:delText>
        </w:r>
      </w:del>
      <w:del w:id="174" w:author="PR Preview" w:date="2026-01-01T00:00:00Z">
        <w:r>
          <w:delText xml:space="preserve"> </w:delText>
        </w:r>
      </w:del>
      <w:del w:id="175" w:author="PR Preview" w:date="2026-01-01T00:00:00Z">
        <w:r>
          <w:delText xml:space="preserve">runs the suite</w:delText>
        </w:r>
      </w:del>
      <w:del w:id="176" w:author="PR Preview" w:date="2026-01-01T00:00:00Z">
        <w:r>
          <w:delText xml:space="preserve"> </w:delText>
        </w:r>
      </w:del>
      <w:del w:id="177" w:author="PR Preview" w:date="2026-01-01T00:00:00Z">
        <w:r>
          <w:delText xml:space="preserve">(see</w:delText>
        </w:r>
      </w:del>
      <w:del w:id="178" w:author="PR Preview" w:date="2026-01-01T00:00:00Z">
        <w:r>
          <w:delText xml:space="preserve"> </w:delText>
        </w:r>
      </w:del>
      <w:hyperlink r:id="rId62">
        <w:del w:id="179" w:author="PR Preview" w:date="2026-01-01T00:00:00Z">
          <w:r>
            <w:rPr>
              <w:rStyle w:val="Hyperlink"/>
            </w:rPr>
            <w:delText xml:space="preserve">R Packages, ch. </w:delText>
          </w:r>
        </w:del>
        <w:del w:id="180" w:author="PR Preview" w:date="2026-01-01T00:00:00Z">
          <w:r>
            <w:rPr>
              <w:rStyle w:val="Hyperlink"/>
            </w:rPr>
            <w:delText xml:space="preserve">“Testing basics”</w:delText>
          </w:r>
        </w:del>
      </w:hyperlink>
      <w:del w:id="181" w:author="PR Preview" w:date="2026-01-01T00:00:00Z">
        <w:r>
          <w:delText xml:space="preserve">).</w:delText>
        </w:r>
      </w:del>
    </w:p>
    <w:p>
      <w:pPr>
        <w:pStyle w:val="Compact"/>
        <w:numPr>
          <w:ilvl w:val="0"/>
          <w:numId w:val="1018"/>
        </w:numPr>
      </w:pPr>
      <w:ins w:id="182" w:author="PR Preview" w:date="2026-01-01T00:00:00Z">
        <w:r>
          <w:t xml:space="preserve">Code written to be testable tends toward</w:t>
        </w:r>
      </w:ins>
      <w:ins w:id="183" w:author="PR Preview" w:date="2026-01-01T00:00:00Z">
        <w:r>
          <w:t xml:space="preserve"> </w:t>
        </w:r>
      </w:ins>
      <w:ins w:id="184" w:author="PR Preview" w:date="2026-01-01T00:00:00Z">
        <w:r>
          <w:t xml:space="preserve">small, single-purpose functions with explicit inputs and outputs —</w:t>
        </w:r>
      </w:ins>
      <w:ins w:id="185" w:author="PR Preview" w:date="2026-01-01T00:00:00Z">
        <w:r>
          <w:t xml:space="preserve"> </w:t>
        </w:r>
      </w:ins>
      <w:ins w:id="186" w:author="PR Preview" w:date="2026-01-01T00:00:00Z">
        <w:r>
          <w:t xml:space="preserve">the same design the function-decomposition</w:t>
        </w:r>
      </w:ins>
      <w:ins w:id="187" w:author="PR Preview" w:date="2026-01-01T00:00:00Z">
        <w:r>
          <w:t xml:space="preserve"> </w:t>
        </w:r>
      </w:ins>
      <w:ins w:id="188" w:author="PR Preview" w:date="2026-01-01T00:00:00Z">
        <w:r>
          <w:t xml:space="preserve">guidance (</w:t>
        </w:r>
      </w:ins>
      <w:hyperlink w:anchor="sec-function-decomposition">
        <w:ins w:id="189" w:author="PR Preview" w:date="2026-01-01T00:00:00Z">
          <w:r>
            <w:rPr>
              <w:rStyle w:val="Hyperlink"/>
            </w:rPr>
            <w:t xml:space="preserve">Section 18</w:t>
          </w:r>
        </w:ins>
      </w:hyperlink>
      <w:ins w:id="190" w:author="PR Preview" w:date="2026-01-01T00:00:00Z">
        <w:r>
          <w:t xml:space="preserve">) pushes toward.</w:t>
        </w:r>
      </w:ins>
    </w:p>
    <w:p>
      <w:pPr>
        <w:pStyle w:val="FirstParagraph"/>
      </w:pPr>
      <w:ins w:id="191" w:author="PR Preview" w:date="2026-01-01T00:00:00Z">
        <w:r>
          <w:t xml:space="preserve">You do not have to practice strict TDD to benefit from it.</w:t>
        </w:r>
      </w:ins>
      <w:ins w:id="192" w:author="PR Preview" w:date="2026-01-01T00:00:00Z">
        <w:r>
          <w:t xml:space="preserve"> </w:t>
        </w:r>
      </w:ins>
      <w:ins w:id="193" w:author="PR Preview" w:date="2026-01-01T00:00:00Z">
        <w:r>
          <w:t xml:space="preserve">The testing guidance (</w:t>
        </w:r>
      </w:ins>
      <w:hyperlink w:anchor="sec-r-testing">
        <w:ins w:id="194" w:author="PR Preview" w:date="2026-01-01T00:00:00Z">
          <w:r>
            <w:rPr>
              <w:rStyle w:val="Hyperlink"/>
            </w:rPr>
            <w:t xml:space="preserve">Section 6</w:t>
          </w:r>
        </w:ins>
      </w:hyperlink>
      <w:ins w:id="195" w:author="PR Preview" w:date="2026-01-01T00:00:00Z">
        <w:r>
          <w:t xml:space="preserve">) already applies its core move —</w:t>
        </w:r>
      </w:ins>
      <w:ins w:id="196" w:author="PR Preview" w:date="2026-01-01T00:00:00Z">
        <w:r>
          <w:t xml:space="preserve"> </w:t>
        </w:r>
      </w:ins>
      <w:ins w:id="197" w:author="PR Preview" w:date="2026-01-01T00:00:00Z">
        <w:r>
          <w:t xml:space="preserve">establish tests</w:t>
        </w:r>
      </w:ins>
      <w:ins w:id="198" w:author="PR Preview" w:date="2026-01-01T00:00:00Z">
        <w:r>
          <w:t xml:space="preserve"> </w:t>
        </w:r>
      </w:ins>
      <w:ins w:id="199" w:author="PR Preview" w:date="2026-01-01T00:00:00Z">
        <w:r>
          <w:rPr>
            <w:i/>
            <w:iCs/>
          </w:rPr>
          <w:t xml:space="preserve">before</w:t>
        </w:r>
      </w:ins>
      <w:ins w:id="200" w:author="PR Preview" w:date="2026-01-01T00:00:00Z">
        <w:r>
          <w:t xml:space="preserve"> </w:t>
        </w:r>
      </w:ins>
      <w:ins w:id="201" w:author="PR Preview" w:date="2026-01-01T00:00:00Z">
        <w:r>
          <w:t xml:space="preserve">modifying existing functions —</w:t>
        </w:r>
      </w:ins>
      <w:ins w:id="202" w:author="PR Preview" w:date="2026-01-01T00:00:00Z">
        <w:r>
          <w:t xml:space="preserve"> </w:t>
        </w:r>
      </w:ins>
      <w:ins w:id="203" w:author="PR Preview" w:date="2026-01-01T00:00:00Z">
        <w:r>
          <w:t xml:space="preserve">and writing the test first is just that same discipline</w:t>
        </w:r>
      </w:ins>
      <w:ins w:id="204" w:author="PR Preview" w:date="2026-01-01T00:00:00Z">
        <w:r>
          <w:t xml:space="preserve"> </w:t>
        </w:r>
      </w:ins>
      <w:ins w:id="205" w:author="PR Preview" w:date="2026-01-01T00:00:00Z">
        <w:r>
          <w:t xml:space="preserve">applied to new code as well.</w:t>
        </w:r>
      </w:ins>
      <w:ins w:id="206" w:author="PR Preview" w:date="2026-01-01T00:00:00Z">
        <w:r>
          <w:t xml:space="preserve"> </w:t>
        </w:r>
      </w:ins>
      <w:ins w:id="207" w:author="PR Preview" w:date="2026-01-01T00:00:00Z">
        <w:r>
          <w:t xml:space="preserve">In R packages, the mechanics are light:</w:t>
        </w:r>
      </w:ins>
      <w:ins w:id="208" w:author="PR Preview" w:date="2026-01-01T00:00:00Z">
        <w:r>
          <w:t xml:space="preserve"> </w:t>
        </w:r>
      </w:ins>
      <w:ins w:id="209" w:author="PR Preview" w:date="2026-01-01T00:00:00Z">
        <w:r>
          <w:rPr>
            <w:rStyle w:val="VerbatimChar"/>
          </w:rPr>
          <w:t xml:space="preserve">usethis::use_test()</w:t>
        </w:r>
      </w:ins>
      <w:ins w:id="210" w:author="PR Preview" w:date="2026-01-01T00:00:00Z">
        <w:r>
          <w:t xml:space="preserve"> </w:t>
        </w:r>
      </w:ins>
      <w:ins w:id="211" w:author="PR Preview" w:date="2026-01-01T00:00:00Z">
        <w:r>
          <w:t xml:space="preserve">creates the matching</w:t>
        </w:r>
      </w:ins>
      <w:ins w:id="212" w:author="PR Preview" w:date="2026-01-01T00:00:00Z">
        <w:r>
          <w:t xml:space="preserve"> </w:t>
        </w:r>
      </w:ins>
      <w:hyperlink r:id="rId39">
        <w:ins w:id="213" w:author="PR Preview" w:date="2026-01-01T00:00:00Z">
          <w:r>
            <w:rPr>
              <w:rStyle w:val="VerbatimChar"/>
            </w:rPr>
            <w:t xml:space="preserve">{testthat}</w:t>
          </w:r>
        </w:ins>
      </w:hyperlink>
      <w:ins w:id="214" w:author="PR Preview" w:date="2026-01-01T00:00:00Z">
        <w:r>
          <w:t xml:space="preserve"> </w:t>
        </w:r>
      </w:ins>
      <w:ins w:id="215" w:author="PR Preview" w:date="2026-01-01T00:00:00Z">
        <w:r>
          <w:t xml:space="preserve">test file,</w:t>
        </w:r>
      </w:ins>
      <w:ins w:id="216" w:author="PR Preview" w:date="2026-01-01T00:00:00Z">
        <w:r>
          <w:t xml:space="preserve"> </w:t>
        </w:r>
      </w:ins>
      <w:ins w:id="217" w:author="PR Preview" w:date="2026-01-01T00:00:00Z">
        <w:r>
          <w:t xml:space="preserve">and</w:t>
        </w:r>
      </w:ins>
      <w:ins w:id="218" w:author="PR Preview" w:date="2026-01-01T00:00:00Z">
        <w:r>
          <w:t xml:space="preserve"> </w:t>
        </w:r>
      </w:ins>
      <w:ins w:id="219" w:author="PR Preview" w:date="2026-01-01T00:00:00Z">
        <w:r>
          <w:rPr>
            <w:rStyle w:val="VerbatimChar"/>
          </w:rPr>
          <w:t xml:space="preserve">devtools::test()</w:t>
        </w:r>
      </w:ins>
      <w:ins w:id="220" w:author="PR Preview" w:date="2026-01-01T00:00:00Z">
        <w:r>
          <w:t xml:space="preserve"> </w:t>
        </w:r>
      </w:ins>
      <w:ins w:id="221" w:author="PR Preview" w:date="2026-01-01T00:00:00Z">
        <w:r>
          <w:t xml:space="preserve">runs the suite</w:t>
        </w:r>
      </w:ins>
      <w:ins w:id="222" w:author="PR Preview" w:date="2026-01-01T00:00:00Z">
        <w:r>
          <w:t xml:space="preserve"> </w:t>
        </w:r>
      </w:ins>
      <w:ins w:id="223" w:author="PR Preview" w:date="2026-01-01T00:00:00Z">
        <w:r>
          <w:t xml:space="preserve">(see</w:t>
        </w:r>
      </w:ins>
      <w:ins w:id="224" w:author="PR Preview" w:date="2026-01-01T00:00:00Z">
        <w:r>
          <w:t xml:space="preserve"> </w:t>
        </w:r>
      </w:ins>
      <w:hyperlink r:id="rId62">
        <w:ins w:id="225" w:author="PR Preview" w:date="2026-01-01T00:00:00Z">
          <w:r>
            <w:rPr>
              <w:rStyle w:val="Hyperlink"/>
            </w:rPr>
            <w:t xml:space="preserve">R Packages, ch. </w:t>
          </w:r>
        </w:ins>
        <w:ins w:id="226" w:author="PR Preview" w:date="2026-01-01T00:00:00Z">
          <w:r>
            <w:rPr>
              <w:rStyle w:val="Hyperlink"/>
            </w:rPr>
            <w:t xml:space="preserve">“Testing basics”</w:t>
          </w:r>
        </w:ins>
      </w:hyperlink>
      <w:ins w:id="227" w:author="PR Preview" w:date="2026-01-01T00:00:00Z">
        <w:r>
          <w:t xml:space="preserve">).</w:t>
        </w:r>
      </w:ins>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19"/>
        </w:numPr>
      </w:pPr>
      <w:r>
        <w:rPr>
          <w:b/>
          <w:bCs/>
        </w:rPr>
        <w:t xml:space="preserve">Choosing between implementations</w:t>
      </w:r>
      <w:r>
        <w:t xml:space="preserve">: Compare different approaches to the same problem</w:t>
      </w:r>
    </w:p>
    <w:p>
      <w:pPr>
        <w:pStyle w:val="Compact"/>
        <w:numPr>
          <w:ilvl w:val="0"/>
          <w:numId w:val="1019"/>
        </w:numPr>
      </w:pPr>
      <w:r>
        <w:rPr>
          <w:b/>
          <w:bCs/>
        </w:rPr>
        <w:t xml:space="preserve">Optimizing critical paths</w:t>
      </w:r>
      <w:r>
        <w:t xml:space="preserve">: Identify and improve performance bottlenecks</w:t>
      </w:r>
    </w:p>
    <w:p>
      <w:pPr>
        <w:pStyle w:val="Compact"/>
        <w:numPr>
          <w:ilvl w:val="0"/>
          <w:numId w:val="1019"/>
        </w:numPr>
      </w:pPr>
      <w:r>
        <w:rPr>
          <w:b/>
          <w:bCs/>
        </w:rPr>
        <w:t xml:space="preserve">Preventing regressions</w:t>
      </w:r>
      <w:r>
        <w:t xml:space="preserve">: Ensure new code doesn’t slow down existing functionality</w:t>
      </w:r>
    </w:p>
    <w:p>
      <w:pPr>
        <w:pStyle w:val="Compact"/>
        <w:numPr>
          <w:ilvl w:val="0"/>
          <w:numId w:val="1019"/>
        </w:numPr>
      </w:pPr>
      <w:r>
        <w:rPr>
          <w:b/>
          <w:bCs/>
        </w:rPr>
        <w:t xml:space="preserve">Processing large datasets</w:t>
      </w:r>
      <w:r>
        <w:t xml:space="preserve">: Verify scalability for biostatistics/epidemiology workflows</w:t>
      </w:r>
    </w:p>
    <w:p>
      <w:pPr>
        <w:pStyle w:val="Compact"/>
        <w:numPr>
          <w:ilvl w:val="0"/>
          <w:numId w:val="101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0"/>
        </w:numPr>
      </w:pPr>
      <w:r>
        <w:rPr>
          <w:b/>
          <w:bCs/>
        </w:rPr>
        <w:t xml:space="preserve">Accurate timing</w:t>
      </w:r>
      <w:r>
        <w:t xml:space="preserve">: Accounts for overhead and runs multiple iterations</w:t>
      </w:r>
    </w:p>
    <w:p>
      <w:pPr>
        <w:pStyle w:val="Compact"/>
        <w:numPr>
          <w:ilvl w:val="0"/>
          <w:numId w:val="1020"/>
        </w:numPr>
      </w:pPr>
      <w:r>
        <w:rPr>
          <w:b/>
          <w:bCs/>
        </w:rPr>
        <w:t xml:space="preserve">Memory tracking</w:t>
      </w:r>
      <w:r>
        <w:t xml:space="preserve">: Shows memory allocation for each approach</w:t>
      </w:r>
    </w:p>
    <w:p>
      <w:pPr>
        <w:pStyle w:val="Compact"/>
        <w:numPr>
          <w:ilvl w:val="0"/>
          <w:numId w:val="1020"/>
        </w:numPr>
      </w:pPr>
      <w:r>
        <w:rPr>
          <w:b/>
          <w:bCs/>
        </w:rPr>
        <w:t xml:space="preserve">Garbage collection</w:t>
      </w:r>
      <w:r>
        <w:t xml:space="preserve">: Reports GC frequency</w:t>
      </w:r>
    </w:p>
    <w:p>
      <w:pPr>
        <w:pStyle w:val="Compact"/>
        <w:numPr>
          <w:ilvl w:val="0"/>
          <w:numId w:val="102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1"/>
        </w:numPr>
      </w:pPr>
      <w:r>
        <w:rPr>
          <w:b/>
          <w:bCs/>
        </w:rPr>
        <w:t xml:space="preserve">Flame graph</w:t>
      </w:r>
      <w:r>
        <w:t xml:space="preserve">: Visual representation of time spent in each function</w:t>
      </w:r>
    </w:p>
    <w:p>
      <w:pPr>
        <w:pStyle w:val="Compact"/>
        <w:numPr>
          <w:ilvl w:val="0"/>
          <w:numId w:val="1021"/>
        </w:numPr>
      </w:pPr>
      <w:r>
        <w:rPr>
          <w:b/>
          <w:bCs/>
        </w:rPr>
        <w:t xml:space="preserve">Data view</w:t>
      </w:r>
      <w:r>
        <w:t xml:space="preserve">: Line-by-line time and memory usage</w:t>
      </w:r>
    </w:p>
    <w:p>
      <w:pPr>
        <w:pStyle w:val="Compact"/>
        <w:numPr>
          <w:ilvl w:val="0"/>
          <w:numId w:val="102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2"/>
        </w:numPr>
      </w:pPr>
      <w:r>
        <w:rPr>
          <w:b/>
          <w:bCs/>
        </w:rPr>
        <w:t xml:space="preserve">Wide bars</w:t>
      </w:r>
      <w:r>
        <w:t xml:space="preserve">: Functions taking substantial time</w:t>
      </w:r>
    </w:p>
    <w:p>
      <w:pPr>
        <w:pStyle w:val="Compact"/>
        <w:numPr>
          <w:ilvl w:val="0"/>
          <w:numId w:val="1022"/>
        </w:numPr>
      </w:pPr>
      <w:r>
        <w:rPr>
          <w:b/>
          <w:bCs/>
        </w:rPr>
        <w:t xml:space="preserve">Tall stacks</w:t>
      </w:r>
      <w:r>
        <w:t xml:space="preserve">: Deep call chains (potential for simplification)</w:t>
      </w:r>
    </w:p>
    <w:p>
      <w:pPr>
        <w:pStyle w:val="Compact"/>
        <w:numPr>
          <w:ilvl w:val="0"/>
          <w:numId w:val="102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3"/>
        </w:numPr>
      </w:pPr>
      <w:r>
        <w:t xml:space="preserve">Repeated subsetting operations -&gt; Use data.table or pre-filter</w:t>
      </w:r>
    </w:p>
    <w:p>
      <w:pPr>
        <w:pStyle w:val="Compact"/>
        <w:numPr>
          <w:ilvl w:val="0"/>
          <w:numId w:val="1023"/>
        </w:numPr>
      </w:pPr>
      <w:r>
        <w:t xml:space="preserve">Growing objects in loops -&gt; Pre-allocate vectors</w:t>
      </w:r>
    </w:p>
    <w:p>
      <w:pPr>
        <w:pStyle w:val="Compact"/>
        <w:numPr>
          <w:ilvl w:val="0"/>
          <w:numId w:val="1023"/>
        </w:numPr>
      </w:pPr>
      <w:r>
        <w:t xml:space="preserve">Complex joins on large datasets -&gt; Index properly or use data.table</w:t>
      </w:r>
    </w:p>
    <w:p>
      <w:pPr>
        <w:pStyle w:val="Compact"/>
        <w:numPr>
          <w:ilvl w:val="0"/>
          <w:numId w:val="1023"/>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4"/>
        </w:numPr>
      </w:pPr>
      <w:r>
        <w:rPr>
          <w:b/>
          <w:bCs/>
        </w:rPr>
        <w:t xml:space="preserve">Variability</w:t>
      </w:r>
      <w:r>
        <w:t xml:space="preserve">: CI runners have variable performance; use thresholds (e.g., &gt;10% regression)</w:t>
      </w:r>
    </w:p>
    <w:p>
      <w:pPr>
        <w:pStyle w:val="Compact"/>
        <w:numPr>
          <w:ilvl w:val="0"/>
          <w:numId w:val="1024"/>
        </w:numPr>
      </w:pPr>
      <w:r>
        <w:rPr>
          <w:b/>
          <w:bCs/>
        </w:rPr>
        <w:t xml:space="preserve">Baseline storage</w:t>
      </w:r>
      <w:r>
        <w:t xml:space="preserve">: Commit baseline results or use GitHub Actions artifacts</w:t>
      </w:r>
    </w:p>
    <w:p>
      <w:pPr>
        <w:pStyle w:val="Compact"/>
        <w:numPr>
          <w:ilvl w:val="0"/>
          <w:numId w:val="1024"/>
        </w:numPr>
      </w:pPr>
      <w:r>
        <w:rPr>
          <w:b/>
          <w:bCs/>
        </w:rPr>
        <w:t xml:space="preserve">Selective running</w:t>
      </w:r>
      <w:r>
        <w:t xml:space="preserve">: Only benchmark on specific branches or when performance-critical files change</w:t>
      </w:r>
    </w:p>
    <w:p>
      <w:pPr>
        <w:pStyle w:val="Compact"/>
        <w:numPr>
          <w:ilvl w:val="0"/>
          <w:numId w:val="102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4"/>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5"/>
        </w:numPr>
      </w:pPr>
      <w:r>
        <w:t xml:space="preserve">Functions with documented performance requirements</w:t>
      </w:r>
    </w:p>
    <w:p>
      <w:pPr>
        <w:pStyle w:val="Compact"/>
        <w:numPr>
          <w:ilvl w:val="0"/>
          <w:numId w:val="1025"/>
        </w:numPr>
      </w:pPr>
      <w:r>
        <w:t xml:space="preserve">Critical paths that must stay fast</w:t>
      </w:r>
    </w:p>
    <w:p>
      <w:pPr>
        <w:pStyle w:val="Compact"/>
        <w:numPr>
          <w:ilvl w:val="0"/>
          <w:numId w:val="1025"/>
        </w:numPr>
      </w:pPr>
      <w:r>
        <w:t xml:space="preserve">Code that processes large datasets</w:t>
      </w:r>
    </w:p>
    <w:p>
      <w:pPr>
        <w:pStyle w:val="FirstParagraph"/>
      </w:pPr>
      <w:r>
        <w:rPr>
          <w:b/>
          <w:bCs/>
        </w:rPr>
        <w:t xml:space="preserve">When not to use performance tests:</w:t>
      </w:r>
    </w:p>
    <w:p>
      <w:pPr>
        <w:pStyle w:val="Compact"/>
        <w:numPr>
          <w:ilvl w:val="0"/>
          <w:numId w:val="1026"/>
        </w:numPr>
      </w:pPr>
      <w:r>
        <w:t xml:space="preserve">Functions without specific performance needs</w:t>
      </w:r>
    </w:p>
    <w:p>
      <w:pPr>
        <w:pStyle w:val="Compact"/>
        <w:numPr>
          <w:ilvl w:val="0"/>
          <w:numId w:val="1026"/>
        </w:numPr>
      </w:pPr>
      <w:r>
        <w:t xml:space="preserve">Tests that would be flaky due to system variability</w:t>
      </w:r>
    </w:p>
    <w:p>
      <w:pPr>
        <w:pStyle w:val="Compact"/>
        <w:numPr>
          <w:ilvl w:val="0"/>
          <w:numId w:val="102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del w:id="228" w:author="PR Preview" w:date="2026-01-01T00:00:00Z">
        <w:r>
          <w:rPr>
            <w:rStyle w:val="CommentTok"/>
          </w:rPr>
          <w:delText xml:space="preserve"># Good: Realistic data size</w:delText>
        </w:r>
      </w:del>
      <w:del w:id="229" w:author="PR Preview" w:date="2026-01-01T00:00:00Z">
        <w:r>
          <w:br/>
        </w:r>
      </w:del>
      <w:del w:id="230" w:author="PR Preview" w:date="2026-01-01T00:00:00Z">
        <w:r>
          <w:rPr>
            <w:rStyle w:val="NormalTok"/>
          </w:rPr>
          <w:delText xml:space="preserve">n </w:delText>
        </w:r>
      </w:del>
      <w:del w:id="231" w:author="PR Preview" w:date="2026-01-01T00:00:00Z">
        <w:r>
          <w:rPr>
            <w:rStyle w:val="OtherTok"/>
          </w:rPr>
          <w:delText xml:space="preserve">&lt;-</w:delText>
        </w:r>
      </w:del>
      <w:del w:id="232" w:author="PR Preview" w:date="2026-01-01T00:00:00Z">
        <w:r>
          <w:rPr>
            <w:rStyle w:val="NormalTok"/>
          </w:rPr>
          <w:delText xml:space="preserve"> </w:delText>
        </w:r>
      </w:del>
      <w:del w:id="233" w:author="PR Preview" w:date="2026-01-01T00:00:00Z">
        <w:r>
          <w:rPr>
            <w:rStyle w:val="DecValTok"/>
          </w:rPr>
          <w:delText xml:space="preserve">50000</w:delText>
        </w:r>
      </w:del>
      <w:del w:id="234" w:author="PR Preview" w:date="2026-01-01T00:00:00Z">
        <w:r>
          <w:rPr>
            <w:rStyle w:val="NormalTok"/>
          </w:rPr>
          <w:delText xml:space="preserve">  </w:delText>
        </w:r>
      </w:del>
      <w:del w:id="235" w:author="PR Preview" w:date="2026-01-01T00:00:00Z">
        <w:r>
          <w:rPr>
            <w:rStyle w:val="CommentTok"/>
          </w:rPr>
          <w:delText xml:space="preserve"># Typical cohort size in our studies</w:delText>
        </w:r>
      </w:del>
      <w:del w:id="236" w:author="PR Preview" w:date="2026-01-01T00:00:00Z">
        <w:r>
          <w:br/>
        </w:r>
      </w:del>
      <w:del w:id="237" w:author="PR Preview" w:date="2026-01-01T00:00:00Z">
        <w:r>
          <w:rPr>
            <w:rStyle w:val="NormalTok"/>
          </w:rPr>
          <w:delText xml:space="preserve">test_data </w:delText>
        </w:r>
      </w:del>
      <w:del w:id="238" w:author="PR Preview" w:date="2026-01-01T00:00:00Z">
        <w:r>
          <w:rPr>
            <w:rStyle w:val="OtherTok"/>
          </w:rPr>
          <w:delText xml:space="preserve">&lt;-</w:delText>
        </w:r>
      </w:del>
      <w:del w:id="239" w:author="PR Preview" w:date="2026-01-01T00:00:00Z">
        <w:r>
          <w:rPr>
            <w:rStyle w:val="NormalTok"/>
          </w:rPr>
          <w:delText xml:space="preserve"> </w:delText>
        </w:r>
      </w:del>
      <w:del w:id="240" w:author="PR Preview" w:date="2026-01-01T00:00:00Z">
        <w:r>
          <w:rPr>
            <w:rStyle w:val="FunctionTok"/>
          </w:rPr>
          <w:delText xml:space="preserve">generate_realistic_cohort</w:delText>
        </w:r>
      </w:del>
      <w:del w:id="241" w:author="PR Preview" w:date="2026-01-01T00:00:00Z">
        <w:r>
          <w:rPr>
            <w:rStyle w:val="NormalTok"/>
          </w:rPr>
          <w:delText xml:space="preserve">(n)</w:delText>
        </w:r>
      </w:del>
      <w:del w:id="242" w:author="PR Preview" w:date="2026-01-01T00:00:00Z">
        <w:r>
          <w:br/>
        </w:r>
      </w:del>
      <w:del w:id="243" w:author="PR Preview" w:date="2026-01-01T00:00:00Z">
        <w:r>
          <w:br/>
        </w:r>
      </w:del>
      <w:del w:id="244" w:author="PR Preview" w:date="2026-01-01T00:00:00Z">
        <w:r>
          <w:rPr>
            <w:rStyle w:val="CommentTok"/>
          </w:rPr>
          <w:delText xml:space="preserve"># Avoid: Unrealistically small data</w:delText>
        </w:r>
      </w:del>
      <w:del w:id="245" w:author="PR Preview" w:date="2026-01-01T00:00:00Z">
        <w:r>
          <w:br/>
        </w:r>
      </w:del>
      <w:del w:id="246" w:author="PR Preview" w:date="2026-01-01T00:00:00Z">
        <w:r>
          <w:rPr>
            <w:rStyle w:val="NormalTok"/>
          </w:rPr>
          <w:delText xml:space="preserve">n </w:delText>
        </w:r>
      </w:del>
      <w:del w:id="247" w:author="PR Preview" w:date="2026-01-01T00:00:00Z">
        <w:r>
          <w:rPr>
            <w:rStyle w:val="OtherTok"/>
          </w:rPr>
          <w:delText xml:space="preserve">&lt;-</w:delText>
        </w:r>
      </w:del>
      <w:del w:id="248" w:author="PR Preview" w:date="2026-01-01T00:00:00Z">
        <w:r>
          <w:rPr>
            <w:rStyle w:val="NormalTok"/>
          </w:rPr>
          <w:delText xml:space="preserve"> </w:delText>
        </w:r>
      </w:del>
      <w:del w:id="249" w:author="PR Preview" w:date="2026-01-01T00:00:00Z">
        <w:r>
          <w:rPr>
            <w:rStyle w:val="DecValTok"/>
          </w:rPr>
          <w:delText xml:space="preserve">10</w:delText>
        </w:r>
      </w:del>
    </w:p>
    <w:p>
      <w:pPr>
        <w:pStyle w:val="SourceCode"/>
      </w:pPr>
      <w:ins w:id="250" w:author="PR Preview" w:date="2026-01-01T00:00:00Z">
        <w:r>
          <w:rPr>
            <w:rStyle w:val="CommentTok"/>
          </w:rPr>
          <w:t xml:space="preserve"># Good: Realistic data size</w:t>
        </w:r>
      </w:ins>
      <w:ins w:id="251" w:author="PR Preview" w:date="2026-01-01T00:00:00Z">
        <w:r>
          <w:br/>
        </w:r>
      </w:ins>
      <w:ins w:id="252" w:author="PR Preview" w:date="2026-01-01T00:00:00Z">
        <w:r>
          <w:rPr>
            <w:rStyle w:val="NormalTok"/>
          </w:rPr>
          <w:t xml:space="preserve">n </w:t>
        </w:r>
      </w:ins>
      <w:ins w:id="253" w:author="PR Preview" w:date="2026-01-01T00:00:00Z">
        <w:r>
          <w:rPr>
            <w:rStyle w:val="OtherTok"/>
          </w:rPr>
          <w:t xml:space="preserve">&lt;-</w:t>
        </w:r>
      </w:ins>
      <w:ins w:id="254" w:author="PR Preview" w:date="2026-01-01T00:00:00Z">
        <w:r>
          <w:rPr>
            <w:rStyle w:val="NormalTok"/>
          </w:rPr>
          <w:t xml:space="preserve"> </w:t>
        </w:r>
      </w:ins>
      <w:ins w:id="255" w:author="PR Preview" w:date="2026-01-01T00:00:00Z">
        <w:r>
          <w:rPr>
            <w:rStyle w:val="DecValTok"/>
          </w:rPr>
          <w:t xml:space="preserve">50000</w:t>
        </w:r>
      </w:ins>
      <w:ins w:id="256" w:author="PR Preview" w:date="2026-01-01T00:00:00Z">
        <w:r>
          <w:rPr>
            <w:rStyle w:val="NormalTok"/>
          </w:rPr>
          <w:t xml:space="preserve">  </w:t>
        </w:r>
      </w:ins>
      <w:ins w:id="257" w:author="PR Preview" w:date="2026-01-01T00:00:00Z">
        <w:r>
          <w:rPr>
            <w:rStyle w:val="CommentTok"/>
          </w:rPr>
          <w:t xml:space="preserve"># Typical cohort size in a large study</w:t>
        </w:r>
      </w:ins>
      <w:ins w:id="258" w:author="PR Preview" w:date="2026-01-01T00:00:00Z">
        <w:r>
          <w:br/>
        </w:r>
      </w:ins>
      <w:ins w:id="259" w:author="PR Preview" w:date="2026-01-01T00:00:00Z">
        <w:r>
          <w:rPr>
            <w:rStyle w:val="NormalTok"/>
          </w:rPr>
          <w:t xml:space="preserve">test_data </w:t>
        </w:r>
      </w:ins>
      <w:ins w:id="260" w:author="PR Preview" w:date="2026-01-01T00:00:00Z">
        <w:r>
          <w:rPr>
            <w:rStyle w:val="OtherTok"/>
          </w:rPr>
          <w:t xml:space="preserve">&lt;-</w:t>
        </w:r>
      </w:ins>
      <w:ins w:id="261" w:author="PR Preview" w:date="2026-01-01T00:00:00Z">
        <w:r>
          <w:rPr>
            <w:rStyle w:val="NormalTok"/>
          </w:rPr>
          <w:t xml:space="preserve"> </w:t>
        </w:r>
      </w:ins>
      <w:ins w:id="262" w:author="PR Preview" w:date="2026-01-01T00:00:00Z">
        <w:r>
          <w:rPr>
            <w:rStyle w:val="FunctionTok"/>
          </w:rPr>
          <w:t xml:space="preserve">generate_realistic_cohort</w:t>
        </w:r>
      </w:ins>
      <w:ins w:id="263" w:author="PR Preview" w:date="2026-01-01T00:00:00Z">
        <w:r>
          <w:rPr>
            <w:rStyle w:val="NormalTok"/>
          </w:rPr>
          <w:t xml:space="preserve">(n)</w:t>
        </w:r>
      </w:ins>
      <w:ins w:id="264" w:author="PR Preview" w:date="2026-01-01T00:00:00Z">
        <w:r>
          <w:br/>
        </w:r>
      </w:ins>
      <w:ins w:id="265" w:author="PR Preview" w:date="2026-01-01T00:00:00Z">
        <w:r>
          <w:br/>
        </w:r>
      </w:ins>
      <w:ins w:id="266" w:author="PR Preview" w:date="2026-01-01T00:00:00Z">
        <w:r>
          <w:rPr>
            <w:rStyle w:val="CommentTok"/>
          </w:rPr>
          <w:t xml:space="preserve"># Avoid: Unrealistically small data</w:t>
        </w:r>
      </w:ins>
      <w:ins w:id="267" w:author="PR Preview" w:date="2026-01-01T00:00:00Z">
        <w:r>
          <w:br/>
        </w:r>
      </w:ins>
      <w:ins w:id="268" w:author="PR Preview" w:date="2026-01-01T00:00:00Z">
        <w:r>
          <w:rPr>
            <w:rStyle w:val="NormalTok"/>
          </w:rPr>
          <w:t xml:space="preserve">n </w:t>
        </w:r>
      </w:ins>
      <w:ins w:id="269" w:author="PR Preview" w:date="2026-01-01T00:00:00Z">
        <w:r>
          <w:rPr>
            <w:rStyle w:val="OtherTok"/>
          </w:rPr>
          <w:t xml:space="preserve">&lt;-</w:t>
        </w:r>
      </w:ins>
      <w:ins w:id="270" w:author="PR Preview" w:date="2026-01-01T00:00:00Z">
        <w:r>
          <w:rPr>
            <w:rStyle w:val="NormalTok"/>
          </w:rPr>
          <w:t xml:space="preserve"> </w:t>
        </w:r>
      </w:ins>
      <w:ins w:id="271" w:author="PR Preview" w:date="2026-01-01T00:00:00Z">
        <w:r>
          <w:rPr>
            <w:rStyle w:val="DecValTok"/>
          </w:rPr>
          <w:t xml:space="preserve">10</w:t>
        </w:r>
      </w:ins>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7"/>
        </w:numPr>
      </w:pPr>
      <w:r>
        <w:t xml:space="preserve">Runs frequently</w:t>
      </w:r>
    </w:p>
    <w:p>
      <w:pPr>
        <w:pStyle w:val="Compact"/>
        <w:numPr>
          <w:ilvl w:val="0"/>
          <w:numId w:val="1027"/>
        </w:numPr>
      </w:pPr>
      <w:r>
        <w:t xml:space="preserve">Processes large datasets</w:t>
      </w:r>
    </w:p>
    <w:p>
      <w:pPr>
        <w:pStyle w:val="Compact"/>
        <w:numPr>
          <w:ilvl w:val="0"/>
          <w:numId w:val="1027"/>
        </w:numPr>
      </w:pPr>
      <w:r>
        <w:t xml:space="preserve">Is called in loops or simulations</w:t>
      </w:r>
    </w:p>
    <w:p>
      <w:pPr>
        <w:pStyle w:val="Compact"/>
        <w:numPr>
          <w:ilvl w:val="0"/>
          <w:numId w:val="102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8"/>
        </w:numPr>
      </w:pPr>
      <w:hyperlink r:id="rId69">
        <w:r>
          <w:rPr>
            <w:rStyle w:val="VerbatimChar"/>
          </w:rPr>
          <w:t xml:space="preserve">{bench}</w:t>
        </w:r>
      </w:hyperlink>
      <w:r>
        <w:t xml:space="preserve"> </w:t>
      </w:r>
      <w:r>
        <w:t xml:space="preserve">- Accurate benchmarking</w:t>
      </w:r>
    </w:p>
    <w:p>
      <w:pPr>
        <w:pStyle w:val="Compact"/>
        <w:numPr>
          <w:ilvl w:val="0"/>
          <w:numId w:val="1028"/>
        </w:numPr>
      </w:pPr>
      <w:hyperlink r:id="rId70">
        <w:r>
          <w:rPr>
            <w:rStyle w:val="VerbatimChar"/>
          </w:rPr>
          <w:t xml:space="preserve">{profvis}</w:t>
        </w:r>
      </w:hyperlink>
      <w:r>
        <w:t xml:space="preserve"> </w:t>
      </w:r>
      <w:r>
        <w:t xml:space="preserve">- Interactive profiling</w:t>
      </w:r>
    </w:p>
    <w:p>
      <w:pPr>
        <w:pStyle w:val="Compact"/>
        <w:numPr>
          <w:ilvl w:val="0"/>
          <w:numId w:val="1028"/>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37.2</w:t>
        </w:r>
      </w:hyperlink>
      <w:r>
        <w:t xml:space="preserve">)</w:t>
      </w:r>
    </w:p>
    <w:p>
      <w:pPr>
        <w:pStyle w:val="Compact"/>
        <w:numPr>
          <w:ilvl w:val="0"/>
          <w:numId w:val="1028"/>
        </w:numPr>
      </w:pPr>
      <w:hyperlink r:id="rId67">
        <w:r>
          <w:rPr>
            <w:rStyle w:val="Hyperlink"/>
          </w:rPr>
          <w:t xml:space="preserve">Measuring Performance</w:t>
        </w:r>
      </w:hyperlink>
      <w:r>
        <w:t xml:space="preserve"> </w:t>
      </w:r>
      <w:r>
        <w:t xml:space="preserve">chapter in Advanced R</w:t>
      </w:r>
    </w:p>
    <w:p>
      <w:pPr>
        <w:pStyle w:val="Compact"/>
        <w:numPr>
          <w:ilvl w:val="0"/>
          <w:numId w:val="1028"/>
        </w:numPr>
      </w:pPr>
      <w:hyperlink r:id="rId68">
        <w:r>
          <w:rPr>
            <w:rStyle w:val="Hyperlink"/>
          </w:rPr>
          <w:t xml:space="preserve">Improving Performance</w:t>
        </w:r>
      </w:hyperlink>
      <w:r>
        <w:t xml:space="preserve"> </w:t>
      </w:r>
      <w:r>
        <w:t xml:space="preserve">chapter in Advanced R</w:t>
      </w:r>
    </w:p>
    <w:p>
      <w:pPr>
        <w:pStyle w:val="Compact"/>
        <w:numPr>
          <w:ilvl w:val="0"/>
          <w:numId w:val="1028"/>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29"/>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29"/>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4" w:name="sec-data-io"/>
    <w:p>
      <w:pPr>
        <w:pStyle w:val="Heading2"/>
      </w:pPr>
      <w:r>
        <w:t xml:space="preserve">10 Reading and Saving Data</w:t>
      </w:r>
    </w:p>
    <w:bookmarkStart w:id="92"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2"/>
    <w:bookmarkStart w:id="93"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93"/>
    <w:bookmarkEnd w:id="94"/>
    <w:bookmarkStart w:id="108" w:name="sec-r-version-control"/>
    <w:p>
      <w:pPr>
        <w:pStyle w:val="Heading2"/>
      </w:pPr>
      <w:r>
        <w:t xml:space="preserve">11 Version Control and Collaboration</w:t>
      </w:r>
    </w:p>
    <w:bookmarkStart w:id="98"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0"/>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0"/>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5">
        <w:r>
          <w:rPr>
            <w:rStyle w:val="Hyperlink"/>
          </w:rPr>
          <w:t xml:space="preserve">Git Branching in a Nutshell</w:t>
        </w:r>
      </w:hyperlink>
      <w:r>
        <w:t xml:space="preserve"> </w:t>
      </w:r>
      <w:r>
        <w:t xml:space="preserve">and</w:t>
      </w:r>
      <w:r>
        <w:t xml:space="preserve"> </w:t>
      </w:r>
      <w:hyperlink r:id="rId96">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97"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97"/>
    <w:bookmarkEnd w:id="98"/>
    <w:bookmarkStart w:id="103" w:name="version-numbers"/>
    <w:p>
      <w:pPr>
        <w:pStyle w:val="Heading3"/>
      </w:pPr>
      <w:r>
        <w:t xml:space="preserve">11.2 Version Numbers</w:t>
      </w:r>
    </w:p>
    <w:p>
      <w:pPr>
        <w:pStyle w:val="FirstParagraph"/>
      </w:pPr>
      <w:r>
        <w:t xml:space="preserve">Follow semantic versioning (MAJOR.MINOR.PATCH):</w:t>
      </w:r>
    </w:p>
    <w:p>
      <w:pPr>
        <w:pStyle w:val="Compact"/>
        <w:numPr>
          <w:ilvl w:val="0"/>
          <w:numId w:val="1031"/>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1"/>
        </w:numPr>
      </w:pPr>
      <w:r>
        <w:t xml:space="preserve">First release:</w:t>
      </w:r>
      <w:r>
        <w:t xml:space="preserve"> </w:t>
      </w:r>
      <w:r>
        <w:rPr>
          <w:rStyle w:val="VerbatimChar"/>
        </w:rPr>
        <w:t xml:space="preserve">0.1.0</w:t>
      </w:r>
    </w:p>
    <w:p>
      <w:pPr>
        <w:pStyle w:val="Compact"/>
        <w:numPr>
          <w:ilvl w:val="0"/>
          <w:numId w:val="1031"/>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1"/>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1"/>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0" name="Picture"/>
                  <a:graphic>
                    <a:graphicData uri="http://schemas.openxmlformats.org/drawingml/2006/picture">
                      <pic:pic>
                        <pic:nvPicPr>
                          <pic:cNvPr descr="/opt/quarto/share/formats/docx/important.png" id="101" name="Picture"/>
                          <pic:cNvPicPr>
                            <a:picLocks noChangeArrowheads="1" noChangeAspect="1"/>
                          </pic:cNvPicPr>
                        </pic:nvPicPr>
                        <pic:blipFill>
                          <a:blip r:embed="rId9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2">
        <w:r>
          <w:rPr>
            <w:rStyle w:val="Hyperlink"/>
          </w:rPr>
          <w:t xml:space="preserve">R Packages - Version numbers</w:t>
        </w:r>
      </w:hyperlink>
      <w:r>
        <w:t xml:space="preserve"> </w:t>
      </w:r>
      <w:r>
        <w:t xml:space="preserve">for full guidelines.</w:t>
      </w:r>
    </w:p>
    <w:bookmarkEnd w:id="103"/>
    <w:bookmarkStart w:id="105"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2"/>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2"/>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4">
        <w:r>
          <w:rPr>
            <w:rStyle w:val="Hyperlink"/>
          </w:rPr>
          <w:t xml:space="preserve">R Packages - NEWS.md</w:t>
        </w:r>
      </w:hyperlink>
      <w:r>
        <w:t xml:space="preserve"> </w:t>
      </w:r>
      <w:r>
        <w:t xml:space="preserve">for full conventions.</w:t>
      </w:r>
    </w:p>
    <w:bookmarkEnd w:id="105"/>
    <w:bookmarkStart w:id="107"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6">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07"/>
    <w:bookmarkEnd w:id="108"/>
    <w:bookmarkStart w:id="109"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3"/>
        </w:numPr>
      </w:pPr>
      <w:r>
        <w:t xml:space="preserve">All functions have complete roxygen2 documentation</w:t>
      </w:r>
    </w:p>
    <w:p>
      <w:pPr>
        <w:pStyle w:val="Compact"/>
        <w:numPr>
          <w:ilvl w:val="0"/>
          <w:numId w:val="1034"/>
        </w:numPr>
      </w:pPr>
      <w:r>
        <w:t xml:space="preserve">All functions have corresponding tests</w:t>
      </w:r>
    </w:p>
    <w:p>
      <w:pPr>
        <w:pStyle w:val="Compact"/>
        <w:numPr>
          <w:ilvl w:val="0"/>
          <w:numId w:val="1035"/>
        </w:numPr>
      </w:pPr>
      <w:r>
        <w:rPr>
          <w:rStyle w:val="VerbatimChar"/>
        </w:rPr>
        <w:t xml:space="preserve">devtools::document()</w:t>
      </w:r>
      <w:r>
        <w:t xml:space="preserve"> </w:t>
      </w:r>
      <w:r>
        <w:t xml:space="preserve">has been run</w:t>
      </w:r>
    </w:p>
    <w:p>
      <w:pPr>
        <w:pStyle w:val="Compact"/>
        <w:numPr>
          <w:ilvl w:val="0"/>
          <w:numId w:val="1036"/>
        </w:numPr>
      </w:pPr>
      <w:r>
        <w:rPr>
          <w:rStyle w:val="VerbatimChar"/>
        </w:rPr>
        <w:t xml:space="preserve">devtools::test()</w:t>
      </w:r>
      <w:r>
        <w:t xml:space="preserve"> </w:t>
      </w:r>
      <w:r>
        <w:t xml:space="preserve">passes with no failures</w:t>
      </w:r>
    </w:p>
    <w:p>
      <w:pPr>
        <w:pStyle w:val="Compact"/>
        <w:numPr>
          <w:ilvl w:val="0"/>
          <w:numId w:val="1037"/>
        </w:numPr>
      </w:pPr>
      <w:r>
        <w:rPr>
          <w:rStyle w:val="VerbatimChar"/>
        </w:rPr>
        <w:t xml:space="preserve">devtools::check()</w:t>
      </w:r>
      <w:r>
        <w:t xml:space="preserve"> </w:t>
      </w:r>
      <w:r>
        <w:t xml:space="preserve">passes with no errors, warnings, or notes</w:t>
      </w:r>
    </w:p>
    <w:p>
      <w:pPr>
        <w:pStyle w:val="Compact"/>
        <w:numPr>
          <w:ilvl w:val="0"/>
          <w:numId w:val="1038"/>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39"/>
        </w:numPr>
      </w:pPr>
      <w:r>
        <w:rPr>
          <w:rStyle w:val="VerbatimChar"/>
        </w:rPr>
        <w:t xml:space="preserve">spelling::spell_check_package()</w:t>
      </w:r>
      <w:r>
        <w:t xml:space="preserve"> </w:t>
      </w:r>
      <w:r>
        <w:t xml:space="preserve">passes</w:t>
      </w:r>
    </w:p>
    <w:p>
      <w:pPr>
        <w:pStyle w:val="Compact"/>
        <w:numPr>
          <w:ilvl w:val="0"/>
          <w:numId w:val="1040"/>
        </w:numPr>
      </w:pPr>
      <w:r>
        <w:t xml:space="preserve">Version number has been incremented</w:t>
      </w:r>
    </w:p>
    <w:p>
      <w:pPr>
        <w:pStyle w:val="Compact"/>
        <w:numPr>
          <w:ilvl w:val="0"/>
          <w:numId w:val="1041"/>
        </w:numPr>
      </w:pPr>
      <w:r>
        <w:rPr>
          <w:rStyle w:val="VerbatimChar"/>
        </w:rPr>
        <w:t xml:space="preserve">NEWS.md</w:t>
      </w:r>
      <w:r>
        <w:t xml:space="preserve"> </w:t>
      </w:r>
      <w:r>
        <w:t xml:space="preserve">has been updated with changes</w:t>
      </w:r>
    </w:p>
    <w:p>
      <w:pPr>
        <w:pStyle w:val="Compact"/>
        <w:numPr>
          <w:ilvl w:val="0"/>
          <w:numId w:val="1042"/>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3"/>
        </w:numPr>
      </w:pPr>
      <w:r>
        <w:rPr>
          <w:rStyle w:val="VerbatimChar"/>
        </w:rPr>
        <w:t xml:space="preserve">pkgdown::build_site()</w:t>
      </w:r>
      <w:r>
        <w:t xml:space="preserve"> </w:t>
      </w:r>
      <w:r>
        <w:t xml:space="preserve">builds successfully</w:t>
      </w:r>
    </w:p>
    <w:p>
      <w:pPr>
        <w:pStyle w:val="Compact"/>
        <w:numPr>
          <w:ilvl w:val="0"/>
          <w:numId w:val="1044"/>
        </w:numPr>
      </w:pPr>
      <w:r>
        <w:t xml:space="preserve">All changes committed and pushed to GitHub</w:t>
      </w:r>
    </w:p>
    <w:p>
      <w:pPr>
        <w:pStyle w:val="Compact"/>
        <w:numPr>
          <w:ilvl w:val="0"/>
          <w:numId w:val="1045"/>
        </w:numPr>
      </w:pPr>
      <w:r>
        <w:t xml:space="preserve">Copilot review completed iteratively until no valuable suggestions remain (typically 1-3 iterations, with all comments addressed or dismissed)</w:t>
      </w:r>
    </w:p>
    <w:bookmarkEnd w:id="109"/>
    <w:bookmarkStart w:id="116" w:name="sec-auto-styling"/>
    <w:p>
      <w:pPr>
        <w:pStyle w:val="Heading2"/>
      </w:pPr>
      <w:r>
        <w:t xml:space="preserve">13 Automated Code Styling</w:t>
      </w:r>
    </w:p>
    <w:bookmarkStart w:id="110"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0"/>
    <w:bookmarkStart w:id="111"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1"/>
    <w:bookmarkStart w:id="112"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6"/>
        </w:numPr>
      </w:pPr>
      <w:r>
        <w:t xml:space="preserve">Unused variables</w:t>
      </w:r>
    </w:p>
    <w:p>
      <w:pPr>
        <w:pStyle w:val="Compact"/>
        <w:numPr>
          <w:ilvl w:val="0"/>
          <w:numId w:val="1046"/>
        </w:numPr>
      </w:pPr>
      <w:r>
        <w:t xml:space="preserve">Improper whitespace</w:t>
      </w:r>
    </w:p>
    <w:p>
      <w:pPr>
        <w:pStyle w:val="Compact"/>
        <w:numPr>
          <w:ilvl w:val="0"/>
          <w:numId w:val="1046"/>
        </w:numPr>
      </w:pPr>
      <w:r>
        <w:t xml:space="preserve">Line length issues</w:t>
      </w:r>
    </w:p>
    <w:p>
      <w:pPr>
        <w:pStyle w:val="Compact"/>
        <w:numPr>
          <w:ilvl w:val="0"/>
          <w:numId w:val="1046"/>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2"/>
    <w:bookmarkStart w:id="115" w:name="jarl-fast-rust-powered-linter"/>
    <w:p>
      <w:pPr>
        <w:pStyle w:val="Heading3"/>
      </w:pPr>
      <w:r>
        <w:t xml:space="preserve">13.4 jarl (Fast Rust-Powered Linter)</w:t>
      </w:r>
    </w:p>
    <w:p>
      <w:pPr>
        <w:pStyle w:val="FirstParagraph"/>
      </w:pPr>
      <w:hyperlink r:id="rId113">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4">
        <w:r>
          <w:rPr>
            <w:rStyle w:val="Hyperlink"/>
          </w:rPr>
          <w:t xml:space="preserve">Automated Tools</w:t>
        </w:r>
      </w:hyperlink>
      <w:r>
        <w:t xml:space="preserve">.</w:t>
      </w:r>
    </w:p>
    <w:bookmarkEnd w:id="115"/>
    <w:bookmarkEnd w:id="116"/>
    <w:bookmarkStart w:id="140" w:name="sec-documenting-code"/>
    <w:p>
      <w:pPr>
        <w:pStyle w:val="Heading2"/>
      </w:pPr>
      <w:r>
        <w:t xml:space="preserve">14 Documenting your code</w:t>
      </w:r>
    </w:p>
    <w:bookmarkStart w:id="117"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del w:id="272" w:author="PR Preview" w:date="2026-01-01T00:00:00Z">
        <w:r>
          <w:delText xml:space="preserve">We use</w:delText>
        </w:r>
      </w:del>
      <w:del w:id="273" w:author="PR Preview" w:date="2026-01-01T00:00:00Z">
        <w:r>
          <w:delText xml:space="preserve"> </w:delText>
        </w:r>
      </w:del>
      <w:hyperlink r:id="rId38">
        <w:del w:id="274" w:author="PR Preview" w:date="2026-01-01T00:00:00Z">
          <w:r>
            <w:rPr>
              <w:rStyle w:val="VerbatimChar"/>
            </w:rPr>
            <w:delText xml:space="preserve">{roxygen2}</w:delText>
          </w:r>
        </w:del>
      </w:hyperlink>
      <w:del w:id="275" w:author="PR Preview" w:date="2026-01-01T00:00:00Z">
        <w:r>
          <w:delText xml:space="preserve"> </w:delText>
        </w:r>
      </w:del>
      <w:del w:id="276" w:author="PR Preview" w:date="2026-01-01T00:00:00Z">
        <w:r>
          <w:delText xml:space="preserve">(Wickham et al. 2024)</w:delText>
        </w:r>
      </w:del>
      <w:del w:id="277" w:author="PR Preview" w:date="2026-01-01T00:00:00Z">
        <w:r>
          <w:delText xml:space="preserve"> </w:delText>
        </w:r>
      </w:del>
      <w:del w:id="278" w:author="PR Preview" w:date="2026-01-01T00:00:00Z">
        <w:r>
          <w:delText xml:space="preserve">for function documentation.</w:delText>
        </w:r>
      </w:del>
      <w:del w:id="279" w:author="PR Preview" w:date="2026-01-01T00:00:00Z">
        <w:r>
          <w:delText xml:space="preserve"> </w:delText>
        </w:r>
      </w:del>
      <w:del w:id="280" w:author="PR Preview" w:date="2026-01-01T00:00:00Z">
        <w:r>
          <w:delText xml:space="preserve">Roxygen2 allows you to describe your functions in special comments next to their definitions,</w:delText>
        </w:r>
      </w:del>
      <w:del w:id="281" w:author="PR Preview" w:date="2026-01-01T00:00:00Z">
        <w:r>
          <w:delText xml:space="preserve"> </w:delText>
        </w:r>
      </w:del>
      <w:del w:id="282" w:author="PR Preview" w:date="2026-01-01T00:00:00Z">
        <w:r>
          <w:delText xml:space="preserve">and automatically generates R documentation files (</w:delText>
        </w:r>
      </w:del>
      <w:del w:id="283" w:author="PR Preview" w:date="2026-01-01T00:00:00Z">
        <w:r>
          <w:rPr>
            <w:rStyle w:val="VerbatimChar"/>
          </w:rPr>
          <w:delText xml:space="preserve">.Rd</w:delText>
        </w:r>
      </w:del>
      <w:del w:id="284" w:author="PR Preview" w:date="2026-01-01T00:00:00Z">
        <w:r>
          <w:delText xml:space="preserve"> </w:delText>
        </w:r>
      </w:del>
      <w:del w:id="285" w:author="PR Preview" w:date="2026-01-01T00:00:00Z">
        <w:r>
          <w:delText xml:space="preserve">files) and helps manage your package</w:delText>
        </w:r>
      </w:del>
      <w:del w:id="286" w:author="PR Preview" w:date="2026-01-01T00:00:00Z">
        <w:r>
          <w:delText xml:space="preserve"> </w:delText>
        </w:r>
      </w:del>
      <w:del w:id="287" w:author="PR Preview" w:date="2026-01-01T00:00:00Z">
        <w:r>
          <w:rPr>
            <w:rStyle w:val="VerbatimChar"/>
          </w:rPr>
          <w:delText xml:space="preserve">NAMESPACE</w:delText>
        </w:r>
      </w:del>
      <w:del w:id="288" w:author="PR Preview" w:date="2026-01-01T00:00:00Z">
        <w:r>
          <w:delText xml:space="preserve">.</w:delText>
        </w:r>
      </w:del>
      <w:del w:id="289" w:author="PR Preview" w:date="2026-01-01T00:00:00Z">
        <w:r>
          <w:delText xml:space="preserve"> </w:delText>
        </w:r>
      </w:del>
      <w:del w:id="290" w:author="PR Preview" w:date="2026-01-01T00:00:00Z">
        <w:r>
          <w:delText xml:space="preserve">The roxygen2 format uses</w:delText>
        </w:r>
      </w:del>
      <w:del w:id="291" w:author="PR Preview" w:date="2026-01-01T00:00:00Z">
        <w:r>
          <w:delText xml:space="preserve"> </w:delText>
        </w:r>
      </w:del>
      <w:del w:id="292" w:author="PR Preview" w:date="2026-01-01T00:00:00Z">
        <w:r>
          <w:rPr>
            <w:rStyle w:val="VerbatimChar"/>
          </w:rPr>
          <w:delText xml:space="preserve">#'</w:delText>
        </w:r>
      </w:del>
      <w:del w:id="293" w:author="PR Preview" w:date="2026-01-01T00:00:00Z">
        <w:r>
          <w:delText xml:space="preserve"> </w:delText>
        </w:r>
      </w:del>
      <w:del w:id="294" w:author="PR Preview" w:date="2026-01-01T00:00:00Z">
        <w:r>
          <w:delText xml:space="preserve">comments placed immediately before the function definition.</w:delText>
        </w:r>
      </w:del>
    </w:p>
    <w:p>
      <w:pPr>
        <w:pStyle w:val="BodyText"/>
      </w:pPr>
      <w:ins w:id="295" w:author="PR Preview" w:date="2026-01-01T00:00:00Z">
        <w:r>
          <w:t xml:space="preserve">We recommend</w:t>
        </w:r>
      </w:ins>
      <w:ins w:id="296" w:author="PR Preview" w:date="2026-01-01T00:00:00Z">
        <w:r>
          <w:t xml:space="preserve"> </w:t>
        </w:r>
      </w:ins>
      <w:hyperlink r:id="rId38">
        <w:ins w:id="297" w:author="PR Preview" w:date="2026-01-01T00:00:00Z">
          <w:r>
            <w:rPr>
              <w:rStyle w:val="VerbatimChar"/>
            </w:rPr>
            <w:t xml:space="preserve">{roxygen2}</w:t>
          </w:r>
        </w:ins>
      </w:hyperlink>
      <w:ins w:id="298" w:author="PR Preview" w:date="2026-01-01T00:00:00Z">
        <w:r>
          <w:t xml:space="preserve"> </w:t>
        </w:r>
      </w:ins>
      <w:ins w:id="299" w:author="PR Preview" w:date="2026-01-01T00:00:00Z">
        <w:r>
          <w:t xml:space="preserve">(Wickham et al. 2024)</w:t>
        </w:r>
      </w:ins>
      <w:ins w:id="300" w:author="PR Preview" w:date="2026-01-01T00:00:00Z">
        <w:r>
          <w:t xml:space="preserve"> </w:t>
        </w:r>
      </w:ins>
      <w:ins w:id="301" w:author="PR Preview" w:date="2026-01-01T00:00:00Z">
        <w:r>
          <w:t xml:space="preserve">for function documentation.</w:t>
        </w:r>
      </w:ins>
      <w:ins w:id="302" w:author="PR Preview" w:date="2026-01-01T00:00:00Z">
        <w:r>
          <w:t xml:space="preserve"> </w:t>
        </w:r>
      </w:ins>
      <w:ins w:id="303" w:author="PR Preview" w:date="2026-01-01T00:00:00Z">
        <w:r>
          <w:t xml:space="preserve">Roxygen2 allows you to describe your functions in special comments next to their definitions,</w:t>
        </w:r>
      </w:ins>
      <w:ins w:id="304" w:author="PR Preview" w:date="2026-01-01T00:00:00Z">
        <w:r>
          <w:t xml:space="preserve"> </w:t>
        </w:r>
      </w:ins>
      <w:ins w:id="305" w:author="PR Preview" w:date="2026-01-01T00:00:00Z">
        <w:r>
          <w:t xml:space="preserve">and automatically generates R documentation files (</w:t>
        </w:r>
      </w:ins>
      <w:ins w:id="306" w:author="PR Preview" w:date="2026-01-01T00:00:00Z">
        <w:r>
          <w:rPr>
            <w:rStyle w:val="VerbatimChar"/>
          </w:rPr>
          <w:t xml:space="preserve">.Rd</w:t>
        </w:r>
      </w:ins>
      <w:ins w:id="307" w:author="PR Preview" w:date="2026-01-01T00:00:00Z">
        <w:r>
          <w:t xml:space="preserve"> </w:t>
        </w:r>
      </w:ins>
      <w:ins w:id="308" w:author="PR Preview" w:date="2026-01-01T00:00:00Z">
        <w:r>
          <w:t xml:space="preserve">files) and helps manage your package</w:t>
        </w:r>
      </w:ins>
      <w:ins w:id="309" w:author="PR Preview" w:date="2026-01-01T00:00:00Z">
        <w:r>
          <w:t xml:space="preserve"> </w:t>
        </w:r>
      </w:ins>
      <w:ins w:id="310" w:author="PR Preview" w:date="2026-01-01T00:00:00Z">
        <w:r>
          <w:rPr>
            <w:rStyle w:val="VerbatimChar"/>
          </w:rPr>
          <w:t xml:space="preserve">NAMESPACE</w:t>
        </w:r>
      </w:ins>
      <w:ins w:id="311" w:author="PR Preview" w:date="2026-01-01T00:00:00Z">
        <w:r>
          <w:t xml:space="preserve">.</w:t>
        </w:r>
      </w:ins>
      <w:ins w:id="312" w:author="PR Preview" w:date="2026-01-01T00:00:00Z">
        <w:r>
          <w:t xml:space="preserve"> </w:t>
        </w:r>
      </w:ins>
      <w:ins w:id="313" w:author="PR Preview" w:date="2026-01-01T00:00:00Z">
        <w:r>
          <w:t xml:space="preserve">The roxygen2 format uses</w:t>
        </w:r>
      </w:ins>
      <w:ins w:id="314" w:author="PR Preview" w:date="2026-01-01T00:00:00Z">
        <w:r>
          <w:t xml:space="preserve"> </w:t>
        </w:r>
      </w:ins>
      <w:ins w:id="315" w:author="PR Preview" w:date="2026-01-01T00:00:00Z">
        <w:r>
          <w:rPr>
            <w:rStyle w:val="VerbatimChar"/>
          </w:rPr>
          <w:t xml:space="preserve">#'</w:t>
        </w:r>
      </w:ins>
      <w:ins w:id="316" w:author="PR Preview" w:date="2026-01-01T00:00:00Z">
        <w:r>
          <w:t xml:space="preserve"> </w:t>
        </w:r>
      </w:ins>
      <w:ins w:id="317" w:author="PR Preview" w:date="2026-01-01T00:00:00Z">
        <w:r>
          <w:t xml:space="preserve">comments placed immediately before the function definition.</w:t>
        </w:r>
      </w:ins>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17"/>
    <w:bookmarkStart w:id="120"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7"/>
        </w:numPr>
      </w:pPr>
      <w:r>
        <w:t xml:space="preserve">You’re creating a wrapper function that calls another function</w:t>
      </w:r>
    </w:p>
    <w:p>
      <w:pPr>
        <w:pStyle w:val="Compact"/>
        <w:numPr>
          <w:ilvl w:val="0"/>
          <w:numId w:val="1047"/>
        </w:numPr>
      </w:pPr>
      <w:r>
        <w:t xml:space="preserve">You want to allow users to pass additional arguments to an internal function</w:t>
      </w:r>
    </w:p>
    <w:p>
      <w:pPr>
        <w:pStyle w:val="Compact"/>
        <w:numPr>
          <w:ilvl w:val="0"/>
          <w:numId w:val="1047"/>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8"/>
        </w:numPr>
      </w:pPr>
      <w:r>
        <w:t xml:space="preserve">Automatically imports parameter documentation from</w:t>
      </w:r>
      <w:r>
        <w:t xml:space="preserve"> </w:t>
      </w:r>
      <w:r>
        <w:rPr>
          <w:rStyle w:val="VerbatimChar"/>
        </w:rPr>
        <w:t xml:space="preserve">ggplot2::geom_point()</w:t>
      </w:r>
    </w:p>
    <w:p>
      <w:pPr>
        <w:pStyle w:val="Compact"/>
        <w:numPr>
          <w:ilvl w:val="0"/>
          <w:numId w:val="1048"/>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8"/>
        </w:numPr>
      </w:pPr>
      <w:r>
        <w:t xml:space="preserve">Keeps documentation synchronized if the underlying function changes</w:t>
      </w:r>
    </w:p>
    <w:p>
      <w:pPr>
        <w:pStyle w:val="Compact"/>
        <w:numPr>
          <w:ilvl w:val="0"/>
          <w:numId w:val="1048"/>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49"/>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49"/>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49"/>
        </w:numPr>
      </w:pPr>
      <w:r>
        <w:rPr>
          <w:b/>
          <w:bCs/>
        </w:rPr>
        <w:t xml:space="preserve">Validate unexpected arguments</w:t>
      </w:r>
      <w:r>
        <w:t xml:space="preserve">: Consider using the</w:t>
      </w:r>
      <w:r>
        <w:t xml:space="preserve"> </w:t>
      </w:r>
      <w:hyperlink r:id="rId11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49"/>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19">
        <w:r>
          <w:rPr>
            <w:rStyle w:val="Hyperlink"/>
          </w:rPr>
          <w:t xml:space="preserve">roxygen2 documentation on inheriting parameters</w:t>
        </w:r>
      </w:hyperlink>
      <w:r>
        <w:t xml:space="preserve">.</w:t>
      </w:r>
    </w:p>
    <w:bookmarkEnd w:id="120"/>
    <w:bookmarkStart w:id="128"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1"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2">
        <w:r>
          <w:rPr>
            <w:rStyle w:val="Hyperlink"/>
          </w:rPr>
          <w:t xml:space="preserve">roxygen2 documentation</w:t>
        </w:r>
      </w:hyperlink>
      <w:r>
        <w:t xml:space="preserve"> </w:t>
      </w:r>
      <w:r>
        <w:t xml:space="preserve">and</w:t>
      </w:r>
      <w:r>
        <w:t xml:space="preserve"> </w:t>
      </w:r>
      <w:hyperlink r:id="rId12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4" name="Picture"/>
                  <a:graphic>
                    <a:graphicData uri="http://schemas.openxmlformats.org/drawingml/2006/picture">
                      <pic:pic>
                        <pic:nvPicPr>
                          <pic:cNvPr descr="/opt/quarto/share/formats/docx/note.png" id="12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8"/>
    <w:bookmarkStart w:id="129"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9"/>
    <w:bookmarkStart w:id="131" w:name="sections-and-subsections"/>
    <w:p>
      <w:pPr>
        <w:pStyle w:val="Heading3"/>
      </w:pPr>
      <w:r>
        <w:t xml:space="preserve">14.5 Sections and subsections</w:t>
      </w:r>
    </w:p>
    <w:p>
      <w:pPr>
        <w:pStyle w:val="FirstParagraph"/>
      </w:pPr>
      <w:r>
        <w:t xml:space="preserve">Rstudio (</w:t>
      </w:r>
      <w:hyperlink r:id="rId13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1"/>
    <w:bookmarkStart w:id="133" w:name="code-folding"/>
    <w:p>
      <w:pPr>
        <w:pStyle w:val="Heading3"/>
      </w:pPr>
      <w:r>
        <w:t xml:space="preserve">14.6 Code folding</w:t>
      </w:r>
    </w:p>
    <w:p>
      <w:pPr>
        <w:pStyle w:val="FirstParagraph"/>
      </w:pPr>
      <w:r>
        <w:t xml:space="preserve">Consider using RStudio’s</w:t>
      </w:r>
      <w:r>
        <w:t xml:space="preserve"> </w:t>
      </w:r>
      <w:hyperlink r:id="rId13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33"/>
    <w:bookmarkStart w:id="135"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5"/>
    <w:bookmarkStart w:id="139"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6">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37">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38">
        <w:r>
          <w:rPr>
            <w:rStyle w:val="Hyperlink"/>
            <w:i/>
            <w:iCs/>
          </w:rPr>
          <w:t xml:space="preserve">Function Structure and Documentation</w:t>
        </w:r>
      </w:hyperlink>
      <w:r>
        <w:rPr>
          <w:i/>
          <w:iCs/>
        </w:rPr>
        <w:t xml:space="preserve"> </w:t>
      </w:r>
      <w:r>
        <w:rPr>
          <w:i/>
          <w:iCs/>
        </w:rPr>
        <w:t xml:space="preserve">for function documentation style guidelines.</w:t>
      </w:r>
    </w:p>
    <w:bookmarkEnd w:id="139"/>
    <w:bookmarkEnd w:id="140"/>
    <w:bookmarkStart w:id="147"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1"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1"/>
    <w:bookmarkStart w:id="143" w:name="sec-adr-format"/>
    <w:p>
      <w:pPr>
        <w:pStyle w:val="Heading3"/>
      </w:pPr>
      <w:r>
        <w:t xml:space="preserve">15.2 Recommended format</w:t>
      </w:r>
    </w:p>
    <w:p>
      <w:pPr>
        <w:pStyle w:val="FirstParagraph"/>
      </w:pPr>
      <w:r>
        <w:t xml:space="preserve">Use the four-part template from</w:t>
      </w:r>
      <w:r>
        <w:t xml:space="preserve"> </w:t>
      </w:r>
      <w:hyperlink r:id="rId142">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0"/>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0"/>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0"/>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0"/>
        </w:numPr>
      </w:pPr>
      <w:r>
        <w:rPr>
          <w:b/>
          <w:bCs/>
        </w:rPr>
        <w:t xml:space="preserve">Consequences</w:t>
      </w:r>
      <w:r>
        <w:t xml:space="preserve">: what becomes easier, what becomes harder,</w:t>
      </w:r>
      <w:r>
        <w:t xml:space="preserve"> </w:t>
      </w:r>
      <w:r>
        <w:t xml:space="preserve">and what future work the decision commits you to.</w:t>
      </w:r>
    </w:p>
    <w:bookmarkEnd w:id="143"/>
    <w:bookmarkStart w:id="144"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4"/>
    <w:bookmarkStart w:id="145"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5"/>
    <w:bookmarkStart w:id="146"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6"/>
    <w:bookmarkEnd w:id="147"/>
    <w:bookmarkStart w:id="154"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1"/>
        </w:numPr>
      </w:pPr>
      <w:r>
        <w:t xml:space="preserve">For more help, check out</w:t>
      </w:r>
      <w:r>
        <w:t xml:space="preserve"> </w:t>
      </w:r>
      <w:hyperlink r:id="rId148">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2"/>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9" name="Picture"/>
                  <a:graphic>
                    <a:graphicData uri="http://schemas.openxmlformats.org/drawingml/2006/picture">
                      <pic:pic>
                        <pic:nvPicPr>
                          <pic:cNvPr descr="/opt/quarto/share/formats/docx/note.png" id="15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1" name="Picture"/>
                  <a:graphic>
                    <a:graphicData uri="http://schemas.openxmlformats.org/drawingml/2006/picture">
                      <pic:pic>
                        <pic:nvPicPr>
                          <pic:cNvPr descr="/opt/quarto/share/formats/docx/note.png" id="152"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3">
        <w:r>
          <w:rPr>
            <w:rStyle w:val="Hyperlink"/>
          </w:rPr>
          <w:t xml:space="preserve">Object Naming</w:t>
        </w:r>
      </w:hyperlink>
      <w:r>
        <w:t xml:space="preserve">.</w:t>
      </w:r>
    </w:p>
    <w:bookmarkEnd w:id="154"/>
    <w:bookmarkStart w:id="155"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5"/>
    <w:bookmarkStart w:id="156"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3"/>
        </w:numPr>
      </w:pPr>
      <w:r>
        <w:t xml:space="preserve">Breaking a big problem into smaller subproblems that are easier to reason about</w:t>
      </w:r>
    </w:p>
    <w:p>
      <w:pPr>
        <w:pStyle w:val="Compact"/>
        <w:numPr>
          <w:ilvl w:val="0"/>
          <w:numId w:val="1053"/>
        </w:numPr>
      </w:pPr>
      <w:r>
        <w:t xml:space="preserve">Making code easier to read, review, and test</w:t>
      </w:r>
    </w:p>
    <w:p>
      <w:pPr>
        <w:pStyle w:val="Compact"/>
        <w:numPr>
          <w:ilvl w:val="0"/>
          <w:numId w:val="1053"/>
        </w:numPr>
      </w:pPr>
      <w:r>
        <w:t xml:space="preserve">Pushing low-level complexity</w:t>
      </w:r>
      <w:r>
        <w:t xml:space="preserve"> </w:t>
      </w:r>
      <w:r>
        <w:t xml:space="preserve">“downward”</w:t>
      </w:r>
      <w:r>
        <w:t xml:space="preserve"> </w:t>
      </w:r>
      <w:r>
        <w:t xml:space="preserve">into helper functions so the main workflow stays clear</w:t>
      </w:r>
    </w:p>
    <w:bookmarkEnd w:id="156"/>
    <w:bookmarkStart w:id="157"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4"/>
        </w:numPr>
      </w:pPr>
      <w:r>
        <w:t xml:space="preserve">A function is doing multiple jobs (validation, transformation, modeling, and formatting)</w:t>
      </w:r>
    </w:p>
    <w:p>
      <w:pPr>
        <w:pStyle w:val="Compact"/>
        <w:numPr>
          <w:ilvl w:val="0"/>
          <w:numId w:val="1054"/>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4"/>
        </w:numPr>
      </w:pPr>
      <w:r>
        <w:t xml:space="preserve">You need comments to explain every few lines just to follow the logic</w:t>
      </w:r>
    </w:p>
    <w:p>
      <w:pPr>
        <w:pStyle w:val="Compact"/>
        <w:numPr>
          <w:ilvl w:val="0"/>
          <w:numId w:val="1054"/>
        </w:numPr>
      </w:pPr>
      <w:r>
        <w:t xml:space="preserve">You are repeating the same block in multiple places</w:t>
      </w:r>
    </w:p>
    <w:p>
      <w:pPr>
        <w:pStyle w:val="Compact"/>
        <w:numPr>
          <w:ilvl w:val="0"/>
          <w:numId w:val="1054"/>
        </w:numPr>
      </w:pPr>
      <w:r>
        <w:t xml:space="preserve">You want to test one part of a workflow independently of the rest</w:t>
      </w:r>
    </w:p>
    <w:p>
      <w:pPr>
        <w:pStyle w:val="Compact"/>
        <w:numPr>
          <w:ilvl w:val="0"/>
          <w:numId w:val="1054"/>
        </w:numPr>
      </w:pPr>
      <w:r>
        <w:t xml:space="preserve">The current function is hard to scan because implementation details hide the main idea</w:t>
      </w:r>
    </w:p>
    <w:bookmarkEnd w:id="157"/>
    <w:bookmarkStart w:id="158" w:name="how-to-decompose-in-practice"/>
    <w:p>
      <w:pPr>
        <w:pStyle w:val="Heading2"/>
      </w:pPr>
      <w:r>
        <w:t xml:space="preserve">20 How to decompose in practice</w:t>
      </w:r>
    </w:p>
    <w:p>
      <w:pPr>
        <w:pStyle w:val="FirstParagraph"/>
      </w:pPr>
      <w:r>
        <w:t xml:space="preserve">A practical sequence is:</w:t>
      </w:r>
    </w:p>
    <w:p>
      <w:pPr>
        <w:pStyle w:val="Compact"/>
        <w:numPr>
          <w:ilvl w:val="0"/>
          <w:numId w:val="1055"/>
        </w:numPr>
      </w:pPr>
      <w:r>
        <w:t xml:space="preserve">Write down the top-level steps in plain language.</w:t>
      </w:r>
    </w:p>
    <w:p>
      <w:pPr>
        <w:pStyle w:val="Compact"/>
        <w:numPr>
          <w:ilvl w:val="0"/>
          <w:numId w:val="1055"/>
        </w:numPr>
      </w:pPr>
      <w:r>
        <w:t xml:space="preserve">Extract one step at a time into a helper function.</w:t>
      </w:r>
    </w:p>
    <w:p>
      <w:pPr>
        <w:pStyle w:val="Compact"/>
        <w:numPr>
          <w:ilvl w:val="0"/>
          <w:numId w:val="1055"/>
        </w:numPr>
      </w:pPr>
      <w:r>
        <w:t xml:space="preserve">Give each helper a single, specific contract (inputs, outputs, and assumptions).</w:t>
      </w:r>
    </w:p>
    <w:p>
      <w:pPr>
        <w:pStyle w:val="Compact"/>
        <w:numPr>
          <w:ilvl w:val="0"/>
          <w:numId w:val="1055"/>
        </w:numPr>
      </w:pPr>
      <w:r>
        <w:t xml:space="preserve">Keep the orchestration function short, so it reads like a workflow outline.</w:t>
      </w:r>
    </w:p>
    <w:p>
      <w:pPr>
        <w:pStyle w:val="Compact"/>
        <w:numPr>
          <w:ilvl w:val="0"/>
          <w:numId w:val="1055"/>
        </w:numPr>
      </w:pPr>
      <w:r>
        <w:t xml:space="preserve">Add or update tests around each helper and the top-level function.</w:t>
      </w:r>
    </w:p>
    <w:bookmarkEnd w:id="158"/>
    <w:bookmarkStart w:id="159" w:name="sec-decompose-validation"/>
    <w:p>
      <w:pPr>
        <w:pStyle w:val="Heading2"/>
      </w:pPr>
      <w:r>
        <w:t xml:space="preserve">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6"/>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6"/>
        </w:numPr>
      </w:pPr>
      <w:r>
        <w:t xml:space="preserve">Each validation rule is defined once and tested once.</w:t>
      </w:r>
    </w:p>
    <w:p>
      <w:pPr>
        <w:pStyle w:val="Compact"/>
        <w:numPr>
          <w:ilvl w:val="0"/>
          <w:numId w:val="1056"/>
        </w:numPr>
      </w:pPr>
      <w:r>
        <w:t xml:space="preserve">Adding a new data source requires one new call, not a copy-pasted block.</w:t>
      </w:r>
    </w:p>
    <w:p>
      <w:pPr>
        <w:pStyle w:val="Compact"/>
        <w:numPr>
          <w:ilvl w:val="0"/>
          <w:numId w:val="1056"/>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24</w:t>
        </w:r>
      </w:hyperlink>
      <w:r>
        <w:t xml:space="preserve">),</w:t>
      </w:r>
      <w:r>
        <w:t xml:space="preserve"> </w:t>
      </w:r>
      <w:r>
        <w:t xml:space="preserve">not above or below the caller in the same file.</w:t>
      </w:r>
    </w:p>
    <w:bookmarkEnd w:id="159"/>
    <w:bookmarkStart w:id="162" w:name="examples-borrowed-from-package-prs"/>
    <w:p>
      <w:pPr>
        <w:pStyle w:val="Heading2"/>
      </w:pPr>
      <w:del w:id="318" w:author="PR Preview" w:date="2026-01-01T00:00:00Z">
        <w:r>
          <w:delText xml:space="preserve">22 Examples borrowed from lab package PRs</w:delText>
        </w:r>
      </w:del>
    </w:p>
    <w:p>
      <w:pPr>
        <w:pStyle w:val="Heading2"/>
      </w:pPr>
      <w:ins w:id="319" w:author="PR Preview" w:date="2026-01-01T00:00:00Z">
        <w:r>
          <w:t xml:space="preserve">22 Examples borrowed from package PRs</w:t>
        </w:r>
      </w:ins>
    </w:p>
    <w:p>
      <w:pPr>
        <w:pStyle w:val="FirstParagraph"/>
      </w:pPr>
      <w:r>
        <w:t xml:space="preserve">In</w:t>
      </w:r>
      <w:r>
        <w:t xml:space="preserve"> </w:t>
      </w:r>
      <w:hyperlink r:id="rId160">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1">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2"/>
    <w:bookmarkStart w:id="166" w:name="related-references"/>
    <w:p>
      <w:pPr>
        <w:pStyle w:val="Heading2"/>
      </w:pPr>
      <w:r>
        <w:t xml:space="preserve">23 Related references</w:t>
      </w:r>
    </w:p>
    <w:p>
      <w:pPr>
        <w:pStyle w:val="FirstParagraph"/>
      </w:pPr>
      <w:r>
        <w:t xml:space="preserve">For background and related ideas,</w:t>
      </w:r>
      <w:r>
        <w:t xml:space="preserve"> </w:t>
      </w:r>
      <w:r>
        <w:t xml:space="preserve">see</w:t>
      </w:r>
      <w:r>
        <w:t xml:space="preserve"> </w:t>
      </w:r>
      <w:hyperlink r:id="rId163">
        <w:r>
          <w:rPr>
            <w:rStyle w:val="Hyperlink"/>
          </w:rPr>
          <w:t xml:space="preserve">Decomposition (computer science)</w:t>
        </w:r>
      </w:hyperlink>
      <w:r>
        <w:t xml:space="preserve">,</w:t>
      </w:r>
      <w:r>
        <w:t xml:space="preserve"> </w:t>
      </w:r>
      <w:hyperlink r:id="rId164">
        <w:r>
          <w:rPr>
            <w:rStyle w:val="Hyperlink"/>
          </w:rPr>
          <w:t xml:space="preserve">Code refactoring</w:t>
        </w:r>
      </w:hyperlink>
      <w:r>
        <w:t xml:space="preserve">,</w:t>
      </w:r>
      <w:r>
        <w:t xml:space="preserve"> </w:t>
      </w:r>
      <w:r>
        <w:t xml:space="preserve">and</w:t>
      </w:r>
      <w:r>
        <w:t xml:space="preserve"> </w:t>
      </w:r>
      <w:hyperlink r:id="rId165">
        <w:r>
          <w:rPr>
            <w:rStyle w:val="Hyperlink"/>
          </w:rPr>
          <w:t xml:space="preserve">Functional decomposition</w:t>
        </w:r>
      </w:hyperlink>
      <w:r>
        <w:t xml:space="preserve">.</w:t>
      </w:r>
    </w:p>
    <w:bookmarkEnd w:id="166"/>
    <w:bookmarkStart w:id="171" w:name="sec-one-function-per-file"/>
    <w:p>
      <w:pPr>
        <w:pStyle w:val="Heading2"/>
      </w:pPr>
      <w:r>
        <w:t xml:space="preserve">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67" w:name="r-packages"/>
    <w:p>
      <w:pPr>
        <w:pStyle w:val="Heading3"/>
      </w:pPr>
      <w:r>
        <w:t xml:space="preserve">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67"/>
    <w:bookmarkStart w:id="168" w:name="why"/>
    <w:p>
      <w:pPr>
        <w:pStyle w:val="Heading3"/>
      </w:pPr>
      <w:r>
        <w:t xml:space="preserve">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68"/>
    <w:bookmarkStart w:id="169" w:name="X82cb167292354e6d55f501d979db1106686a1af"/>
    <w:p>
      <w:pPr>
        <w:pStyle w:val="Heading3"/>
      </w:pPr>
      <w:r>
        <w:t xml:space="preserve">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69"/>
    <w:bookmarkStart w:id="170" w:name="relationship-to-function-decomposition"/>
    <w:p>
      <w:pPr>
        <w:pStyle w:val="Heading3"/>
      </w:pPr>
      <w:r>
        <w:t xml:space="preserve">24.4 Relationship to function decomposition</w:t>
      </w:r>
    </w:p>
    <w:p>
      <w:pPr>
        <w:pStyle w:val="FirstParagraph"/>
      </w:pPr>
      <w:del w:id="320" w:author="PR Preview" w:date="2026-01-01T00:00:00Z">
        <w:r>
          <w:delText xml:space="preserve">When decomposing a large function</w:delText>
        </w:r>
      </w:del>
      <w:del w:id="321" w:author="PR Preview" w:date="2026-01-01T00:00:00Z">
        <w:r>
          <w:delText xml:space="preserve"> </w:delText>
        </w:r>
      </w:del>
      <w:del w:id="322" w:author="PR Preview" w:date="2026-01-01T00:00:00Z">
        <w:r>
          <w:delText xml:space="preserve">(1),</w:delText>
        </w:r>
      </w:del>
      <w:del w:id="323" w:author="PR Preview" w:date="2026-01-01T00:00:00Z">
        <w:r>
          <w:delText xml:space="preserve"> </w:delText>
        </w:r>
      </w:del>
      <w:del w:id="324" w:author="PR Preview" w:date="2026-01-01T00:00:00Z">
        <w:r>
          <w:delText xml:space="preserve">place each extracted helper in its own file</w:delText>
        </w:r>
      </w:del>
      <w:del w:id="325" w:author="PR Preview" w:date="2026-01-01T00:00:00Z">
        <w:r>
          <w:delText xml:space="preserve"> </w:delText>
        </w:r>
      </w:del>
      <w:del w:id="326" w:author="PR Preview" w:date="2026-01-01T00:00:00Z">
        <w:r>
          <w:delText xml:space="preserve">rather than above or below the caller in the same file.</w:delText>
        </w:r>
      </w:del>
      <w:del w:id="327" w:author="PR Preview" w:date="2026-01-01T00:00:00Z">
        <w:r>
          <w:delText xml:space="preserve"> </w:delText>
        </w:r>
      </w:del>
      <w:del w:id="328" w:author="PR Preview" w:date="2026-01-01T00:00:00Z">
        <w:r>
          <w:delText xml:space="preserve">The caller file then contains only the orchestration function,</w:delText>
        </w:r>
      </w:del>
      <w:del w:id="329" w:author="PR Preview" w:date="2026-01-01T00:00:00Z">
        <w:r>
          <w:delText xml:space="preserve"> </w:delText>
        </w:r>
      </w:del>
      <w:del w:id="330" w:author="PR Preview" w:date="2026-01-01T00:00:00Z">
        <w:r>
          <w:delText xml:space="preserve">and each helper is independently findable and testable.</w:delText>
        </w:r>
      </w:del>
    </w:p>
    <w:p>
      <w:pPr>
        <w:pStyle w:val="FirstParagraph"/>
      </w:pPr>
      <w:ins w:id="331" w:author="PR Preview" w:date="2026-01-01T00:00:00Z">
        <w:r>
          <w:t xml:space="preserve">When decomposing a large function</w:t>
        </w:r>
      </w:ins>
      <w:ins w:id="332" w:author="PR Preview" w:date="2026-01-01T00:00:00Z">
        <w:r>
          <w:t xml:space="preserve"> </w:t>
        </w:r>
      </w:ins>
      <w:ins w:id="333" w:author="PR Preview" w:date="2026-01-01T00:00:00Z">
        <w:r>
          <w:t xml:space="preserve">(</w:t>
        </w:r>
      </w:ins>
      <w:hyperlink w:anchor="sec-function-decomposition">
        <w:ins w:id="334" w:author="PR Preview" w:date="2026-01-01T00:00:00Z">
          <w:r>
            <w:rPr>
              <w:rStyle w:val="Hyperlink"/>
            </w:rPr>
            <w:t xml:space="preserve">Section 18</w:t>
          </w:r>
        </w:ins>
      </w:hyperlink>
      <w:ins w:id="335" w:author="PR Preview" w:date="2026-01-01T00:00:00Z">
        <w:r>
          <w:t xml:space="preserve">),</w:t>
        </w:r>
      </w:ins>
      <w:ins w:id="336" w:author="PR Preview" w:date="2026-01-01T00:00:00Z">
        <w:r>
          <w:t xml:space="preserve"> </w:t>
        </w:r>
      </w:ins>
      <w:ins w:id="337" w:author="PR Preview" w:date="2026-01-01T00:00:00Z">
        <w:r>
          <w:t xml:space="preserve">place each extracted helper in its own file</w:t>
        </w:r>
      </w:ins>
      <w:ins w:id="338" w:author="PR Preview" w:date="2026-01-01T00:00:00Z">
        <w:r>
          <w:t xml:space="preserve"> </w:t>
        </w:r>
      </w:ins>
      <w:ins w:id="339" w:author="PR Preview" w:date="2026-01-01T00:00:00Z">
        <w:r>
          <w:t xml:space="preserve">rather than above or below the caller in the same file.</w:t>
        </w:r>
      </w:ins>
      <w:ins w:id="340" w:author="PR Preview" w:date="2026-01-01T00:00:00Z">
        <w:r>
          <w:t xml:space="preserve"> </w:t>
        </w:r>
      </w:ins>
      <w:ins w:id="341" w:author="PR Preview" w:date="2026-01-01T00:00:00Z">
        <w:r>
          <w:t xml:space="preserve">The caller file then contains only the orchestration function,</w:t>
        </w:r>
      </w:ins>
      <w:ins w:id="342" w:author="PR Preview" w:date="2026-01-01T00:00:00Z">
        <w:r>
          <w:t xml:space="preserve"> </w:t>
        </w:r>
      </w:ins>
      <w:ins w:id="343" w:author="PR Preview" w:date="2026-01-01T00:00:00Z">
        <w:r>
          <w:t xml:space="preserve">and each helper is independently findable and testable.</w:t>
        </w:r>
      </w:ins>
    </w:p>
    <w:bookmarkEnd w:id="170"/>
    <w:bookmarkEnd w:id="171"/>
    <w:bookmarkStart w:id="177" w:name="sec-function-length-limits"/>
    <w:p>
      <w:pPr>
        <w:pStyle w:val="Heading2"/>
      </w:pPr>
      <w:r>
        <w:t xml:space="preserve">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7"/>
        </w:numPr>
      </w:pPr>
      <w:hyperlink r:id="rId172">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7"/>
        </w:numPr>
      </w:pPr>
      <w:hyperlink r:id="rId173">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7"/>
        </w:numPr>
      </w:pPr>
      <w:hyperlink r:id="rId174">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75">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7"/>
        </w:numPr>
      </w:pPr>
      <w:hyperlink r:id="rId176">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del w:id="344" w:author="PR Preview" w:date="2026-01-01T00:00:00Z">
        <w:r>
          <w:delText xml:space="preserve">Synthesizing these viewpoints for lab code</w:delText>
        </w:r>
      </w:del>
      <w:del w:id="345" w:author="PR Preview" w:date="2026-01-01T00:00:00Z">
        <w:r>
          <w:delText xml:space="preserve"> </w:delText>
        </w:r>
      </w:del>
      <w:del w:id="346" w:author="PR Preview" w:date="2026-01-01T00:00:00Z">
        <w:r>
          <w:delText xml:space="preserve">yields the following practical rules:</w:delText>
        </w:r>
      </w:del>
    </w:p>
    <w:p>
      <w:pPr>
        <w:pStyle w:val="FirstParagraph"/>
      </w:pPr>
      <w:ins w:id="347" w:author="PR Preview" w:date="2026-01-01T00:00:00Z">
        <w:r>
          <w:t xml:space="preserve">Synthesizing these viewpoints for research code</w:t>
        </w:r>
      </w:ins>
      <w:ins w:id="348" w:author="PR Preview" w:date="2026-01-01T00:00:00Z">
        <w:r>
          <w:t xml:space="preserve"> </w:t>
        </w:r>
      </w:ins>
      <w:ins w:id="349" w:author="PR Preview" w:date="2026-01-01T00:00:00Z">
        <w:r>
          <w:t xml:space="preserve">yields the following practical rules:</w:t>
        </w:r>
      </w:ins>
    </w:p>
    <w:p>
      <w:pPr>
        <w:pStyle w:val="Compact"/>
        <w:numPr>
          <w:ilvl w:val="0"/>
          <w:numId w:val="105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58"/>
        </w:numPr>
      </w:pPr>
      <w:r>
        <w:t xml:space="preserve">Prefer single-purpose functions with clear names and contracts.</w:t>
      </w:r>
    </w:p>
    <w:p>
      <w:pPr>
        <w:pStyle w:val="Compact"/>
        <w:numPr>
          <w:ilvl w:val="0"/>
          <w:numId w:val="1058"/>
        </w:numPr>
      </w:pPr>
      <w:r>
        <w:t xml:space="preserve">Watch decision complexity (branching and nesting), not only length.</w:t>
      </w:r>
    </w:p>
    <w:p>
      <w:pPr>
        <w:pStyle w:val="Compact"/>
        <w:numPr>
          <w:ilvl w:val="0"/>
          <w:numId w:val="1058"/>
        </w:numPr>
      </w:pPr>
      <w:r>
        <w:t xml:space="preserve">Decompose when the top-level story is hard to follow or hard to test.</w:t>
      </w:r>
    </w:p>
    <w:bookmarkEnd w:id="177"/>
    <w:bookmarkStart w:id="180" w:name="sec-kiss"/>
    <w:p>
      <w:pPr>
        <w:pStyle w:val="Heading2"/>
      </w:pPr>
      <w:r>
        <w:t xml:space="preserve">26 Keep It Short and Simple (KISS)</w:t>
      </w:r>
    </w:p>
    <w:p>
      <w:pPr>
        <w:pStyle w:val="FirstParagraph"/>
      </w:pPr>
      <w:r>
        <w:t xml:space="preserve">The</w:t>
      </w:r>
      <w:r>
        <w:t xml:space="preserve"> </w:t>
      </w:r>
      <w:hyperlink r:id="rId178">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5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5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5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0"/>
        </w:numPr>
      </w:pPr>
      <w:del w:id="350" w:author="PR Preview" w:date="2026-01-01T00:00:00Z">
        <w:r>
          <w:rPr>
            <w:b/>
            <w:bCs/>
          </w:rPr>
          <w:delText xml:space="preserve">Faster onboarding.</w:delText>
        </w:r>
      </w:del>
      <w:del w:id="351" w:author="PR Preview" w:date="2026-01-01T00:00:00Z">
        <w:r>
          <w:delText xml:space="preserve"> </w:delText>
        </w:r>
      </w:del>
      <w:del w:id="352" w:author="PR Preview" w:date="2026-01-01T00:00:00Z">
        <w:r>
          <w:delText xml:space="preserve">New lab members become productive sooner</w:delText>
        </w:r>
      </w:del>
      <w:del w:id="353" w:author="PR Preview" w:date="2026-01-01T00:00:00Z">
        <w:r>
          <w:delText xml:space="preserve"> </w:delText>
        </w:r>
      </w:del>
      <w:del w:id="354" w:author="PR Preview" w:date="2026-01-01T00:00:00Z">
        <w:r>
          <w:delText xml:space="preserve">when the codebase does things the plain, expected way.</w:delText>
        </w:r>
      </w:del>
    </w:p>
    <w:p>
      <w:pPr>
        <w:pStyle w:val="Compact"/>
        <w:numPr>
          <w:ilvl w:val="0"/>
          <w:numId w:val="1059"/>
        </w:numPr>
      </w:pPr>
      <w:ins w:id="355" w:author="PR Preview" w:date="2026-01-01T00:00:00Z">
        <w:r>
          <w:rPr>
            <w:b/>
            <w:bCs/>
          </w:rPr>
          <w:t xml:space="preserve">Faster onboarding.</w:t>
        </w:r>
      </w:ins>
      <w:ins w:id="356" w:author="PR Preview" w:date="2026-01-01T00:00:00Z">
        <w:r>
          <w:t xml:space="preserve"> </w:t>
        </w:r>
      </w:ins>
      <w:ins w:id="357" w:author="PR Preview" w:date="2026-01-01T00:00:00Z">
        <w:r>
          <w:t xml:space="preserve">New team members become productive sooner</w:t>
        </w:r>
      </w:ins>
      <w:ins w:id="358" w:author="PR Preview" w:date="2026-01-01T00:00:00Z">
        <w:r>
          <w:t xml:space="preserve"> </w:t>
        </w:r>
      </w:ins>
      <w:ins w:id="359" w:author="PR Preview" w:date="2026-01-01T00:00:00Z">
        <w:r>
          <w:t xml:space="preserve">when the codebase does things the plain, expected way.</w:t>
        </w:r>
      </w:ins>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79">
        <w:r>
          <w:rPr>
            <w:rStyle w:val="Hyperlink"/>
          </w:rPr>
          <w:t xml:space="preserve">avoiding deep nesting</w:t>
        </w:r>
      </w:hyperlink>
      <w:r>
        <w:t xml:space="preserve">,</w:t>
      </w:r>
      <w:r>
        <w:t xml:space="preserve"> </w:t>
      </w:r>
      <w:r>
        <w:t xml:space="preserve">are concrete applications of this principle.</w:t>
      </w:r>
    </w:p>
    <w:bookmarkEnd w:id="180"/>
    <w:bookmarkStart w:id="181" w:name="sec-decompose-qmd-chunks"/>
    <w:p>
      <w:pPr>
        <w:pStyle w:val="Heading2"/>
      </w:pPr>
      <w:r>
        <w:t xml:space="preserve">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del w:id="360" w:author="PR Preview" w:date="2026-01-01T00:00:00Z">
        <w:r>
          <w:delText xml:space="preserve">When a chunk grows into substantial logic —</w:delText>
        </w:r>
      </w:del>
      <w:del w:id="361" w:author="PR Preview" w:date="2026-01-01T00:00:00Z">
        <w:r>
          <w:delText xml:space="preserve"> </w:delText>
        </w:r>
      </w:del>
      <w:del w:id="362" w:author="PR Preview" w:date="2026-01-01T00:00:00Z">
        <w:r>
          <w:delText xml:space="preserve">a multi-step data manipulation,</w:delText>
        </w:r>
      </w:del>
      <w:del w:id="363" w:author="PR Preview" w:date="2026-01-01T00:00:00Z">
        <w:r>
          <w:delText xml:space="preserve"> </w:delText>
        </w:r>
      </w:del>
      <w:del w:id="364" w:author="PR Preview" w:date="2026-01-01T00:00:00Z">
        <w:r>
          <w:delText xml:space="preserve">a function defined inline,</w:delText>
        </w:r>
      </w:del>
      <w:del w:id="365" w:author="PR Preview" w:date="2026-01-01T00:00:00Z">
        <w:r>
          <w:delText xml:space="preserve"> </w:delText>
        </w:r>
      </w:del>
      <w:del w:id="366" w:author="PR Preview" w:date="2026-01-01T00:00:00Z">
        <w:r>
          <w:delText xml:space="preserve">a non-trivial transformation,</w:delText>
        </w:r>
      </w:del>
      <w:del w:id="367" w:author="PR Preview" w:date="2026-01-01T00:00:00Z">
        <w:r>
          <w:delText xml:space="preserve"> </w:delText>
        </w:r>
      </w:del>
      <w:del w:id="368" w:author="PR Preview" w:date="2026-01-01T00:00:00Z">
        <w:r>
          <w:delText xml:space="preserve">or the same block copied across chunks —</w:delText>
        </w:r>
      </w:del>
      <w:del w:id="369" w:author="PR Preview" w:date="2026-01-01T00:00:00Z">
        <w:r>
          <w:delText xml:space="preserve"> </w:delText>
        </w:r>
      </w:del>
      <w:del w:id="370" w:author="PR Preview" w:date="2026-01-01T00:00:00Z">
        <w:r>
          <w:delText xml:space="preserve">extract that logic into a function and have the chunk call it.</w:delText>
        </w:r>
      </w:del>
      <w:del w:id="371" w:author="PR Preview" w:date="2026-01-01T00:00:00Z">
        <w:r>
          <w:delText xml:space="preserve"> </w:delText>
        </w:r>
      </w:del>
      <w:del w:id="372" w:author="PR Preview" w:date="2026-01-01T00:00:00Z">
        <w:r>
          <w:delText xml:space="preserve">Following the function-decomposition (1),</w:delText>
        </w:r>
      </w:del>
      <w:del w:id="373" w:author="PR Preview" w:date="2026-01-01T00:00:00Z">
        <w:r>
          <w:delText xml:space="preserve"> </w:delText>
        </w:r>
      </w:del>
      <w:del w:id="374" w:author="PR Preview" w:date="2026-01-01T00:00:00Z">
        <w:r>
          <w:delText xml:space="preserve">one-function-per-file (</w:delText>
        </w:r>
      </w:del>
      <w:hyperlink w:anchor="sec-one-function-per-file">
        <w:del w:id="375" w:author="PR Preview" w:date="2026-01-01T00:00:00Z">
          <w:r>
            <w:rPr>
              <w:rStyle w:val="Hyperlink"/>
            </w:rPr>
            <w:delText xml:space="preserve">Section 24</w:delText>
          </w:r>
        </w:del>
      </w:hyperlink>
      <w:del w:id="376" w:author="PR Preview" w:date="2026-01-01T00:00:00Z">
        <w:r>
          <w:delText xml:space="preserve">),</w:delText>
        </w:r>
      </w:del>
      <w:del w:id="377" w:author="PR Preview" w:date="2026-01-01T00:00:00Z">
        <w:r>
          <w:delText xml:space="preserve"> </w:delText>
        </w:r>
      </w:del>
      <w:del w:id="378" w:author="PR Preview" w:date="2026-01-01T00:00:00Z">
        <w:r>
          <w:delText xml:space="preserve">and length-limit (</w:delText>
        </w:r>
      </w:del>
      <w:hyperlink w:anchor="sec-function-length-limits">
        <w:del w:id="379" w:author="PR Preview" w:date="2026-01-01T00:00:00Z">
          <w:r>
            <w:rPr>
              <w:rStyle w:val="Hyperlink"/>
            </w:rPr>
            <w:delText xml:space="preserve">Section 25</w:delText>
          </w:r>
        </w:del>
      </w:hyperlink>
      <w:del w:id="380" w:author="PR Preview" w:date="2026-01-01T00:00:00Z">
        <w:r>
          <w:delText xml:space="preserve">) principles,</w:delText>
        </w:r>
      </w:del>
      <w:del w:id="381" w:author="PR Preview" w:date="2026-01-01T00:00:00Z">
        <w:r>
          <w:delText xml:space="preserve"> </w:delText>
        </w:r>
      </w:del>
      <w:del w:id="382" w:author="PR Preview" w:date="2026-01-01T00:00:00Z">
        <w:r>
          <w:delText xml:space="preserve">give the function its own file under</w:delText>
        </w:r>
      </w:del>
      <w:del w:id="383" w:author="PR Preview" w:date="2026-01-01T00:00:00Z">
        <w:r>
          <w:delText xml:space="preserve"> </w:delText>
        </w:r>
      </w:del>
      <w:del w:id="384" w:author="PR Preview" w:date="2026-01-01T00:00:00Z">
        <w:r>
          <w:rPr>
            <w:rStyle w:val="VerbatimChar"/>
          </w:rPr>
          <w:delText xml:space="preserve">R/</w:delText>
        </w:r>
      </w:del>
      <w:del w:id="385" w:author="PR Preview" w:date="2026-01-01T00:00:00Z">
        <w:r>
          <w:delText xml:space="preserve">,</w:delText>
        </w:r>
      </w:del>
      <w:del w:id="386" w:author="PR Preview" w:date="2026-01-01T00:00:00Z">
        <w:r>
          <w:delText xml:space="preserve"> </w:delText>
        </w:r>
      </w:del>
      <w:del w:id="387" w:author="PR Preview" w:date="2026-01-01T00:00:00Z">
        <w:r>
          <w:delText xml:space="preserve">with full</w:delText>
        </w:r>
      </w:del>
      <w:del w:id="388" w:author="PR Preview" w:date="2026-01-01T00:00:00Z">
        <w:r>
          <w:delText xml:space="preserve"> </w:delText>
        </w:r>
      </w:del>
      <w:hyperlink r:id="rId38">
        <w:del w:id="389" w:author="PR Preview" w:date="2026-01-01T00:00:00Z">
          <w:r>
            <w:rPr>
              <w:rStyle w:val="VerbatimChar"/>
            </w:rPr>
            <w:delText xml:space="preserve">{roxygen2}</w:delText>
          </w:r>
        </w:del>
      </w:hyperlink>
      <w:del w:id="390" w:author="PR Preview" w:date="2026-01-01T00:00:00Z">
        <w:r>
          <w:delText xml:space="preserve"> </w:delText>
        </w:r>
      </w:del>
      <w:del w:id="391" w:author="PR Preview" w:date="2026-01-01T00:00:00Z">
        <w:r>
          <w:delText xml:space="preserve">documentation,</w:delText>
        </w:r>
      </w:del>
      <w:del w:id="392" w:author="PR Preview" w:date="2026-01-01T00:00:00Z">
        <w:r>
          <w:delText xml:space="preserve"> </w:delText>
        </w:r>
      </w:del>
      <w:del w:id="393" w:author="PR Preview" w:date="2026-01-01T00:00:00Z">
        <w:r>
          <w:delText xml:space="preserve">the same way any other package function is written.</w:delText>
        </w:r>
      </w:del>
      <w:del w:id="394" w:author="PR Preview" w:date="2026-01-01T00:00:00Z">
        <w:r>
          <w:delText xml:space="preserve"> </w:delText>
        </w:r>
      </w:del>
      <w:del w:id="395" w:author="PR Preview" w:date="2026-01-01T00:00:00Z">
        <w:r>
          <w:delText xml:space="preserve">The chunk then shrinks to a call</w:delText>
        </w:r>
      </w:del>
      <w:del w:id="396" w:author="PR Preview" w:date="2026-01-01T00:00:00Z">
        <w:r>
          <w:delText xml:space="preserve"> </w:delText>
        </w:r>
      </w:del>
      <w:del w:id="397" w:author="PR Preview" w:date="2026-01-01T00:00:00Z">
        <w:r>
          <w:delText xml:space="preserve">plus whatever narrative or display wraps it.</w:delText>
        </w:r>
      </w:del>
    </w:p>
    <w:p>
      <w:pPr>
        <w:pStyle w:val="BodyText"/>
      </w:pPr>
      <w:ins w:id="398" w:author="PR Preview" w:date="2026-01-01T00:00:00Z">
        <w:r>
          <w:t xml:space="preserve">When a chunk grows into substantial logic —</w:t>
        </w:r>
      </w:ins>
      <w:ins w:id="399" w:author="PR Preview" w:date="2026-01-01T00:00:00Z">
        <w:r>
          <w:t xml:space="preserve"> </w:t>
        </w:r>
      </w:ins>
      <w:ins w:id="400" w:author="PR Preview" w:date="2026-01-01T00:00:00Z">
        <w:r>
          <w:t xml:space="preserve">a multi-step data manipulation,</w:t>
        </w:r>
      </w:ins>
      <w:ins w:id="401" w:author="PR Preview" w:date="2026-01-01T00:00:00Z">
        <w:r>
          <w:t xml:space="preserve"> </w:t>
        </w:r>
      </w:ins>
      <w:ins w:id="402" w:author="PR Preview" w:date="2026-01-01T00:00:00Z">
        <w:r>
          <w:t xml:space="preserve">a function defined inline,</w:t>
        </w:r>
      </w:ins>
      <w:ins w:id="403" w:author="PR Preview" w:date="2026-01-01T00:00:00Z">
        <w:r>
          <w:t xml:space="preserve"> </w:t>
        </w:r>
      </w:ins>
      <w:ins w:id="404" w:author="PR Preview" w:date="2026-01-01T00:00:00Z">
        <w:r>
          <w:t xml:space="preserve">a non-trivial transformation,</w:t>
        </w:r>
      </w:ins>
      <w:ins w:id="405" w:author="PR Preview" w:date="2026-01-01T00:00:00Z">
        <w:r>
          <w:t xml:space="preserve"> </w:t>
        </w:r>
      </w:ins>
      <w:ins w:id="406" w:author="PR Preview" w:date="2026-01-01T00:00:00Z">
        <w:r>
          <w:t xml:space="preserve">or the same block copied across chunks —</w:t>
        </w:r>
      </w:ins>
      <w:ins w:id="407" w:author="PR Preview" w:date="2026-01-01T00:00:00Z">
        <w:r>
          <w:t xml:space="preserve"> </w:t>
        </w:r>
      </w:ins>
      <w:ins w:id="408" w:author="PR Preview" w:date="2026-01-01T00:00:00Z">
        <w:r>
          <w:t xml:space="preserve">extract that logic into a function and have the chunk call it.</w:t>
        </w:r>
      </w:ins>
      <w:ins w:id="409" w:author="PR Preview" w:date="2026-01-01T00:00:00Z">
        <w:r>
          <w:t xml:space="preserve"> </w:t>
        </w:r>
      </w:ins>
      <w:ins w:id="410" w:author="PR Preview" w:date="2026-01-01T00:00:00Z">
        <w:r>
          <w:t xml:space="preserve">Following the function-decomposition (</w:t>
        </w:r>
      </w:ins>
      <w:hyperlink w:anchor="sec-function-decomposition">
        <w:ins w:id="411" w:author="PR Preview" w:date="2026-01-01T00:00:00Z">
          <w:r>
            <w:rPr>
              <w:rStyle w:val="Hyperlink"/>
            </w:rPr>
            <w:t xml:space="preserve">Section 18</w:t>
          </w:r>
        </w:ins>
      </w:hyperlink>
      <w:ins w:id="412" w:author="PR Preview" w:date="2026-01-01T00:00:00Z">
        <w:r>
          <w:t xml:space="preserve">),</w:t>
        </w:r>
      </w:ins>
      <w:ins w:id="413" w:author="PR Preview" w:date="2026-01-01T00:00:00Z">
        <w:r>
          <w:t xml:space="preserve"> </w:t>
        </w:r>
      </w:ins>
      <w:ins w:id="414" w:author="PR Preview" w:date="2026-01-01T00:00:00Z">
        <w:r>
          <w:t xml:space="preserve">one-function-per-file (</w:t>
        </w:r>
      </w:ins>
      <w:hyperlink w:anchor="sec-one-function-per-file">
        <w:ins w:id="415" w:author="PR Preview" w:date="2026-01-01T00:00:00Z">
          <w:r>
            <w:rPr>
              <w:rStyle w:val="Hyperlink"/>
            </w:rPr>
            <w:t xml:space="preserve">Section 24</w:t>
          </w:r>
        </w:ins>
      </w:hyperlink>
      <w:ins w:id="416" w:author="PR Preview" w:date="2026-01-01T00:00:00Z">
        <w:r>
          <w:t xml:space="preserve">),</w:t>
        </w:r>
      </w:ins>
      <w:ins w:id="417" w:author="PR Preview" w:date="2026-01-01T00:00:00Z">
        <w:r>
          <w:t xml:space="preserve"> </w:t>
        </w:r>
      </w:ins>
      <w:ins w:id="418" w:author="PR Preview" w:date="2026-01-01T00:00:00Z">
        <w:r>
          <w:t xml:space="preserve">and length-limit (</w:t>
        </w:r>
      </w:ins>
      <w:hyperlink w:anchor="sec-function-length-limits">
        <w:ins w:id="419" w:author="PR Preview" w:date="2026-01-01T00:00:00Z">
          <w:r>
            <w:rPr>
              <w:rStyle w:val="Hyperlink"/>
            </w:rPr>
            <w:t xml:space="preserve">Section 25</w:t>
          </w:r>
        </w:ins>
      </w:hyperlink>
      <w:ins w:id="420" w:author="PR Preview" w:date="2026-01-01T00:00:00Z">
        <w:r>
          <w:t xml:space="preserve">) principles,</w:t>
        </w:r>
      </w:ins>
      <w:ins w:id="421" w:author="PR Preview" w:date="2026-01-01T00:00:00Z">
        <w:r>
          <w:t xml:space="preserve"> </w:t>
        </w:r>
      </w:ins>
      <w:ins w:id="422" w:author="PR Preview" w:date="2026-01-01T00:00:00Z">
        <w:r>
          <w:t xml:space="preserve">give the function its own file under</w:t>
        </w:r>
      </w:ins>
      <w:ins w:id="423" w:author="PR Preview" w:date="2026-01-01T00:00:00Z">
        <w:r>
          <w:t xml:space="preserve"> </w:t>
        </w:r>
      </w:ins>
      <w:ins w:id="424" w:author="PR Preview" w:date="2026-01-01T00:00:00Z">
        <w:r>
          <w:rPr>
            <w:rStyle w:val="VerbatimChar"/>
          </w:rPr>
          <w:t xml:space="preserve">R/</w:t>
        </w:r>
      </w:ins>
      <w:ins w:id="425" w:author="PR Preview" w:date="2026-01-01T00:00:00Z">
        <w:r>
          <w:t xml:space="preserve">,</w:t>
        </w:r>
      </w:ins>
      <w:ins w:id="426" w:author="PR Preview" w:date="2026-01-01T00:00:00Z">
        <w:r>
          <w:t xml:space="preserve"> </w:t>
        </w:r>
      </w:ins>
      <w:ins w:id="427" w:author="PR Preview" w:date="2026-01-01T00:00:00Z">
        <w:r>
          <w:t xml:space="preserve">with full</w:t>
        </w:r>
      </w:ins>
      <w:ins w:id="428" w:author="PR Preview" w:date="2026-01-01T00:00:00Z">
        <w:r>
          <w:t xml:space="preserve"> </w:t>
        </w:r>
      </w:ins>
      <w:hyperlink r:id="rId38">
        <w:ins w:id="429" w:author="PR Preview" w:date="2026-01-01T00:00:00Z">
          <w:r>
            <w:rPr>
              <w:rStyle w:val="VerbatimChar"/>
            </w:rPr>
            <w:t xml:space="preserve">{roxygen2}</w:t>
          </w:r>
        </w:ins>
      </w:hyperlink>
      <w:ins w:id="430" w:author="PR Preview" w:date="2026-01-01T00:00:00Z">
        <w:r>
          <w:t xml:space="preserve"> </w:t>
        </w:r>
      </w:ins>
      <w:ins w:id="431" w:author="PR Preview" w:date="2026-01-01T00:00:00Z">
        <w:r>
          <w:t xml:space="preserve">documentation,</w:t>
        </w:r>
      </w:ins>
      <w:ins w:id="432" w:author="PR Preview" w:date="2026-01-01T00:00:00Z">
        <w:r>
          <w:t xml:space="preserve"> </w:t>
        </w:r>
      </w:ins>
      <w:ins w:id="433" w:author="PR Preview" w:date="2026-01-01T00:00:00Z">
        <w:r>
          <w:t xml:space="preserve">the same way any other package function is written.</w:t>
        </w:r>
      </w:ins>
      <w:ins w:id="434" w:author="PR Preview" w:date="2026-01-01T00:00:00Z">
        <w:r>
          <w:t xml:space="preserve"> </w:t>
        </w:r>
      </w:ins>
      <w:ins w:id="435" w:author="PR Preview" w:date="2026-01-01T00:00:00Z">
        <w:r>
          <w:t xml:space="preserve">The chunk then shrinks to a call</w:t>
        </w:r>
      </w:ins>
      <w:ins w:id="436" w:author="PR Preview" w:date="2026-01-01T00:00:00Z">
        <w:r>
          <w:t xml:space="preserve"> </w:t>
        </w:r>
      </w:ins>
      <w:ins w:id="437" w:author="PR Preview" w:date="2026-01-01T00:00:00Z">
        <w:r>
          <w:t xml:space="preserve">plus whatever narrative or display wraps it.</w:t>
        </w:r>
      </w:ins>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del w:id="438" w:author="PR Preview" w:date="2026-01-01T00:00:00Z">
        <w:r>
          <w:delText xml:space="preserve">Our shared linter set enforces the function-definition half of this rule:</w:delText>
        </w:r>
      </w:del>
      <w:del w:id="439" w:author="PR Preview" w:date="2026-01-01T00:00:00Z">
        <w:r>
          <w:delText xml:space="preserve"> </w:delText>
        </w:r>
      </w:del>
      <w:del w:id="440" w:author="PR Preview" w:date="2026-01-01T00:00:00Z">
        <w:r>
          <w:rPr>
            <w:rStyle w:val="VerbatimChar"/>
          </w:rPr>
          <w:delText xml:space="preserve">lms::function_location_linter()</w:delText>
        </w:r>
      </w:del>
      <w:del w:id="441" w:author="PR Preview" w:date="2026-01-01T00:00:00Z">
        <w:r>
          <w:delText xml:space="preserve"> </w:delText>
        </w:r>
      </w:del>
      <w:del w:id="442" w:author="PR Preview" w:date="2026-01-01T00:00:00Z">
        <w:r>
          <w:delText xml:space="preserve">(part of</w:delText>
        </w:r>
      </w:del>
      <w:del w:id="443" w:author="PR Preview" w:date="2026-01-01T00:00:00Z">
        <w:r>
          <w:delText xml:space="preserve"> </w:delText>
        </w:r>
      </w:del>
      <w:del w:id="444" w:author="PR Preview" w:date="2026-01-01T00:00:00Z">
        <w:r>
          <w:rPr>
            <w:rStyle w:val="VerbatimChar"/>
          </w:rPr>
          <w:delText xml:space="preserve">lms::default_linters()</w:delText>
        </w:r>
      </w:del>
      <w:del w:id="445" w:author="PR Preview" w:date="2026-01-01T00:00:00Z">
        <w:r>
          <w:delText xml:space="preserve">)</w:delText>
        </w:r>
      </w:del>
      <w:del w:id="446" w:author="PR Preview" w:date="2026-01-01T00:00:00Z">
        <w:r>
          <w:delText xml:space="preserve"> </w:delText>
        </w:r>
      </w:del>
      <w:del w:id="447" w:author="PR Preview" w:date="2026-01-01T00:00:00Z">
        <w:r>
          <w:delText xml:space="preserve">flags a named function defined at the top level of any file</w:delText>
        </w:r>
      </w:del>
      <w:del w:id="448" w:author="PR Preview" w:date="2026-01-01T00:00:00Z">
        <w:r>
          <w:delText xml:space="preserve"> </w:delText>
        </w:r>
      </w:del>
      <w:del w:id="449" w:author="PR Preview" w:date="2026-01-01T00:00:00Z">
        <w:r>
          <w:delText xml:space="preserve">outside the designated directories (</w:delText>
        </w:r>
      </w:del>
      <w:del w:id="450" w:author="PR Preview" w:date="2026-01-01T00:00:00Z">
        <w:r>
          <w:rPr>
            <w:rStyle w:val="VerbatimChar"/>
          </w:rPr>
          <w:delText xml:space="preserve">R/</w:delText>
        </w:r>
      </w:del>
      <w:del w:id="451" w:author="PR Preview" w:date="2026-01-01T00:00:00Z">
        <w:r>
          <w:delText xml:space="preserve"> </w:delText>
        </w:r>
      </w:del>
      <w:del w:id="452" w:author="PR Preview" w:date="2026-01-01T00:00:00Z">
        <w:r>
          <w:delText xml:space="preserve">and</w:delText>
        </w:r>
      </w:del>
      <w:del w:id="453" w:author="PR Preview" w:date="2026-01-01T00:00:00Z">
        <w:r>
          <w:delText xml:space="preserve"> </w:delText>
        </w:r>
      </w:del>
      <w:del w:id="454" w:author="PR Preview" w:date="2026-01-01T00:00:00Z">
        <w:r>
          <w:rPr>
            <w:rStyle w:val="VerbatimChar"/>
          </w:rPr>
          <w:delText xml:space="preserve">tests/</w:delText>
        </w:r>
      </w:del>
      <w:del w:id="455" w:author="PR Preview" w:date="2026-01-01T00:00:00Z">
        <w:r>
          <w:delText xml:space="preserve"> </w:delText>
        </w:r>
      </w:del>
      <w:del w:id="456" w:author="PR Preview" w:date="2026-01-01T00:00:00Z">
        <w:r>
          <w:delText xml:space="preserve">by default),</w:delText>
        </w:r>
      </w:del>
      <w:del w:id="457" w:author="PR Preview" w:date="2026-01-01T00:00:00Z">
        <w:r>
          <w:delText xml:space="preserve"> </w:delText>
        </w:r>
      </w:del>
      <w:del w:id="458" w:author="PR Preview" w:date="2026-01-01T00:00:00Z">
        <w:r>
          <w:delText xml:space="preserve">including inside a</w:delText>
        </w:r>
      </w:del>
      <w:del w:id="459" w:author="PR Preview" w:date="2026-01-01T00:00:00Z">
        <w:r>
          <w:delText xml:space="preserve"> </w:delText>
        </w:r>
      </w:del>
      <w:del w:id="460" w:author="PR Preview" w:date="2026-01-01T00:00:00Z">
        <w:r>
          <w:rPr>
            <w:rStyle w:val="VerbatimChar"/>
          </w:rPr>
          <w:delText xml:space="preserve">.qmd</w:delText>
        </w:r>
      </w:del>
      <w:del w:id="461" w:author="PR Preview" w:date="2026-01-01T00:00:00Z">
        <w:r>
          <w:delText xml:space="preserve"> </w:delText>
        </w:r>
      </w:del>
      <w:del w:id="462" w:author="PR Preview" w:date="2026-01-01T00:00:00Z">
        <w:r>
          <w:delText xml:space="preserve">chunk.</w:delText>
        </w:r>
      </w:del>
      <w:del w:id="463" w:author="PR Preview" w:date="2026-01-01T00:00:00Z">
        <w:r>
          <w:delText xml:space="preserve"> </w:delText>
        </w:r>
      </w:del>
      <w:del w:id="464" w:author="PR Preview" w:date="2026-01-01T00:00:00Z">
        <w:r>
          <w:delText xml:space="preserve">Loose chunk logic that was never wrapped in a function at all</w:delText>
        </w:r>
      </w:del>
      <w:del w:id="465" w:author="PR Preview" w:date="2026-01-01T00:00:00Z">
        <w:r>
          <w:delText xml:space="preserve"> </w:delText>
        </w:r>
      </w:del>
      <w:del w:id="466" w:author="PR Preview" w:date="2026-01-01T00:00:00Z">
        <w:r>
          <w:delText xml:space="preserve">is not something a linter can catch,</w:delText>
        </w:r>
      </w:del>
      <w:del w:id="467" w:author="PR Preview" w:date="2026-01-01T00:00:00Z">
        <w:r>
          <w:delText xml:space="preserve"> </w:delText>
        </w:r>
      </w:del>
      <w:del w:id="468" w:author="PR Preview" w:date="2026-01-01T00:00:00Z">
        <w:r>
          <w:delText xml:space="preserve">so watch for it when writing and reviewing analyses:</w:delText>
        </w:r>
      </w:del>
      <w:del w:id="469" w:author="PR Preview" w:date="2026-01-01T00:00:00Z">
        <w:r>
          <w:delText xml:space="preserve"> </w:delText>
        </w:r>
      </w:del>
      <w:del w:id="470" w:author="PR Preview" w:date="2026-01-01T00:00:00Z">
        <w:r>
          <w:delText xml:space="preserve">a chunk carrying substantial inline logic is a decomposition finding,</w:delText>
        </w:r>
      </w:del>
      <w:del w:id="471" w:author="PR Preview" w:date="2026-01-01T00:00:00Z">
        <w:r>
          <w:delText xml:space="preserve"> </w:delText>
        </w:r>
      </w:del>
      <w:del w:id="472" w:author="PR Preview" w:date="2026-01-01T00:00:00Z">
        <w:r>
          <w:delText xml:space="preserve">and the fix is to move the logic into</w:delText>
        </w:r>
      </w:del>
      <w:del w:id="473" w:author="PR Preview" w:date="2026-01-01T00:00:00Z">
        <w:r>
          <w:delText xml:space="preserve"> </w:delText>
        </w:r>
      </w:del>
      <w:del w:id="474" w:author="PR Preview" w:date="2026-01-01T00:00:00Z">
        <w:r>
          <w:rPr>
            <w:rStyle w:val="VerbatimChar"/>
          </w:rPr>
          <w:delText xml:space="preserve">R/</w:delText>
        </w:r>
      </w:del>
      <w:del w:id="475" w:author="PR Preview" w:date="2026-01-01T00:00:00Z">
        <w:r>
          <w:delText xml:space="preserve"> </w:delText>
        </w:r>
      </w:del>
      <w:del w:id="476" w:author="PR Preview" w:date="2026-01-01T00:00:00Z">
        <w:r>
          <w:delText xml:space="preserve">and leave the chunk calling it.</w:delText>
        </w:r>
      </w:del>
    </w:p>
    <w:p>
      <w:pPr>
        <w:pStyle w:val="BodyText"/>
      </w:pPr>
      <w:ins w:id="477" w:author="PR Preview" w:date="2026-01-01T00:00:00Z">
        <w:r>
          <w:t xml:space="preserve">The UCD-SERG shared linter set enforces the function-definition half of this rule:</w:t>
        </w:r>
      </w:ins>
      <w:ins w:id="478" w:author="PR Preview" w:date="2026-01-01T00:00:00Z">
        <w:r>
          <w:t xml:space="preserve"> </w:t>
        </w:r>
      </w:ins>
      <w:ins w:id="479" w:author="PR Preview" w:date="2026-01-01T00:00:00Z">
        <w:r>
          <w:rPr>
            <w:rStyle w:val="VerbatimChar"/>
          </w:rPr>
          <w:t xml:space="preserve">lms::function_location_linter()</w:t>
        </w:r>
      </w:ins>
      <w:ins w:id="480" w:author="PR Preview" w:date="2026-01-01T00:00:00Z">
        <w:r>
          <w:t xml:space="preserve"> </w:t>
        </w:r>
      </w:ins>
      <w:ins w:id="481" w:author="PR Preview" w:date="2026-01-01T00:00:00Z">
        <w:r>
          <w:t xml:space="preserve">(part of</w:t>
        </w:r>
      </w:ins>
      <w:ins w:id="482" w:author="PR Preview" w:date="2026-01-01T00:00:00Z">
        <w:r>
          <w:t xml:space="preserve"> </w:t>
        </w:r>
      </w:ins>
      <w:ins w:id="483" w:author="PR Preview" w:date="2026-01-01T00:00:00Z">
        <w:r>
          <w:rPr>
            <w:rStyle w:val="VerbatimChar"/>
          </w:rPr>
          <w:t xml:space="preserve">lms::default_linters()</w:t>
        </w:r>
      </w:ins>
      <w:ins w:id="484" w:author="PR Preview" w:date="2026-01-01T00:00:00Z">
        <w:r>
          <w:t xml:space="preserve">)</w:t>
        </w:r>
      </w:ins>
      <w:ins w:id="485" w:author="PR Preview" w:date="2026-01-01T00:00:00Z">
        <w:r>
          <w:t xml:space="preserve"> </w:t>
        </w:r>
      </w:ins>
      <w:ins w:id="486" w:author="PR Preview" w:date="2026-01-01T00:00:00Z">
        <w:r>
          <w:t xml:space="preserve">flags a named function defined at the top level of any file</w:t>
        </w:r>
      </w:ins>
      <w:ins w:id="487" w:author="PR Preview" w:date="2026-01-01T00:00:00Z">
        <w:r>
          <w:t xml:space="preserve"> </w:t>
        </w:r>
      </w:ins>
      <w:ins w:id="488" w:author="PR Preview" w:date="2026-01-01T00:00:00Z">
        <w:r>
          <w:t xml:space="preserve">outside the designated directories (</w:t>
        </w:r>
      </w:ins>
      <w:ins w:id="489" w:author="PR Preview" w:date="2026-01-01T00:00:00Z">
        <w:r>
          <w:rPr>
            <w:rStyle w:val="VerbatimChar"/>
          </w:rPr>
          <w:t xml:space="preserve">R/</w:t>
        </w:r>
      </w:ins>
      <w:ins w:id="490" w:author="PR Preview" w:date="2026-01-01T00:00:00Z">
        <w:r>
          <w:t xml:space="preserve"> </w:t>
        </w:r>
      </w:ins>
      <w:ins w:id="491" w:author="PR Preview" w:date="2026-01-01T00:00:00Z">
        <w:r>
          <w:t xml:space="preserve">and</w:t>
        </w:r>
      </w:ins>
      <w:ins w:id="492" w:author="PR Preview" w:date="2026-01-01T00:00:00Z">
        <w:r>
          <w:t xml:space="preserve"> </w:t>
        </w:r>
      </w:ins>
      <w:ins w:id="493" w:author="PR Preview" w:date="2026-01-01T00:00:00Z">
        <w:r>
          <w:rPr>
            <w:rStyle w:val="VerbatimChar"/>
          </w:rPr>
          <w:t xml:space="preserve">tests/</w:t>
        </w:r>
      </w:ins>
      <w:ins w:id="494" w:author="PR Preview" w:date="2026-01-01T00:00:00Z">
        <w:r>
          <w:t xml:space="preserve"> </w:t>
        </w:r>
      </w:ins>
      <w:ins w:id="495" w:author="PR Preview" w:date="2026-01-01T00:00:00Z">
        <w:r>
          <w:t xml:space="preserve">by default),</w:t>
        </w:r>
      </w:ins>
      <w:ins w:id="496" w:author="PR Preview" w:date="2026-01-01T00:00:00Z">
        <w:r>
          <w:t xml:space="preserve"> </w:t>
        </w:r>
      </w:ins>
      <w:ins w:id="497" w:author="PR Preview" w:date="2026-01-01T00:00:00Z">
        <w:r>
          <w:t xml:space="preserve">including inside a</w:t>
        </w:r>
      </w:ins>
      <w:ins w:id="498" w:author="PR Preview" w:date="2026-01-01T00:00:00Z">
        <w:r>
          <w:t xml:space="preserve"> </w:t>
        </w:r>
      </w:ins>
      <w:ins w:id="499" w:author="PR Preview" w:date="2026-01-01T00:00:00Z">
        <w:r>
          <w:rPr>
            <w:rStyle w:val="VerbatimChar"/>
          </w:rPr>
          <w:t xml:space="preserve">.qmd</w:t>
        </w:r>
      </w:ins>
      <w:ins w:id="500" w:author="PR Preview" w:date="2026-01-01T00:00:00Z">
        <w:r>
          <w:t xml:space="preserve"> </w:t>
        </w:r>
      </w:ins>
      <w:ins w:id="501" w:author="PR Preview" w:date="2026-01-01T00:00:00Z">
        <w:r>
          <w:t xml:space="preserve">chunk.</w:t>
        </w:r>
      </w:ins>
      <w:ins w:id="502" w:author="PR Preview" w:date="2026-01-01T00:00:00Z">
        <w:r>
          <w:t xml:space="preserve"> </w:t>
        </w:r>
      </w:ins>
      <w:ins w:id="503" w:author="PR Preview" w:date="2026-01-01T00:00:00Z">
        <w:r>
          <w:t xml:space="preserve">Loose chunk logic that was never wrapped in a function at all</w:t>
        </w:r>
      </w:ins>
      <w:ins w:id="504" w:author="PR Preview" w:date="2026-01-01T00:00:00Z">
        <w:r>
          <w:t xml:space="preserve"> </w:t>
        </w:r>
      </w:ins>
      <w:ins w:id="505" w:author="PR Preview" w:date="2026-01-01T00:00:00Z">
        <w:r>
          <w:t xml:space="preserve">is not something a linter can catch,</w:t>
        </w:r>
      </w:ins>
      <w:ins w:id="506" w:author="PR Preview" w:date="2026-01-01T00:00:00Z">
        <w:r>
          <w:t xml:space="preserve"> </w:t>
        </w:r>
      </w:ins>
      <w:ins w:id="507" w:author="PR Preview" w:date="2026-01-01T00:00:00Z">
        <w:r>
          <w:t xml:space="preserve">so watch for it when writing and reviewing analyses:</w:t>
        </w:r>
      </w:ins>
      <w:ins w:id="508" w:author="PR Preview" w:date="2026-01-01T00:00:00Z">
        <w:r>
          <w:t xml:space="preserve"> </w:t>
        </w:r>
      </w:ins>
      <w:ins w:id="509" w:author="PR Preview" w:date="2026-01-01T00:00:00Z">
        <w:r>
          <w:t xml:space="preserve">a chunk carrying substantial inline logic is a decomposition finding,</w:t>
        </w:r>
      </w:ins>
      <w:ins w:id="510" w:author="PR Preview" w:date="2026-01-01T00:00:00Z">
        <w:r>
          <w:t xml:space="preserve"> </w:t>
        </w:r>
      </w:ins>
      <w:ins w:id="511" w:author="PR Preview" w:date="2026-01-01T00:00:00Z">
        <w:r>
          <w:t xml:space="preserve">and the fix is to move the logic into</w:t>
        </w:r>
      </w:ins>
      <w:ins w:id="512" w:author="PR Preview" w:date="2026-01-01T00:00:00Z">
        <w:r>
          <w:t xml:space="preserve"> </w:t>
        </w:r>
      </w:ins>
      <w:ins w:id="513" w:author="PR Preview" w:date="2026-01-01T00:00:00Z">
        <w:r>
          <w:rPr>
            <w:rStyle w:val="VerbatimChar"/>
          </w:rPr>
          <w:t xml:space="preserve">R/</w:t>
        </w:r>
      </w:ins>
      <w:ins w:id="514" w:author="PR Preview" w:date="2026-01-01T00:00:00Z">
        <w:r>
          <w:t xml:space="preserve"> </w:t>
        </w:r>
      </w:ins>
      <w:ins w:id="515" w:author="PR Preview" w:date="2026-01-01T00:00:00Z">
        <w:r>
          <w:t xml:space="preserve">and leave the chunk calling it.</w:t>
        </w:r>
      </w:ins>
    </w:p>
    <w:bookmarkEnd w:id="181"/>
    <w:bookmarkStart w:id="184" w:name="sec-here-package-practices"/>
    <w:p>
      <w:pPr>
        <w:pStyle w:val="Heading2"/>
      </w:pPr>
      <w:r>
        <w:t xml:space="preserve">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82">
        <w:r>
          <w:rPr>
            <w:rStyle w:val="Hyperlink"/>
          </w:rPr>
          <w:t xml:space="preserve">great vignette describing it</w:t>
        </w:r>
      </w:hyperlink>
      <w:r>
        <w:t xml:space="preserve">.</w:t>
      </w:r>
    </w:p>
    <w:p>
      <w:pPr>
        <w:pStyle w:val="BodyText"/>
      </w:pPr>
      <w:r>
        <w:rPr>
          <w:i/>
          <w:iCs/>
        </w:rPr>
        <w:t xml:space="preserve">See also</w:t>
      </w:r>
      <w:r>
        <w:rPr>
          <w:i/>
          <w:iCs/>
        </w:rPr>
        <w:t xml:space="preserve"> </w:t>
      </w:r>
      <w:hyperlink r:id="rId183">
        <w:r>
          <w:rPr>
            <w:rStyle w:val="Hyperlink"/>
            <w:i/>
            <w:iCs/>
          </w:rPr>
          <w:t xml:space="preserve">The here Package</w:t>
        </w:r>
      </w:hyperlink>
      <w:r>
        <w:rPr>
          <w:i/>
          <w:iCs/>
        </w:rPr>
        <w:t xml:space="preserve"> </w:t>
      </w:r>
      <w:r>
        <w:rPr>
          <w:i/>
          <w:iCs/>
        </w:rPr>
        <w:t xml:space="preserve">for code style guidelines on using the here package.</w:t>
      </w:r>
    </w:p>
    <w:bookmarkEnd w:id="184"/>
    <w:bookmarkStart w:id="189" w:name="sec-readingsaving-data"/>
    <w:p>
      <w:pPr>
        <w:pStyle w:val="Heading2"/>
      </w:pPr>
      <w:r>
        <w:t xml:space="preserve">29 Reading/Saving Data</w:t>
      </w:r>
    </w:p>
    <w:bookmarkStart w:id="187" w:name="rds-vs-.rdata-files"/>
    <w:p>
      <w:pPr>
        <w:pStyle w:val="Heading3"/>
      </w:pPr>
      <w:r>
        <w:t xml:space="preserve">29.1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5" name="Picture"/>
                  <a:graphic>
                    <a:graphicData uri="http://schemas.openxmlformats.org/drawingml/2006/picture">
                      <pic:pic>
                        <pic:nvPicPr>
                          <pic:cNvPr descr="/opt/quarto/share/formats/docx/note.png" id="18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87"/>
    <w:bookmarkStart w:id="188" w:name="csvs"/>
    <w:p>
      <w:pPr>
        <w:pStyle w:val="Heading3"/>
      </w:pPr>
      <w:r>
        <w:t xml:space="preserve">29.2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88"/>
    <w:bookmarkEnd w:id="189"/>
    <w:bookmarkStart w:id="195" w:name="sec-integrating-box-and-dropbox"/>
    <w:p>
      <w:pPr>
        <w:pStyle w:val="Heading2"/>
      </w:pPr>
      <w:r>
        <w:t xml:space="preserve">30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2" w:name="box"/>
    <w:p>
      <w:pPr>
        <w:pStyle w:val="Heading3"/>
      </w:pPr>
      <w:r>
        <w:t xml:space="preserve">30.1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0">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1">
        <w:r>
          <w:rPr>
            <w:rStyle w:val="Hyperlink"/>
          </w:rPr>
          <w:t xml:space="preserve">here</w:t>
        </w:r>
      </w:hyperlink>
      <w:r>
        <w:t xml:space="preserve">.</w:t>
      </w:r>
    </w:p>
    <w:bookmarkEnd w:id="192"/>
    <w:bookmarkStart w:id="194" w:name="dropbox"/>
    <w:p>
      <w:pPr>
        <w:pStyle w:val="Heading3"/>
      </w:pPr>
      <w:r>
        <w:t xml:space="preserve">30.2 Dropbox</w:t>
      </w:r>
    </w:p>
    <w:p>
      <w:pPr>
        <w:pStyle w:val="FirstParagraph"/>
      </w:pPr>
      <w:r>
        <w:t xml:space="preserve">Follow the instructions at</w:t>
      </w:r>
      <w:r>
        <w:t xml:space="preserve"> </w:t>
      </w:r>
      <w:hyperlink r:id="rId193">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4"/>
    <w:bookmarkEnd w:id="195"/>
    <w:bookmarkStart w:id="197" w:name="sec-r-lib-packages"/>
    <w:p>
      <w:pPr>
        <w:pStyle w:val="Heading2"/>
      </w:pPr>
      <w:r>
        <w:t xml:space="preserve">31 r-lib Packages</w:t>
      </w:r>
    </w:p>
    <w:p>
      <w:pPr>
        <w:pStyle w:val="FirstParagraph"/>
      </w:pPr>
      <w:del w:id="516" w:author="PR Preview" w:date="2026-01-01T00:00:00Z">
        <w:r>
          <w:delText xml:space="preserve">The</w:delText>
        </w:r>
      </w:del>
      <w:del w:id="517" w:author="PR Preview" w:date="2026-01-01T00:00:00Z">
        <w:r>
          <w:delText xml:space="preserve"> </w:delText>
        </w:r>
      </w:del>
      <w:hyperlink r:id="rId196">
        <w:del w:id="518" w:author="PR Preview" w:date="2026-01-01T00:00:00Z">
          <w:r>
            <w:rPr>
              <w:rStyle w:val="Hyperlink"/>
            </w:rPr>
            <w:delText xml:space="preserve">r-lib</w:delText>
          </w:r>
        </w:del>
      </w:hyperlink>
      <w:del w:id="519" w:author="PR Preview" w:date="2026-01-01T00:00:00Z">
        <w:r>
          <w:delText xml:space="preserve"> </w:delText>
        </w:r>
      </w:del>
      <w:del w:id="520" w:author="PR Preview" w:date="2026-01-01T00:00:00Z">
        <w:r>
          <w:delText xml:space="preserve">GitHub organization, maintained primarily by the Posit team,</w:delText>
        </w:r>
      </w:del>
      <w:del w:id="521" w:author="PR Preview" w:date="2026-01-01T00:00:00Z">
        <w:r>
          <w:delText xml:space="preserve"> </w:delText>
        </w:r>
      </w:del>
      <w:del w:id="522" w:author="PR Preview" w:date="2026-01-01T00:00:00Z">
        <w:r>
          <w:delText xml:space="preserve">hosts a collection of foundational R packages for package development, infrastructure, and general programming.</w:delText>
        </w:r>
      </w:del>
      <w:del w:id="523" w:author="PR Preview" w:date="2026-01-01T00:00:00Z">
        <w:r>
          <w:delText xml:space="preserve"> </w:delText>
        </w:r>
      </w:del>
      <w:del w:id="524" w:author="PR Preview" w:date="2026-01-01T00:00:00Z">
        <w:r>
          <w:delText xml:space="preserve">These packages underpin much of the modern R ecosystem and are widely used in our lab’s workflows.</w:delText>
        </w:r>
      </w:del>
    </w:p>
    <w:p>
      <w:pPr>
        <w:pStyle w:val="FirstParagraph"/>
      </w:pPr>
      <w:ins w:id="525" w:author="PR Preview" w:date="2026-01-01T00:00:00Z">
        <w:r>
          <w:t xml:space="preserve">The</w:t>
        </w:r>
      </w:ins>
      <w:ins w:id="526" w:author="PR Preview" w:date="2026-01-01T00:00:00Z">
        <w:r>
          <w:t xml:space="preserve"> </w:t>
        </w:r>
      </w:ins>
      <w:hyperlink r:id="rId196">
        <w:ins w:id="527" w:author="PR Preview" w:date="2026-01-01T00:00:00Z">
          <w:r>
            <w:rPr>
              <w:rStyle w:val="Hyperlink"/>
            </w:rPr>
            <w:t xml:space="preserve">r-lib</w:t>
          </w:r>
        </w:ins>
      </w:hyperlink>
      <w:ins w:id="528" w:author="PR Preview" w:date="2026-01-01T00:00:00Z">
        <w:r>
          <w:t xml:space="preserve"> </w:t>
        </w:r>
      </w:ins>
      <w:ins w:id="529" w:author="PR Preview" w:date="2026-01-01T00:00:00Z">
        <w:r>
          <w:t xml:space="preserve">GitHub organization, maintained primarily by the Posit team,</w:t>
        </w:r>
      </w:ins>
      <w:ins w:id="530" w:author="PR Preview" w:date="2026-01-01T00:00:00Z">
        <w:r>
          <w:t xml:space="preserve"> </w:t>
        </w:r>
      </w:ins>
      <w:ins w:id="531" w:author="PR Preview" w:date="2026-01-01T00:00:00Z">
        <w:r>
          <w:t xml:space="preserve">hosts a collection of foundational R packages for package development, infrastructure, and general programming.</w:t>
        </w:r>
      </w:ins>
      <w:ins w:id="532" w:author="PR Preview" w:date="2026-01-01T00:00:00Z">
        <w:r>
          <w:t xml:space="preserve"> </w:t>
        </w:r>
      </w:ins>
      <w:ins w:id="533" w:author="PR Preview" w:date="2026-01-01T00:00:00Z">
        <w:r>
          <w:t xml:space="preserve">These packages underpin much of the modern R ecosystem and are widely used in research workflows.</w:t>
        </w:r>
      </w:ins>
    </w:p>
    <w:bookmarkEnd w:id="197"/>
    <w:bookmarkStart w:id="220" w:name="package-development"/>
    <w:p>
      <w:pPr>
        <w:pStyle w:val="Heading2"/>
      </w:pPr>
      <w:r>
        <w:t xml:space="preserve">32 Package Development</w:t>
      </w:r>
    </w:p>
    <w:bookmarkStart w:id="198" w:name="sec-usethis"/>
    <w:p>
      <w:pPr>
        <w:pStyle w:val="Heading3"/>
      </w:pPr>
      <w:r>
        <w:t xml:space="preserve">32.1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8"/>
    <w:bookmarkStart w:id="199" w:name="sec-devtools"/>
    <w:p>
      <w:pPr>
        <w:pStyle w:val="Heading3"/>
      </w:pPr>
      <w:r>
        <w:t xml:space="preserve">32.2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9"/>
    <w:bookmarkStart w:id="200" w:name="sec-roxygen2"/>
    <w:p>
      <w:pPr>
        <w:pStyle w:val="Heading3"/>
      </w:pPr>
      <w:r>
        <w:t xml:space="preserve">32.3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00"/>
    <w:bookmarkStart w:id="201" w:name="sec-pkgdown"/>
    <w:p>
      <w:pPr>
        <w:pStyle w:val="Heading3"/>
      </w:pPr>
      <w:r>
        <w:t xml:space="preserve">32.4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01"/>
    <w:bookmarkStart w:id="203" w:name="sec-pkgload"/>
    <w:p>
      <w:pPr>
        <w:pStyle w:val="Heading3"/>
      </w:pPr>
      <w:r>
        <w:t xml:space="preserve">32.5</w:t>
      </w:r>
      <w:r>
        <w:t xml:space="preserve"> </w:t>
      </w:r>
      <w:hyperlink r:id="rId202">
        <w:r>
          <w:rPr>
            <w:rStyle w:val="VerbatimChar"/>
          </w:rPr>
          <w:t xml:space="preserve">{pkgload}</w:t>
        </w:r>
      </w:hyperlink>
    </w:p>
    <w:p>
      <w:pPr>
        <w:pStyle w:val="FirstParagraph"/>
      </w:pPr>
      <w:hyperlink r:id="rId202">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3"/>
    <w:bookmarkStart w:id="205" w:name="sec-pkgbuild"/>
    <w:p>
      <w:pPr>
        <w:pStyle w:val="Heading3"/>
      </w:pPr>
      <w:r>
        <w:t xml:space="preserve">32.6</w:t>
      </w:r>
      <w:r>
        <w:t xml:space="preserve"> </w:t>
      </w:r>
      <w:hyperlink r:id="rId204">
        <w:r>
          <w:rPr>
            <w:rStyle w:val="VerbatimChar"/>
          </w:rPr>
          <w:t xml:space="preserve">{pkgbuild}</w:t>
        </w:r>
      </w:hyperlink>
    </w:p>
    <w:p>
      <w:pPr>
        <w:pStyle w:val="FirstParagraph"/>
      </w:pPr>
      <w:hyperlink r:id="rId204">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5"/>
    <w:bookmarkStart w:id="207" w:name="sec-rcmdcheck"/>
    <w:p>
      <w:pPr>
        <w:pStyle w:val="Heading3"/>
      </w:pPr>
      <w:r>
        <w:t xml:space="preserve">32.7</w:t>
      </w:r>
      <w:r>
        <w:t xml:space="preserve"> </w:t>
      </w:r>
      <w:hyperlink r:id="rId206">
        <w:r>
          <w:rPr>
            <w:rStyle w:val="VerbatimChar"/>
          </w:rPr>
          <w:t xml:space="preserve">{rcmdcheck}</w:t>
        </w:r>
      </w:hyperlink>
    </w:p>
    <w:p>
      <w:pPr>
        <w:pStyle w:val="FirstParagraph"/>
      </w:pPr>
      <w:hyperlink r:id="rId206">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7"/>
    <w:bookmarkStart w:id="209" w:name="sec-remotes"/>
    <w:p>
      <w:pPr>
        <w:pStyle w:val="Heading3"/>
      </w:pPr>
      <w:r>
        <w:t xml:space="preserve">32.8</w:t>
      </w:r>
      <w:r>
        <w:t xml:space="preserve"> </w:t>
      </w:r>
      <w:hyperlink r:id="rId208">
        <w:r>
          <w:rPr>
            <w:rStyle w:val="VerbatimChar"/>
          </w:rPr>
          <w:t xml:space="preserve">{remotes}</w:t>
        </w:r>
      </w:hyperlink>
    </w:p>
    <w:p>
      <w:pPr>
        <w:pStyle w:val="FirstParagraph"/>
      </w:pPr>
      <w:hyperlink r:id="rId208">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9"/>
    <w:bookmarkStart w:id="211" w:name="sec-pak"/>
    <w:p>
      <w:pPr>
        <w:pStyle w:val="Heading3"/>
      </w:pPr>
      <w:r>
        <w:t xml:space="preserve">32.9</w:t>
      </w:r>
      <w:r>
        <w:t xml:space="preserve"> </w:t>
      </w:r>
      <w:hyperlink r:id="rId210">
        <w:r>
          <w:rPr>
            <w:rStyle w:val="VerbatimChar"/>
          </w:rPr>
          <w:t xml:space="preserve">{pak}</w:t>
        </w:r>
      </w:hyperlink>
    </w:p>
    <w:p>
      <w:pPr>
        <w:pStyle w:val="FirstParagraph"/>
      </w:pPr>
      <w:hyperlink r:id="rId210">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11"/>
    <w:bookmarkStart w:id="213" w:name="sec-revdepcheck"/>
    <w:p>
      <w:pPr>
        <w:pStyle w:val="Heading3"/>
      </w:pPr>
      <w:r>
        <w:t xml:space="preserve">32.10</w:t>
      </w:r>
      <w:r>
        <w:t xml:space="preserve"> </w:t>
      </w:r>
      <w:hyperlink r:id="rId212">
        <w:r>
          <w:rPr>
            <w:rStyle w:val="VerbatimChar"/>
          </w:rPr>
          <w:t xml:space="preserve">{revdepcheck}</w:t>
        </w:r>
      </w:hyperlink>
    </w:p>
    <w:p>
      <w:pPr>
        <w:pStyle w:val="FirstParagraph"/>
      </w:pPr>
      <w:hyperlink r:id="rId212">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3"/>
    <w:bookmarkStart w:id="215" w:name="sec-desc"/>
    <w:p>
      <w:pPr>
        <w:pStyle w:val="Heading3"/>
      </w:pPr>
      <w:r>
        <w:t xml:space="preserve">32.11</w:t>
      </w:r>
      <w:r>
        <w:t xml:space="preserve"> </w:t>
      </w:r>
      <w:hyperlink r:id="rId214">
        <w:r>
          <w:rPr>
            <w:rStyle w:val="VerbatimChar"/>
          </w:rPr>
          <w:t xml:space="preserve">{desc}</w:t>
        </w:r>
      </w:hyperlink>
    </w:p>
    <w:p>
      <w:pPr>
        <w:pStyle w:val="FirstParagraph"/>
      </w:pPr>
      <w:hyperlink r:id="rId214">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5"/>
    <w:bookmarkStart w:id="217" w:name="sec-pkgcache"/>
    <w:p>
      <w:pPr>
        <w:pStyle w:val="Heading3"/>
      </w:pPr>
      <w:r>
        <w:t xml:space="preserve">32.12</w:t>
      </w:r>
      <w:r>
        <w:t xml:space="preserve"> </w:t>
      </w:r>
      <w:hyperlink r:id="rId216">
        <w:r>
          <w:rPr>
            <w:rStyle w:val="VerbatimChar"/>
          </w:rPr>
          <w:t xml:space="preserve">{pkgcache}</w:t>
        </w:r>
      </w:hyperlink>
    </w:p>
    <w:p>
      <w:pPr>
        <w:pStyle w:val="FirstParagraph"/>
      </w:pPr>
      <w:hyperlink r:id="rId216">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7"/>
    <w:bookmarkStart w:id="219" w:name="sec-lifecycle"/>
    <w:p>
      <w:pPr>
        <w:pStyle w:val="Heading3"/>
      </w:pPr>
      <w:r>
        <w:t xml:space="preserve">32.13</w:t>
      </w:r>
      <w:r>
        <w:t xml:space="preserve"> </w:t>
      </w:r>
      <w:hyperlink r:id="rId218">
        <w:r>
          <w:rPr>
            <w:rStyle w:val="VerbatimChar"/>
          </w:rPr>
          <w:t xml:space="preserve">{lifecycle}</w:t>
        </w:r>
      </w:hyperlink>
    </w:p>
    <w:p>
      <w:pPr>
        <w:pStyle w:val="FirstParagraph"/>
      </w:pPr>
      <w:hyperlink r:id="rId218">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9"/>
    <w:bookmarkEnd w:id="220"/>
    <w:bookmarkStart w:id="228" w:name="testing-and-quality"/>
    <w:p>
      <w:pPr>
        <w:pStyle w:val="Heading2"/>
      </w:pPr>
      <w:r>
        <w:t xml:space="preserve">33 Testing and Quality</w:t>
      </w:r>
    </w:p>
    <w:bookmarkStart w:id="221" w:name="sec-testthat"/>
    <w:p>
      <w:pPr>
        <w:pStyle w:val="Heading3"/>
      </w:pPr>
      <w:r>
        <w:t xml:space="preserve">33.1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21"/>
    <w:bookmarkStart w:id="223" w:name="sec-covr"/>
    <w:p>
      <w:pPr>
        <w:pStyle w:val="Heading3"/>
      </w:pPr>
      <w:r>
        <w:t xml:space="preserve">33.2</w:t>
      </w:r>
      <w:r>
        <w:t xml:space="preserve"> </w:t>
      </w:r>
      <w:hyperlink r:id="rId222">
        <w:r>
          <w:rPr>
            <w:rStyle w:val="VerbatimChar"/>
          </w:rPr>
          <w:t xml:space="preserve">{covr}</w:t>
        </w:r>
      </w:hyperlink>
    </w:p>
    <w:p>
      <w:pPr>
        <w:pStyle w:val="FirstParagraph"/>
      </w:pPr>
      <w:hyperlink r:id="rId222">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3"/>
    <w:bookmarkStart w:id="225" w:name="sec-waldo"/>
    <w:p>
      <w:pPr>
        <w:pStyle w:val="Heading3"/>
      </w:pPr>
      <w:r>
        <w:t xml:space="preserve">33.3</w:t>
      </w:r>
      <w:r>
        <w:t xml:space="preserve"> </w:t>
      </w:r>
      <w:hyperlink r:id="rId224">
        <w:r>
          <w:rPr>
            <w:rStyle w:val="VerbatimChar"/>
          </w:rPr>
          <w:t xml:space="preserve">{waldo}</w:t>
        </w:r>
      </w:hyperlink>
    </w:p>
    <w:p>
      <w:pPr>
        <w:pStyle w:val="FirstParagraph"/>
      </w:pPr>
      <w:hyperlink r:id="rId224">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5"/>
    <w:bookmarkStart w:id="227" w:name="sec-lintr"/>
    <w:p>
      <w:pPr>
        <w:pStyle w:val="Heading3"/>
      </w:pPr>
      <w:r>
        <w:t xml:space="preserve">33.4</w:t>
      </w:r>
      <w:r>
        <w:t xml:space="preserve"> </w:t>
      </w:r>
      <w:hyperlink r:id="rId226">
        <w:r>
          <w:rPr>
            <w:rStyle w:val="VerbatimChar"/>
          </w:rPr>
          <w:t xml:space="preserve">{lintr}</w:t>
        </w:r>
      </w:hyperlink>
    </w:p>
    <w:p>
      <w:pPr>
        <w:pStyle w:val="FirstParagraph"/>
      </w:pPr>
      <w:hyperlink r:id="rId226">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7"/>
    <w:bookmarkEnd w:id="228"/>
    <w:bookmarkStart w:id="241" w:name="core-language-and-infrastructure"/>
    <w:p>
      <w:pPr>
        <w:pStyle w:val="Heading2"/>
      </w:pPr>
      <w:r>
        <w:t xml:space="preserve">34 Core Language and Infrastructure</w:t>
      </w:r>
    </w:p>
    <w:bookmarkStart w:id="230" w:name="sec-rlang"/>
    <w:p>
      <w:pPr>
        <w:pStyle w:val="Heading3"/>
      </w:pPr>
      <w:r>
        <w:t xml:space="preserve">34.1</w:t>
      </w:r>
      <w:r>
        <w:t xml:space="preserve"> </w:t>
      </w:r>
      <w:hyperlink r:id="rId229">
        <w:r>
          <w:rPr>
            <w:rStyle w:val="VerbatimChar"/>
          </w:rPr>
          <w:t xml:space="preserve">{rlang}</w:t>
        </w:r>
      </w:hyperlink>
    </w:p>
    <w:p>
      <w:pPr>
        <w:pStyle w:val="FirstParagraph"/>
      </w:pPr>
      <w:hyperlink r:id="rId229">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30"/>
    <w:bookmarkStart w:id="232" w:name="sec-vctrs"/>
    <w:p>
      <w:pPr>
        <w:pStyle w:val="Heading3"/>
      </w:pPr>
      <w:r>
        <w:t xml:space="preserve">34.2</w:t>
      </w:r>
      <w:r>
        <w:t xml:space="preserve"> </w:t>
      </w:r>
      <w:hyperlink r:id="rId231">
        <w:r>
          <w:rPr>
            <w:rStyle w:val="VerbatimChar"/>
          </w:rPr>
          <w:t xml:space="preserve">{vctrs}</w:t>
        </w:r>
      </w:hyperlink>
    </w:p>
    <w:p>
      <w:pPr>
        <w:pStyle w:val="FirstParagraph"/>
      </w:pPr>
      <w:hyperlink r:id="rId231">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2"/>
    <w:bookmarkStart w:id="234" w:name="sec-withr"/>
    <w:p>
      <w:pPr>
        <w:pStyle w:val="Heading3"/>
      </w:pPr>
      <w:r>
        <w:t xml:space="preserve">34.3</w:t>
      </w:r>
      <w:r>
        <w:t xml:space="preserve"> </w:t>
      </w:r>
      <w:hyperlink r:id="rId233">
        <w:r>
          <w:rPr>
            <w:rStyle w:val="VerbatimChar"/>
          </w:rPr>
          <w:t xml:space="preserve">{withr}</w:t>
        </w:r>
      </w:hyperlink>
    </w:p>
    <w:p>
      <w:pPr>
        <w:pStyle w:val="FirstParagraph"/>
      </w:pPr>
      <w:hyperlink r:id="rId233">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4"/>
    <w:bookmarkStart w:id="236" w:name="sec-cli"/>
    <w:p>
      <w:pPr>
        <w:pStyle w:val="Heading3"/>
      </w:pPr>
      <w:r>
        <w:t xml:space="preserve">34.4</w:t>
      </w:r>
      <w:r>
        <w:t xml:space="preserve"> </w:t>
      </w:r>
      <w:hyperlink r:id="rId235">
        <w:r>
          <w:rPr>
            <w:rStyle w:val="VerbatimChar"/>
          </w:rPr>
          <w:t xml:space="preserve">{cli}</w:t>
        </w:r>
      </w:hyperlink>
    </w:p>
    <w:p>
      <w:pPr>
        <w:pStyle w:val="FirstParagraph"/>
      </w:pPr>
      <w:hyperlink r:id="rId235">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6"/>
    <w:bookmarkStart w:id="238" w:name="sec-R6"/>
    <w:p>
      <w:pPr>
        <w:pStyle w:val="Heading3"/>
      </w:pPr>
      <w:r>
        <w:t xml:space="preserve">34.5</w:t>
      </w:r>
      <w:r>
        <w:t xml:space="preserve"> </w:t>
      </w:r>
      <w:hyperlink r:id="rId237">
        <w:r>
          <w:rPr>
            <w:rStyle w:val="VerbatimChar"/>
          </w:rPr>
          <w:t xml:space="preserve">{R6}</w:t>
        </w:r>
      </w:hyperlink>
    </w:p>
    <w:p>
      <w:pPr>
        <w:pStyle w:val="FirstParagraph"/>
      </w:pPr>
      <w:hyperlink r:id="rId237">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8"/>
    <w:bookmarkStart w:id="240" w:name="sec-cpp11"/>
    <w:p>
      <w:pPr>
        <w:pStyle w:val="Heading3"/>
      </w:pPr>
      <w:r>
        <w:t xml:space="preserve">34.6</w:t>
      </w:r>
      <w:r>
        <w:t xml:space="preserve"> </w:t>
      </w:r>
      <w:hyperlink r:id="rId239">
        <w:r>
          <w:rPr>
            <w:rStyle w:val="VerbatimChar"/>
          </w:rPr>
          <w:t xml:space="preserve">{cpp11}</w:t>
        </w:r>
      </w:hyperlink>
    </w:p>
    <w:p>
      <w:pPr>
        <w:pStyle w:val="FirstParagraph"/>
      </w:pPr>
      <w:hyperlink r:id="rId239">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40"/>
    <w:bookmarkEnd w:id="241"/>
    <w:bookmarkStart w:id="250" w:name="system-and-process"/>
    <w:p>
      <w:pPr>
        <w:pStyle w:val="Heading2"/>
      </w:pPr>
      <w:r>
        <w:t xml:space="preserve">35 System and Process</w:t>
      </w:r>
    </w:p>
    <w:bookmarkStart w:id="243" w:name="sec-fs"/>
    <w:p>
      <w:pPr>
        <w:pStyle w:val="Heading3"/>
      </w:pPr>
      <w:r>
        <w:t xml:space="preserve">35.1</w:t>
      </w:r>
      <w:r>
        <w:t xml:space="preserve"> </w:t>
      </w:r>
      <w:hyperlink r:id="rId242">
        <w:r>
          <w:rPr>
            <w:rStyle w:val="VerbatimChar"/>
          </w:rPr>
          <w:t xml:space="preserve">{fs}</w:t>
        </w:r>
      </w:hyperlink>
    </w:p>
    <w:p>
      <w:pPr>
        <w:pStyle w:val="FirstParagraph"/>
      </w:pPr>
      <w:hyperlink r:id="rId242">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3"/>
    <w:bookmarkStart w:id="245" w:name="sec-processx"/>
    <w:p>
      <w:pPr>
        <w:pStyle w:val="Heading3"/>
      </w:pPr>
      <w:r>
        <w:t xml:space="preserve">35.2</w:t>
      </w:r>
      <w:r>
        <w:t xml:space="preserve"> </w:t>
      </w:r>
      <w:hyperlink r:id="rId244">
        <w:r>
          <w:rPr>
            <w:rStyle w:val="VerbatimChar"/>
          </w:rPr>
          <w:t xml:space="preserve">{processx}</w:t>
        </w:r>
      </w:hyperlink>
    </w:p>
    <w:p>
      <w:pPr>
        <w:pStyle w:val="FirstParagraph"/>
      </w:pPr>
      <w:hyperlink r:id="rId244">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5"/>
    <w:bookmarkStart w:id="247" w:name="sec-callr"/>
    <w:p>
      <w:pPr>
        <w:pStyle w:val="Heading3"/>
      </w:pPr>
      <w:r>
        <w:t xml:space="preserve">35.3</w:t>
      </w:r>
      <w:r>
        <w:t xml:space="preserve"> </w:t>
      </w:r>
      <w:hyperlink r:id="rId246">
        <w:r>
          <w:rPr>
            <w:rStyle w:val="VerbatimChar"/>
          </w:rPr>
          <w:t xml:space="preserve">{callr}</w:t>
        </w:r>
      </w:hyperlink>
    </w:p>
    <w:p>
      <w:pPr>
        <w:pStyle w:val="FirstParagraph"/>
      </w:pPr>
      <w:hyperlink r:id="rId246">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7"/>
    <w:bookmarkStart w:id="249" w:name="sec-ps"/>
    <w:p>
      <w:pPr>
        <w:pStyle w:val="Heading3"/>
      </w:pPr>
      <w:r>
        <w:t xml:space="preserve">35.4</w:t>
      </w:r>
      <w:r>
        <w:t xml:space="preserve"> </w:t>
      </w:r>
      <w:hyperlink r:id="rId248">
        <w:r>
          <w:rPr>
            <w:rStyle w:val="VerbatimChar"/>
          </w:rPr>
          <w:t xml:space="preserve">{ps}</w:t>
        </w:r>
      </w:hyperlink>
    </w:p>
    <w:p>
      <w:pPr>
        <w:pStyle w:val="FirstParagraph"/>
      </w:pPr>
      <w:hyperlink r:id="rId248">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9"/>
    <w:bookmarkEnd w:id="250"/>
    <w:bookmarkStart w:id="259" w:name="http-and-web"/>
    <w:p>
      <w:pPr>
        <w:pStyle w:val="Heading2"/>
      </w:pPr>
      <w:r>
        <w:t xml:space="preserve">36 HTTP and Web</w:t>
      </w:r>
    </w:p>
    <w:bookmarkStart w:id="252" w:name="sec-httr2"/>
    <w:p>
      <w:pPr>
        <w:pStyle w:val="Heading3"/>
      </w:pPr>
      <w:r>
        <w:t xml:space="preserve">36.1</w:t>
      </w:r>
      <w:r>
        <w:t xml:space="preserve"> </w:t>
      </w:r>
      <w:hyperlink r:id="rId251">
        <w:r>
          <w:rPr>
            <w:rStyle w:val="VerbatimChar"/>
          </w:rPr>
          <w:t xml:space="preserve">{httr2}</w:t>
        </w:r>
      </w:hyperlink>
    </w:p>
    <w:p>
      <w:pPr>
        <w:pStyle w:val="FirstParagraph"/>
      </w:pPr>
      <w:hyperlink r:id="rId251">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2"/>
    <w:bookmarkStart w:id="254" w:name="sec-httr"/>
    <w:p>
      <w:pPr>
        <w:pStyle w:val="Heading3"/>
      </w:pPr>
      <w:r>
        <w:t xml:space="preserve">36.2</w:t>
      </w:r>
      <w:r>
        <w:t xml:space="preserve"> </w:t>
      </w:r>
      <w:hyperlink r:id="rId253">
        <w:r>
          <w:rPr>
            <w:rStyle w:val="VerbatimChar"/>
          </w:rPr>
          <w:t xml:space="preserve">{httr}</w:t>
        </w:r>
      </w:hyperlink>
    </w:p>
    <w:p>
      <w:pPr>
        <w:pStyle w:val="FirstParagraph"/>
      </w:pPr>
      <w:hyperlink r:id="rId253">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4"/>
    <w:bookmarkStart w:id="256" w:name="sec-gh"/>
    <w:p>
      <w:pPr>
        <w:pStyle w:val="Heading3"/>
      </w:pPr>
      <w:r>
        <w:t xml:space="preserve">36.3</w:t>
      </w:r>
      <w:r>
        <w:t xml:space="preserve"> </w:t>
      </w:r>
      <w:hyperlink r:id="rId255">
        <w:r>
          <w:rPr>
            <w:rStyle w:val="VerbatimChar"/>
          </w:rPr>
          <w:t xml:space="preserve">{gh}</w:t>
        </w:r>
      </w:hyperlink>
    </w:p>
    <w:p>
      <w:pPr>
        <w:pStyle w:val="FirstParagraph"/>
      </w:pPr>
      <w:hyperlink r:id="rId255">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6"/>
    <w:bookmarkStart w:id="258" w:name="sec-gargle"/>
    <w:p>
      <w:pPr>
        <w:pStyle w:val="Heading3"/>
      </w:pPr>
      <w:r>
        <w:t xml:space="preserve">36.4</w:t>
      </w:r>
      <w:r>
        <w:t xml:space="preserve"> </w:t>
      </w:r>
      <w:hyperlink r:id="rId257">
        <w:r>
          <w:rPr>
            <w:rStyle w:val="VerbatimChar"/>
          </w:rPr>
          <w:t xml:space="preserve">{gargle}</w:t>
        </w:r>
      </w:hyperlink>
    </w:p>
    <w:p>
      <w:pPr>
        <w:pStyle w:val="FirstParagraph"/>
      </w:pPr>
      <w:hyperlink r:id="rId257">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8"/>
    <w:bookmarkEnd w:id="259"/>
    <w:bookmarkStart w:id="281" w:name="utilities"/>
    <w:p>
      <w:pPr>
        <w:pStyle w:val="Heading2"/>
      </w:pPr>
      <w:r>
        <w:t xml:space="preserve">37 Utilities</w:t>
      </w:r>
    </w:p>
    <w:bookmarkStart w:id="261" w:name="sec-here-pkg"/>
    <w:p>
      <w:pPr>
        <w:pStyle w:val="Heading3"/>
      </w:pPr>
      <w:r>
        <w:t xml:space="preserve">37.1</w:t>
      </w:r>
      <w:r>
        <w:t xml:space="preserve"> </w:t>
      </w:r>
      <w:hyperlink r:id="rId260">
        <w:r>
          <w:rPr>
            <w:rStyle w:val="VerbatimChar"/>
          </w:rPr>
          <w:t xml:space="preserve">{here}</w:t>
        </w:r>
      </w:hyperlink>
    </w:p>
    <w:p>
      <w:pPr>
        <w:pStyle w:val="FirstParagraph"/>
      </w:pPr>
      <w:hyperlink r:id="rId260">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28</w:t>
        </w:r>
      </w:hyperlink>
      <w:r>
        <w:t xml:space="preserve">).</w:t>
      </w:r>
    </w:p>
    <w:bookmarkEnd w:id="261"/>
    <w:bookmarkStart w:id="262" w:name="sec-memoise"/>
    <w:p>
      <w:pPr>
        <w:pStyle w:val="Heading3"/>
      </w:pPr>
      <w:r>
        <w:t xml:space="preserve">37.2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2"/>
    <w:bookmarkStart w:id="265" w:name="sec-scales"/>
    <w:p>
      <w:pPr>
        <w:pStyle w:val="Heading3"/>
      </w:pPr>
      <w:r>
        <w:t xml:space="preserve">37.3</w:t>
      </w:r>
      <w:r>
        <w:t xml:space="preserve"> </w:t>
      </w:r>
      <w:hyperlink r:id="rId263">
        <w:r>
          <w:rPr>
            <w:rStyle w:val="VerbatimChar"/>
          </w:rPr>
          <w:t xml:space="preserve">{scales}</w:t>
        </w:r>
      </w:hyperlink>
    </w:p>
    <w:p>
      <w:pPr>
        <w:pStyle w:val="FirstParagraph"/>
      </w:pPr>
      <w:hyperlink r:id="rId263">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4">
        <w:r>
          <w:rPr>
            <w:rStyle w:val="VerbatimChar"/>
          </w:rPr>
          <w:t xml:space="preserve">{ggplot2}</w:t>
        </w:r>
      </w:hyperlink>
      <w:r>
        <w:t xml:space="preserve">.</w:t>
      </w:r>
    </w:p>
    <w:bookmarkEnd w:id="265"/>
    <w:bookmarkStart w:id="267" w:name="sec-sessioninfo"/>
    <w:p>
      <w:pPr>
        <w:pStyle w:val="Heading3"/>
      </w:pPr>
      <w:r>
        <w:t xml:space="preserve">37.4</w:t>
      </w:r>
      <w:r>
        <w:t xml:space="preserve"> </w:t>
      </w:r>
      <w:hyperlink r:id="rId266">
        <w:r>
          <w:rPr>
            <w:rStyle w:val="VerbatimChar"/>
          </w:rPr>
          <w:t xml:space="preserve">{sessioninfo}</w:t>
        </w:r>
      </w:hyperlink>
    </w:p>
    <w:p>
      <w:pPr>
        <w:pStyle w:val="FirstParagraph"/>
      </w:pPr>
      <w:hyperlink r:id="rId266">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7"/>
    <w:bookmarkStart w:id="269" w:name="sec-downlit"/>
    <w:p>
      <w:pPr>
        <w:pStyle w:val="Heading3"/>
      </w:pPr>
      <w:r>
        <w:t xml:space="preserve">37.5</w:t>
      </w:r>
      <w:r>
        <w:t xml:space="preserve"> </w:t>
      </w:r>
      <w:hyperlink r:id="rId268">
        <w:r>
          <w:rPr>
            <w:rStyle w:val="VerbatimChar"/>
          </w:rPr>
          <w:t xml:space="preserve">{downlit}</w:t>
        </w:r>
      </w:hyperlink>
    </w:p>
    <w:p>
      <w:pPr>
        <w:pStyle w:val="FirstParagraph"/>
      </w:pPr>
      <w:hyperlink r:id="rId268">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9"/>
    <w:bookmarkStart w:id="271" w:name="sec-prettyunits"/>
    <w:p>
      <w:pPr>
        <w:pStyle w:val="Heading3"/>
      </w:pPr>
      <w:r>
        <w:t xml:space="preserve">37.6</w:t>
      </w:r>
      <w:r>
        <w:t xml:space="preserve"> </w:t>
      </w:r>
      <w:hyperlink r:id="rId270">
        <w:r>
          <w:rPr>
            <w:rStyle w:val="VerbatimChar"/>
          </w:rPr>
          <w:t xml:space="preserve">{prettyunits}</w:t>
        </w:r>
      </w:hyperlink>
    </w:p>
    <w:p>
      <w:pPr>
        <w:pStyle w:val="FirstParagraph"/>
      </w:pPr>
      <w:hyperlink r:id="rId270">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71"/>
    <w:bookmarkStart w:id="273" w:name="sec-lobstr"/>
    <w:p>
      <w:pPr>
        <w:pStyle w:val="Heading3"/>
      </w:pPr>
      <w:r>
        <w:t xml:space="preserve">37.7</w:t>
      </w:r>
      <w:r>
        <w:t xml:space="preserve"> </w:t>
      </w:r>
      <w:hyperlink r:id="rId272">
        <w:r>
          <w:rPr>
            <w:rStyle w:val="VerbatimChar"/>
          </w:rPr>
          <w:t xml:space="preserve">{lobstr}</w:t>
        </w:r>
      </w:hyperlink>
    </w:p>
    <w:p>
      <w:pPr>
        <w:pStyle w:val="FirstParagraph"/>
      </w:pPr>
      <w:hyperlink r:id="rId272">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3"/>
    <w:bookmarkStart w:id="275" w:name="sec-crayon"/>
    <w:p>
      <w:pPr>
        <w:pStyle w:val="Heading3"/>
      </w:pPr>
      <w:r>
        <w:t xml:space="preserve">37.8</w:t>
      </w:r>
      <w:r>
        <w:t xml:space="preserve"> </w:t>
      </w:r>
      <w:hyperlink r:id="rId274">
        <w:r>
          <w:rPr>
            <w:rStyle w:val="VerbatimChar"/>
          </w:rPr>
          <w:t xml:space="preserve">{crayon}</w:t>
        </w:r>
      </w:hyperlink>
    </w:p>
    <w:p>
      <w:pPr>
        <w:pStyle w:val="FirstParagraph"/>
      </w:pPr>
      <w:hyperlink r:id="rId274">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5"/>
    <w:bookmarkStart w:id="277" w:name="sec-styler"/>
    <w:p>
      <w:pPr>
        <w:pStyle w:val="Heading3"/>
      </w:pPr>
      <w:r>
        <w:t xml:space="preserve">37.9</w:t>
      </w:r>
      <w:r>
        <w:t xml:space="preserve"> </w:t>
      </w:r>
      <w:hyperlink r:id="rId276">
        <w:r>
          <w:rPr>
            <w:rStyle w:val="VerbatimChar"/>
          </w:rPr>
          <w:t xml:space="preserve">{styler}</w:t>
        </w:r>
      </w:hyperlink>
    </w:p>
    <w:p>
      <w:pPr>
        <w:pStyle w:val="FirstParagraph"/>
      </w:pPr>
      <w:hyperlink r:id="rId276">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7"/>
    <w:bookmarkStart w:id="280" w:name="sec-rex"/>
    <w:p>
      <w:pPr>
        <w:pStyle w:val="Heading3"/>
      </w:pPr>
      <w:r>
        <w:t xml:space="preserve">37.10</w:t>
      </w:r>
      <w:r>
        <w:t xml:space="preserve"> </w:t>
      </w:r>
      <w:hyperlink r:id="rId278">
        <w:r>
          <w:rPr>
            <w:rStyle w:val="VerbatimChar"/>
          </w:rPr>
          <w:t xml:space="preserve">{rex}</w:t>
        </w:r>
      </w:hyperlink>
    </w:p>
    <w:p>
      <w:pPr>
        <w:pStyle w:val="FirstParagraph"/>
      </w:pPr>
      <w:hyperlink r:id="rId278">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0"/>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0"/>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0"/>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9">
        <w:r>
          <w:rPr>
            <w:rStyle w:val="VerbatimChar"/>
          </w:rPr>
          <w:t xml:space="preserve">{stringr}</w:t>
        </w:r>
      </w:hyperlink>
      <w:r>
        <w:t xml:space="preserve"> </w:t>
      </w:r>
      <w:r>
        <w:t xml:space="preserve">functions.</w:t>
      </w:r>
    </w:p>
    <w:bookmarkEnd w:id="280"/>
    <w:bookmarkEnd w:id="281"/>
    <w:bookmarkStart w:id="284" w:name="github-actions"/>
    <w:p>
      <w:pPr>
        <w:pStyle w:val="Heading2"/>
      </w:pPr>
      <w:r>
        <w:t xml:space="preserve">38 GitHub Actions</w:t>
      </w:r>
    </w:p>
    <w:bookmarkStart w:id="283" w:name="sec-r-lib-actions"/>
    <w:p>
      <w:pPr>
        <w:pStyle w:val="Heading3"/>
      </w:pPr>
      <w:r>
        <w:t xml:space="preserve">38.1</w:t>
      </w:r>
      <w:r>
        <w:t xml:space="preserve"> </w:t>
      </w:r>
      <w:hyperlink r:id="rId282">
        <w:r>
          <w:rPr>
            <w:rStyle w:val="Hyperlink"/>
          </w:rPr>
          <w:t xml:space="preserve">actions</w:t>
        </w:r>
      </w:hyperlink>
    </w:p>
    <w:p>
      <w:pPr>
        <w:pStyle w:val="FirstParagraph"/>
      </w:pPr>
      <w:r>
        <w:t xml:space="preserve">The</w:t>
      </w:r>
      <w:r>
        <w:t xml:space="preserve"> </w:t>
      </w:r>
      <w:hyperlink r:id="rId282">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1"/>
        </w:numPr>
      </w:pPr>
      <w:r>
        <w:rPr>
          <w:rStyle w:val="VerbatimChar"/>
        </w:rPr>
        <w:t xml:space="preserve">r-lib/actions/setup-r</w:t>
      </w:r>
      <w:r>
        <w:t xml:space="preserve"> </w:t>
      </w:r>
      <w:r>
        <w:t xml:space="preserve">— installs R</w:t>
      </w:r>
    </w:p>
    <w:p>
      <w:pPr>
        <w:pStyle w:val="Compact"/>
        <w:numPr>
          <w:ilvl w:val="0"/>
          <w:numId w:val="1061"/>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1"/>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1"/>
        </w:numPr>
      </w:pPr>
      <w:r>
        <w:rPr>
          <w:rStyle w:val="VerbatimChar"/>
        </w:rPr>
        <w:t xml:space="preserve">r-lib/actions/setup-r-dependencies</w:t>
      </w:r>
      <w:r>
        <w:t xml:space="preserve"> </w:t>
      </w:r>
      <w:r>
        <w:t xml:space="preserve">— installs package dependencies</w:t>
      </w:r>
    </w:p>
    <w:p>
      <w:pPr>
        <w:pStyle w:val="FirstParagraph"/>
      </w:pPr>
      <w:del w:id="534" w:author="PR Preview" w:date="2026-01-01T00:00:00Z">
        <w:r>
          <w:delText xml:space="preserve">These actions are widely used across R packages hosted on GitHub,</w:delText>
        </w:r>
      </w:del>
      <w:del w:id="535" w:author="PR Preview" w:date="2026-01-01T00:00:00Z">
        <w:r>
          <w:delText xml:space="preserve"> </w:delText>
        </w:r>
      </w:del>
      <w:del w:id="536" w:author="PR Preview" w:date="2026-01-01T00:00:00Z">
        <w:r>
          <w:delText xml:space="preserve">including this lab’s repositories.</w:delText>
        </w:r>
      </w:del>
    </w:p>
    <w:p>
      <w:pPr>
        <w:pStyle w:val="FirstParagraph"/>
      </w:pPr>
      <w:ins w:id="537" w:author="PR Preview" w:date="2026-01-01T00:00:00Z">
        <w:r>
          <w:t xml:space="preserve">These actions are widely used across R packages hosted on GitHub,</w:t>
        </w:r>
      </w:ins>
      <w:ins w:id="538" w:author="PR Preview" w:date="2026-01-01T00:00:00Z">
        <w:r>
          <w:t xml:space="preserve"> </w:t>
        </w:r>
      </w:ins>
      <w:ins w:id="539" w:author="PR Preview" w:date="2026-01-01T00:00:00Z">
        <w:r>
          <w:t xml:space="preserve">including the repositories behind these notes.</w:t>
        </w:r>
      </w:ins>
    </w:p>
    <w:bookmarkEnd w:id="283"/>
    <w:bookmarkEnd w:id="284"/>
    <w:bookmarkStart w:id="287" w:name="sec-tidyverse"/>
    <w:p>
      <w:pPr>
        <w:pStyle w:val="Heading2"/>
      </w:pPr>
      <w:r>
        <w:t xml:space="preserve">39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5">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6">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7"/>
    <w:bookmarkStart w:id="306" w:name="core-tidyverse-packages"/>
    <w:p>
      <w:pPr>
        <w:pStyle w:val="Heading2"/>
      </w:pPr>
      <w:r>
        <w:t xml:space="preserve">40 Core Tidyverse Packages</w:t>
      </w:r>
    </w:p>
    <w:p>
      <w:pPr>
        <w:pStyle w:val="FirstParagraph"/>
      </w:pPr>
      <w:r>
        <w:t xml:space="preserve">The</w:t>
      </w:r>
      <w:r>
        <w:t xml:space="preserve"> </w:t>
      </w:r>
      <w:hyperlink r:id="rId288">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9" w:name="sec-ggplot2"/>
    <w:p>
      <w:pPr>
        <w:pStyle w:val="Heading3"/>
      </w:pPr>
      <w:r>
        <w:t xml:space="preserve">40.1</w:t>
      </w:r>
      <w:r>
        <w:t xml:space="preserve"> </w:t>
      </w:r>
      <w:hyperlink r:id="rId264">
        <w:r>
          <w:rPr>
            <w:rStyle w:val="Hyperlink"/>
          </w:rPr>
          <w:t xml:space="preserve">ggplot2</w:t>
        </w:r>
      </w:hyperlink>
    </w:p>
    <w:p>
      <w:pPr>
        <w:pStyle w:val="FirstParagraph"/>
      </w:pPr>
      <w:hyperlink r:id="rId264">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9"/>
    <w:bookmarkStart w:id="291" w:name="sec-dplyr"/>
    <w:p>
      <w:pPr>
        <w:pStyle w:val="Heading3"/>
      </w:pPr>
      <w:r>
        <w:t xml:space="preserve">40.2</w:t>
      </w:r>
      <w:r>
        <w:t xml:space="preserve"> </w:t>
      </w:r>
      <w:hyperlink r:id="rId290">
        <w:r>
          <w:rPr>
            <w:rStyle w:val="Hyperlink"/>
          </w:rPr>
          <w:t xml:space="preserve">dplyr</w:t>
        </w:r>
      </w:hyperlink>
    </w:p>
    <w:p>
      <w:pPr>
        <w:pStyle w:val="FirstParagraph"/>
      </w:pPr>
      <w:hyperlink r:id="rId290">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91"/>
    <w:bookmarkStart w:id="294" w:name="sec-tidyr"/>
    <w:p>
      <w:pPr>
        <w:pStyle w:val="Heading3"/>
      </w:pPr>
      <w:r>
        <w:t xml:space="preserve">40.3</w:t>
      </w:r>
      <w:r>
        <w:t xml:space="preserve"> </w:t>
      </w:r>
      <w:hyperlink r:id="rId292">
        <w:r>
          <w:rPr>
            <w:rStyle w:val="Hyperlink"/>
          </w:rPr>
          <w:t xml:space="preserve">tidyr</w:t>
        </w:r>
      </w:hyperlink>
    </w:p>
    <w:p>
      <w:pPr>
        <w:pStyle w:val="FirstParagraph"/>
      </w:pPr>
      <w:hyperlink r:id="rId292">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3" w:name="when-to-use-dplyr-vs-tidyr"/>
    <w:p>
      <w:pPr>
        <w:pStyle w:val="Heading4"/>
      </w:pPr>
      <w:r>
        <w:t xml:space="preserve">When to use dplyr vs tidyr</w:t>
      </w:r>
    </w:p>
    <w:p>
      <w:pPr>
        <w:pStyle w:val="FirstParagraph"/>
      </w:pPr>
      <w:r>
        <w:t xml:space="preserve">While both</w:t>
      </w:r>
      <w:r>
        <w:t xml:space="preserve"> </w:t>
      </w:r>
      <w:hyperlink r:id="rId290">
        <w:r>
          <w:rPr>
            <w:rStyle w:val="VerbatimChar"/>
          </w:rPr>
          <w:t xml:space="preserve">{dplyr}</w:t>
        </w:r>
      </w:hyperlink>
      <w:r>
        <w:t xml:space="preserve"> </w:t>
      </w:r>
      <w:r>
        <w:t xml:space="preserve">and</w:t>
      </w:r>
      <w:r>
        <w:t xml:space="preserve"> </w:t>
      </w:r>
      <w:hyperlink r:id="rId292">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2"/>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2"/>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3"/>
    <w:bookmarkEnd w:id="294"/>
    <w:bookmarkStart w:id="296" w:name="sec-readr"/>
    <w:p>
      <w:pPr>
        <w:pStyle w:val="Heading3"/>
      </w:pPr>
      <w:r>
        <w:t xml:space="preserve">40.4</w:t>
      </w:r>
      <w:r>
        <w:t xml:space="preserve"> </w:t>
      </w:r>
      <w:hyperlink r:id="rId295">
        <w:r>
          <w:rPr>
            <w:rStyle w:val="Hyperlink"/>
          </w:rPr>
          <w:t xml:space="preserve">readr</w:t>
        </w:r>
      </w:hyperlink>
    </w:p>
    <w:p>
      <w:pPr>
        <w:pStyle w:val="FirstParagraph"/>
      </w:pPr>
      <w:hyperlink r:id="rId295">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6"/>
    <w:bookmarkStart w:id="298" w:name="sec-purrr"/>
    <w:p>
      <w:pPr>
        <w:pStyle w:val="Heading3"/>
      </w:pPr>
      <w:r>
        <w:t xml:space="preserve">40.5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297">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8"/>
    <w:bookmarkStart w:id="300" w:name="sec-tibble"/>
    <w:p>
      <w:pPr>
        <w:pStyle w:val="Heading3"/>
      </w:pPr>
      <w:r>
        <w:t xml:space="preserve">40.6</w:t>
      </w:r>
      <w:r>
        <w:t xml:space="preserve"> </w:t>
      </w:r>
      <w:hyperlink r:id="rId299">
        <w:r>
          <w:rPr>
            <w:rStyle w:val="Hyperlink"/>
          </w:rPr>
          <w:t xml:space="preserve">tibble</w:t>
        </w:r>
      </w:hyperlink>
    </w:p>
    <w:p>
      <w:pPr>
        <w:pStyle w:val="FirstParagraph"/>
      </w:pPr>
      <w:hyperlink r:id="rId299">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00"/>
    <w:bookmarkStart w:id="301" w:name="sec-stringr"/>
    <w:p>
      <w:pPr>
        <w:pStyle w:val="Heading3"/>
      </w:pPr>
      <w:r>
        <w:t xml:space="preserve">40.7</w:t>
      </w:r>
      <w:r>
        <w:t xml:space="preserve"> </w:t>
      </w:r>
      <w:hyperlink r:id="rId279">
        <w:r>
          <w:rPr>
            <w:rStyle w:val="Hyperlink"/>
          </w:rPr>
          <w:t xml:space="preserve">stringr</w:t>
        </w:r>
      </w:hyperlink>
    </w:p>
    <w:p>
      <w:pPr>
        <w:pStyle w:val="FirstParagraph"/>
      </w:pPr>
      <w:hyperlink r:id="rId279">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01"/>
    <w:bookmarkStart w:id="303" w:name="sec-forcats"/>
    <w:p>
      <w:pPr>
        <w:pStyle w:val="Heading3"/>
      </w:pPr>
      <w:r>
        <w:t xml:space="preserve">40.8</w:t>
      </w:r>
      <w:r>
        <w:t xml:space="preserve"> </w:t>
      </w:r>
      <w:hyperlink r:id="rId302">
        <w:r>
          <w:rPr>
            <w:rStyle w:val="Hyperlink"/>
          </w:rPr>
          <w:t xml:space="preserve">forcats</w:t>
        </w:r>
      </w:hyperlink>
    </w:p>
    <w:p>
      <w:pPr>
        <w:pStyle w:val="FirstParagraph"/>
      </w:pPr>
      <w:hyperlink r:id="rId30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3"/>
    <w:bookmarkStart w:id="305" w:name="sec-lubridate"/>
    <w:p>
      <w:pPr>
        <w:pStyle w:val="Heading3"/>
      </w:pPr>
      <w:r>
        <w:t xml:space="preserve">40.9</w:t>
      </w:r>
      <w:r>
        <w:t xml:space="preserve"> </w:t>
      </w:r>
      <w:hyperlink r:id="rId304">
        <w:r>
          <w:rPr>
            <w:rStyle w:val="Hyperlink"/>
          </w:rPr>
          <w:t xml:space="preserve">lubridate</w:t>
        </w:r>
      </w:hyperlink>
    </w:p>
    <w:p>
      <w:pPr>
        <w:pStyle w:val="FirstParagraph"/>
      </w:pPr>
      <w:hyperlink r:id="rId30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5"/>
    <w:bookmarkEnd w:id="306"/>
    <w:bookmarkStart w:id="308" w:name="base-r-to-tidyverse-translation"/>
    <w:p>
      <w:pPr>
        <w:pStyle w:val="Heading2"/>
      </w:pPr>
      <w:r>
        <w:t xml:space="preserve">41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7">
        <w:r>
          <w:rPr>
            <w:rStyle w:val="Hyperlink"/>
          </w:rPr>
          <w:t xml:space="preserve">this document</w:t>
        </w:r>
      </w:hyperlink>
      <w:r>
        <w:t xml:space="preserve">.</w:t>
      </w:r>
    </w:p>
    <w:bookmarkEnd w:id="308"/>
    <w:bookmarkStart w:id="316" w:name="programming-with-tidyverse"/>
    <w:p>
      <w:pPr>
        <w:pStyle w:val="Heading2"/>
      </w:pPr>
      <w:r>
        <w:t xml:space="preserve">42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3"/>
        </w:numPr>
      </w:pPr>
      <w:hyperlink r:id="rId309">
        <w:r>
          <w:rPr>
            <w:rStyle w:val="Hyperlink"/>
          </w:rPr>
          <w:t xml:space="preserve">Programming with dplyr</w:t>
        </w:r>
      </w:hyperlink>
      <w:r>
        <w:t xml:space="preserve"> </w:t>
      </w:r>
      <w:r>
        <w:t xml:space="preserve">(package vignette)</w:t>
      </w:r>
    </w:p>
    <w:p>
      <w:pPr>
        <w:pStyle w:val="Compact"/>
        <w:numPr>
          <w:ilvl w:val="0"/>
          <w:numId w:val="1063"/>
        </w:numPr>
      </w:pPr>
      <w:hyperlink r:id="rId310">
        <w:r>
          <w:rPr>
            <w:rStyle w:val="Hyperlink"/>
          </w:rPr>
          <w:t xml:space="preserve">Using dplyr in packages</w:t>
        </w:r>
      </w:hyperlink>
      <w:r>
        <w:t xml:space="preserve"> </w:t>
      </w:r>
      <w:r>
        <w:t xml:space="preserve">(package vignette)</w:t>
      </w:r>
    </w:p>
    <w:p>
      <w:pPr>
        <w:pStyle w:val="Compact"/>
        <w:numPr>
          <w:ilvl w:val="0"/>
          <w:numId w:val="1063"/>
        </w:numPr>
      </w:pPr>
      <w:hyperlink r:id="rId311">
        <w:r>
          <w:rPr>
            <w:rStyle w:val="Hyperlink"/>
          </w:rPr>
          <w:t xml:space="preserve">Tidy Eval in 5 Minutes</w:t>
        </w:r>
      </w:hyperlink>
      <w:r>
        <w:t xml:space="preserve"> </w:t>
      </w:r>
      <w:r>
        <w:t xml:space="preserve">(video)</w:t>
      </w:r>
    </w:p>
    <w:p>
      <w:pPr>
        <w:pStyle w:val="Compact"/>
        <w:numPr>
          <w:ilvl w:val="0"/>
          <w:numId w:val="1063"/>
        </w:numPr>
      </w:pPr>
      <w:hyperlink r:id="rId309">
        <w:r>
          <w:rPr>
            <w:rStyle w:val="Hyperlink"/>
          </w:rPr>
          <w:t xml:space="preserve">Tidy Evaluation</w:t>
        </w:r>
      </w:hyperlink>
      <w:r>
        <w:t xml:space="preserve"> </w:t>
      </w:r>
      <w:r>
        <w:t xml:space="preserve">(e-book)</w:t>
      </w:r>
    </w:p>
    <w:p>
      <w:pPr>
        <w:pStyle w:val="Compact"/>
        <w:numPr>
          <w:ilvl w:val="0"/>
          <w:numId w:val="1063"/>
        </w:numPr>
      </w:pPr>
      <w:hyperlink r:id="rId312">
        <w:r>
          <w:rPr>
            <w:rStyle w:val="Hyperlink"/>
          </w:rPr>
          <w:t xml:space="preserve">Evaluation</w:t>
        </w:r>
      </w:hyperlink>
      <w:r>
        <w:t xml:space="preserve"> </w:t>
      </w:r>
      <w:r>
        <w:t xml:space="preserve">(advanced details)</w:t>
      </w:r>
    </w:p>
    <w:p>
      <w:pPr>
        <w:pStyle w:val="Compact"/>
        <w:numPr>
          <w:ilvl w:val="0"/>
          <w:numId w:val="1063"/>
        </w:numPr>
      </w:pPr>
      <w:hyperlink r:id="rId313">
        <w:r>
          <w:rPr>
            <w:rStyle w:val="Hyperlink"/>
          </w:rPr>
          <w:t xml:space="preserve">Data Frame Columns as Arguments to Dplyr Functions</w:t>
        </w:r>
      </w:hyperlink>
      <w:r>
        <w:t xml:space="preserve"> </w:t>
      </w:r>
      <w:r>
        <w:t xml:space="preserve">(blog)</w:t>
      </w:r>
    </w:p>
    <w:p>
      <w:pPr>
        <w:pStyle w:val="Compact"/>
        <w:numPr>
          <w:ilvl w:val="0"/>
          <w:numId w:val="1063"/>
        </w:numPr>
      </w:pPr>
      <w:hyperlink r:id="rId31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5">
        <w:r>
          <w:rPr>
            <w:rStyle w:val="Hyperlink"/>
          </w:rPr>
          <w:t xml:space="preserve">Tidyverse Replacements</w:t>
        </w:r>
      </w:hyperlink>
    </w:p>
    <w:bookmarkEnd w:id="316"/>
    <w:bookmarkStart w:id="319" w:name="sec-coding-with-r-and-python"/>
    <w:p>
      <w:pPr>
        <w:pStyle w:val="Heading2"/>
      </w:pPr>
      <w:r>
        <w:t xml:space="preserve">43 Coding with R and Python</w:t>
      </w:r>
    </w:p>
    <w:p>
      <w:pPr>
        <w:pStyle w:val="FirstParagraph"/>
      </w:pPr>
      <w:r>
        <w:t xml:space="preserve">If you’re using both R and Python, you may wish to check out the</w:t>
      </w:r>
      <w:r>
        <w:t xml:space="preserve"> </w:t>
      </w:r>
      <w:hyperlink r:id="rId317">
        <w:r>
          <w:rPr>
            <w:rStyle w:val="Hyperlink"/>
          </w:rPr>
          <w:t xml:space="preserve">Feather package</w:t>
        </w:r>
      </w:hyperlink>
      <w:r>
        <w:t xml:space="preserve"> </w:t>
      </w:r>
      <w:r>
        <w:t xml:space="preserve">for exchanging data between the two languages</w:t>
      </w:r>
      <w:r>
        <w:t xml:space="preserve"> </w:t>
      </w:r>
      <w:hyperlink r:id="rId318">
        <w:r>
          <w:rPr>
            <w:rStyle w:val="Hyperlink"/>
          </w:rPr>
          <w:t xml:space="preserve">extremely quickly</w:t>
        </w:r>
      </w:hyperlink>
      <w:r>
        <w:t xml:space="preserve">.</w:t>
      </w:r>
    </w:p>
    <w:bookmarkEnd w:id="319"/>
    <w:bookmarkStart w:id="325" w:name="X06dce33c5a777f8322711dde05e81eef8b1d1f6"/>
    <w:p>
      <w:pPr>
        <w:pStyle w:val="Heading2"/>
      </w:pPr>
      <w:r>
        <w:t xml:space="preserve">44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20" w:name="lapply-and-sapply-1"/>
    <w:p>
      <w:pPr>
        <w:pStyle w:val="Heading3"/>
      </w:pPr>
      <w:r>
        <w:t xml:space="preserve">44.1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20"/>
    <w:bookmarkStart w:id="321" w:name="mapply-and-pmap"/>
    <w:p>
      <w:pPr>
        <w:pStyle w:val="Heading3"/>
      </w:pPr>
      <w:r>
        <w:t xml:space="preserve">44.2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1"/>
    <w:bookmarkStart w:id="324" w:name="Xf551672fa8f1190aa44df63554b00ab4edf5974"/>
    <w:p>
      <w:pPr>
        <w:pStyle w:val="Heading3"/>
      </w:pPr>
      <w:r>
        <w:t xml:space="preserve">44.3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2"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2"/>
    <w:bookmarkStart w:id="323" w:name="future.lapply"/>
    <w:p>
      <w:pPr>
        <w:pStyle w:val="Heading4"/>
      </w:pP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3"/>
    <w:bookmarkEnd w:id="324"/>
    <w:bookmarkEnd w:id="325"/>
    <w:bookmarkStart w:id="334" w:name="sec-reviewing-code"/>
    <w:p>
      <w:pPr>
        <w:pStyle w:val="Heading2"/>
      </w:pPr>
      <w:r>
        <w:t xml:space="preserve">45 Reviewing Code</w:t>
      </w:r>
    </w:p>
    <w:p>
      <w:pPr>
        <w:pStyle w:val="FirstParagraph"/>
      </w:pPr>
      <w:del w:id="540" w:author="PR Preview" w:date="2026-01-01T00:00:00Z">
        <w:r>
          <w:delText xml:space="preserve">Peer code review is a collaborative practice that improves scientific rigor,</w:delText>
        </w:r>
      </w:del>
      <w:del w:id="541" w:author="PR Preview" w:date="2026-01-01T00:00:00Z">
        <w:r>
          <w:delText xml:space="preserve"> </w:delText>
        </w:r>
      </w:del>
      <w:del w:id="542" w:author="PR Preview" w:date="2026-01-01T00:00:00Z">
        <w:r>
          <w:delText xml:space="preserve">fosters shared understanding,</w:delText>
        </w:r>
      </w:del>
      <w:del w:id="543" w:author="PR Preview" w:date="2026-01-01T00:00:00Z">
        <w:r>
          <w:delText xml:space="preserve"> </w:delText>
        </w:r>
      </w:del>
      <w:del w:id="544" w:author="PR Preview" w:date="2026-01-01T00:00:00Z">
        <w:r>
          <w:delText xml:space="preserve">and catches bugs before analysis results are shared or published.</w:delText>
        </w:r>
      </w:del>
      <w:del w:id="545" w:author="PR Preview" w:date="2026-01-01T00:00:00Z">
        <w:r>
          <w:delText xml:space="preserve"> </w:delText>
        </w:r>
      </w:del>
      <w:del w:id="546" w:author="PR Preview" w:date="2026-01-01T00:00:00Z">
        <w:r>
          <w:delText xml:space="preserve">The lab’s pull request workflow, author and reviewer expectations, and response protocol</w:delText>
        </w:r>
      </w:del>
      <w:del w:id="547" w:author="PR Preview" w:date="2026-01-01T00:00:00Z">
        <w:r>
          <w:delText xml:space="preserve"> </w:delText>
        </w:r>
      </w:del>
      <w:del w:id="548" w:author="PR Preview" w:date="2026-01-01T00:00:00Z">
        <w:r>
          <w:delText xml:space="preserve">are consolidated in</w:delText>
        </w:r>
      </w:del>
      <w:del w:id="549" w:author="PR Preview" w:date="2026-01-01T00:00:00Z">
        <w:r>
          <w:delText xml:space="preserve"> </w:delText>
        </w:r>
      </w:del>
      <w:hyperlink r:id="rId326">
        <w:del w:id="550" w:author="PR Preview" w:date="2026-01-01T00:00:00Z">
          <w:r>
            <w:rPr>
              <w:rStyle w:val="Hyperlink"/>
            </w:rPr>
            <w:delText xml:space="preserve">Collaborative Software Development</w:delText>
          </w:r>
        </w:del>
      </w:hyperlink>
      <w:del w:id="551" w:author="PR Preview" w:date="2026-01-01T00:00:00Z">
        <w:r>
          <w:delText xml:space="preserve">.</w:delText>
        </w:r>
      </w:del>
    </w:p>
    <w:p>
      <w:pPr>
        <w:pStyle w:val="FirstParagraph"/>
      </w:pPr>
      <w:ins w:id="552" w:author="PR Preview" w:date="2026-01-01T00:00:00Z">
        <w:r>
          <w:t xml:space="preserve">Peer code review is a collaborative practice that improves scientific rigor,</w:t>
        </w:r>
      </w:ins>
      <w:ins w:id="553" w:author="PR Preview" w:date="2026-01-01T00:00:00Z">
        <w:r>
          <w:t xml:space="preserve"> </w:t>
        </w:r>
      </w:ins>
      <w:ins w:id="554" w:author="PR Preview" w:date="2026-01-01T00:00:00Z">
        <w:r>
          <w:t xml:space="preserve">fosters shared understanding,</w:t>
        </w:r>
      </w:ins>
      <w:ins w:id="555" w:author="PR Preview" w:date="2026-01-01T00:00:00Z">
        <w:r>
          <w:t xml:space="preserve"> </w:t>
        </w:r>
      </w:ins>
      <w:ins w:id="556" w:author="PR Preview" w:date="2026-01-01T00:00:00Z">
        <w:r>
          <w:t xml:space="preserve">and catches bugs before analysis results are shared or published.</w:t>
        </w:r>
      </w:ins>
      <w:ins w:id="557" w:author="PR Preview" w:date="2026-01-01T00:00:00Z">
        <w:r>
          <w:t xml:space="preserve"> </w:t>
        </w:r>
      </w:ins>
      <w:ins w:id="558" w:author="PR Preview" w:date="2026-01-01T00:00:00Z">
        <w:r>
          <w:t xml:space="preserve">The pull request workflow, author and reviewer expectations, and response protocol</w:t>
        </w:r>
      </w:ins>
      <w:ins w:id="559" w:author="PR Preview" w:date="2026-01-01T00:00:00Z">
        <w:r>
          <w:t xml:space="preserve"> </w:t>
        </w:r>
      </w:ins>
      <w:ins w:id="560" w:author="PR Preview" w:date="2026-01-01T00:00:00Z">
        <w:r>
          <w:t xml:space="preserve">are consolidated in</w:t>
        </w:r>
      </w:ins>
      <w:ins w:id="561" w:author="PR Preview" w:date="2026-01-01T00:00:00Z">
        <w:r>
          <w:t xml:space="preserve"> </w:t>
        </w:r>
      </w:ins>
      <w:hyperlink r:id="rId326">
        <w:ins w:id="562" w:author="PR Preview" w:date="2026-01-01T00:00:00Z">
          <w:r>
            <w:rPr>
              <w:rStyle w:val="Hyperlink"/>
            </w:rPr>
            <w:t xml:space="preserve">Collaborative Software Development</w:t>
          </w:r>
        </w:ins>
      </w:hyperlink>
      <w:ins w:id="563" w:author="PR Preview" w:date="2026-01-01T00:00:00Z">
        <w:r>
          <w:t xml:space="preserve">.</w:t>
        </w:r>
      </w:ins>
    </w:p>
    <w:bookmarkStart w:id="327" w:name="sec-why-review-code"/>
    <w:p>
      <w:pPr>
        <w:pStyle w:val="Heading3"/>
      </w:pPr>
      <w:r>
        <w:t xml:space="preserve">45.1 Why We Review Code</w:t>
      </w:r>
    </w:p>
    <w:p>
      <w:pPr>
        <w:pStyle w:val="FirstParagraph"/>
      </w:pPr>
      <w:r>
        <w:t xml:space="preserve">Code review serves several vital purposes:</w:t>
      </w:r>
    </w:p>
    <w:p>
      <w:pPr>
        <w:pStyle w:val="Compact"/>
        <w:numPr>
          <w:ilvl w:val="0"/>
          <w:numId w:val="1064"/>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4"/>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5"/>
        </w:numPr>
      </w:pPr>
      <w:del w:id="564" w:author="PR Preview" w:date="2026-01-01T00:00:00Z">
        <w:r>
          <w:rPr>
            <w:b/>
            <w:bCs/>
          </w:rPr>
          <w:delText xml:space="preserve">Knowledge transfer</w:delText>
        </w:r>
      </w:del>
      <w:del w:id="565" w:author="PR Preview" w:date="2026-01-01T00:00:00Z">
        <w:r>
          <w:delText xml:space="preserve">: Sharing analytical methods, R idioms,</w:delText>
        </w:r>
      </w:del>
      <w:del w:id="566" w:author="PR Preview" w:date="2026-01-01T00:00:00Z">
        <w:r>
          <w:delText xml:space="preserve"> </w:delText>
        </w:r>
      </w:del>
      <w:del w:id="567" w:author="PR Preview" w:date="2026-01-01T00:00:00Z">
        <w:r>
          <w:delText xml:space="preserve">and package features across the lab team.</w:delText>
        </w:r>
      </w:del>
    </w:p>
    <w:p>
      <w:pPr>
        <w:pStyle w:val="Compact"/>
        <w:numPr>
          <w:ilvl w:val="0"/>
          <w:numId w:val="1065"/>
        </w:numPr>
      </w:pPr>
      <w:del w:id="568" w:author="PR Preview" w:date="2026-01-01T00:00:00Z">
        <w:r>
          <w:rPr>
            <w:b/>
            <w:bCs/>
          </w:rPr>
          <w:delText xml:space="preserve">Maintainability</w:delText>
        </w:r>
      </w:del>
      <w:del w:id="569" w:author="PR Preview" w:date="2026-01-01T00:00:00Z">
        <w:r>
          <w:delText xml:space="preserve">: Ensuring that analysis pipelines can be understood,</w:delText>
        </w:r>
      </w:del>
      <w:del w:id="570" w:author="PR Preview" w:date="2026-01-01T00:00:00Z">
        <w:r>
          <w:delText xml:space="preserve"> </w:delText>
        </w:r>
      </w:del>
      <w:del w:id="571" w:author="PR Preview" w:date="2026-01-01T00:00:00Z">
        <w:r>
          <w:delText xml:space="preserve">modified, and extended by other lab members in the future.</w:delText>
        </w:r>
      </w:del>
    </w:p>
    <w:p>
      <w:pPr>
        <w:pStyle w:val="Compact"/>
        <w:numPr>
          <w:ilvl w:val="0"/>
          <w:numId w:val="1064"/>
        </w:numPr>
      </w:pPr>
      <w:ins w:id="572" w:author="PR Preview" w:date="2026-01-01T00:00:00Z">
        <w:r>
          <w:rPr>
            <w:b/>
            <w:bCs/>
          </w:rPr>
          <w:t xml:space="preserve">Knowledge transfer</w:t>
        </w:r>
      </w:ins>
      <w:ins w:id="573" w:author="PR Preview" w:date="2026-01-01T00:00:00Z">
        <w:r>
          <w:t xml:space="preserve">: Sharing analytical methods, R idioms,</w:t>
        </w:r>
      </w:ins>
      <w:ins w:id="574" w:author="PR Preview" w:date="2026-01-01T00:00:00Z">
        <w:r>
          <w:t xml:space="preserve"> </w:t>
        </w:r>
      </w:ins>
      <w:ins w:id="575" w:author="PR Preview" w:date="2026-01-01T00:00:00Z">
        <w:r>
          <w:t xml:space="preserve">and package features across the team.</w:t>
        </w:r>
      </w:ins>
    </w:p>
    <w:p>
      <w:pPr>
        <w:pStyle w:val="Compact"/>
        <w:numPr>
          <w:ilvl w:val="0"/>
          <w:numId w:val="1064"/>
        </w:numPr>
      </w:pPr>
      <w:ins w:id="576" w:author="PR Preview" w:date="2026-01-01T00:00:00Z">
        <w:r>
          <w:rPr>
            <w:b/>
            <w:bCs/>
          </w:rPr>
          <w:t xml:space="preserve">Maintainability</w:t>
        </w:r>
      </w:ins>
      <w:ins w:id="577" w:author="PR Preview" w:date="2026-01-01T00:00:00Z">
        <w:r>
          <w:t xml:space="preserve">: Ensuring that analysis pipelines can be understood,</w:t>
        </w:r>
      </w:ins>
      <w:ins w:id="578" w:author="PR Preview" w:date="2026-01-01T00:00:00Z">
        <w:r>
          <w:t xml:space="preserve"> </w:t>
        </w:r>
      </w:ins>
      <w:ins w:id="579" w:author="PR Preview" w:date="2026-01-01T00:00:00Z">
        <w:r>
          <w:t xml:space="preserve">modified, and extended by other team members in the future.</w:t>
        </w:r>
      </w:ins>
    </w:p>
    <w:bookmarkEnd w:id="327"/>
    <w:bookmarkStart w:id="331" w:name="sec-what-to-look-for"/>
    <w:p>
      <w:pPr>
        <w:pStyle w:val="Heading3"/>
      </w:pPr>
      <w:r>
        <w:t xml:space="preserve">45.2 What Reviewers Look For</w:t>
      </w:r>
    </w:p>
    <w:p>
      <w:pPr>
        <w:pStyle w:val="FirstParagraph"/>
      </w:pPr>
      <w:r>
        <w:t xml:space="preserve">When reviewing a colleague’s code, evaluate these key dimensions:</w:t>
      </w:r>
    </w:p>
    <w:p>
      <w:pPr>
        <w:pStyle w:val="Compact"/>
        <w:numPr>
          <w:ilvl w:val="0"/>
          <w:numId w:val="1065"/>
        </w:numPr>
      </w:pPr>
      <w:r>
        <w:rPr>
          <w:b/>
          <w:bCs/>
        </w:rPr>
        <w:t xml:space="preserve">Reproducibility</w:t>
      </w:r>
      <w:r>
        <w:t xml:space="preserve">:</w:t>
      </w:r>
    </w:p>
    <w:p>
      <w:pPr>
        <w:pStyle w:val="Compact"/>
        <w:numPr>
          <w:ilvl w:val="1"/>
          <w:numId w:val="1066"/>
        </w:numPr>
      </w:pPr>
      <w:r>
        <w:t xml:space="preserve">Does the script run cleanly from start to finish in a fresh R session?</w:t>
      </w:r>
    </w:p>
    <w:p>
      <w:pPr>
        <w:pStyle w:val="Compact"/>
        <w:numPr>
          <w:ilvl w:val="1"/>
          <w:numId w:val="1066"/>
        </w:numPr>
      </w:pPr>
      <w:r>
        <w:t xml:space="preserve">Are package dependencies managed reproducibly via</w:t>
      </w:r>
      <w:r>
        <w:t xml:space="preserve"> </w:t>
      </w:r>
      <w:hyperlink r:id="rId328">
        <w:r>
          <w:rPr>
            <w:rStyle w:val="VerbatimChar"/>
          </w:rPr>
          <w:t xml:space="preserve">{renv}</w:t>
        </w:r>
      </w:hyperlink>
      <w:r>
        <w:t xml:space="preserve"> </w:t>
      </w:r>
      <w:r>
        <w:t xml:space="preserve">(see</w:t>
      </w:r>
      <w:r>
        <w:t xml:space="preserve"> </w:t>
      </w:r>
      <w:hyperlink r:id="rId329">
        <w:r>
          <w:rPr>
            <w:rStyle w:val="Hyperlink"/>
          </w:rPr>
          <w:t xml:space="preserve">Reproducible Environments</w:t>
        </w:r>
      </w:hyperlink>
      <w:r>
        <w:t xml:space="preserve">)?</w:t>
      </w:r>
    </w:p>
    <w:p>
      <w:pPr>
        <w:pStyle w:val="Compact"/>
        <w:numPr>
          <w:ilvl w:val="1"/>
          <w:numId w:val="1066"/>
        </w:numPr>
      </w:pPr>
      <w:r>
        <w:t xml:space="preserve">Are file paths relative and constructed with</w:t>
      </w:r>
      <w:r>
        <w:t xml:space="preserve"> </w:t>
      </w:r>
      <w:hyperlink r:id="rId260">
        <w:r>
          <w:rPr>
            <w:rStyle w:val="VerbatimChar"/>
          </w:rPr>
          <w:t xml:space="preserve">{here}</w:t>
        </w:r>
      </w:hyperlink>
      <w:r>
        <w:t xml:space="preserve"> </w:t>
      </w:r>
      <w:r>
        <w:t xml:space="preserve">(see</w:t>
      </w:r>
      <w:r>
        <w:t xml:space="preserve"> </w:t>
      </w:r>
      <w:hyperlink w:anchor="sec-here-package-practices">
        <w:r>
          <w:rPr>
            <w:rStyle w:val="Hyperlink"/>
          </w:rPr>
          <w:t xml:space="preserve">Section 28</w:t>
        </w:r>
      </w:hyperlink>
      <w:r>
        <w:t xml:space="preserve">),</w:t>
      </w:r>
      <w:r>
        <w:t xml:space="preserve"> </w:t>
      </w:r>
      <w:r>
        <w:t xml:space="preserve">avoiding machine-specific absolute paths?</w:t>
      </w:r>
    </w:p>
    <w:p>
      <w:pPr>
        <w:pStyle w:val="Compact"/>
        <w:numPr>
          <w:ilvl w:val="0"/>
          <w:numId w:val="1065"/>
        </w:numPr>
      </w:pPr>
      <w:r>
        <w:rPr>
          <w:b/>
          <w:bCs/>
        </w:rPr>
        <w:t xml:space="preserve">Code correctness and data integrity</w:t>
      </w:r>
      <w:r>
        <w:t xml:space="preserve">:</w:t>
      </w:r>
    </w:p>
    <w:p>
      <w:pPr>
        <w:pStyle w:val="Compact"/>
        <w:numPr>
          <w:ilvl w:val="1"/>
          <w:numId w:val="1067"/>
        </w:numPr>
      </w:pPr>
      <w:r>
        <w:t xml:space="preserve">Are data transformations and filtering steps logical and documented?</w:t>
      </w:r>
    </w:p>
    <w:p>
      <w:pPr>
        <w:pStyle w:val="Compact"/>
        <w:numPr>
          <w:ilvl w:val="1"/>
          <w:numId w:val="1067"/>
        </w:numPr>
      </w:pPr>
      <w:r>
        <w:t xml:space="preserve">Are missing values (</w:t>
      </w:r>
      <w:r>
        <w:rPr>
          <w:rStyle w:val="VerbatimChar"/>
        </w:rPr>
        <w:t xml:space="preserve">NA</w:t>
      </w:r>
      <w:r>
        <w:t xml:space="preserve">), edge cases, and empty groupings handled appropriately?</w:t>
      </w:r>
    </w:p>
    <w:p>
      <w:pPr>
        <w:pStyle w:val="Compact"/>
        <w:numPr>
          <w:ilvl w:val="1"/>
          <w:numId w:val="1067"/>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5"/>
        </w:numPr>
      </w:pPr>
      <w:r>
        <w:rPr>
          <w:b/>
          <w:bCs/>
        </w:rPr>
        <w:t xml:space="preserve">Style and structure</w:t>
      </w:r>
      <w:r>
        <w:t xml:space="preserve">:</w:t>
      </w:r>
    </w:p>
    <w:p>
      <w:pPr>
        <w:pStyle w:val="Compact"/>
        <w:numPr>
          <w:ilvl w:val="1"/>
          <w:numId w:val="1069"/>
        </w:numPr>
      </w:pPr>
      <w:del w:id="580" w:author="PR Preview" w:date="2026-01-01T00:00:00Z">
        <w:r>
          <w:delText xml:space="preserve">Does the code follow the lab’s R code style (see</w:delText>
        </w:r>
      </w:del>
      <w:del w:id="581" w:author="PR Preview" w:date="2026-01-01T00:00:00Z">
        <w:r>
          <w:delText xml:space="preserve"> </w:delText>
        </w:r>
      </w:del>
      <w:hyperlink r:id="rId330">
        <w:del w:id="582" w:author="PR Preview" w:date="2026-01-01T00:00:00Z">
          <w:r>
            <w:rPr>
              <w:rStyle w:val="Hyperlink"/>
            </w:rPr>
            <w:delText xml:space="preserve">R Code Style</w:delText>
          </w:r>
        </w:del>
      </w:hyperlink>
      <w:del w:id="583" w:author="PR Preview" w:date="2026-01-01T00:00:00Z">
        <w:r>
          <w:delText xml:space="preserve">)?</w:delText>
        </w:r>
      </w:del>
    </w:p>
    <w:p>
      <w:pPr>
        <w:pStyle w:val="Compact"/>
        <w:numPr>
          <w:ilvl w:val="1"/>
          <w:numId w:val="1069"/>
        </w:numPr>
      </w:pPr>
      <w:del w:id="584" w:author="PR Preview" w:date="2026-01-01T00:00:00Z">
        <w:r>
          <w:delText xml:space="preserve">Are long chunks broken into focused functions (see 1)?</w:delText>
        </w:r>
      </w:del>
    </w:p>
    <w:p>
      <w:pPr>
        <w:pStyle w:val="Compact"/>
        <w:numPr>
          <w:ilvl w:val="1"/>
          <w:numId w:val="1068"/>
        </w:numPr>
      </w:pPr>
      <w:ins w:id="585" w:author="PR Preview" w:date="2026-01-01T00:00:00Z">
        <w:r>
          <w:t xml:space="preserve">Does the code follow the project’s R code style (see</w:t>
        </w:r>
      </w:ins>
      <w:ins w:id="586" w:author="PR Preview" w:date="2026-01-01T00:00:00Z">
        <w:r>
          <w:t xml:space="preserve"> </w:t>
        </w:r>
      </w:ins>
      <w:hyperlink r:id="rId330">
        <w:ins w:id="587" w:author="PR Preview" w:date="2026-01-01T00:00:00Z">
          <w:r>
            <w:rPr>
              <w:rStyle w:val="Hyperlink"/>
            </w:rPr>
            <w:t xml:space="preserve">R Code Style</w:t>
          </w:r>
        </w:ins>
      </w:hyperlink>
      <w:ins w:id="588" w:author="PR Preview" w:date="2026-01-01T00:00:00Z">
        <w:r>
          <w:t xml:space="preserve">)?</w:t>
        </w:r>
      </w:ins>
    </w:p>
    <w:p>
      <w:pPr>
        <w:pStyle w:val="Compact"/>
        <w:numPr>
          <w:ilvl w:val="1"/>
          <w:numId w:val="1068"/>
        </w:numPr>
      </w:pPr>
      <w:ins w:id="589" w:author="PR Preview" w:date="2026-01-01T00:00:00Z">
        <w:r>
          <w:t xml:space="preserve">Are long chunks broken into focused functions (see</w:t>
        </w:r>
      </w:ins>
      <w:ins w:id="590" w:author="PR Preview" w:date="2026-01-01T00:00:00Z">
        <w:r>
          <w:t xml:space="preserve"> </w:t>
        </w:r>
      </w:ins>
      <w:hyperlink w:anchor="sec-function-decomposition">
        <w:ins w:id="591" w:author="PR Preview" w:date="2026-01-01T00:00:00Z">
          <w:r>
            <w:rPr>
              <w:rStyle w:val="Hyperlink"/>
            </w:rPr>
            <w:t xml:space="preserve">Section 18</w:t>
          </w:r>
        </w:ins>
      </w:hyperlink>
      <w:ins w:id="592" w:author="PR Preview" w:date="2026-01-01T00:00:00Z">
        <w:r>
          <w:t xml:space="preserve">)?</w:t>
        </w:r>
      </w:ins>
    </w:p>
    <w:p>
      <w:pPr>
        <w:pStyle w:val="Compact"/>
        <w:numPr>
          <w:ilvl w:val="1"/>
          <w:numId w:val="1068"/>
        </w:numPr>
      </w:pPr>
      <w:r>
        <w:t xml:space="preserve">Are variable and function names self-describing (see</w:t>
      </w:r>
      <w:r>
        <w:t xml:space="preserve"> </w:t>
      </w:r>
      <w:hyperlink r:id="rId153">
        <w:r>
          <w:rPr>
            <w:rStyle w:val="Hyperlink"/>
          </w:rPr>
          <w:t xml:space="preserve">Object Naming</w:t>
        </w:r>
      </w:hyperlink>
      <w:r>
        <w:t xml:space="preserve">)?</w:t>
      </w:r>
    </w:p>
    <w:p>
      <w:pPr>
        <w:pStyle w:val="Compact"/>
        <w:numPr>
          <w:ilvl w:val="0"/>
          <w:numId w:val="1065"/>
        </w:numPr>
      </w:pPr>
      <w:r>
        <w:rPr>
          <w:b/>
          <w:bCs/>
        </w:rPr>
        <w:t xml:space="preserve">Documentation</w:t>
      </w:r>
      <w:r>
        <w:t xml:space="preserve">:</w:t>
      </w:r>
    </w:p>
    <w:p>
      <w:pPr>
        <w:pStyle w:val="Compact"/>
        <w:numPr>
          <w:ilvl w:val="1"/>
          <w:numId w:val="1069"/>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69"/>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1"/>
    <w:bookmarkStart w:id="332" w:name="sec-constructive-feedback"/>
    <w:p>
      <w:pPr>
        <w:pStyle w:val="Heading3"/>
      </w:pPr>
      <w:r>
        <w:t xml:space="preserve">45.3 How to Give Constructive Feedback</w:t>
      </w:r>
    </w:p>
    <w:p>
      <w:pPr>
        <w:pStyle w:val="FirstParagraph"/>
      </w:pPr>
      <w:r>
        <w:t xml:space="preserve">Effective code review builds a supportive, high-trust research culture:</w:t>
      </w:r>
    </w:p>
    <w:p>
      <w:pPr>
        <w:pStyle w:val="Compact"/>
        <w:numPr>
          <w:ilvl w:val="0"/>
          <w:numId w:val="1070"/>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0"/>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0"/>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0"/>
        </w:numPr>
      </w:pPr>
      <w:r>
        <w:rPr>
          <w:b/>
          <w:bCs/>
        </w:rPr>
        <w:t xml:space="preserve">Ask clarifying questions</w:t>
      </w:r>
      <w:r>
        <w:t xml:space="preserve">: When logic is unclear,</w:t>
      </w:r>
      <w:r>
        <w:t xml:space="preserve"> </w:t>
      </w:r>
      <w:r>
        <w:t xml:space="preserve">ask the author to explain their intent before proposing a rewrite.</w:t>
      </w:r>
    </w:p>
    <w:bookmarkEnd w:id="332"/>
    <w:bookmarkStart w:id="333" w:name="sec-when-to-approve"/>
    <w:p>
      <w:pPr>
        <w:pStyle w:val="Heading3"/>
      </w:pPr>
      <w:r>
        <w:t xml:space="preserve">45.4 When to Approve</w:t>
      </w:r>
    </w:p>
    <w:p>
      <w:pPr>
        <w:pStyle w:val="FirstParagraph"/>
      </w:pPr>
      <w:r>
        <w:t xml:space="preserve">Approve a pull request when:</w:t>
      </w:r>
    </w:p>
    <w:p>
      <w:pPr>
        <w:pStyle w:val="Compact"/>
        <w:numPr>
          <w:ilvl w:val="0"/>
          <w:numId w:val="1071"/>
        </w:numPr>
      </w:pPr>
      <w:r>
        <w:t xml:space="preserve">All automated CI checks and workflows pass cleanly.</w:t>
      </w:r>
    </w:p>
    <w:p>
      <w:pPr>
        <w:pStyle w:val="Compact"/>
        <w:numPr>
          <w:ilvl w:val="0"/>
          <w:numId w:val="1071"/>
        </w:numPr>
      </w:pPr>
      <w:r>
        <w:t xml:space="preserve">The code runs end-to-end and produces expected outputs.</w:t>
      </w:r>
    </w:p>
    <w:p>
      <w:pPr>
        <w:pStyle w:val="Compact"/>
        <w:numPr>
          <w:ilvl w:val="0"/>
          <w:numId w:val="1071"/>
        </w:numPr>
      </w:pPr>
      <w:r>
        <w:t xml:space="preserve">All blocking review findings have been resolved or explicitly deferred to a tracked follow-up issue.</w:t>
      </w:r>
    </w:p>
    <w:p>
      <w:pPr>
        <w:pStyle w:val="Compact"/>
        <w:numPr>
          <w:ilvl w:val="0"/>
          <w:numId w:val="1071"/>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3"/>
    <w:bookmarkEnd w:id="334"/>
    <w:bookmarkStart w:id="337" w:name="sec-getting-help-with-code"/>
    <w:p>
      <w:pPr>
        <w:pStyle w:val="Heading2"/>
      </w:pPr>
      <w:r>
        <w:t xml:space="preserve">46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2"/>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2"/>
        </w:numPr>
      </w:pPr>
      <w:r>
        <w:t xml:space="preserve">Is</w:t>
      </w:r>
      <w:r>
        <w:t xml:space="preserve"> </w:t>
      </w:r>
      <w:r>
        <w:rPr>
          <w:b/>
          <w:bCs/>
        </w:rPr>
        <w:t xml:space="preserve">minimal</w:t>
      </w:r>
      <w:r>
        <w:t xml:space="preserve">: Strips away everything not directly related to your problem</w:t>
      </w:r>
    </w:p>
    <w:p>
      <w:pPr>
        <w:pStyle w:val="Compact"/>
        <w:numPr>
          <w:ilvl w:val="0"/>
          <w:numId w:val="1072"/>
        </w:numPr>
      </w:pPr>
      <w:r>
        <w:t xml:space="preserve">Uses small, simple example data (often built-in datasets)</w:t>
      </w:r>
    </w:p>
    <w:p>
      <w:pPr>
        <w:pStyle w:val="FirstParagraph"/>
      </w:pPr>
      <w:r>
        <w:rPr>
          <w:b/>
          <w:bCs/>
        </w:rPr>
        <w:t xml:space="preserve">Why create a reprex:</w:t>
      </w:r>
    </w:p>
    <w:p>
      <w:pPr>
        <w:pStyle w:val="Compact"/>
        <w:numPr>
          <w:ilvl w:val="0"/>
          <w:numId w:val="1073"/>
        </w:numPr>
      </w:pPr>
      <w:r>
        <w:t xml:space="preserve">80% of the time, creating a reprex helps you discover the solution yourself</w:t>
      </w:r>
    </w:p>
    <w:p>
      <w:pPr>
        <w:pStyle w:val="Compact"/>
        <w:numPr>
          <w:ilvl w:val="0"/>
          <w:numId w:val="1073"/>
        </w:numPr>
      </w:pPr>
      <w:r>
        <w:t xml:space="preserve">20% of the time, you’ll have a clear example that makes it easy for others to help you</w:t>
      </w:r>
    </w:p>
    <w:p>
      <w:pPr>
        <w:pStyle w:val="Compact"/>
        <w:numPr>
          <w:ilvl w:val="0"/>
          <w:numId w:val="1073"/>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4"/>
        </w:numPr>
      </w:pPr>
      <w:hyperlink r:id="rId335">
        <w:r>
          <w:rPr>
            <w:rStyle w:val="VerbatimChar"/>
          </w:rPr>
          <w:t xml:space="preserve">{reprex}</w:t>
        </w:r>
      </w:hyperlink>
      <w:r>
        <w:t xml:space="preserve"> </w:t>
      </w:r>
      <w:r>
        <w:t xml:space="preserve">package: Automates creation of reproducible examples</w:t>
      </w:r>
    </w:p>
    <w:p>
      <w:pPr>
        <w:pStyle w:val="Compact"/>
        <w:numPr>
          <w:ilvl w:val="0"/>
          <w:numId w:val="1074"/>
        </w:numPr>
      </w:pPr>
      <w:hyperlink r:id="rId336">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7"/>
    <w:bookmarkStart w:id="389" w:name="sec-r-resources"/>
    <w:p>
      <w:pPr>
        <w:pStyle w:val="Heading2"/>
      </w:pPr>
      <w:r>
        <w:t xml:space="preserve">47 Additional Resources</w:t>
      </w:r>
    </w:p>
    <w:bookmarkStart w:id="344" w:name="learning-r"/>
    <w:p>
      <w:pPr>
        <w:pStyle w:val="Heading3"/>
      </w:pPr>
      <w:r>
        <w:t xml:space="preserve">47.1 Learning R</w:t>
      </w:r>
    </w:p>
    <w:p>
      <w:pPr>
        <w:pStyle w:val="Compact"/>
        <w:numPr>
          <w:ilvl w:val="0"/>
          <w:numId w:val="1075"/>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5"/>
        </w:numPr>
      </w:pPr>
      <w:hyperlink r:id="rId338">
        <w:r>
          <w:rPr>
            <w:rStyle w:val="Hyperlink"/>
          </w:rPr>
          <w:t xml:space="preserve">R for Epidemiology</w:t>
        </w:r>
      </w:hyperlink>
      <w:r>
        <w:t xml:space="preserve"> </w:t>
      </w:r>
      <w:r>
        <w:t xml:space="preserve">- an introduction to R, with epidemiology examples</w:t>
      </w:r>
    </w:p>
    <w:p>
      <w:pPr>
        <w:pStyle w:val="Compact"/>
        <w:numPr>
          <w:ilvl w:val="0"/>
          <w:numId w:val="1075"/>
        </w:numPr>
      </w:pPr>
      <w:hyperlink r:id="rId339">
        <w:r>
          <w:rPr>
            <w:rStyle w:val="Hyperlink"/>
          </w:rPr>
          <w:t xml:space="preserve">The Epidemiologist R Handbook</w:t>
        </w:r>
      </w:hyperlink>
      <w:r>
        <w:t xml:space="preserve"> </w:t>
      </w:r>
      <w:r>
        <w:t xml:space="preserve">- task-oriented reference for applied epidemiology</w:t>
      </w:r>
    </w:p>
    <w:p>
      <w:pPr>
        <w:pStyle w:val="Compact"/>
        <w:numPr>
          <w:ilvl w:val="0"/>
          <w:numId w:val="1075"/>
        </w:numPr>
      </w:pPr>
      <w:hyperlink r:id="rId340">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5"/>
        </w:numPr>
      </w:pPr>
      <w:hyperlink r:id="rId341">
        <w:r>
          <w:rPr>
            <w:rStyle w:val="Hyperlink"/>
          </w:rPr>
          <w:t xml:space="preserve">R for Reproducible Scientific Analysis</w:t>
        </w:r>
      </w:hyperlink>
      <w:r>
        <w:t xml:space="preserve"> </w:t>
      </w:r>
      <w:r>
        <w:t xml:space="preserve">- Software Carpentry’s introductory lesson</w:t>
      </w:r>
    </w:p>
    <w:p>
      <w:pPr>
        <w:pStyle w:val="Compact"/>
        <w:numPr>
          <w:ilvl w:val="0"/>
          <w:numId w:val="1075"/>
        </w:numPr>
      </w:pPr>
      <w:hyperlink r:id="rId342">
        <w:r>
          <w:rPr>
            <w:rStyle w:val="Hyperlink"/>
          </w:rPr>
          <w:t xml:space="preserve">Building reproducible analytical pipelines with R</w:t>
        </w:r>
      </w:hyperlink>
      <w:r>
        <w:t xml:space="preserve"> </w:t>
      </w:r>
      <w:r>
        <w:t xml:space="preserve">- project-level reproducibility in R</w:t>
      </w:r>
    </w:p>
    <w:p>
      <w:pPr>
        <w:pStyle w:val="Compact"/>
        <w:numPr>
          <w:ilvl w:val="0"/>
          <w:numId w:val="1075"/>
        </w:numPr>
      </w:pPr>
      <w:hyperlink r:id="rId343">
        <w:r>
          <w:rPr>
            <w:rStyle w:val="Hyperlink"/>
          </w:rPr>
          <w:t xml:space="preserve">Posit Recipes</w:t>
        </w:r>
      </w:hyperlink>
      <w:r>
        <w:t xml:space="preserve"> </w:t>
      </w:r>
      <w:r>
        <w:t xml:space="preserve">- short, task-focused R code snippets</w:t>
      </w:r>
    </w:p>
    <w:bookmarkEnd w:id="344"/>
    <w:bookmarkStart w:id="349" w:name="coming-to-r-from-sas"/>
    <w:p>
      <w:pPr>
        <w:pStyle w:val="Heading3"/>
      </w:pPr>
      <w:r>
        <w:t xml:space="preserve">47.2 Coming to R from SAS</w:t>
      </w:r>
    </w:p>
    <w:p>
      <w:pPr>
        <w:pStyle w:val="Compact"/>
        <w:numPr>
          <w:ilvl w:val="0"/>
          <w:numId w:val="1076"/>
        </w:numPr>
      </w:pPr>
      <w:hyperlink r:id="rId345">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46">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76"/>
        </w:numPr>
      </w:pPr>
      <w:hyperlink r:id="rId347">
        <w:r>
          <w:rPr>
            <w:rStyle w:val="Hyperlink"/>
          </w:rPr>
          <w:t xml:space="preserve">R for SAS and SPSS Users</w:t>
        </w:r>
      </w:hyperlink>
      <w:r>
        <w:t xml:space="preserve"> </w:t>
      </w:r>
      <w:r>
        <w:t xml:space="preserve">(Muenchen) - common SAS and SPSS tasks, done in R</w:t>
      </w:r>
    </w:p>
    <w:p>
      <w:pPr>
        <w:pStyle w:val="Compact"/>
        <w:numPr>
          <w:ilvl w:val="0"/>
          <w:numId w:val="1076"/>
        </w:numPr>
      </w:pPr>
      <w:hyperlink r:id="rId348">
        <w:r>
          <w:rPr>
            <w:rStyle w:val="Hyperlink"/>
          </w:rPr>
          <w:t xml:space="preserve">SAS and R</w:t>
        </w:r>
      </w:hyperlink>
      <w:r>
        <w:t xml:space="preserve"> </w:t>
      </w:r>
      <w:r>
        <w:t xml:space="preserve">(Kleinman and Horton) - side-by-side SAS and R code for data management and analysis</w:t>
      </w:r>
    </w:p>
    <w:bookmarkEnd w:id="349"/>
    <w:bookmarkStart w:id="356" w:name="general-r-programming"/>
    <w:p>
      <w:pPr>
        <w:pStyle w:val="Heading3"/>
      </w:pPr>
      <w:r>
        <w:t xml:space="preserve">47.3 General R Programming</w:t>
      </w:r>
    </w:p>
    <w:p>
      <w:pPr>
        <w:pStyle w:val="Compact"/>
        <w:numPr>
          <w:ilvl w:val="0"/>
          <w:numId w:val="1077"/>
        </w:numPr>
      </w:pPr>
      <w:r>
        <w:t xml:space="preserve">Advanced R</w:t>
      </w:r>
      <w:r>
        <w:t xml:space="preserve"> </w:t>
      </w:r>
      <w:r>
        <w:t xml:space="preserve">(Wickham 2019)</w:t>
      </w:r>
      <w:r>
        <w:t xml:space="preserve"> </w:t>
      </w:r>
      <w:r>
        <w:t xml:space="preserve">- deep dive into R programming and internals, including</w:t>
      </w:r>
      <w:r>
        <w:t xml:space="preserve"> </w:t>
      </w:r>
      <w:hyperlink r:id="rId350">
        <w:r>
          <w:rPr>
            <w:rStyle w:val="Hyperlink"/>
          </w:rPr>
          <w:t xml:space="preserve">functions</w:t>
        </w:r>
      </w:hyperlink>
      <w:r>
        <w:t xml:space="preserve">,</w:t>
      </w:r>
      <w:r>
        <w:t xml:space="preserve"> </w:t>
      </w:r>
      <w:hyperlink r:id="rId351">
        <w:r>
          <w:rPr>
            <w:rStyle w:val="Hyperlink"/>
          </w:rPr>
          <w:t xml:space="preserve">object-oriented systems</w:t>
        </w:r>
      </w:hyperlink>
      <w:r>
        <w:t xml:space="preserve">,</w:t>
      </w:r>
      <w:r>
        <w:t xml:space="preserve"> </w:t>
      </w:r>
      <w:r>
        <w:t xml:space="preserve">and</w:t>
      </w:r>
      <w:r>
        <w:t xml:space="preserve"> </w:t>
      </w:r>
      <w:hyperlink r:id="rId352">
        <w:r>
          <w:rPr>
            <w:rStyle w:val="Hyperlink"/>
          </w:rPr>
          <w:t xml:space="preserve">debugging</w:t>
        </w:r>
      </w:hyperlink>
    </w:p>
    <w:p>
      <w:pPr>
        <w:pStyle w:val="Compact"/>
        <w:numPr>
          <w:ilvl w:val="0"/>
          <w:numId w:val="1077"/>
        </w:numPr>
      </w:pPr>
      <w:hyperlink r:id="rId353">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77"/>
        </w:numPr>
      </w:pPr>
      <w:hyperlink r:id="rId354">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77"/>
        </w:numPr>
      </w:pPr>
      <w:hyperlink r:id="rId355">
        <w:r>
          <w:rPr>
            <w:rStyle w:val="Hyperlink"/>
          </w:rPr>
          <w:t xml:space="preserve">Spatial Data Science: With Applications in R</w:t>
        </w:r>
      </w:hyperlink>
      <w:r>
        <w:t xml:space="preserve"> </w:t>
      </w:r>
      <w:r>
        <w:t xml:space="preserve">- spatial data analysis in R</w:t>
      </w:r>
    </w:p>
    <w:bookmarkEnd w:id="356"/>
    <w:bookmarkStart w:id="359" w:name="summary-tables"/>
    <w:p>
      <w:pPr>
        <w:pStyle w:val="Heading3"/>
      </w:pPr>
      <w:r>
        <w:t xml:space="preserve">47.4 Summary tables</w:t>
      </w:r>
    </w:p>
    <w:p>
      <w:pPr>
        <w:pStyle w:val="Compact"/>
        <w:numPr>
          <w:ilvl w:val="0"/>
          <w:numId w:val="1078"/>
        </w:numPr>
      </w:pPr>
      <w:hyperlink r:id="rId137">
        <w:r>
          <w:rPr>
            <w:rStyle w:val="VerbatimChar"/>
          </w:rPr>
          <w:t xml:space="preserve">{gtsummary}</w:t>
        </w:r>
      </w:hyperlink>
      <w:r>
        <w:t xml:space="preserve"> </w:t>
      </w:r>
      <w:r>
        <w:t xml:space="preserve">- flexible demographics and summary tables; start here</w:t>
      </w:r>
    </w:p>
    <w:p>
      <w:pPr>
        <w:pStyle w:val="Compact"/>
        <w:numPr>
          <w:ilvl w:val="0"/>
          <w:numId w:val="1078"/>
        </w:numPr>
      </w:pPr>
      <w:hyperlink r:id="rId357">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78"/>
        </w:numPr>
      </w:pPr>
      <w:hyperlink r:id="rId358">
        <w:r>
          <w:rPr>
            <w:rStyle w:val="VerbatimChar"/>
          </w:rPr>
          <w:t xml:space="preserve">{arsenal}</w:t>
        </w:r>
      </w:hyperlink>
      <w:r>
        <w:t xml:space="preserve"> </w:t>
      </w:r>
      <w:r>
        <w:t xml:space="preserve">- summary tables, from the Mayo Clinic</w:t>
      </w:r>
    </w:p>
    <w:p>
      <w:pPr>
        <w:pStyle w:val="Compact"/>
        <w:numPr>
          <w:ilvl w:val="0"/>
          <w:numId w:val="1078"/>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59"/>
    <w:bookmarkStart w:id="364" w:name="r-package-development"/>
    <w:p>
      <w:pPr>
        <w:pStyle w:val="Heading3"/>
      </w:pPr>
      <w:r>
        <w:t xml:space="preserve">47.5 R Package Development</w:t>
      </w:r>
    </w:p>
    <w:p>
      <w:pPr>
        <w:pStyle w:val="Compact"/>
        <w:numPr>
          <w:ilvl w:val="0"/>
          <w:numId w:val="1079"/>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79"/>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79"/>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79"/>
        </w:numPr>
      </w:pPr>
      <w:hyperlink r:id="rId37">
        <w:r>
          <w:rPr>
            <w:rStyle w:val="Hyperlink"/>
          </w:rPr>
          <w:t xml:space="preserve">devtools documentation</w:t>
        </w:r>
      </w:hyperlink>
      <w:r>
        <w:t xml:space="preserve"> </w:t>
      </w:r>
      <w:r>
        <w:t xml:space="preserve">- essential development tools</w:t>
      </w:r>
    </w:p>
    <w:p>
      <w:pPr>
        <w:pStyle w:val="Compact"/>
        <w:numPr>
          <w:ilvl w:val="0"/>
          <w:numId w:val="1079"/>
        </w:numPr>
      </w:pPr>
      <w:hyperlink r:id="rId23">
        <w:r>
          <w:rPr>
            <w:rStyle w:val="Hyperlink"/>
          </w:rPr>
          <w:t xml:space="preserve">pkgdown documentation</w:t>
        </w:r>
      </w:hyperlink>
      <w:r>
        <w:t xml:space="preserve"> </w:t>
      </w:r>
      <w:r>
        <w:t xml:space="preserve">- create package websites</w:t>
      </w:r>
    </w:p>
    <w:p>
      <w:pPr>
        <w:pStyle w:val="Compact"/>
        <w:numPr>
          <w:ilvl w:val="0"/>
          <w:numId w:val="1079"/>
        </w:numPr>
      </w:pPr>
      <w:hyperlink r:id="rId39">
        <w:r>
          <w:rPr>
            <w:rStyle w:val="Hyperlink"/>
          </w:rPr>
          <w:t xml:space="preserve">testthat documentation</w:t>
        </w:r>
      </w:hyperlink>
      <w:r>
        <w:t xml:space="preserve"> </w:t>
      </w:r>
      <w:r>
        <w:t xml:space="preserve">- unit testing framework</w:t>
      </w:r>
    </w:p>
    <w:p>
      <w:pPr>
        <w:pStyle w:val="Compact"/>
        <w:numPr>
          <w:ilvl w:val="0"/>
          <w:numId w:val="1079"/>
        </w:numPr>
      </w:pPr>
      <w:hyperlink r:id="rId360">
        <w:r>
          <w:rPr>
            <w:rStyle w:val="Hyperlink"/>
          </w:rPr>
          <w:t xml:space="preserve">Releasing to CRAN</w:t>
        </w:r>
      </w:hyperlink>
      <w:r>
        <w:t xml:space="preserve"> </w:t>
      </w:r>
      <w:r>
        <w:t xml:space="preserve">and the</w:t>
      </w:r>
      <w:r>
        <w:t xml:space="preserve"> </w:t>
      </w:r>
      <w:hyperlink r:id="rId361">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2">
        <w:r>
          <w:rPr>
            <w:rStyle w:val="Hyperlink"/>
          </w:rPr>
          <w:t xml:space="preserve">Code Publication</w:t>
        </w:r>
      </w:hyperlink>
      <w:r>
        <w:t xml:space="preserve">)</w:t>
      </w:r>
    </w:p>
    <w:p>
      <w:pPr>
        <w:pStyle w:val="Compact"/>
        <w:numPr>
          <w:ilvl w:val="0"/>
          <w:numId w:val="1079"/>
        </w:numPr>
      </w:pPr>
      <w:hyperlink r:id="rId363">
        <w:r>
          <w:rPr>
            <w:rStyle w:val="Hyperlink"/>
          </w:rPr>
          <w:t xml:space="preserve">Contributing to R</w:t>
        </w:r>
      </w:hyperlink>
      <w:r>
        <w:t xml:space="preserve"> </w:t>
      </w:r>
      <w:r>
        <w:t xml:space="preserve">- getting involved with base R itself</w:t>
      </w:r>
    </w:p>
    <w:bookmarkEnd w:id="364"/>
    <w:bookmarkStart w:id="365" w:name="shiny-development"/>
    <w:p>
      <w:pPr>
        <w:pStyle w:val="Heading3"/>
      </w:pPr>
      <w:r>
        <w:t xml:space="preserve">47.6 Shiny Development</w:t>
      </w:r>
    </w:p>
    <w:p>
      <w:pPr>
        <w:pStyle w:val="Compact"/>
        <w:numPr>
          <w:ilvl w:val="0"/>
          <w:numId w:val="108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0"/>
        </w:numPr>
      </w:pPr>
      <w:r>
        <w:t xml:space="preserve">Engineering Production-Grade Shiny Apps</w:t>
      </w:r>
      <w:r>
        <w:t xml:space="preserve"> </w:t>
      </w:r>
      <w:r>
        <w:t xml:space="preserve">(Fay et al. 2021)</w:t>
      </w:r>
      <w:r>
        <w:t xml:space="preserve"> </w:t>
      </w:r>
      <w:r>
        <w:t xml:space="preserve">- best practices for production Shiny applications</w:t>
      </w:r>
    </w:p>
    <w:bookmarkEnd w:id="365"/>
    <w:bookmarkStart w:id="388" w:name="git-and-version-control"/>
    <w:p>
      <w:pPr>
        <w:pStyle w:val="Heading3"/>
      </w:pPr>
      <w:r>
        <w:t xml:space="preserve">47.7 Git and Version Control</w:t>
      </w:r>
    </w:p>
    <w:p>
      <w:pPr>
        <w:pStyle w:val="Compact"/>
        <w:numPr>
          <w:ilvl w:val="0"/>
          <w:numId w:val="1081"/>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1"/>
        </w:numPr>
      </w:pPr>
      <w:hyperlink r:id="rId366">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1"/>
        </w:numPr>
      </w:pPr>
      <w:hyperlink r:id="rId367">
        <w:r>
          <w:rPr>
            <w:rStyle w:val="Hyperlink"/>
          </w:rPr>
          <w:t xml:space="preserve">Oh Shit, Git!?!</w:t>
        </w:r>
      </w:hyperlink>
      <w:r>
        <w:t xml:space="preserve"> </w:t>
      </w:r>
      <w:r>
        <w:t xml:space="preserve">- plain-language fixes for common Git mistakes</w:t>
      </w:r>
    </w:p>
    <w:p>
      <w:pPr>
        <w:pStyle w:val="Compact"/>
        <w:numPr>
          <w:ilvl w:val="0"/>
          <w:numId w:val="1081"/>
        </w:numPr>
      </w:pPr>
      <w:hyperlink r:id="rId368">
        <w:r>
          <w:rPr>
            <w:rStyle w:val="VerbatimChar"/>
          </w:rPr>
          <w:t xml:space="preserve">{saperlipopette}</w:t>
        </w:r>
      </w:hyperlink>
      <w:r>
        <w:t xml:space="preserve"> </w:t>
      </w:r>
      <w:r>
        <w:t xml:space="preserve">- practice Git rescue exercises from R</w:t>
      </w:r>
    </w:p>
    <w:p>
      <w:pPr>
        <w:pStyle w:val="Compact"/>
        <w:numPr>
          <w:ilvl w:val="0"/>
          <w:numId w:val="1081"/>
        </w:numPr>
      </w:pPr>
      <w:hyperlink r:id="rId369">
        <w:r>
          <w:rPr>
            <w:rStyle w:val="Hyperlink"/>
          </w:rPr>
          <w:t xml:space="preserve">Git Magic</w:t>
        </w:r>
      </w:hyperlink>
      <w:r>
        <w:t xml:space="preserve"> </w:t>
      </w:r>
      <w:r>
        <w:t xml:space="preserve">- a short, free Git book</w:t>
      </w:r>
    </w:p>
    <w:p>
      <w:pPr>
        <w:pStyle w:val="Compact"/>
        <w:numPr>
          <w:ilvl w:val="0"/>
          <w:numId w:val="1081"/>
        </w:numPr>
      </w:pPr>
      <w:hyperlink r:id="rId370">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87" w:name="refs"/>
    <w:bookmarkStart w:id="372"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1">
        <w:r>
          <w:rPr>
            <w:rStyle w:val="Hyperlink"/>
          </w:rPr>
          <w:t xml:space="preserve">https://happygitwithr.com/</w:t>
        </w:r>
      </w:hyperlink>
      <w:r>
        <w:t xml:space="preserve">.</w:t>
      </w:r>
    </w:p>
    <w:bookmarkEnd w:id="372"/>
    <w:bookmarkStart w:id="373"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5">
        <w:r>
          <w:rPr>
            <w:rStyle w:val="Hyperlink"/>
          </w:rPr>
          <w:t xml:space="preserve">https://reprex.tidyverse.org/</w:t>
        </w:r>
      </w:hyperlink>
      <w:r>
        <w:t xml:space="preserve">.</w:t>
      </w:r>
    </w:p>
    <w:bookmarkEnd w:id="373"/>
    <w:bookmarkStart w:id="375"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74">
        <w:r>
          <w:rPr>
            <w:rStyle w:val="Hyperlink"/>
          </w:rPr>
          <w:t xml:space="preserve">https://doi.org/10.1201/9781003029878</w:t>
        </w:r>
      </w:hyperlink>
      <w:r>
        <w:t xml:space="preserve">.</w:t>
      </w:r>
    </w:p>
    <w:bookmarkEnd w:id="375"/>
    <w:bookmarkStart w:id="377"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76">
        <w:r>
          <w:rPr>
            <w:rStyle w:val="Hyperlink"/>
          </w:rPr>
          <w:t xml:space="preserve">https://doi.org/10.1201/9781351201315</w:t>
        </w:r>
      </w:hyperlink>
      <w:r>
        <w:t xml:space="preserve">.</w:t>
      </w:r>
    </w:p>
    <w:bookmarkEnd w:id="377"/>
    <w:bookmarkStart w:id="379"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78">
        <w:r>
          <w:rPr>
            <w:rStyle w:val="Hyperlink"/>
          </w:rPr>
          <w:t xml:space="preserve">https://mastering-shiny.org/</w:t>
        </w:r>
      </w:hyperlink>
      <w:r>
        <w:t xml:space="preserve">.</w:t>
      </w:r>
    </w:p>
    <w:bookmarkEnd w:id="379"/>
    <w:bookmarkStart w:id="381"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80">
        <w:r>
          <w:rPr>
            <w:rStyle w:val="Hyperlink"/>
          </w:rPr>
          <w:t xml:space="preserve">https://design.tidyverse.org/</w:t>
        </w:r>
      </w:hyperlink>
      <w:r>
        <w:t xml:space="preserve">.</w:t>
      </w:r>
    </w:p>
    <w:bookmarkEnd w:id="381"/>
    <w:bookmarkStart w:id="38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82">
        <w:r>
          <w:rPr>
            <w:rStyle w:val="Hyperlink"/>
          </w:rPr>
          <w:t xml:space="preserve">https://r-pkgs.org/</w:t>
        </w:r>
      </w:hyperlink>
      <w:r>
        <w:t xml:space="preserve">.</w:t>
      </w:r>
    </w:p>
    <w:bookmarkEnd w:id="383"/>
    <w:bookmarkStart w:id="38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84">
        <w:r>
          <w:rPr>
            <w:rStyle w:val="Hyperlink"/>
          </w:rPr>
          <w:t xml:space="preserve">https://r4ds.hadley.nz/</w:t>
        </w:r>
      </w:hyperlink>
      <w:r>
        <w:t xml:space="preserve">.</w:t>
      </w:r>
    </w:p>
    <w:bookmarkEnd w:id="385"/>
    <w:bookmarkStart w:id="38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86"/>
    <w:bookmarkEnd w:id="387"/>
    <w:bookmarkEnd w:id="388"/>
    <w:bookmarkEnd w:id="3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9" Type="http://schemas.openxmlformats.org/officeDocument/2006/relationships/image" Target="media/rId99.png"/><Relationship Id="rId64" Type="http://schemas.openxmlformats.org/officeDocument/2006/relationships/image" Target="media/rId64.png"/><Relationship Id="rId18" Type="http://schemas.openxmlformats.org/officeDocument/2006/relationships/image" Target="media/rId18.png"/><Relationship Id="rId362" Type="http://schemas.openxmlformats.org/officeDocument/2006/relationships/hyperlink" Target="code-publication.qmd" TargetMode="External"/><Relationship Id="rId179" Type="http://schemas.openxmlformats.org/officeDocument/2006/relationships/hyperlink" Target="coding-style.qmd#sec-avoid-nesting" TargetMode="External"/><Relationship Id="rId138" Type="http://schemas.openxmlformats.org/officeDocument/2006/relationships/hyperlink" Target="coding-style.qmd#sec-function-docs" TargetMode="External"/><Relationship Id="rId183" Type="http://schemas.openxmlformats.org/officeDocument/2006/relationships/hyperlink" Target="coding-style.qmd#sec-here-package-style" TargetMode="External"/><Relationship Id="rId153"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30" Type="http://schemas.openxmlformats.org/officeDocument/2006/relationships/hyperlink" Target="coding-style.qmd#sec-r-code-style" TargetMode="External"/><Relationship Id="rId114" Type="http://schemas.openxmlformats.org/officeDocument/2006/relationships/hyperlink" Target="coding-style.qmd#sec-style-auto-style" TargetMode="External"/><Relationship Id="rId315" Type="http://schemas.openxmlformats.org/officeDocument/2006/relationships/hyperlink" Target="coding-style.qmd#sec-tidyverse-replacements" TargetMode="External"/><Relationship Id="rId326" Type="http://schemas.openxmlformats.org/officeDocument/2006/relationships/hyperlink" Target="collaborative-software-development.qmd#sec-collab-dev" TargetMode="External"/><Relationship Id="rId369" Type="http://schemas.openxmlformats.org/officeDocument/2006/relationships/hyperlink" Target="http://www-cs-students.stanford.edu/~blynn/gitmagic/" TargetMode="External"/><Relationship Id="rId352" Type="http://schemas.openxmlformats.org/officeDocument/2006/relationships/hyperlink" Target="https://adv-r.hadley.nz/debugging.html" TargetMode="External"/><Relationship Id="rId312" Type="http://schemas.openxmlformats.org/officeDocument/2006/relationships/hyperlink" Target="https://adv-r.hadley.nz/evaluation.html" TargetMode="External"/><Relationship Id="rId350" Type="http://schemas.openxmlformats.org/officeDocument/2006/relationships/hyperlink" Target="https://adv-r.hadley.nz/functions.html" TargetMode="External"/><Relationship Id="rId351"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8" Type="http://schemas.openxmlformats.org/officeDocument/2006/relationships/hyperlink" Target="https://blog.rstudio.com/2016/03/29/feather/" TargetMode="External"/><Relationship Id="rId130" Type="http://schemas.openxmlformats.org/officeDocument/2006/relationships/hyperlink" Target="https://blog.rstudio.com/2020/12/02/rstudio-v1-4-preview-little-things/" TargetMode="External"/><Relationship Id="rId246" Type="http://schemas.openxmlformats.org/officeDocument/2006/relationships/hyperlink" Target="https://callr.r-lib.org/" TargetMode="External"/><Relationship Id="rId235" Type="http://schemas.openxmlformats.org/officeDocument/2006/relationships/hyperlink" Target="https://cli.r-lib.org/" TargetMode="External"/><Relationship Id="rId142" Type="http://schemas.openxmlformats.org/officeDocument/2006/relationships/hyperlink" Target="https://cognitect.com/blog/2011/11/15/documenting-architecture-decisions" TargetMode="External"/><Relationship Id="rId363" Type="http://schemas.openxmlformats.org/officeDocument/2006/relationships/hyperlink" Target="https://contributor.r-project.org/" TargetMode="External"/><Relationship Id="rId361" Type="http://schemas.openxmlformats.org/officeDocument/2006/relationships/hyperlink" Target="https://contributor.r-project.org/cran-cookbook/" TargetMode="External"/><Relationship Id="rId222" Type="http://schemas.openxmlformats.org/officeDocument/2006/relationships/hyperlink" Target="https://covr.r-lib.org/" TargetMode="External"/><Relationship Id="rId239" Type="http://schemas.openxmlformats.org/officeDocument/2006/relationships/hyperlink" Target="https://cpp11.r-lib.org/" TargetMode="External"/><Relationship Id="rId358" Type="http://schemas.openxmlformats.org/officeDocument/2006/relationships/hyperlink" Target="https://cran.r-project.org/package=arsenal" TargetMode="External"/><Relationship Id="rId346"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57" Type="http://schemas.openxmlformats.org/officeDocument/2006/relationships/hyperlink" Target="https://cran.r-project.org/package=table1" TargetMode="External"/><Relationship Id="rId214" Type="http://schemas.openxmlformats.org/officeDocument/2006/relationships/hyperlink" Target="https://desc.r-lib.org/" TargetMode="External"/><Relationship Id="rId380"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74" Type="http://schemas.openxmlformats.org/officeDocument/2006/relationships/hyperlink" Target="https://doi.org/10.1201/9781003029878" TargetMode="External"/><Relationship Id="rId376" Type="http://schemas.openxmlformats.org/officeDocument/2006/relationships/hyperlink" Target="https://doi.org/10.1201/9781351201315" TargetMode="External"/><Relationship Id="rId268" Type="http://schemas.openxmlformats.org/officeDocument/2006/relationships/hyperlink" Target="https://downlit.r-lib.org/" TargetMode="External"/><Relationship Id="rId290" Type="http://schemas.openxmlformats.org/officeDocument/2006/relationships/hyperlink" Target="https://dplyr.tidyverse.org/" TargetMode="External"/><Relationship Id="rId310" Type="http://schemas.openxmlformats.org/officeDocument/2006/relationships/hyperlink" Target="https://dplyr.tidyverse.org/articles/in-packages.html" TargetMode="External"/><Relationship Id="rId309" Type="http://schemas.openxmlformats.org/officeDocument/2006/relationships/hyperlink" Target="https://dplyr.tidyverse.org/articles/programming.html" TargetMode="External"/><Relationship Id="rId286" Type="http://schemas.openxmlformats.org/officeDocument/2006/relationships/hyperlink" Target="https://dtplyr.tidyverse.org/" TargetMode="External"/><Relationship Id="rId118" Type="http://schemas.openxmlformats.org/officeDocument/2006/relationships/hyperlink" Target="https://ellipsis.r-lib.org/" TargetMode="External"/><Relationship Id="rId164" Type="http://schemas.openxmlformats.org/officeDocument/2006/relationships/hyperlink" Target="https://en.wikipedia.org/wiki/Code_refactoring" TargetMode="External"/><Relationship Id="rId176" Type="http://schemas.openxmlformats.org/officeDocument/2006/relationships/hyperlink" Target="https://en.wikipedia.org/wiki/Cyclomatic_complexity" TargetMode="External"/><Relationship Id="rId163" Type="http://schemas.openxmlformats.org/officeDocument/2006/relationships/hyperlink" Target="https://en.wikipedia.org/wiki/Decomposition_(computer_science)" TargetMode="External"/><Relationship Id="rId165" Type="http://schemas.openxmlformats.org/officeDocument/2006/relationships/hyperlink" Target="https://en.wikipedia.org/wiki/Functional_decomposition" TargetMode="External"/><Relationship Id="rId297" Type="http://schemas.openxmlformats.org/officeDocument/2006/relationships/hyperlink" Target="https://en.wikipedia.org/wiki/Functional_programming" TargetMode="External"/><Relationship Id="rId178"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39" Type="http://schemas.openxmlformats.org/officeDocument/2006/relationships/hyperlink" Target="https://epirhandbook.com/" TargetMode="External"/><Relationship Id="rId302" Type="http://schemas.openxmlformats.org/officeDocument/2006/relationships/hyperlink" Target="https://forcats.tidyverse.org/" TargetMode="External"/><Relationship Id="rId242" Type="http://schemas.openxmlformats.org/officeDocument/2006/relationships/hyperlink" Target="https://fs.r-lib.org/" TargetMode="External"/><Relationship Id="rId87" Type="http://schemas.openxmlformats.org/officeDocument/2006/relationships/hyperlink" Target="https://furrr.futureverse.org/" TargetMode="External"/><Relationship Id="rId257" Type="http://schemas.openxmlformats.org/officeDocument/2006/relationships/hyperlink" Target="https://gargle.r-lib.org/" TargetMode="External"/><Relationship Id="rId264" Type="http://schemas.openxmlformats.org/officeDocument/2006/relationships/hyperlink" Target="https://ggplot2.tidyverse.org/" TargetMode="External"/><Relationship Id="rId255" Type="http://schemas.openxmlformats.org/officeDocument/2006/relationships/hyperlink" Target="https://gh.r-lib.org/" TargetMode="External"/><Relationship Id="rId96" Type="http://schemas.openxmlformats.org/officeDocument/2006/relationships/hyperlink" Target="https://git-scm.com/book/en/v2/Git-Basics-Tagging" TargetMode="External"/><Relationship Id="rId95"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35" Type="http://schemas.openxmlformats.org/officeDocument/2006/relationships/hyperlink" Target="https://github.com/Morrison-Lab/rpt" TargetMode="External"/><Relationship Id="rId14" Type="http://schemas.openxmlformats.org/officeDocument/2006/relationships/hyperlink" Target="https://github.com/UCD-SERG/lab-manual/tree/main/lms" TargetMode="External"/><Relationship Id="rId160" Type="http://schemas.openxmlformats.org/officeDocument/2006/relationships/hyperlink" Target="https://github.com/UCD-SERG/rpt/pull/100" TargetMode="External"/><Relationship Id="rId161"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82" Type="http://schemas.openxmlformats.org/officeDocument/2006/relationships/hyperlink" Target="https://github.com/jennybc/here_here" TargetMode="External"/><Relationship Id="rId193" Type="http://schemas.openxmlformats.org/officeDocument/2006/relationships/hyperlink" Target="https://github.com/karthik/rdrop2" TargetMode="External"/><Relationship Id="rId134"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91" Type="http://schemas.openxmlformats.org/officeDocument/2006/relationships/hyperlink" Target="https://github.com/r-box/boxr" TargetMode="External"/><Relationship Id="rId196" Type="http://schemas.openxmlformats.org/officeDocument/2006/relationships/hyperlink" Target="https://github.com/r-lib" TargetMode="External"/><Relationship Id="rId282" Type="http://schemas.openxmlformats.org/officeDocument/2006/relationships/hyperlink" Target="https://github.com/r-lib/actions" TargetMode="External"/><Relationship Id="rId371" Type="http://schemas.openxmlformats.org/officeDocument/2006/relationships/hyperlink" Target="https://happygitwithr.com/" TargetMode="External"/><Relationship Id="rId260" Type="http://schemas.openxmlformats.org/officeDocument/2006/relationships/hyperlink" Target="https://here.r-lib.org/" TargetMode="External"/><Relationship Id="rId253" Type="http://schemas.openxmlformats.org/officeDocument/2006/relationships/hyperlink" Target="https://httr.r-lib.org/" TargetMode="External"/><Relationship Id="rId251" Type="http://schemas.openxmlformats.org/officeDocument/2006/relationships/hyperlink" Target="https://httr2.r-lib.org/" TargetMode="External"/><Relationship Id="rId113" Type="http://schemas.openxmlformats.org/officeDocument/2006/relationships/hyperlink" Target="https://jarl.etiennebacher.com/" TargetMode="External"/><Relationship Id="rId136" Type="http://schemas.openxmlformats.org/officeDocument/2006/relationships/hyperlink" Target="https://larmarange.github.io/labelled/" TargetMode="External"/><Relationship Id="rId218" Type="http://schemas.openxmlformats.org/officeDocument/2006/relationships/hyperlink" Target="https://lifecycle.r-lib.org/" TargetMode="External"/><Relationship Id="rId347" Type="http://schemas.openxmlformats.org/officeDocument/2006/relationships/hyperlink" Target="https://link.springer.com/book/10.1007/978-1-4614-0685-3" TargetMode="External"/><Relationship Id="rId226" Type="http://schemas.openxmlformats.org/officeDocument/2006/relationships/hyperlink" Target="https://lintr.r-lib.org/" TargetMode="External"/><Relationship Id="rId272" Type="http://schemas.openxmlformats.org/officeDocument/2006/relationships/hyperlink" Target="https://lobstr.r-lib.org/" TargetMode="External"/><Relationship Id="rId304" Type="http://schemas.openxmlformats.org/officeDocument/2006/relationships/hyperlink" Target="https://lubridate.tidyverse.org/" TargetMode="External"/><Relationship Id="rId368" Type="http://schemas.openxmlformats.org/officeDocument/2006/relationships/hyperlink" Target="https://maelle.github.io/saperlipopette/" TargetMode="External"/><Relationship Id="rId378"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67" Type="http://schemas.openxmlformats.org/officeDocument/2006/relationships/hyperlink" Target="https://ohshitgit.com/" TargetMode="External"/><Relationship Id="rId210" Type="http://schemas.openxmlformats.org/officeDocument/2006/relationships/hyperlink" Target="https://pak.r-lib.org/" TargetMode="External"/><Relationship Id="rId204" Type="http://schemas.openxmlformats.org/officeDocument/2006/relationships/hyperlink" Target="https://pkgbuild.r-lib.org/" TargetMode="External"/><Relationship Id="rId23" Type="http://schemas.openxmlformats.org/officeDocument/2006/relationships/hyperlink" Target="https://pkgdown.r-lib.org/" TargetMode="External"/><Relationship Id="rId202" Type="http://schemas.openxmlformats.org/officeDocument/2006/relationships/hyperlink" Target="https://pkgload.r-lib.org/" TargetMode="External"/><Relationship Id="rId343" Type="http://schemas.openxmlformats.org/officeDocument/2006/relationships/hyperlink" Target="https://posit.cloud/learn/recipes" TargetMode="External"/><Relationship Id="rId244" Type="http://schemas.openxmlformats.org/officeDocument/2006/relationships/hyperlink" Target="https://processx.r-lib.org/" TargetMode="External"/><Relationship Id="rId70" Type="http://schemas.openxmlformats.org/officeDocument/2006/relationships/hyperlink" Target="https://profvis.r-lib.org/" TargetMode="External"/><Relationship Id="rId248" Type="http://schemas.openxmlformats.org/officeDocument/2006/relationships/hyperlink" Target="https://ps.r-lib.org/" TargetMode="External"/><Relationship Id="rId86" Type="http://schemas.openxmlformats.org/officeDocument/2006/relationships/hyperlink" Target="https://purrr.tidyverse.org/" TargetMode="External"/><Relationship Id="rId25" Type="http://schemas.openxmlformats.org/officeDocument/2006/relationships/hyperlink" Target="https://quarto.org/docs/output-formats/html-multi-format.html" TargetMode="External"/><Relationship Id="rId190" Type="http://schemas.openxmlformats.org/officeDocument/2006/relationships/hyperlink" Target="https://r-box.github.io/boxr/articles/boxr-app-interactive.html#create" TargetMode="External"/><Relationship Id="rId340" Type="http://schemas.openxmlformats.org/officeDocument/2006/relationships/hyperlink" Target="https://r-graphics.org/" TargetMode="External"/><Relationship Id="rId274" Type="http://schemas.openxmlformats.org/officeDocument/2006/relationships/hyperlink" Target="https://r-lib.github.io/crayon/" TargetMode="External"/><Relationship Id="rId216" Type="http://schemas.openxmlformats.org/officeDocument/2006/relationships/hyperlink" Target="https://r-lib.github.io/pkgcache/" TargetMode="External"/><Relationship Id="rId270" Type="http://schemas.openxmlformats.org/officeDocument/2006/relationships/hyperlink" Target="https://r-lib.github.io/prettyunits/" TargetMode="External"/><Relationship Id="rId382" Type="http://schemas.openxmlformats.org/officeDocument/2006/relationships/hyperlink" Target="https://r-pkgs.org/" TargetMode="External"/><Relationship Id="rId102" Type="http://schemas.openxmlformats.org/officeDocument/2006/relationships/hyperlink" Target="https://r-pkgs.org/lifecycle.html#sec-lifecycle-version-number" TargetMode="External"/><Relationship Id="rId123" Type="http://schemas.openxmlformats.org/officeDocument/2006/relationships/hyperlink" Target="https://r-pkgs.org/man.html" TargetMode="External"/><Relationship Id="rId104" Type="http://schemas.openxmlformats.org/officeDocument/2006/relationships/hyperlink" Target="https://r-pkgs.org/other-markdown.html#sec-news" TargetMode="External"/><Relationship Id="rId360"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45" Type="http://schemas.openxmlformats.org/officeDocument/2006/relationships/hyperlink" Target="https://r-sassy.org/" TargetMode="External"/><Relationship Id="rId355" Type="http://schemas.openxmlformats.org/officeDocument/2006/relationships/hyperlink" Target="https://r-spatial.org/book" TargetMode="External"/><Relationship Id="rId384" Type="http://schemas.openxmlformats.org/officeDocument/2006/relationships/hyperlink" Target="https://r4ds.hadley.nz/" TargetMode="External"/><Relationship Id="rId336" Type="http://schemas.openxmlformats.org/officeDocument/2006/relationships/hyperlink" Target="https://r4ds.hadley.nz/workflow-help.html#making-a-reprex" TargetMode="External"/><Relationship Id="rId237" Type="http://schemas.openxmlformats.org/officeDocument/2006/relationships/hyperlink" Target="https://r6.r-lib.org/" TargetMode="External"/><Relationship Id="rId342" Type="http://schemas.openxmlformats.org/officeDocument/2006/relationships/hyperlink" Target="https://raps-with-r.dev/" TargetMode="External"/><Relationship Id="rId206" Type="http://schemas.openxmlformats.org/officeDocument/2006/relationships/hyperlink" Target="https://rcmdcheck.r-lib.org/" TargetMode="External"/><Relationship Id="rId295" Type="http://schemas.openxmlformats.org/officeDocument/2006/relationships/hyperlink" Target="https://readr.tidyverse.org/" TargetMode="External"/><Relationship Id="rId208" Type="http://schemas.openxmlformats.org/officeDocument/2006/relationships/hyperlink" Target="https://remotes.r-lib.org/" TargetMode="External"/><Relationship Id="rId335" Type="http://schemas.openxmlformats.org/officeDocument/2006/relationships/hyperlink" Target="https://reprex.tidyverse.org/" TargetMode="External"/><Relationship Id="rId212" Type="http://schemas.openxmlformats.org/officeDocument/2006/relationships/hyperlink" Target="https://revdepcheck.r-lib.org/" TargetMode="External"/><Relationship Id="rId278" Type="http://schemas.openxmlformats.org/officeDocument/2006/relationships/hyperlink" Target="https://rex.r-lib.org/" TargetMode="External"/><Relationship Id="rId229" Type="http://schemas.openxmlformats.org/officeDocument/2006/relationships/hyperlink" Target="https://rlang.r-lib.org/" TargetMode="External"/><Relationship Id="rId106"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2" Type="http://schemas.openxmlformats.org/officeDocument/2006/relationships/hyperlink" Target="https://roxygen2.r-lib.org/articles/rd.html" TargetMode="External"/><Relationship Id="rId119" Type="http://schemas.openxmlformats.org/officeDocument/2006/relationships/hyperlink" Target="https://roxygen2.r-lib.org/articles/rd.html#inheriting-documentation" TargetMode="External"/><Relationship Id="rId328" Type="http://schemas.openxmlformats.org/officeDocument/2006/relationships/hyperlink" Target="https://rstudio.github.io/renv/" TargetMode="External"/><Relationship Id="rId285" Type="http://schemas.openxmlformats.org/officeDocument/2006/relationships/hyperlink" Target="https://rviews.rstudio.com/2017/06/08/what-is-the-tidyverse/" TargetMode="External"/><Relationship Id="rId263" Type="http://schemas.openxmlformats.org/officeDocument/2006/relationships/hyperlink" Target="https://scales.r-lib.org/" TargetMode="External"/><Relationship Id="rId266" Type="http://schemas.openxmlformats.org/officeDocument/2006/relationships/hyperlink" Target="https://sessioninfo.r-lib.org/" TargetMode="External"/><Relationship Id="rId175" Type="http://schemas.openxmlformats.org/officeDocument/2006/relationships/hyperlink" Target="https://softwareengineering.stackexchange.com/questions/133404/what-is-the-ideal-length-of-a-method-for-you" TargetMode="External"/><Relationship Id="rId148"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4" Type="http://schemas.openxmlformats.org/officeDocument/2006/relationships/hyperlink" Target="https://stackoverflow.com/questions/28125816/r-standard-evaluation-for-join-dplyr" TargetMode="External"/><Relationship Id="rId174" Type="http://schemas.openxmlformats.org/officeDocument/2006/relationships/hyperlink" Target="https://stackoverflow.com/questions/475675/when-is-a-function-too-long" TargetMode="External"/><Relationship Id="rId279" Type="http://schemas.openxmlformats.org/officeDocument/2006/relationships/hyperlink" Target="https://stringr.tidyverse.org/" TargetMode="External"/><Relationship Id="rId276" Type="http://schemas.openxmlformats.org/officeDocument/2006/relationships/hyperlink" Target="https://styler.r-lib.org/" TargetMode="External"/><Relationship Id="rId132" Type="http://schemas.openxmlformats.org/officeDocument/2006/relationships/hyperlink" Target="https://support.posit.co/hc/en-us/articles/200484568-Code-Folding-and-Sections" TargetMode="External"/><Relationship Id="rId341" Type="http://schemas.openxmlformats.org/officeDocument/2006/relationships/hyperlink" Target="https://swcarpentry.github.io/r-novice-gapminder/" TargetMode="External"/><Relationship Id="rId307"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70" Type="http://schemas.openxmlformats.org/officeDocument/2006/relationships/hyperlink" Target="https://thinkr-open.github.io/gitdown/" TargetMode="External"/><Relationship Id="rId299" Type="http://schemas.openxmlformats.org/officeDocument/2006/relationships/hyperlink" Target="https://tibble.tidyverse.org/" TargetMode="External"/><Relationship Id="rId292" Type="http://schemas.openxmlformats.org/officeDocument/2006/relationships/hyperlink" Target="https://tidyr.tidyverse.org/" TargetMode="External"/><Relationship Id="rId36" Type="http://schemas.openxmlformats.org/officeDocument/2006/relationships/hyperlink" Target="https://usethis.r-lib.org/" TargetMode="External"/><Relationship Id="rId366" Type="http://schemas.openxmlformats.org/officeDocument/2006/relationships/hyperlink" Target="https://usethis.r-lib.org/articles/pr-functions.html" TargetMode="External"/><Relationship Id="rId231" Type="http://schemas.openxmlformats.org/officeDocument/2006/relationships/hyperlink" Target="https://vctrs.r-lib.org/" TargetMode="External"/><Relationship Id="rId224" Type="http://schemas.openxmlformats.org/officeDocument/2006/relationships/hyperlink" Target="https://waldo.r-lib.org/" TargetMode="External"/><Relationship Id="rId233" Type="http://schemas.openxmlformats.org/officeDocument/2006/relationships/hyperlink" Target="https://withr.r-lib.org/" TargetMode="External"/><Relationship Id="rId313" Type="http://schemas.openxmlformats.org/officeDocument/2006/relationships/hyperlink" Target="https://www.brodrigues.co/blog/2016-07-18-data-frame-columns-as-arguments-to-dplyr-functions/" TargetMode="External"/><Relationship Id="rId137" Type="http://schemas.openxmlformats.org/officeDocument/2006/relationships/hyperlink" Target="https://www.danieldsjoberg.com/gtsummary/" TargetMode="External"/><Relationship Id="rId353" Type="http://schemas.openxmlformats.org/officeDocument/2006/relationships/hyperlink" Target="https://www.maths.ed.ac.uk/~swood34/RCdebug/RCdebug.html" TargetMode="External"/><Relationship Id="rId338" Type="http://schemas.openxmlformats.org/officeDocument/2006/relationships/hyperlink" Target="https://www.r4epi.com/" TargetMode="External"/><Relationship Id="rId317" Type="http://schemas.openxmlformats.org/officeDocument/2006/relationships/hyperlink" Target="https://www.rdocumentation.org/packages/feather/versions/0.3.3" TargetMode="External"/><Relationship Id="rId172" Type="http://schemas.openxmlformats.org/officeDocument/2006/relationships/hyperlink" Target="https://www.reddit.com/r/learnprogramming/comments/47avb5/one_long_function_2001000_lines_of_codes_or_one/" TargetMode="External"/><Relationship Id="rId348" Type="http://schemas.openxmlformats.org/officeDocument/2006/relationships/hyperlink" Target="https://www.routledge.com/SAS-and-R-Data-Management-Statistical-Analysis-and-Graphics-Second-Edition/Kleinman-Horton/p/book/9781466584495" TargetMode="External"/><Relationship Id="rId173" Type="http://schemas.openxmlformats.org/officeDocument/2006/relationships/hyperlink" Target="https://www.sololearn.com/en/Discuss/1278705/optimal-number-of-lines-of-code-of-functions" TargetMode="External"/><Relationship Id="rId288" Type="http://schemas.openxmlformats.org/officeDocument/2006/relationships/hyperlink" Target="https://www.tidyverse.org/" TargetMode="External"/><Relationship Id="rId354" Type="http://schemas.openxmlformats.org/officeDocument/2006/relationships/hyperlink" Target="https://www.tidyverse.org/blog/2023/04/base-vs-magrittr-pipe/" TargetMode="External"/><Relationship Id="rId311" Type="http://schemas.openxmlformats.org/officeDocument/2006/relationships/hyperlink" Target="https://www.youtube.com/watch?v=nERXS3ssntw" TargetMode="External"/><Relationship Id="rId329" Type="http://schemas.openxmlformats.org/officeDocument/2006/relationships/hyperlink" Target="reproducible-environments.qmd#sec-reproducible-environments" TargetMode="External"/></Relationships>
</file>

<file path=word/_rels/footnotes.xml.rels><?xml version='1.0' encoding='UTF-8' standalone='yes'?>
<Relationships xmlns="http://schemas.openxmlformats.org/package/2006/relationships"><Relationship Id="rId362" Type="http://schemas.openxmlformats.org/officeDocument/2006/relationships/hyperlink" Target="code-publication.qmd" TargetMode="External"/><Relationship Id="rId179" Type="http://schemas.openxmlformats.org/officeDocument/2006/relationships/hyperlink" Target="coding-style.qmd#sec-avoid-nesting" TargetMode="External"/><Relationship Id="rId138" Type="http://schemas.openxmlformats.org/officeDocument/2006/relationships/hyperlink" Target="coding-style.qmd#sec-function-docs" TargetMode="External"/><Relationship Id="rId183" Type="http://schemas.openxmlformats.org/officeDocument/2006/relationships/hyperlink" Target="coding-style.qmd#sec-here-package-style" TargetMode="External"/><Relationship Id="rId153"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30" Type="http://schemas.openxmlformats.org/officeDocument/2006/relationships/hyperlink" Target="coding-style.qmd#sec-r-code-style" TargetMode="External"/><Relationship Id="rId114" Type="http://schemas.openxmlformats.org/officeDocument/2006/relationships/hyperlink" Target="coding-style.qmd#sec-style-auto-style" TargetMode="External"/><Relationship Id="rId315" Type="http://schemas.openxmlformats.org/officeDocument/2006/relationships/hyperlink" Target="coding-style.qmd#sec-tidyverse-replacements" TargetMode="External"/><Relationship Id="rId326" Type="http://schemas.openxmlformats.org/officeDocument/2006/relationships/hyperlink" Target="collaborative-software-development.qmd#sec-collab-dev" TargetMode="External"/><Relationship Id="rId369" Type="http://schemas.openxmlformats.org/officeDocument/2006/relationships/hyperlink" Target="http://www-cs-students.stanford.edu/~blynn/gitmagic/" TargetMode="External"/><Relationship Id="rId352" Type="http://schemas.openxmlformats.org/officeDocument/2006/relationships/hyperlink" Target="https://adv-r.hadley.nz/debugging.html" TargetMode="External"/><Relationship Id="rId312" Type="http://schemas.openxmlformats.org/officeDocument/2006/relationships/hyperlink" Target="https://adv-r.hadley.nz/evaluation.html" TargetMode="External"/><Relationship Id="rId350" Type="http://schemas.openxmlformats.org/officeDocument/2006/relationships/hyperlink" Target="https://adv-r.hadley.nz/functions.html" TargetMode="External"/><Relationship Id="rId351"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8" Type="http://schemas.openxmlformats.org/officeDocument/2006/relationships/hyperlink" Target="https://blog.rstudio.com/2016/03/29/feather/" TargetMode="External"/><Relationship Id="rId130" Type="http://schemas.openxmlformats.org/officeDocument/2006/relationships/hyperlink" Target="https://blog.rstudio.com/2020/12/02/rstudio-v1-4-preview-little-things/" TargetMode="External"/><Relationship Id="rId246" Type="http://schemas.openxmlformats.org/officeDocument/2006/relationships/hyperlink" Target="https://callr.r-lib.org/" TargetMode="External"/><Relationship Id="rId235" Type="http://schemas.openxmlformats.org/officeDocument/2006/relationships/hyperlink" Target="https://cli.r-lib.org/" TargetMode="External"/><Relationship Id="rId142" Type="http://schemas.openxmlformats.org/officeDocument/2006/relationships/hyperlink" Target="https://cognitect.com/blog/2011/11/15/documenting-architecture-decisions" TargetMode="External"/><Relationship Id="rId363" Type="http://schemas.openxmlformats.org/officeDocument/2006/relationships/hyperlink" Target="https://contributor.r-project.org/" TargetMode="External"/><Relationship Id="rId361" Type="http://schemas.openxmlformats.org/officeDocument/2006/relationships/hyperlink" Target="https://contributor.r-project.org/cran-cookbook/" TargetMode="External"/><Relationship Id="rId222" Type="http://schemas.openxmlformats.org/officeDocument/2006/relationships/hyperlink" Target="https://covr.r-lib.org/" TargetMode="External"/><Relationship Id="rId239" Type="http://schemas.openxmlformats.org/officeDocument/2006/relationships/hyperlink" Target="https://cpp11.r-lib.org/" TargetMode="External"/><Relationship Id="rId358" Type="http://schemas.openxmlformats.org/officeDocument/2006/relationships/hyperlink" Target="https://cran.r-project.org/package=arsenal" TargetMode="External"/><Relationship Id="rId346"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57" Type="http://schemas.openxmlformats.org/officeDocument/2006/relationships/hyperlink" Target="https://cran.r-project.org/package=table1" TargetMode="External"/><Relationship Id="rId214" Type="http://schemas.openxmlformats.org/officeDocument/2006/relationships/hyperlink" Target="https://desc.r-lib.org/" TargetMode="External"/><Relationship Id="rId380"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74" Type="http://schemas.openxmlformats.org/officeDocument/2006/relationships/hyperlink" Target="https://doi.org/10.1201/9781003029878" TargetMode="External"/><Relationship Id="rId376" Type="http://schemas.openxmlformats.org/officeDocument/2006/relationships/hyperlink" Target="https://doi.org/10.1201/9781351201315" TargetMode="External"/><Relationship Id="rId268" Type="http://schemas.openxmlformats.org/officeDocument/2006/relationships/hyperlink" Target="https://downlit.r-lib.org/" TargetMode="External"/><Relationship Id="rId290" Type="http://schemas.openxmlformats.org/officeDocument/2006/relationships/hyperlink" Target="https://dplyr.tidyverse.org/" TargetMode="External"/><Relationship Id="rId310" Type="http://schemas.openxmlformats.org/officeDocument/2006/relationships/hyperlink" Target="https://dplyr.tidyverse.org/articles/in-packages.html" TargetMode="External"/><Relationship Id="rId309" Type="http://schemas.openxmlformats.org/officeDocument/2006/relationships/hyperlink" Target="https://dplyr.tidyverse.org/articles/programming.html" TargetMode="External"/><Relationship Id="rId286" Type="http://schemas.openxmlformats.org/officeDocument/2006/relationships/hyperlink" Target="https://dtplyr.tidyverse.org/" TargetMode="External"/><Relationship Id="rId118" Type="http://schemas.openxmlformats.org/officeDocument/2006/relationships/hyperlink" Target="https://ellipsis.r-lib.org/" TargetMode="External"/><Relationship Id="rId164" Type="http://schemas.openxmlformats.org/officeDocument/2006/relationships/hyperlink" Target="https://en.wikipedia.org/wiki/Code_refactoring" TargetMode="External"/><Relationship Id="rId176" Type="http://schemas.openxmlformats.org/officeDocument/2006/relationships/hyperlink" Target="https://en.wikipedia.org/wiki/Cyclomatic_complexity" TargetMode="External"/><Relationship Id="rId163" Type="http://schemas.openxmlformats.org/officeDocument/2006/relationships/hyperlink" Target="https://en.wikipedia.org/wiki/Decomposition_(computer_science)" TargetMode="External"/><Relationship Id="rId165" Type="http://schemas.openxmlformats.org/officeDocument/2006/relationships/hyperlink" Target="https://en.wikipedia.org/wiki/Functional_decomposition" TargetMode="External"/><Relationship Id="rId297" Type="http://schemas.openxmlformats.org/officeDocument/2006/relationships/hyperlink" Target="https://en.wikipedia.org/wiki/Functional_programming" TargetMode="External"/><Relationship Id="rId178"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39" Type="http://schemas.openxmlformats.org/officeDocument/2006/relationships/hyperlink" Target="https://epirhandbook.com/" TargetMode="External"/><Relationship Id="rId302" Type="http://schemas.openxmlformats.org/officeDocument/2006/relationships/hyperlink" Target="https://forcats.tidyverse.org/" TargetMode="External"/><Relationship Id="rId242" Type="http://schemas.openxmlformats.org/officeDocument/2006/relationships/hyperlink" Target="https://fs.r-lib.org/" TargetMode="External"/><Relationship Id="rId87" Type="http://schemas.openxmlformats.org/officeDocument/2006/relationships/hyperlink" Target="https://furrr.futureverse.org/" TargetMode="External"/><Relationship Id="rId257" Type="http://schemas.openxmlformats.org/officeDocument/2006/relationships/hyperlink" Target="https://gargle.r-lib.org/" TargetMode="External"/><Relationship Id="rId264" Type="http://schemas.openxmlformats.org/officeDocument/2006/relationships/hyperlink" Target="https://ggplot2.tidyverse.org/" TargetMode="External"/><Relationship Id="rId255" Type="http://schemas.openxmlformats.org/officeDocument/2006/relationships/hyperlink" Target="https://gh.r-lib.org/" TargetMode="External"/><Relationship Id="rId96" Type="http://schemas.openxmlformats.org/officeDocument/2006/relationships/hyperlink" Target="https://git-scm.com/book/en/v2/Git-Basics-Tagging" TargetMode="External"/><Relationship Id="rId95"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35" Type="http://schemas.openxmlformats.org/officeDocument/2006/relationships/hyperlink" Target="https://github.com/Morrison-Lab/rpt" TargetMode="External"/><Relationship Id="rId14" Type="http://schemas.openxmlformats.org/officeDocument/2006/relationships/hyperlink" Target="https://github.com/UCD-SERG/lab-manual/tree/main/lms" TargetMode="External"/><Relationship Id="rId160" Type="http://schemas.openxmlformats.org/officeDocument/2006/relationships/hyperlink" Target="https://github.com/UCD-SERG/rpt/pull/100" TargetMode="External"/><Relationship Id="rId161"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82" Type="http://schemas.openxmlformats.org/officeDocument/2006/relationships/hyperlink" Target="https://github.com/jennybc/here_here" TargetMode="External"/><Relationship Id="rId193" Type="http://schemas.openxmlformats.org/officeDocument/2006/relationships/hyperlink" Target="https://github.com/karthik/rdrop2" TargetMode="External"/><Relationship Id="rId134"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91" Type="http://schemas.openxmlformats.org/officeDocument/2006/relationships/hyperlink" Target="https://github.com/r-box/boxr" TargetMode="External"/><Relationship Id="rId196" Type="http://schemas.openxmlformats.org/officeDocument/2006/relationships/hyperlink" Target="https://github.com/r-lib" TargetMode="External"/><Relationship Id="rId282" Type="http://schemas.openxmlformats.org/officeDocument/2006/relationships/hyperlink" Target="https://github.com/r-lib/actions" TargetMode="External"/><Relationship Id="rId371" Type="http://schemas.openxmlformats.org/officeDocument/2006/relationships/hyperlink" Target="https://happygitwithr.com/" TargetMode="External"/><Relationship Id="rId260" Type="http://schemas.openxmlformats.org/officeDocument/2006/relationships/hyperlink" Target="https://here.r-lib.org/" TargetMode="External"/><Relationship Id="rId253" Type="http://schemas.openxmlformats.org/officeDocument/2006/relationships/hyperlink" Target="https://httr.r-lib.org/" TargetMode="External"/><Relationship Id="rId251" Type="http://schemas.openxmlformats.org/officeDocument/2006/relationships/hyperlink" Target="https://httr2.r-lib.org/" TargetMode="External"/><Relationship Id="rId113" Type="http://schemas.openxmlformats.org/officeDocument/2006/relationships/hyperlink" Target="https://jarl.etiennebacher.com/" TargetMode="External"/><Relationship Id="rId136" Type="http://schemas.openxmlformats.org/officeDocument/2006/relationships/hyperlink" Target="https://larmarange.github.io/labelled/" TargetMode="External"/><Relationship Id="rId218" Type="http://schemas.openxmlformats.org/officeDocument/2006/relationships/hyperlink" Target="https://lifecycle.r-lib.org/" TargetMode="External"/><Relationship Id="rId347" Type="http://schemas.openxmlformats.org/officeDocument/2006/relationships/hyperlink" Target="https://link.springer.com/book/10.1007/978-1-4614-0685-3" TargetMode="External"/><Relationship Id="rId226" Type="http://schemas.openxmlformats.org/officeDocument/2006/relationships/hyperlink" Target="https://lintr.r-lib.org/" TargetMode="External"/><Relationship Id="rId272" Type="http://schemas.openxmlformats.org/officeDocument/2006/relationships/hyperlink" Target="https://lobstr.r-lib.org/" TargetMode="External"/><Relationship Id="rId304" Type="http://schemas.openxmlformats.org/officeDocument/2006/relationships/hyperlink" Target="https://lubridate.tidyverse.org/" TargetMode="External"/><Relationship Id="rId368" Type="http://schemas.openxmlformats.org/officeDocument/2006/relationships/hyperlink" Target="https://maelle.github.io/saperlipopette/" TargetMode="External"/><Relationship Id="rId378"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67" Type="http://schemas.openxmlformats.org/officeDocument/2006/relationships/hyperlink" Target="https://ohshitgit.com/" TargetMode="External"/><Relationship Id="rId210" Type="http://schemas.openxmlformats.org/officeDocument/2006/relationships/hyperlink" Target="https://pak.r-lib.org/" TargetMode="External"/><Relationship Id="rId204" Type="http://schemas.openxmlformats.org/officeDocument/2006/relationships/hyperlink" Target="https://pkgbuild.r-lib.org/" TargetMode="External"/><Relationship Id="rId23" Type="http://schemas.openxmlformats.org/officeDocument/2006/relationships/hyperlink" Target="https://pkgdown.r-lib.org/" TargetMode="External"/><Relationship Id="rId202" Type="http://schemas.openxmlformats.org/officeDocument/2006/relationships/hyperlink" Target="https://pkgload.r-lib.org/" TargetMode="External"/><Relationship Id="rId343" Type="http://schemas.openxmlformats.org/officeDocument/2006/relationships/hyperlink" Target="https://posit.cloud/learn/recipes" TargetMode="External"/><Relationship Id="rId244" Type="http://schemas.openxmlformats.org/officeDocument/2006/relationships/hyperlink" Target="https://processx.r-lib.org/" TargetMode="External"/><Relationship Id="rId70" Type="http://schemas.openxmlformats.org/officeDocument/2006/relationships/hyperlink" Target="https://profvis.r-lib.org/" TargetMode="External"/><Relationship Id="rId248" Type="http://schemas.openxmlformats.org/officeDocument/2006/relationships/hyperlink" Target="https://ps.r-lib.org/" TargetMode="External"/><Relationship Id="rId86" Type="http://schemas.openxmlformats.org/officeDocument/2006/relationships/hyperlink" Target="https://purrr.tidyverse.org/" TargetMode="External"/><Relationship Id="rId25" Type="http://schemas.openxmlformats.org/officeDocument/2006/relationships/hyperlink" Target="https://quarto.org/docs/output-formats/html-multi-format.html" TargetMode="External"/><Relationship Id="rId190" Type="http://schemas.openxmlformats.org/officeDocument/2006/relationships/hyperlink" Target="https://r-box.github.io/boxr/articles/boxr-app-interactive.html#create" TargetMode="External"/><Relationship Id="rId340" Type="http://schemas.openxmlformats.org/officeDocument/2006/relationships/hyperlink" Target="https://r-graphics.org/" TargetMode="External"/><Relationship Id="rId274" Type="http://schemas.openxmlformats.org/officeDocument/2006/relationships/hyperlink" Target="https://r-lib.github.io/crayon/" TargetMode="External"/><Relationship Id="rId216" Type="http://schemas.openxmlformats.org/officeDocument/2006/relationships/hyperlink" Target="https://r-lib.github.io/pkgcache/" TargetMode="External"/><Relationship Id="rId270" Type="http://schemas.openxmlformats.org/officeDocument/2006/relationships/hyperlink" Target="https://r-lib.github.io/prettyunits/" TargetMode="External"/><Relationship Id="rId382" Type="http://schemas.openxmlformats.org/officeDocument/2006/relationships/hyperlink" Target="https://r-pkgs.org/" TargetMode="External"/><Relationship Id="rId102" Type="http://schemas.openxmlformats.org/officeDocument/2006/relationships/hyperlink" Target="https://r-pkgs.org/lifecycle.html#sec-lifecycle-version-number" TargetMode="External"/><Relationship Id="rId123" Type="http://schemas.openxmlformats.org/officeDocument/2006/relationships/hyperlink" Target="https://r-pkgs.org/man.html" TargetMode="External"/><Relationship Id="rId104" Type="http://schemas.openxmlformats.org/officeDocument/2006/relationships/hyperlink" Target="https://r-pkgs.org/other-markdown.html#sec-news" TargetMode="External"/><Relationship Id="rId360"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45" Type="http://schemas.openxmlformats.org/officeDocument/2006/relationships/hyperlink" Target="https://r-sassy.org/" TargetMode="External"/><Relationship Id="rId355" Type="http://schemas.openxmlformats.org/officeDocument/2006/relationships/hyperlink" Target="https://r-spatial.org/book" TargetMode="External"/><Relationship Id="rId384" Type="http://schemas.openxmlformats.org/officeDocument/2006/relationships/hyperlink" Target="https://r4ds.hadley.nz/" TargetMode="External"/><Relationship Id="rId336" Type="http://schemas.openxmlformats.org/officeDocument/2006/relationships/hyperlink" Target="https://r4ds.hadley.nz/workflow-help.html#making-a-reprex" TargetMode="External"/><Relationship Id="rId237" Type="http://schemas.openxmlformats.org/officeDocument/2006/relationships/hyperlink" Target="https://r6.r-lib.org/" TargetMode="External"/><Relationship Id="rId342" Type="http://schemas.openxmlformats.org/officeDocument/2006/relationships/hyperlink" Target="https://raps-with-r.dev/" TargetMode="External"/><Relationship Id="rId206" Type="http://schemas.openxmlformats.org/officeDocument/2006/relationships/hyperlink" Target="https://rcmdcheck.r-lib.org/" TargetMode="External"/><Relationship Id="rId295" Type="http://schemas.openxmlformats.org/officeDocument/2006/relationships/hyperlink" Target="https://readr.tidyverse.org/" TargetMode="External"/><Relationship Id="rId208" Type="http://schemas.openxmlformats.org/officeDocument/2006/relationships/hyperlink" Target="https://remotes.r-lib.org/" TargetMode="External"/><Relationship Id="rId335" Type="http://schemas.openxmlformats.org/officeDocument/2006/relationships/hyperlink" Target="https://reprex.tidyverse.org/" TargetMode="External"/><Relationship Id="rId212" Type="http://schemas.openxmlformats.org/officeDocument/2006/relationships/hyperlink" Target="https://revdepcheck.r-lib.org/" TargetMode="External"/><Relationship Id="rId278" Type="http://schemas.openxmlformats.org/officeDocument/2006/relationships/hyperlink" Target="https://rex.r-lib.org/" TargetMode="External"/><Relationship Id="rId229" Type="http://schemas.openxmlformats.org/officeDocument/2006/relationships/hyperlink" Target="https://rlang.r-lib.org/" TargetMode="External"/><Relationship Id="rId106"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2" Type="http://schemas.openxmlformats.org/officeDocument/2006/relationships/hyperlink" Target="https://roxygen2.r-lib.org/articles/rd.html" TargetMode="External"/><Relationship Id="rId119" Type="http://schemas.openxmlformats.org/officeDocument/2006/relationships/hyperlink" Target="https://roxygen2.r-lib.org/articles/rd.html#inheriting-documentation" TargetMode="External"/><Relationship Id="rId328" Type="http://schemas.openxmlformats.org/officeDocument/2006/relationships/hyperlink" Target="https://rstudio.github.io/renv/" TargetMode="External"/><Relationship Id="rId285" Type="http://schemas.openxmlformats.org/officeDocument/2006/relationships/hyperlink" Target="https://rviews.rstudio.com/2017/06/08/what-is-the-tidyverse/" TargetMode="External"/><Relationship Id="rId263" Type="http://schemas.openxmlformats.org/officeDocument/2006/relationships/hyperlink" Target="https://scales.r-lib.org/" TargetMode="External"/><Relationship Id="rId266" Type="http://schemas.openxmlformats.org/officeDocument/2006/relationships/hyperlink" Target="https://sessioninfo.r-lib.org/" TargetMode="External"/><Relationship Id="rId175" Type="http://schemas.openxmlformats.org/officeDocument/2006/relationships/hyperlink" Target="https://softwareengineering.stackexchange.com/questions/133404/what-is-the-ideal-length-of-a-method-for-you" TargetMode="External"/><Relationship Id="rId148"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4" Type="http://schemas.openxmlformats.org/officeDocument/2006/relationships/hyperlink" Target="https://stackoverflow.com/questions/28125816/r-standard-evaluation-for-join-dplyr" TargetMode="External"/><Relationship Id="rId174" Type="http://schemas.openxmlformats.org/officeDocument/2006/relationships/hyperlink" Target="https://stackoverflow.com/questions/475675/when-is-a-function-too-long" TargetMode="External"/><Relationship Id="rId279" Type="http://schemas.openxmlformats.org/officeDocument/2006/relationships/hyperlink" Target="https://stringr.tidyverse.org/" TargetMode="External"/><Relationship Id="rId276" Type="http://schemas.openxmlformats.org/officeDocument/2006/relationships/hyperlink" Target="https://styler.r-lib.org/" TargetMode="External"/><Relationship Id="rId132" Type="http://schemas.openxmlformats.org/officeDocument/2006/relationships/hyperlink" Target="https://support.posit.co/hc/en-us/articles/200484568-Code-Folding-and-Sections" TargetMode="External"/><Relationship Id="rId341" Type="http://schemas.openxmlformats.org/officeDocument/2006/relationships/hyperlink" Target="https://swcarpentry.github.io/r-novice-gapminder/" TargetMode="External"/><Relationship Id="rId307"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70" Type="http://schemas.openxmlformats.org/officeDocument/2006/relationships/hyperlink" Target="https://thinkr-open.github.io/gitdown/" TargetMode="External"/><Relationship Id="rId299" Type="http://schemas.openxmlformats.org/officeDocument/2006/relationships/hyperlink" Target="https://tibble.tidyverse.org/" TargetMode="External"/><Relationship Id="rId292" Type="http://schemas.openxmlformats.org/officeDocument/2006/relationships/hyperlink" Target="https://tidyr.tidyverse.org/" TargetMode="External"/><Relationship Id="rId36" Type="http://schemas.openxmlformats.org/officeDocument/2006/relationships/hyperlink" Target="https://usethis.r-lib.org/" TargetMode="External"/><Relationship Id="rId366" Type="http://schemas.openxmlformats.org/officeDocument/2006/relationships/hyperlink" Target="https://usethis.r-lib.org/articles/pr-functions.html" TargetMode="External"/><Relationship Id="rId231" Type="http://schemas.openxmlformats.org/officeDocument/2006/relationships/hyperlink" Target="https://vctrs.r-lib.org/" TargetMode="External"/><Relationship Id="rId224" Type="http://schemas.openxmlformats.org/officeDocument/2006/relationships/hyperlink" Target="https://waldo.r-lib.org/" TargetMode="External"/><Relationship Id="rId233" Type="http://schemas.openxmlformats.org/officeDocument/2006/relationships/hyperlink" Target="https://withr.r-lib.org/" TargetMode="External"/><Relationship Id="rId313" Type="http://schemas.openxmlformats.org/officeDocument/2006/relationships/hyperlink" Target="https://www.brodrigues.co/blog/2016-07-18-data-frame-columns-as-arguments-to-dplyr-functions/" TargetMode="External"/><Relationship Id="rId137" Type="http://schemas.openxmlformats.org/officeDocument/2006/relationships/hyperlink" Target="https://www.danieldsjoberg.com/gtsummary/" TargetMode="External"/><Relationship Id="rId353" Type="http://schemas.openxmlformats.org/officeDocument/2006/relationships/hyperlink" Target="https://www.maths.ed.ac.uk/~swood34/RCdebug/RCdebug.html" TargetMode="External"/><Relationship Id="rId338" Type="http://schemas.openxmlformats.org/officeDocument/2006/relationships/hyperlink" Target="https://www.r4epi.com/" TargetMode="External"/><Relationship Id="rId317" Type="http://schemas.openxmlformats.org/officeDocument/2006/relationships/hyperlink" Target="https://www.rdocumentation.org/packages/feather/versions/0.3.3" TargetMode="External"/><Relationship Id="rId172" Type="http://schemas.openxmlformats.org/officeDocument/2006/relationships/hyperlink" Target="https://www.reddit.com/r/learnprogramming/comments/47avb5/one_long_function_2001000_lines_of_codes_or_one/" TargetMode="External"/><Relationship Id="rId348" Type="http://schemas.openxmlformats.org/officeDocument/2006/relationships/hyperlink" Target="https://www.routledge.com/SAS-and-R-Data-Management-Statistical-Analysis-and-Graphics-Second-Edition/Kleinman-Horton/p/book/9781466584495" TargetMode="External"/><Relationship Id="rId173" Type="http://schemas.openxmlformats.org/officeDocument/2006/relationships/hyperlink" Target="https://www.sololearn.com/en/Discuss/1278705/optimal-number-of-lines-of-code-of-functions" TargetMode="External"/><Relationship Id="rId288" Type="http://schemas.openxmlformats.org/officeDocument/2006/relationships/hyperlink" Target="https://www.tidyverse.org/" TargetMode="External"/><Relationship Id="rId354" Type="http://schemas.openxmlformats.org/officeDocument/2006/relationships/hyperlink" Target="https://www.tidyverse.org/blog/2023/04/base-vs-magrittr-pipe/" TargetMode="External"/><Relationship Id="rId311" Type="http://schemas.openxmlformats.org/officeDocument/2006/relationships/hyperlink" Target="https://www.youtube.com/watch?v=nERXS3ssntw" TargetMode="External"/><Relationship Id="rId329" Type="http://schemas.openxmlformats.org/officeDocument/2006/relationships/hyperlink" Target="reproducible-environments.qmd#sec-reproducible-environ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2026-10-14T08:48:42Z</dcterms:created>
  <dcterms:modified xsi:type="dcterms:W3CDTF">2026-10-14T08:48:42Z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01:44:13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