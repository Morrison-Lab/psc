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01:49:27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01:53:35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del w:id="3" w:author="PR Preview" w:date="2026-01-01T00:00:00Z">
        <w:r>
          <w:delText xml:space="preserve">If your R package is intended for public distribution,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you may want to release it on</w:delText>
        </w:r>
      </w:del>
      <w:del w:id="6" w:author="PR Preview" w:date="2026-01-01T00:00:00Z">
        <w:r>
          <w:delText xml:space="preserve"> </w:delText>
        </w:r>
      </w:del>
      <w:hyperlink r:id="rId24">
        <w:del w:id="7" w:author="PR Preview" w:date="2026-01-01T00:00:00Z">
          <w:r>
            <w:rPr>
              <w:rStyle w:val="Hyperlink"/>
            </w:rPr>
            <w:delText xml:space="preserve">CRAN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(the Comprehensive R Archive Network).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This section summarizes the release process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adds lab-specific guidance on versioning and tagging.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full details,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see the</w:delText>
        </w:r>
      </w:del>
      <w:del w:id="18" w:author="PR Preview" w:date="2026-01-01T00:00:00Z">
        <w:r>
          <w:delText xml:space="preserve"> </w:delText>
        </w:r>
      </w:del>
      <w:hyperlink r:id="rId25">
        <w:del w:id="19" w:author="PR Preview" w:date="2026-01-01T00:00:00Z">
          <w:r>
            <w:rPr>
              <w:rStyle w:val="Hyperlink"/>
            </w:rPr>
            <w:delText xml:space="preserve">R Packages book chapter on releasing to CRAN</w:delText>
          </w:r>
        </w:del>
      </w:hyperlink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by Hadley Wickham and Jennifer Bryan.</w:delText>
        </w:r>
      </w:del>
    </w:p>
    <w:p>
      <w:pPr>
        <w:pStyle w:val="FirstParagraph"/>
      </w:pPr>
      <w:ins w:id="22" w:author="PR Preview" w:date="2026-01-01T00:00:00Z">
        <w:r>
          <w:t xml:space="preserve">If your R package is intended for public distribution,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you may want to release it on</w:t>
        </w:r>
      </w:ins>
      <w:ins w:id="25" w:author="PR Preview" w:date="2026-01-01T00:00:00Z">
        <w:r>
          <w:t xml:space="preserve"> </w:t>
        </w:r>
      </w:ins>
      <w:hyperlink r:id="rId24">
        <w:ins w:id="26" w:author="PR Preview" w:date="2026-01-01T00:00:00Z">
          <w:r>
            <w:rPr>
              <w:rStyle w:val="Hyperlink"/>
            </w:rPr>
            <w:t xml:space="preserve">CRAN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(the Comprehensive R Archive Network).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This section summarizes the release process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adds guidance on versioning and tagging.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For full details,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see the</w:t>
        </w:r>
      </w:ins>
      <w:ins w:id="37" w:author="PR Preview" w:date="2026-01-01T00:00:00Z">
        <w:r>
          <w:t xml:space="preserve"> </w:t>
        </w:r>
      </w:ins>
      <w:hyperlink r:id="rId25">
        <w:ins w:id="38" w:author="PR Preview" w:date="2026-01-01T00:00:00Z">
          <w:r>
            <w:rPr>
              <w:rStyle w:val="Hyperlink"/>
            </w:rPr>
            <w:t xml:space="preserve">R Packages book chapter on releasing to CRAN</w:t>
          </w:r>
        </w:ins>
      </w:hyperlink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by Hadley Wickham and Jennifer Bryan.</w:t>
        </w:r>
      </w:ins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2026-10-14T08:55:54Z</dcterms:created>
  <dcterms:modified xsi:type="dcterms:W3CDTF">2026-10-14T08:55:54Z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