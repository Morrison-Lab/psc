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01:49:27 (PDT)</w:delText>
        </w:r>
      </w:del>
    </w:p>
    <w:p>
      <w:pPr>
        <w:pStyle w:val="Date"/>
      </w:pPr>
      <w:ins w:id="2" w:author="PR Preview" w:date="2026-01-01T00:00:00Z">
        <w:r>
          <w:t xml:space="preserve">Last modified: 2026-10-14 01:53:35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2026-10-14T08:55:45Z</dcterms:created>
  <dcterms:modified xsi:type="dcterms:W3CDTF">2026-10-14T08:55:45Z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01:53:35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