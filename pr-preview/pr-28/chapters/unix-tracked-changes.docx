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2026-10-14 04:06:05 (PDT)</w:delText>
        </w:r>
      </w:del>
    </w:p>
    <w:p>
      <w:pPr>
        <w:pStyle w:val="Date"/>
      </w:pPr>
      <w:ins w:id="2" w:author="PR Preview" w:date="2026-01-01T00:00:00Z">
        <w:r>
          <w:t xml:space="preserve">Last modified: 2026-10-14 04:10:23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del w:id="3" w:author="PR Preview" w:date="2026-01-01T00:00:00Z">
        <w:r>
          <w:delText xml:space="preserve">5.3 The two plugins we use</w:delText>
        </w:r>
      </w:del>
    </w:p>
    <w:p>
      <w:pPr>
        <w:pStyle w:val="Heading3"/>
      </w:pPr>
      <w:ins w:id="4" w:author="PR Preview" w:date="2026-01-01T00:00:00Z">
        <w:r>
          <w:t xml:space="preserve">5.3 The two plugins this guide uses</w:t>
        </w:r>
      </w:ins>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del w:id="5" w:author="PR Preview" w:date="2026-01-01T00:00:00Z">
        <w:r>
          <w:rPr>
            <w:rStyle w:val="VerbatimChar"/>
          </w:rPr>
          <w:delText xml:space="preserve">direnv</w:delText>
        </w:r>
      </w:del>
      <w:del w:id="6" w:author="PR Preview" w:date="2026-01-01T00:00:00Z">
        <w:r>
          <w:delText xml:space="preserve"> </w:delText>
        </w:r>
      </w:del>
      <w:del w:id="7" w:author="PR Preview" w:date="2026-01-01T00:00:00Z">
        <w:r>
          <w:delText xml:space="preserve">is the one with the most direct bearing on our own workflows: it is how</w:delText>
        </w:r>
      </w:del>
      <w:del w:id="8" w:author="PR Preview" w:date="2026-01-01T00:00:00Z">
        <w:r>
          <w:delText xml:space="preserve"> </w:delText>
        </w:r>
      </w:del>
      <w:del w:id="9" w:author="PR Preview" w:date="2026-01-01T00:00:00Z">
        <w:r>
          <w:delText xml:space="preserve">a project can set</w:delText>
        </w:r>
      </w:del>
      <w:del w:id="10" w:author="PR Preview" w:date="2026-01-01T00:00:00Z">
        <w:r>
          <w:delText xml:space="preserve"> </w:delText>
        </w:r>
      </w:del>
      <w:del w:id="11" w:author="PR Preview" w:date="2026-01-01T00:00:00Z">
        <w:r>
          <w:rPr>
            <w:rStyle w:val="VerbatimChar"/>
          </w:rPr>
          <w:delText xml:space="preserve">R_LIBS</w:delText>
        </w:r>
      </w:del>
      <w:del w:id="12" w:author="PR Preview" w:date="2026-01-01T00:00:00Z">
        <w:r>
          <w:delText xml:space="preserve">, an API key, or a</w:delText>
        </w:r>
      </w:del>
      <w:del w:id="13" w:author="PR Preview" w:date="2026-01-01T00:00:00Z">
        <w:r>
          <w:delText xml:space="preserve"> </w:delText>
        </w:r>
      </w:del>
      <w:del w:id="14" w:author="PR Preview" w:date="2026-01-01T00:00:00Z">
        <w:r>
          <w:rPr>
            <w:rStyle w:val="VerbatimChar"/>
          </w:rPr>
          <w:delText xml:space="preserve">RETICULATE_PYTHON</w:delText>
        </w:r>
      </w:del>
      <w:del w:id="15" w:author="PR Preview" w:date="2026-01-01T00:00:00Z">
        <w:r>
          <w:delText xml:space="preserve"> </w:delText>
        </w:r>
      </w:del>
      <w:del w:id="16" w:author="PR Preview" w:date="2026-01-01T00:00:00Z">
        <w:r>
          <w:delText xml:space="preserve">that applies</w:delText>
        </w:r>
      </w:del>
      <w:del w:id="17" w:author="PR Preview" w:date="2026-01-01T00:00:00Z">
        <w:r>
          <w:delText xml:space="preserve"> </w:delText>
        </w:r>
      </w:del>
      <w:del w:id="18" w:author="PR Preview" w:date="2026-01-01T00:00:00Z">
        <w:r>
          <w:delText xml:space="preserve">inside that project and nowhere else.</w:delText>
        </w:r>
      </w:del>
      <w:del w:id="19" w:author="PR Preview" w:date="2026-01-01T00:00:00Z">
        <w:r>
          <w:delText xml:space="preserve"> </w:delText>
        </w:r>
      </w:del>
      <w:del w:id="20" w:author="PR Preview" w:date="2026-01-01T00:00:00Z">
        <w:r>
          <w:delText xml:space="preserve">Oh My Zsh bundles</w:delText>
        </w:r>
      </w:del>
      <w:del w:id="21" w:author="PR Preview" w:date="2026-01-01T00:00:00Z">
        <w:r>
          <w:delText xml:space="preserve"> </w:delText>
        </w:r>
      </w:del>
      <w:del w:id="22" w:author="PR Preview" w:date="2026-01-01T00:00:00Z">
        <w:r>
          <w:rPr>
            <w:rStyle w:val="VerbatimChar"/>
          </w:rPr>
          <w:delText xml:space="preserve">direnv</w:delText>
        </w:r>
      </w:del>
      <w:del w:id="23" w:author="PR Preview" w:date="2026-01-01T00:00:00Z">
        <w:r>
          <w:delText xml:space="preserve"> </w:delText>
        </w:r>
      </w:del>
      <w:del w:id="24" w:author="PR Preview" w:date="2026-01-01T00:00:00Z">
        <w:r>
          <w:delText xml:space="preserve">and</w:delText>
        </w:r>
      </w:del>
      <w:del w:id="25" w:author="PR Preview" w:date="2026-01-01T00:00:00Z">
        <w:r>
          <w:delText xml:space="preserve"> </w:delText>
        </w:r>
      </w:del>
      <w:del w:id="26" w:author="PR Preview" w:date="2026-01-01T00:00:00Z">
        <w:r>
          <w:rPr>
            <w:rStyle w:val="VerbatimChar"/>
          </w:rPr>
          <w:delText xml:space="preserve">zoxide</w:delText>
        </w:r>
      </w:del>
      <w:del w:id="27" w:author="PR Preview" w:date="2026-01-01T00:00:00Z">
        <w:r>
          <w:delText xml:space="preserve"> </w:delText>
        </w:r>
      </w:del>
      <w:del w:id="28" w:author="PR Preview" w:date="2026-01-01T00:00:00Z">
        <w:r>
          <w:delText xml:space="preserve">plugins, so those two need no hook line</w:delText>
        </w:r>
      </w:del>
      <w:del w:id="29" w:author="PR Preview" w:date="2026-01-01T00:00:00Z">
        <w:r>
          <w:delText xml:space="preserve"> </w:delText>
        </w:r>
      </w:del>
      <w:del w:id="30" w:author="PR Preview" w:date="2026-01-01T00:00:00Z">
        <w:r>
          <w:delText xml:space="preserve">in</w:delText>
        </w:r>
      </w:del>
      <w:del w:id="31" w:author="PR Preview" w:date="2026-01-01T00:00:00Z">
        <w:r>
          <w:delText xml:space="preserve"> </w:delText>
        </w:r>
      </w:del>
      <w:del w:id="32" w:author="PR Preview" w:date="2026-01-01T00:00:00Z">
        <w:r>
          <w:rPr>
            <w:rStyle w:val="VerbatimChar"/>
          </w:rPr>
          <w:delText xml:space="preserve">~/.zshrc</w:delText>
        </w:r>
      </w:del>
      <w:del w:id="33" w:author="PR Preview" w:date="2026-01-01T00:00:00Z">
        <w:r>
          <w:delText xml:space="preserve">.</w:delText>
        </w:r>
      </w:del>
    </w:p>
    <w:p>
      <w:pPr>
        <w:pStyle w:val="BodyText"/>
      </w:pPr>
      <w:ins w:id="34" w:author="PR Preview" w:date="2026-01-01T00:00:00Z">
        <w:r>
          <w:rPr>
            <w:rStyle w:val="VerbatimChar"/>
          </w:rPr>
          <w:t xml:space="preserve">direnv</w:t>
        </w:r>
      </w:ins>
      <w:ins w:id="35" w:author="PR Preview" w:date="2026-01-01T00:00:00Z">
        <w:r>
          <w:t xml:space="preserve"> </w:t>
        </w:r>
      </w:ins>
      <w:ins w:id="36" w:author="PR Preview" w:date="2026-01-01T00:00:00Z">
        <w:r>
          <w:t xml:space="preserve">is the one with the most direct bearing on research workflows: it is how</w:t>
        </w:r>
      </w:ins>
      <w:ins w:id="37" w:author="PR Preview" w:date="2026-01-01T00:00:00Z">
        <w:r>
          <w:t xml:space="preserve"> </w:t>
        </w:r>
      </w:ins>
      <w:ins w:id="38" w:author="PR Preview" w:date="2026-01-01T00:00:00Z">
        <w:r>
          <w:t xml:space="preserve">a project can set</w:t>
        </w:r>
      </w:ins>
      <w:ins w:id="39" w:author="PR Preview" w:date="2026-01-01T00:00:00Z">
        <w:r>
          <w:t xml:space="preserve"> </w:t>
        </w:r>
      </w:ins>
      <w:ins w:id="40" w:author="PR Preview" w:date="2026-01-01T00:00:00Z">
        <w:r>
          <w:rPr>
            <w:rStyle w:val="VerbatimChar"/>
          </w:rPr>
          <w:t xml:space="preserve">R_LIBS</w:t>
        </w:r>
      </w:ins>
      <w:ins w:id="41" w:author="PR Preview" w:date="2026-01-01T00:00:00Z">
        <w:r>
          <w:t xml:space="preserve">, an API key, or a</w:t>
        </w:r>
      </w:ins>
      <w:ins w:id="42" w:author="PR Preview" w:date="2026-01-01T00:00:00Z">
        <w:r>
          <w:t xml:space="preserve"> </w:t>
        </w:r>
      </w:ins>
      <w:ins w:id="43" w:author="PR Preview" w:date="2026-01-01T00:00:00Z">
        <w:r>
          <w:rPr>
            <w:rStyle w:val="VerbatimChar"/>
          </w:rPr>
          <w:t xml:space="preserve">RETICULATE_PYTHON</w:t>
        </w:r>
      </w:ins>
      <w:ins w:id="44" w:author="PR Preview" w:date="2026-01-01T00:00:00Z">
        <w:r>
          <w:t xml:space="preserve"> </w:t>
        </w:r>
      </w:ins>
      <w:ins w:id="45" w:author="PR Preview" w:date="2026-01-01T00:00:00Z">
        <w:r>
          <w:t xml:space="preserve">that applies</w:t>
        </w:r>
      </w:ins>
      <w:ins w:id="46" w:author="PR Preview" w:date="2026-01-01T00:00:00Z">
        <w:r>
          <w:t xml:space="preserve"> </w:t>
        </w:r>
      </w:ins>
      <w:ins w:id="47" w:author="PR Preview" w:date="2026-01-01T00:00:00Z">
        <w:r>
          <w:t xml:space="preserve">inside that project and nowhere else.</w:t>
        </w:r>
      </w:ins>
      <w:ins w:id="48" w:author="PR Preview" w:date="2026-01-01T00:00:00Z">
        <w:r>
          <w:t xml:space="preserve"> </w:t>
        </w:r>
      </w:ins>
      <w:ins w:id="49" w:author="PR Preview" w:date="2026-01-01T00:00:00Z">
        <w:r>
          <w:t xml:space="preserve">Oh My Zsh bundles</w:t>
        </w:r>
      </w:ins>
      <w:ins w:id="50" w:author="PR Preview" w:date="2026-01-01T00:00:00Z">
        <w:r>
          <w:t xml:space="preserve"> </w:t>
        </w:r>
      </w:ins>
      <w:ins w:id="51" w:author="PR Preview" w:date="2026-01-01T00:00:00Z">
        <w:r>
          <w:rPr>
            <w:rStyle w:val="VerbatimChar"/>
          </w:rPr>
          <w:t xml:space="preserve">direnv</w:t>
        </w:r>
      </w:ins>
      <w:ins w:id="52" w:author="PR Preview" w:date="2026-01-01T00:00:00Z">
        <w:r>
          <w:t xml:space="preserve"> </w:t>
        </w:r>
      </w:ins>
      <w:ins w:id="53" w:author="PR Preview" w:date="2026-01-01T00:00:00Z">
        <w:r>
          <w:t xml:space="preserve">and</w:t>
        </w:r>
      </w:ins>
      <w:ins w:id="54" w:author="PR Preview" w:date="2026-01-01T00:00:00Z">
        <w:r>
          <w:t xml:space="preserve"> </w:t>
        </w:r>
      </w:ins>
      <w:ins w:id="55" w:author="PR Preview" w:date="2026-01-01T00:00:00Z">
        <w:r>
          <w:rPr>
            <w:rStyle w:val="VerbatimChar"/>
          </w:rPr>
          <w:t xml:space="preserve">zoxide</w:t>
        </w:r>
      </w:ins>
      <w:ins w:id="56" w:author="PR Preview" w:date="2026-01-01T00:00:00Z">
        <w:r>
          <w:t xml:space="preserve"> </w:t>
        </w:r>
      </w:ins>
      <w:ins w:id="57" w:author="PR Preview" w:date="2026-01-01T00:00:00Z">
        <w:r>
          <w:t xml:space="preserve">plugins, so those two need no hook line</w:t>
        </w:r>
      </w:ins>
      <w:ins w:id="58" w:author="PR Preview" w:date="2026-01-01T00:00:00Z">
        <w:r>
          <w:t xml:space="preserve"> </w:t>
        </w:r>
      </w:ins>
      <w:ins w:id="59" w:author="PR Preview" w:date="2026-01-01T00:00:00Z">
        <w:r>
          <w:t xml:space="preserve">in</w:t>
        </w:r>
      </w:ins>
      <w:ins w:id="60" w:author="PR Preview" w:date="2026-01-01T00:00:00Z">
        <w:r>
          <w:t xml:space="preserve"> </w:t>
        </w:r>
      </w:ins>
      <w:ins w:id="61" w:author="PR Preview" w:date="2026-01-01T00:00:00Z">
        <w:r>
          <w:rPr>
            <w:rStyle w:val="VerbatimChar"/>
          </w:rPr>
          <w:t xml:space="preserve">~/.zshrc</w:t>
        </w:r>
      </w:ins>
      <w:ins w:id="62" w:author="PR Preview" w:date="2026-01-01T00:00:00Z">
        <w:r>
          <w:t xml:space="preserve">.</w:t>
        </w:r>
      </w:ins>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del w:id="63" w:author="PR Preview" w:date="2026-01-01T00:00:00Z">
        <w:r>
          <w:delText xml:space="preserve">For shell scripts, we follow the</w:delText>
        </w:r>
      </w:del>
      <w:del w:id="64" w:author="PR Preview" w:date="2026-01-01T00:00:00Z">
        <w:r>
          <w:delText xml:space="preserve"> </w:delText>
        </w:r>
      </w:del>
      <w:hyperlink r:id="rId68">
        <w:del w:id="65" w:author="PR Preview" w:date="2026-01-01T00:00:00Z">
          <w:r>
            <w:rPr>
              <w:rStyle w:val="Hyperlink"/>
            </w:rPr>
            <w:delText xml:space="preserve">Google Shell Style Guide</w:delText>
          </w:r>
        </w:del>
      </w:hyperlink>
      <w:del w:id="66" w:author="PR Preview" w:date="2026-01-01T00:00:00Z">
        <w:r>
          <w:delText xml:space="preserve"> </w:delText>
        </w:r>
      </w:del>
      <w:del w:id="67" w:author="PR Preview" w:date="2026-01-01T00:00:00Z">
        <w:r>
          <w:delText xml:space="preserve">as the base authority,</w:delText>
        </w:r>
      </w:del>
      <w:del w:id="68" w:author="PR Preview" w:date="2026-01-01T00:00:00Z">
        <w:r>
          <w:delText xml:space="preserve"> </w:delText>
        </w:r>
      </w:del>
      <w:del w:id="69" w:author="PR Preview" w:date="2026-01-01T00:00:00Z">
        <w:r>
          <w:delText xml:space="preserve">the same way our R chapters defer to the</w:delText>
        </w:r>
      </w:del>
      <w:del w:id="70" w:author="PR Preview" w:date="2026-01-01T00:00:00Z">
        <w:r>
          <w:delText xml:space="preserve"> </w:delText>
        </w:r>
      </w:del>
      <w:hyperlink r:id="rId69">
        <w:del w:id="71" w:author="PR Preview" w:date="2026-01-01T00:00:00Z">
          <w:r>
            <w:rPr>
              <w:rStyle w:val="Hyperlink"/>
            </w:rPr>
            <w:delText xml:space="preserve">tidyverse style guide</w:delText>
          </w:r>
        </w:del>
      </w:hyperlink>
      <w:del w:id="72" w:author="PR Preview" w:date="2026-01-01T00:00:00Z">
        <w:r>
          <w:delText xml:space="preserve">.</w:delText>
        </w:r>
      </w:del>
      <w:del w:id="73" w:author="PR Preview" w:date="2026-01-01T00:00:00Z">
        <w:r>
          <w:delText xml:space="preserve"> </w:delText>
        </w:r>
      </w:del>
      <w:del w:id="74" w:author="PR Preview" w:date="2026-01-01T00:00:00Z">
        <w:r>
          <w:delText xml:space="preserve">The points below are our priorities and additions.</w:delText>
        </w:r>
      </w:del>
    </w:p>
    <w:p>
      <w:pPr>
        <w:pStyle w:val="FirstParagraph"/>
      </w:pPr>
      <w:ins w:id="75" w:author="PR Preview" w:date="2026-01-01T00:00:00Z">
        <w:r>
          <w:t xml:space="preserve">For shell scripts, we recommend the</w:t>
        </w:r>
      </w:ins>
      <w:ins w:id="76" w:author="PR Preview" w:date="2026-01-01T00:00:00Z">
        <w:r>
          <w:t xml:space="preserve"> </w:t>
        </w:r>
      </w:ins>
      <w:hyperlink r:id="rId68">
        <w:ins w:id="77" w:author="PR Preview" w:date="2026-01-01T00:00:00Z">
          <w:r>
            <w:rPr>
              <w:rStyle w:val="Hyperlink"/>
            </w:rPr>
            <w:t xml:space="preserve">Google Shell Style Guide</w:t>
          </w:r>
        </w:ins>
      </w:hyperlink>
      <w:ins w:id="78" w:author="PR Preview" w:date="2026-01-01T00:00:00Z">
        <w:r>
          <w:t xml:space="preserve"> </w:t>
        </w:r>
      </w:ins>
      <w:ins w:id="79" w:author="PR Preview" w:date="2026-01-01T00:00:00Z">
        <w:r>
          <w:t xml:space="preserve">as the base authority,</w:t>
        </w:r>
      </w:ins>
      <w:ins w:id="80" w:author="PR Preview" w:date="2026-01-01T00:00:00Z">
        <w:r>
          <w:t xml:space="preserve"> </w:t>
        </w:r>
      </w:ins>
      <w:ins w:id="81" w:author="PR Preview" w:date="2026-01-01T00:00:00Z">
        <w:r>
          <w:t xml:space="preserve">the same way the R chapters defer to the</w:t>
        </w:r>
      </w:ins>
      <w:ins w:id="82" w:author="PR Preview" w:date="2026-01-01T00:00:00Z">
        <w:r>
          <w:t xml:space="preserve"> </w:t>
        </w:r>
      </w:ins>
      <w:hyperlink r:id="rId69">
        <w:ins w:id="83" w:author="PR Preview" w:date="2026-01-01T00:00:00Z">
          <w:r>
            <w:rPr>
              <w:rStyle w:val="Hyperlink"/>
            </w:rPr>
            <w:t xml:space="preserve">tidyverse style guide</w:t>
          </w:r>
        </w:ins>
      </w:hyperlink>
      <w:ins w:id="84" w:author="PR Preview" w:date="2026-01-01T00:00:00Z">
        <w:r>
          <w:t xml:space="preserve">.</w:t>
        </w:r>
      </w:ins>
      <w:ins w:id="85" w:author="PR Preview" w:date="2026-01-01T00:00:00Z">
        <w:r>
          <w:t xml:space="preserve"> </w:t>
        </w:r>
      </w:ins>
      <w:ins w:id="86" w:author="PR Preview" w:date="2026-01-01T00:00:00Z">
        <w:r>
          <w:t xml:space="preserve">The points below are recommended priorities and additions.</w:t>
        </w:r>
      </w:ins>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del w:id="87" w:author="PR Preview" w:date="2026-01-01T00:00:00Z">
        <w:r>
          <w:delText xml:space="preserve">Decompose scripts into functions the same way we decompose R code:</w:delText>
        </w:r>
      </w:del>
      <w:del w:id="88" w:author="PR Preview" w:date="2026-01-01T00:00:00Z">
        <w:r>
          <w:delText xml:space="preserve"> </w:delText>
        </w:r>
      </w:del>
      <w:del w:id="89" w:author="PR Preview" w:date="2026-01-01T00:00:00Z">
        <w:r>
          <w:delText xml:space="preserve">small, single-purpose, and named in</w:delText>
        </w:r>
      </w:del>
      <w:del w:id="90" w:author="PR Preview" w:date="2026-01-01T00:00:00Z">
        <w:r>
          <w:delText xml:space="preserve"> </w:delText>
        </w:r>
      </w:del>
      <w:del w:id="91" w:author="PR Preview" w:date="2026-01-01T00:00:00Z">
        <w:r>
          <w:rPr>
            <w:rStyle w:val="VerbatimChar"/>
          </w:rPr>
          <w:delText xml:space="preserve">snake_case</w:delText>
        </w:r>
      </w:del>
      <w:del w:id="92" w:author="PR Preview" w:date="2026-01-01T00:00:00Z">
        <w:r>
          <w:delText xml:space="preserve">.</w:delText>
        </w:r>
      </w:del>
      <w:del w:id="93" w:author="PR Preview" w:date="2026-01-01T00:00:00Z">
        <w:r>
          <w:delText xml:space="preserve"> </w:delText>
        </w:r>
      </w:del>
      <w:del w:id="94" w:author="PR Preview" w:date="2026-01-01T00:00:00Z">
        <w:r>
          <w:delText xml:space="preserve">Declare function-local variables with</w:delText>
        </w:r>
      </w:del>
      <w:del w:id="95" w:author="PR Preview" w:date="2026-01-01T00:00:00Z">
        <w:r>
          <w:delText xml:space="preserve"> </w:delText>
        </w:r>
      </w:del>
      <w:del w:id="96" w:author="PR Preview" w:date="2026-01-01T00:00:00Z">
        <w:r>
          <w:rPr>
            <w:rStyle w:val="VerbatimChar"/>
          </w:rPr>
          <w:delText xml:space="preserve">local</w:delText>
        </w:r>
      </w:del>
      <w:del w:id="97" w:author="PR Preview" w:date="2026-01-01T00:00:00Z">
        <w:r>
          <w:delText xml:space="preserve"> </w:delText>
        </w:r>
      </w:del>
      <w:del w:id="98" w:author="PR Preview" w:date="2026-01-01T00:00:00Z">
        <w:r>
          <w:delText xml:space="preserve">so they don’t leak into the global namespace,</w:delText>
        </w:r>
      </w:del>
      <w:del w:id="99" w:author="PR Preview" w:date="2026-01-01T00:00:00Z">
        <w:r>
          <w:delText xml:space="preserve"> </w:delText>
        </w:r>
      </w:del>
      <w:del w:id="100" w:author="PR Preview" w:date="2026-01-01T00:00:00Z">
        <w:r>
          <w:delText xml:space="preserve">and return status with</w:delText>
        </w:r>
      </w:del>
      <w:del w:id="101" w:author="PR Preview" w:date="2026-01-01T00:00:00Z">
        <w:r>
          <w:delText xml:space="preserve"> </w:delText>
        </w:r>
      </w:del>
      <w:del w:id="102" w:author="PR Preview" w:date="2026-01-01T00:00:00Z">
        <w:r>
          <w:rPr>
            <w:rStyle w:val="VerbatimChar"/>
          </w:rPr>
          <w:delText xml:space="preserve">return</w:delText>
        </w:r>
      </w:del>
      <w:del w:id="103" w:author="PR Preview" w:date="2026-01-01T00:00:00Z">
        <w:r>
          <w:delText xml:space="preserve"> </w:delText>
        </w:r>
      </w:del>
      <w:del w:id="104" w:author="PR Preview" w:date="2026-01-01T00:00:00Z">
        <w:r>
          <w:delText xml:space="preserve">codes</w:delText>
        </w:r>
      </w:del>
      <w:del w:id="105" w:author="PR Preview" w:date="2026-01-01T00:00:00Z">
        <w:r>
          <w:delText xml:space="preserve"> </w:delText>
        </w:r>
      </w:del>
      <w:del w:id="106" w:author="PR Preview" w:date="2026-01-01T00:00:00Z">
        <w:r>
          <w:delText xml:space="preserve">(write data results to stdout).</w:delText>
        </w:r>
      </w:del>
    </w:p>
    <w:p>
      <w:pPr>
        <w:pStyle w:val="FirstParagraph"/>
      </w:pPr>
      <w:ins w:id="107" w:author="PR Preview" w:date="2026-01-01T00:00:00Z">
        <w:r>
          <w:t xml:space="preserve">Decompose scripts into functions the same way as R code:</w:t>
        </w:r>
      </w:ins>
      <w:ins w:id="108" w:author="PR Preview" w:date="2026-01-01T00:00:00Z">
        <w:r>
          <w:t xml:space="preserve"> </w:t>
        </w:r>
      </w:ins>
      <w:ins w:id="109" w:author="PR Preview" w:date="2026-01-01T00:00:00Z">
        <w:r>
          <w:t xml:space="preserve">small, single-purpose, and named in</w:t>
        </w:r>
      </w:ins>
      <w:ins w:id="110" w:author="PR Preview" w:date="2026-01-01T00:00:00Z">
        <w:r>
          <w:t xml:space="preserve"> </w:t>
        </w:r>
      </w:ins>
      <w:ins w:id="111" w:author="PR Preview" w:date="2026-01-01T00:00:00Z">
        <w:r>
          <w:rPr>
            <w:rStyle w:val="VerbatimChar"/>
          </w:rPr>
          <w:t xml:space="preserve">snake_case</w:t>
        </w:r>
      </w:ins>
      <w:ins w:id="112" w:author="PR Preview" w:date="2026-01-01T00:00:00Z">
        <w:r>
          <w:t xml:space="preserve">.</w:t>
        </w:r>
      </w:ins>
      <w:ins w:id="113" w:author="PR Preview" w:date="2026-01-01T00:00:00Z">
        <w:r>
          <w:t xml:space="preserve"> </w:t>
        </w:r>
      </w:ins>
      <w:ins w:id="114" w:author="PR Preview" w:date="2026-01-01T00:00:00Z">
        <w:r>
          <w:t xml:space="preserve">Declare function-local variables with</w:t>
        </w:r>
      </w:ins>
      <w:ins w:id="115" w:author="PR Preview" w:date="2026-01-01T00:00:00Z">
        <w:r>
          <w:t xml:space="preserve"> </w:t>
        </w:r>
      </w:ins>
      <w:ins w:id="116" w:author="PR Preview" w:date="2026-01-01T00:00:00Z">
        <w:r>
          <w:rPr>
            <w:rStyle w:val="VerbatimChar"/>
          </w:rPr>
          <w:t xml:space="preserve">local</w:t>
        </w:r>
      </w:ins>
      <w:ins w:id="117" w:author="PR Preview" w:date="2026-01-01T00:00:00Z">
        <w:r>
          <w:t xml:space="preserve"> </w:t>
        </w:r>
      </w:ins>
      <w:ins w:id="118" w:author="PR Preview" w:date="2026-01-01T00:00:00Z">
        <w:r>
          <w:t xml:space="preserve">so they don’t leak into the global namespace,</w:t>
        </w:r>
      </w:ins>
      <w:ins w:id="119" w:author="PR Preview" w:date="2026-01-01T00:00:00Z">
        <w:r>
          <w:t xml:space="preserve"> </w:t>
        </w:r>
      </w:ins>
      <w:ins w:id="120" w:author="PR Preview" w:date="2026-01-01T00:00:00Z">
        <w:r>
          <w:t xml:space="preserve">and return status with</w:t>
        </w:r>
      </w:ins>
      <w:ins w:id="121" w:author="PR Preview" w:date="2026-01-01T00:00:00Z">
        <w:r>
          <w:t xml:space="preserve"> </w:t>
        </w:r>
      </w:ins>
      <w:ins w:id="122" w:author="PR Preview" w:date="2026-01-01T00:00:00Z">
        <w:r>
          <w:rPr>
            <w:rStyle w:val="VerbatimChar"/>
          </w:rPr>
          <w:t xml:space="preserve">return</w:t>
        </w:r>
      </w:ins>
      <w:ins w:id="123" w:author="PR Preview" w:date="2026-01-01T00:00:00Z">
        <w:r>
          <w:t xml:space="preserve"> </w:t>
        </w:r>
      </w:ins>
      <w:ins w:id="124" w:author="PR Preview" w:date="2026-01-01T00:00:00Z">
        <w:r>
          <w:t xml:space="preserve">codes</w:t>
        </w:r>
      </w:ins>
      <w:ins w:id="125" w:author="PR Preview" w:date="2026-01-01T00:00:00Z">
        <w:r>
          <w:t xml:space="preserve"> </w:t>
        </w:r>
      </w:ins>
      <w:ins w:id="126" w:author="PR Preview" w:date="2026-01-01T00:00:00Z">
        <w:r>
          <w:t xml:space="preserve">(write data results to stdout).</w:t>
        </w:r>
      </w:ins>
    </w:p>
    <w:bookmarkEnd w:id="71"/>
    <w:bookmarkStart w:id="73" w:name="comments"/>
    <w:p>
      <w:pPr>
        <w:pStyle w:val="Heading3"/>
      </w:pPr>
      <w:r>
        <w:t xml:space="preserve">7.3 Comments</w:t>
      </w:r>
    </w:p>
    <w:p>
      <w:pPr>
        <w:pStyle w:val="FirstParagraph"/>
      </w:pPr>
      <w:del w:id="127" w:author="PR Preview" w:date="2026-01-01T00:00:00Z">
        <w:r>
          <w:delText xml:space="preserve">The same principle as our R guidance applies:</w:delText>
        </w:r>
      </w:del>
      <w:del w:id="128" w:author="PR Preview" w:date="2026-01-01T00:00:00Z">
        <w:r>
          <w:delText xml:space="preserve"> </w:delText>
        </w:r>
      </w:del>
      <w:del w:id="129" w:author="PR Preview" w:date="2026-01-01T00:00:00Z">
        <w:r>
          <w:delText xml:space="preserve">explain</w:delText>
        </w:r>
      </w:del>
      <w:del w:id="130" w:author="PR Preview" w:date="2026-01-01T00:00:00Z">
        <w:r>
          <w:delText xml:space="preserve"> </w:delText>
        </w:r>
      </w:del>
      <w:del w:id="131" w:author="PR Preview" w:date="2026-01-01T00:00:00Z">
        <w:r>
          <w:rPr>
            <w:i/>
            <w:iCs/>
          </w:rPr>
          <w:delText xml:space="preserve">why</w:delText>
        </w:r>
      </w:del>
      <w:del w:id="132" w:author="PR Preview" w:date="2026-01-01T00:00:00Z">
        <w:r>
          <w:delText xml:space="preserve">, not</w:delText>
        </w:r>
      </w:del>
      <w:del w:id="133" w:author="PR Preview" w:date="2026-01-01T00:00:00Z">
        <w:r>
          <w:delText xml:space="preserve"> </w:delText>
        </w:r>
      </w:del>
      <w:del w:id="134" w:author="PR Preview" w:date="2026-01-01T00:00:00Z">
        <w:r>
          <w:rPr>
            <w:i/>
            <w:iCs/>
          </w:rPr>
          <w:delText xml:space="preserve">what</w:delText>
        </w:r>
      </w:del>
      <w:del w:id="135" w:author="PR Preview" w:date="2026-01-01T00:00:00Z">
        <w:r>
          <w:delText xml:space="preserve">.</w:delText>
        </w:r>
      </w:del>
      <w:del w:id="136" w:author="PR Preview" w:date="2026-01-01T00:00:00Z">
        <w:r>
          <w:delText xml:space="preserve"> </w:delText>
        </w:r>
      </w:del>
      <w:del w:id="137" w:author="PR Preview" w:date="2026-01-01T00:00:00Z">
        <w:r>
          <w:delText xml:space="preserve">Keep inline comments brief,</w:delText>
        </w:r>
      </w:del>
      <w:del w:id="138" w:author="PR Preview" w:date="2026-01-01T00:00:00Z">
        <w:r>
          <w:delText xml:space="preserve"> </w:delText>
        </w:r>
      </w:del>
      <w:del w:id="139" w:author="PR Preview" w:date="2026-01-01T00:00:00Z">
        <w:r>
          <w:delText xml:space="preserve">and point to an Architecture Decision Record</w:delText>
        </w:r>
      </w:del>
      <w:del w:id="140" w:author="PR Preview" w:date="2026-01-01T00:00:00Z">
        <w:r>
          <w:delText xml:space="preserve"> </w:delText>
        </w:r>
      </w:del>
      <w:del w:id="141" w:author="PR Preview" w:date="2026-01-01T00:00:00Z">
        <w:r>
          <w:delText xml:space="preserve">for rationale too long for a comment</w:delText>
        </w:r>
      </w:del>
      <w:del w:id="142" w:author="PR Preview" w:date="2026-01-01T00:00:00Z">
        <w:r>
          <w:delText xml:space="preserve"> </w:delText>
        </w:r>
      </w:del>
      <w:del w:id="143" w:author="PR Preview" w:date="2026-01-01T00:00:00Z">
        <w:r>
          <w:delText xml:space="preserve">(see</w:delText>
        </w:r>
      </w:del>
      <w:del w:id="144" w:author="PR Preview" w:date="2026-01-01T00:00:00Z">
        <w:r>
          <w:delText xml:space="preserve"> </w:delText>
        </w:r>
      </w:del>
      <w:hyperlink r:id="rId72">
        <w:del w:id="145" w:author="PR Preview" w:date="2026-01-01T00:00:00Z">
          <w:r>
            <w:rPr>
              <w:rStyle w:val="Hyperlink"/>
            </w:rPr>
            <w:delText xml:space="preserve">Design Documentation with ADRs</w:delText>
          </w:r>
        </w:del>
      </w:hyperlink>
      <w:del w:id="146" w:author="PR Preview" w:date="2026-01-01T00:00:00Z">
        <w:r>
          <w:delText xml:space="preserve">).</w:delText>
        </w:r>
      </w:del>
    </w:p>
    <w:p>
      <w:pPr>
        <w:pStyle w:val="FirstParagraph"/>
      </w:pPr>
      <w:ins w:id="147" w:author="PR Preview" w:date="2026-01-01T00:00:00Z">
        <w:r>
          <w:t xml:space="preserve">The same principle as in the R guidance applies:</w:t>
        </w:r>
      </w:ins>
      <w:ins w:id="148" w:author="PR Preview" w:date="2026-01-01T00:00:00Z">
        <w:r>
          <w:t xml:space="preserve"> </w:t>
        </w:r>
      </w:ins>
      <w:ins w:id="149" w:author="PR Preview" w:date="2026-01-01T00:00:00Z">
        <w:r>
          <w:t xml:space="preserve">explain</w:t>
        </w:r>
      </w:ins>
      <w:ins w:id="150" w:author="PR Preview" w:date="2026-01-01T00:00:00Z">
        <w:r>
          <w:t xml:space="preserve"> </w:t>
        </w:r>
      </w:ins>
      <w:ins w:id="151" w:author="PR Preview" w:date="2026-01-01T00:00:00Z">
        <w:r>
          <w:rPr>
            <w:i/>
            <w:iCs/>
          </w:rPr>
          <w:t xml:space="preserve">why</w:t>
        </w:r>
      </w:ins>
      <w:ins w:id="152" w:author="PR Preview" w:date="2026-01-01T00:00:00Z">
        <w:r>
          <w:t xml:space="preserve">, not</w:t>
        </w:r>
      </w:ins>
      <w:ins w:id="153" w:author="PR Preview" w:date="2026-01-01T00:00:00Z">
        <w:r>
          <w:t xml:space="preserve"> </w:t>
        </w:r>
      </w:ins>
      <w:ins w:id="154" w:author="PR Preview" w:date="2026-01-01T00:00:00Z">
        <w:r>
          <w:rPr>
            <w:i/>
            <w:iCs/>
          </w:rPr>
          <w:t xml:space="preserve">what</w:t>
        </w:r>
      </w:ins>
      <w:ins w:id="155" w:author="PR Preview" w:date="2026-01-01T00:00:00Z">
        <w:r>
          <w:t xml:space="preserve">.</w:t>
        </w:r>
      </w:ins>
      <w:ins w:id="156" w:author="PR Preview" w:date="2026-01-01T00:00:00Z">
        <w:r>
          <w:t xml:space="preserve"> </w:t>
        </w:r>
      </w:ins>
      <w:ins w:id="157" w:author="PR Preview" w:date="2026-01-01T00:00:00Z">
        <w:r>
          <w:t xml:space="preserve">Keep inline comments brief,</w:t>
        </w:r>
      </w:ins>
      <w:ins w:id="158" w:author="PR Preview" w:date="2026-01-01T00:00:00Z">
        <w:r>
          <w:t xml:space="preserve"> </w:t>
        </w:r>
      </w:ins>
      <w:ins w:id="159" w:author="PR Preview" w:date="2026-01-01T00:00:00Z">
        <w:r>
          <w:t xml:space="preserve">and point to an Architecture Decision Record</w:t>
        </w:r>
      </w:ins>
      <w:ins w:id="160" w:author="PR Preview" w:date="2026-01-01T00:00:00Z">
        <w:r>
          <w:t xml:space="preserve"> </w:t>
        </w:r>
      </w:ins>
      <w:ins w:id="161" w:author="PR Preview" w:date="2026-01-01T00:00:00Z">
        <w:r>
          <w:t xml:space="preserve">for rationale too long for a comment</w:t>
        </w:r>
      </w:ins>
      <w:ins w:id="162" w:author="PR Preview" w:date="2026-01-01T00:00:00Z">
        <w:r>
          <w:t xml:space="preserve"> </w:t>
        </w:r>
      </w:ins>
      <w:ins w:id="163" w:author="PR Preview" w:date="2026-01-01T00:00:00Z">
        <w:r>
          <w:t xml:space="preserve">(see</w:t>
        </w:r>
      </w:ins>
      <w:ins w:id="164" w:author="PR Preview" w:date="2026-01-01T00:00:00Z">
        <w:r>
          <w:t xml:space="preserve"> </w:t>
        </w:r>
      </w:ins>
      <w:hyperlink r:id="rId72">
        <w:ins w:id="165" w:author="PR Preview" w:date="2026-01-01T00:00:00Z">
          <w:r>
            <w:rPr>
              <w:rStyle w:val="Hyperlink"/>
            </w:rPr>
            <w:t xml:space="preserve">Design Documentation with ADRs</w:t>
          </w:r>
        </w:ins>
      </w:hyperlink>
      <w:ins w:id="166" w:author="PR Preview" w:date="2026-01-01T00:00:00Z">
        <w:r>
          <w:t xml:space="preserve">).</w:t>
        </w:r>
      </w:ins>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del w:id="167" w:author="PR Preview" w:date="2026-01-01T00:00:00Z">
        <w:r>
          <w:delText xml:space="preserve">Follow the same readability conventions as our R style:</w:delText>
        </w:r>
      </w:del>
      <w:del w:id="168" w:author="PR Preview" w:date="2026-01-01T00:00:00Z">
        <w:r>
          <w:delText xml:space="preserve"> </w:delText>
        </w:r>
      </w:del>
      <w:del w:id="169" w:author="PR Preview" w:date="2026-01-01T00:00:00Z">
        <w:r>
          <w:delText xml:space="preserve">lines under about 80 characters,</w:delText>
        </w:r>
      </w:del>
      <w:del w:id="170" w:author="PR Preview" w:date="2026-01-01T00:00:00Z">
        <w:r>
          <w:delText xml:space="preserve"> </w:delText>
        </w:r>
      </w:del>
      <w:del w:id="171" w:author="PR Preview" w:date="2026-01-01T00:00:00Z">
        <w:r>
          <w:delText xml:space="preserve">two-space indentation,</w:delText>
        </w:r>
      </w:del>
      <w:del w:id="172" w:author="PR Preview" w:date="2026-01-01T00:00:00Z">
        <w:r>
          <w:delText xml:space="preserve"> </w:delText>
        </w:r>
      </w:del>
      <w:del w:id="173" w:author="PR Preview" w:date="2026-01-01T00:00:00Z">
        <w:r>
          <w:delText xml:space="preserve">and one logical step per line,</w:delText>
        </w:r>
      </w:del>
      <w:del w:id="174" w:author="PR Preview" w:date="2026-01-01T00:00:00Z">
        <w:r>
          <w:delText xml:space="preserve"> </w:delText>
        </w:r>
      </w:del>
      <w:del w:id="175" w:author="PR Preview" w:date="2026-01-01T00:00:00Z">
        <w:r>
          <w:delText xml:space="preserve">breaking long pipelines after the</w:delText>
        </w:r>
      </w:del>
      <w:del w:id="176" w:author="PR Preview" w:date="2026-01-01T00:00:00Z">
        <w:r>
          <w:delText xml:space="preserve"> </w:delText>
        </w:r>
      </w:del>
      <w:del w:id="177" w:author="PR Preview" w:date="2026-01-01T00:00:00Z">
        <w:r>
          <w:rPr>
            <w:rStyle w:val="VerbatimChar"/>
          </w:rPr>
          <w:delText xml:space="preserve">|</w:delText>
        </w:r>
      </w:del>
      <w:del w:id="178" w:author="PR Preview" w:date="2026-01-01T00:00:00Z">
        <w:r>
          <w:delText xml:space="preserve"> </w:delText>
        </w:r>
      </w:del>
      <w:del w:id="179" w:author="PR Preview" w:date="2026-01-01T00:00:00Z">
        <w:r>
          <w:delText xml:space="preserve">with the continuation indented.</w:delText>
        </w:r>
      </w:del>
    </w:p>
    <w:p>
      <w:pPr>
        <w:pStyle w:val="FirstParagraph"/>
      </w:pPr>
      <w:ins w:id="180" w:author="PR Preview" w:date="2026-01-01T00:00:00Z">
        <w:r>
          <w:t xml:space="preserve">Follow the same readability conventions as the R style:</w:t>
        </w:r>
      </w:ins>
      <w:ins w:id="181" w:author="PR Preview" w:date="2026-01-01T00:00:00Z">
        <w:r>
          <w:t xml:space="preserve"> </w:t>
        </w:r>
      </w:ins>
      <w:ins w:id="182" w:author="PR Preview" w:date="2026-01-01T00:00:00Z">
        <w:r>
          <w:t xml:space="preserve">lines under about 80 characters,</w:t>
        </w:r>
      </w:ins>
      <w:ins w:id="183" w:author="PR Preview" w:date="2026-01-01T00:00:00Z">
        <w:r>
          <w:t xml:space="preserve"> </w:t>
        </w:r>
      </w:ins>
      <w:ins w:id="184" w:author="PR Preview" w:date="2026-01-01T00:00:00Z">
        <w:r>
          <w:t xml:space="preserve">two-space indentation,</w:t>
        </w:r>
      </w:ins>
      <w:ins w:id="185" w:author="PR Preview" w:date="2026-01-01T00:00:00Z">
        <w:r>
          <w:t xml:space="preserve"> </w:t>
        </w:r>
      </w:ins>
      <w:ins w:id="186" w:author="PR Preview" w:date="2026-01-01T00:00:00Z">
        <w:r>
          <w:t xml:space="preserve">and one logical step per line,</w:t>
        </w:r>
      </w:ins>
      <w:ins w:id="187" w:author="PR Preview" w:date="2026-01-01T00:00:00Z">
        <w:r>
          <w:t xml:space="preserve"> </w:t>
        </w:r>
      </w:ins>
      <w:ins w:id="188" w:author="PR Preview" w:date="2026-01-01T00:00:00Z">
        <w:r>
          <w:t xml:space="preserve">breaking long pipelines after the</w:t>
        </w:r>
      </w:ins>
      <w:ins w:id="189" w:author="PR Preview" w:date="2026-01-01T00:00:00Z">
        <w:r>
          <w:t xml:space="preserve"> </w:t>
        </w:r>
      </w:ins>
      <w:ins w:id="190" w:author="PR Preview" w:date="2026-01-01T00:00:00Z">
        <w:r>
          <w:rPr>
            <w:rStyle w:val="VerbatimChar"/>
          </w:rPr>
          <w:t xml:space="preserve">|</w:t>
        </w:r>
      </w:ins>
      <w:ins w:id="191" w:author="PR Preview" w:date="2026-01-01T00:00:00Z">
        <w:r>
          <w:t xml:space="preserve"> </w:t>
        </w:r>
      </w:ins>
      <w:ins w:id="192" w:author="PR Preview" w:date="2026-01-01T00:00:00Z">
        <w:r>
          <w:t xml:space="preserve">with the continuation indented.</w:t>
        </w:r>
      </w:ins>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2026-10-14T11:13:55Z</dcterms:created>
  <dcterms:modified xsi:type="dcterms:W3CDTF">2026-10-14T11:13:55Z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04:10:23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