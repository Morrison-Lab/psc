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2026-10-14 12:39:25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14:54:54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del w:id="3" w:author="PR Preview" w:date="2026-01-01T00:00:00Z">
        <w:r>
          <w:delText xml:space="preserve">If you’re an R Markdown user,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you might be thinking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“Quarto sounds a lot like R Markdown.”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You’re not wrong!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Quarto unifies the functionality of many packages from the R Markdown ecosystem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(rmarkdown, bookdown, distill, xaringan, etc.)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into a single consistent system as well as extends it with native support for multiple programming languages like Python and Julia in addition to R.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In a way,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Quarto reflects everything that was learned from expanding and supporting the R Markdown ecosystem over a decade.</w:delText>
        </w:r>
      </w:del>
    </w:p>
    <w:p>
      <w:pPr>
        <w:pStyle w:val="FirstParagraph"/>
      </w:pPr>
      <w:ins w:id="20" w:author="PR Preview" w:date="2026-01-01T00:00:00Z">
        <w:r>
          <w:t xml:space="preserve">Quarto is the successor to R Markdown.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It folds the R Markdown ecosystem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(rmarkdown, bookdown, distill, xaringan and others)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into one system,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 it supports Python and Julia as well as R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(Wickham et al. 2023, ch. 28)</w:t>
        </w:r>
      </w:ins>
      <w:ins w:id="31" w:author="PR Preview" w:date="2026-01-01T00:00:00Z">
        <w:r>
          <w:t xml:space="preserve">.</w:t>
        </w:r>
      </w:ins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2026-10-15T21:59:59Z</dcterms:created>
  <dcterms:modified xsi:type="dcterms:W3CDTF">2026-10-15T21:59:59Z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