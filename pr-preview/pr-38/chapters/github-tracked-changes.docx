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2026-10-14 12:39:25 (PDT)</w:delText>
        </w:r>
      </w:del>
    </w:p>
    <w:p>
      <w:pPr>
        <w:pStyle w:val="Date"/>
      </w:pPr>
      <w:ins w:id="2" w:author="PR Preview" w:date="2026-01-01T00:00:00Z">
        <w:r>
          <w:t xml:space="preserve">Last modified: 2026-10-15 14:54:54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2026-10-15T21:59:50Z</dcterms:created>
  <dcterms:modified xsi:type="dcterms:W3CDTF">2026-10-15T21:59:50Z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14:54:54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