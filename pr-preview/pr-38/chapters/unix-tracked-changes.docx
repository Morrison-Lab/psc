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2026-10-14 12:39:25 (PDT)</w:delText>
        </w:r>
      </w:del>
    </w:p>
    <w:p>
      <w:pPr>
        <w:pStyle w:val="Date"/>
      </w:pPr>
      <w:ins w:id="2" w:author="PR Preview" w:date="2026-01-01T00:00:00Z">
        <w:r>
          <w:t xml:space="preserve">Last modified: 2026-10-15 15:08:52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2026-10-15T22:13:36Z</dcterms:created>
  <dcterms:modified xsi:type="dcterms:W3CDTF">2026-10-15T22:13:36Z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