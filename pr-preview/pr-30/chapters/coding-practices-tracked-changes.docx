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2026-10-14 02:01:49 (PDT)</w:delText>
        </w:r>
      </w:del>
    </w:p>
    <w:p>
      <w:pPr>
        <w:pStyle w:val="Date"/>
      </w:pPr>
      <w:ins w:id="2" w:author="PR Preview" w:date="2026-01-01T00:00:00Z">
        <w:r>
          <w:t xml:space="preserve">Last modified: 2026-10-14 02:55:43 (PDT)</w:t>
        </w:r>
      </w:ins>
    </w:p>
    <w:p>
      <w:pPr>
        <w:pStyle w:val="FirstParagraph"/>
      </w:pPr>
      <w:bookmarkStart w:id="9" w:name="sec-r-coding-practices"/>
      <w:bookmarkEnd w:id="9"/>
    </w:p>
    <w:bookmarkStart w:id="10" w:name="sec-lab-protocols-for-code-and-data"/>
    <w:p>
      <w:pPr>
        <w:pStyle w:val="Heading2"/>
      </w:pPr>
      <w:r>
        <w:t xml:space="preserve">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13">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 in our lab:</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the typical workflow for developing an R package in our lab:</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19"/>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20"/>
        </w:numPr>
      </w:pPr>
      <w:r>
        <w:rPr>
          <w:b/>
          <w:bCs/>
        </w:rPr>
        <w:t xml:space="preserve">Choosing between implementations</w:t>
      </w:r>
      <w:r>
        <w:t xml:space="preserve">: Compare different approaches to the same problem</w:t>
      </w:r>
    </w:p>
    <w:p>
      <w:pPr>
        <w:pStyle w:val="Compact"/>
        <w:numPr>
          <w:ilvl w:val="0"/>
          <w:numId w:val="1020"/>
        </w:numPr>
      </w:pPr>
      <w:r>
        <w:rPr>
          <w:b/>
          <w:bCs/>
        </w:rPr>
        <w:t xml:space="preserve">Optimizing critical paths</w:t>
      </w:r>
      <w:r>
        <w:t xml:space="preserve">: Identify and improve performance bottlenecks</w:t>
      </w:r>
    </w:p>
    <w:p>
      <w:pPr>
        <w:pStyle w:val="Compact"/>
        <w:numPr>
          <w:ilvl w:val="0"/>
          <w:numId w:val="1020"/>
        </w:numPr>
      </w:pPr>
      <w:r>
        <w:rPr>
          <w:b/>
          <w:bCs/>
        </w:rPr>
        <w:t xml:space="preserve">Preventing regressions</w:t>
      </w:r>
      <w:r>
        <w:t xml:space="preserve">: Ensure new code doesn’t slow down existing functionality</w:t>
      </w:r>
    </w:p>
    <w:p>
      <w:pPr>
        <w:pStyle w:val="Compact"/>
        <w:numPr>
          <w:ilvl w:val="0"/>
          <w:numId w:val="1020"/>
        </w:numPr>
      </w:pPr>
      <w:r>
        <w:rPr>
          <w:b/>
          <w:bCs/>
        </w:rPr>
        <w:t xml:space="preserve">Processing large datasets</w:t>
      </w:r>
      <w:r>
        <w:t xml:space="preserve">: Verify scalability for biostatistics/epidemiology workflows</w:t>
      </w:r>
    </w:p>
    <w:p>
      <w:pPr>
        <w:pStyle w:val="Compact"/>
        <w:numPr>
          <w:ilvl w:val="0"/>
          <w:numId w:val="1020"/>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1"/>
        </w:numPr>
      </w:pPr>
      <w:r>
        <w:rPr>
          <w:b/>
          <w:bCs/>
        </w:rPr>
        <w:t xml:space="preserve">Accurate timing</w:t>
      </w:r>
      <w:r>
        <w:t xml:space="preserve">: Accounts for overhead and runs multiple iterations</w:t>
      </w:r>
    </w:p>
    <w:p>
      <w:pPr>
        <w:pStyle w:val="Compact"/>
        <w:numPr>
          <w:ilvl w:val="0"/>
          <w:numId w:val="1021"/>
        </w:numPr>
      </w:pPr>
      <w:r>
        <w:rPr>
          <w:b/>
          <w:bCs/>
        </w:rPr>
        <w:t xml:space="preserve">Memory tracking</w:t>
      </w:r>
      <w:r>
        <w:t xml:space="preserve">: Shows memory allocation for each approach</w:t>
      </w:r>
    </w:p>
    <w:p>
      <w:pPr>
        <w:pStyle w:val="Compact"/>
        <w:numPr>
          <w:ilvl w:val="0"/>
          <w:numId w:val="1021"/>
        </w:numPr>
      </w:pPr>
      <w:r>
        <w:rPr>
          <w:b/>
          <w:bCs/>
        </w:rPr>
        <w:t xml:space="preserve">Garbage collection</w:t>
      </w:r>
      <w:r>
        <w:t xml:space="preserve">: Reports GC frequency</w:t>
      </w:r>
    </w:p>
    <w:p>
      <w:pPr>
        <w:pStyle w:val="Compact"/>
        <w:numPr>
          <w:ilvl w:val="0"/>
          <w:numId w:val="1021"/>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2"/>
        </w:numPr>
      </w:pPr>
      <w:r>
        <w:rPr>
          <w:b/>
          <w:bCs/>
        </w:rPr>
        <w:t xml:space="preserve">Flame graph</w:t>
      </w:r>
      <w:r>
        <w:t xml:space="preserve">: Visual representation of time spent in each function</w:t>
      </w:r>
    </w:p>
    <w:p>
      <w:pPr>
        <w:pStyle w:val="Compact"/>
        <w:numPr>
          <w:ilvl w:val="0"/>
          <w:numId w:val="1022"/>
        </w:numPr>
      </w:pPr>
      <w:r>
        <w:rPr>
          <w:b/>
          <w:bCs/>
        </w:rPr>
        <w:t xml:space="preserve">Data view</w:t>
      </w:r>
      <w:r>
        <w:t xml:space="preserve">: Line-by-line time and memory usage</w:t>
      </w:r>
    </w:p>
    <w:p>
      <w:pPr>
        <w:pStyle w:val="Compact"/>
        <w:numPr>
          <w:ilvl w:val="0"/>
          <w:numId w:val="1022"/>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3"/>
        </w:numPr>
      </w:pPr>
      <w:r>
        <w:rPr>
          <w:b/>
          <w:bCs/>
        </w:rPr>
        <w:t xml:space="preserve">Wide bars</w:t>
      </w:r>
      <w:r>
        <w:t xml:space="preserve">: Functions taking substantial time</w:t>
      </w:r>
    </w:p>
    <w:p>
      <w:pPr>
        <w:pStyle w:val="Compact"/>
        <w:numPr>
          <w:ilvl w:val="0"/>
          <w:numId w:val="1023"/>
        </w:numPr>
      </w:pPr>
      <w:r>
        <w:rPr>
          <w:b/>
          <w:bCs/>
        </w:rPr>
        <w:t xml:space="preserve">Tall stacks</w:t>
      </w:r>
      <w:r>
        <w:t xml:space="preserve">: Deep call chains (potential for simplification)</w:t>
      </w:r>
    </w:p>
    <w:p>
      <w:pPr>
        <w:pStyle w:val="Compact"/>
        <w:numPr>
          <w:ilvl w:val="0"/>
          <w:numId w:val="1023"/>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4"/>
        </w:numPr>
      </w:pPr>
      <w:r>
        <w:t xml:space="preserve">Repeated subsetting operations -&gt; Use data.table or pre-filter</w:t>
      </w:r>
    </w:p>
    <w:p>
      <w:pPr>
        <w:pStyle w:val="Compact"/>
        <w:numPr>
          <w:ilvl w:val="0"/>
          <w:numId w:val="1024"/>
        </w:numPr>
      </w:pPr>
      <w:r>
        <w:t xml:space="preserve">Growing objects in loops -&gt; Pre-allocate vectors</w:t>
      </w:r>
    </w:p>
    <w:p>
      <w:pPr>
        <w:pStyle w:val="Compact"/>
        <w:numPr>
          <w:ilvl w:val="0"/>
          <w:numId w:val="1024"/>
        </w:numPr>
      </w:pPr>
      <w:r>
        <w:t xml:space="preserve">Complex joins on large datasets -&gt; Index properly or use data.table</w:t>
      </w:r>
    </w:p>
    <w:p>
      <w:pPr>
        <w:pStyle w:val="Compact"/>
        <w:numPr>
          <w:ilvl w:val="0"/>
          <w:numId w:val="1024"/>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5"/>
        </w:numPr>
      </w:pPr>
      <w:r>
        <w:rPr>
          <w:b/>
          <w:bCs/>
        </w:rPr>
        <w:t xml:space="preserve">Variability</w:t>
      </w:r>
      <w:r>
        <w:t xml:space="preserve">: CI runners have variable performance; use thresholds (e.g., &gt;10% regression)</w:t>
      </w:r>
    </w:p>
    <w:p>
      <w:pPr>
        <w:pStyle w:val="Compact"/>
        <w:numPr>
          <w:ilvl w:val="0"/>
          <w:numId w:val="1025"/>
        </w:numPr>
      </w:pPr>
      <w:r>
        <w:rPr>
          <w:b/>
          <w:bCs/>
        </w:rPr>
        <w:t xml:space="preserve">Baseline storage</w:t>
      </w:r>
      <w:r>
        <w:t xml:space="preserve">: Commit baseline results or use GitHub Actions artifacts</w:t>
      </w:r>
    </w:p>
    <w:p>
      <w:pPr>
        <w:pStyle w:val="Compact"/>
        <w:numPr>
          <w:ilvl w:val="0"/>
          <w:numId w:val="1025"/>
        </w:numPr>
      </w:pPr>
      <w:r>
        <w:rPr>
          <w:b/>
          <w:bCs/>
        </w:rPr>
        <w:t xml:space="preserve">Selective running</w:t>
      </w:r>
      <w:r>
        <w:t xml:space="preserve">: Only benchmark on specific branches or when performance-critical files change</w:t>
      </w:r>
    </w:p>
    <w:p>
      <w:pPr>
        <w:pStyle w:val="Compact"/>
        <w:numPr>
          <w:ilvl w:val="0"/>
          <w:numId w:val="1025"/>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5"/>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6"/>
        </w:numPr>
      </w:pPr>
      <w:r>
        <w:t xml:space="preserve">Functions with documented performance requirements</w:t>
      </w:r>
    </w:p>
    <w:p>
      <w:pPr>
        <w:pStyle w:val="Compact"/>
        <w:numPr>
          <w:ilvl w:val="0"/>
          <w:numId w:val="1026"/>
        </w:numPr>
      </w:pPr>
      <w:r>
        <w:t xml:space="preserve">Critical paths that must stay fast</w:t>
      </w:r>
    </w:p>
    <w:p>
      <w:pPr>
        <w:pStyle w:val="Compact"/>
        <w:numPr>
          <w:ilvl w:val="0"/>
          <w:numId w:val="1026"/>
        </w:numPr>
      </w:pPr>
      <w:r>
        <w:t xml:space="preserve">Code that processes large datasets</w:t>
      </w:r>
    </w:p>
    <w:p>
      <w:pPr>
        <w:pStyle w:val="FirstParagraph"/>
      </w:pPr>
      <w:r>
        <w:rPr>
          <w:b/>
          <w:bCs/>
        </w:rPr>
        <w:t xml:space="preserve">When not to use performance tests:</w:t>
      </w:r>
    </w:p>
    <w:p>
      <w:pPr>
        <w:pStyle w:val="Compact"/>
        <w:numPr>
          <w:ilvl w:val="0"/>
          <w:numId w:val="1027"/>
        </w:numPr>
      </w:pPr>
      <w:r>
        <w:t xml:space="preserve">Functions without specific performance needs</w:t>
      </w:r>
    </w:p>
    <w:p>
      <w:pPr>
        <w:pStyle w:val="Compact"/>
        <w:numPr>
          <w:ilvl w:val="0"/>
          <w:numId w:val="1027"/>
        </w:numPr>
      </w:pPr>
      <w:r>
        <w:t xml:space="preserve">Tests that would be flaky due to system variability</w:t>
      </w:r>
    </w:p>
    <w:p>
      <w:pPr>
        <w:pStyle w:val="Compact"/>
        <w:numPr>
          <w:ilvl w:val="0"/>
          <w:numId w:val="1027"/>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8"/>
        </w:numPr>
      </w:pPr>
      <w:r>
        <w:t xml:space="preserve">Runs frequently</w:t>
      </w:r>
    </w:p>
    <w:p>
      <w:pPr>
        <w:pStyle w:val="Compact"/>
        <w:numPr>
          <w:ilvl w:val="0"/>
          <w:numId w:val="1028"/>
        </w:numPr>
      </w:pPr>
      <w:r>
        <w:t xml:space="preserve">Processes large datasets</w:t>
      </w:r>
    </w:p>
    <w:p>
      <w:pPr>
        <w:pStyle w:val="Compact"/>
        <w:numPr>
          <w:ilvl w:val="0"/>
          <w:numId w:val="1028"/>
        </w:numPr>
      </w:pPr>
      <w:r>
        <w:t xml:space="preserve">Is called in loops or simulations</w:t>
      </w:r>
    </w:p>
    <w:p>
      <w:pPr>
        <w:pStyle w:val="Compact"/>
        <w:numPr>
          <w:ilvl w:val="0"/>
          <w:numId w:val="1028"/>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9"/>
        </w:numPr>
      </w:pPr>
      <w:hyperlink r:id="rId69">
        <w:r>
          <w:rPr>
            <w:rStyle w:val="VerbatimChar"/>
          </w:rPr>
          <w:t xml:space="preserve">{bench}</w:t>
        </w:r>
      </w:hyperlink>
      <w:r>
        <w:t xml:space="preserve"> </w:t>
      </w:r>
      <w:r>
        <w:t xml:space="preserve">- Accurate benchmarking</w:t>
      </w:r>
    </w:p>
    <w:p>
      <w:pPr>
        <w:pStyle w:val="Compact"/>
        <w:numPr>
          <w:ilvl w:val="0"/>
          <w:numId w:val="1029"/>
        </w:numPr>
      </w:pPr>
      <w:hyperlink r:id="rId70">
        <w:r>
          <w:rPr>
            <w:rStyle w:val="VerbatimChar"/>
          </w:rPr>
          <w:t xml:space="preserve">{profvis}</w:t>
        </w:r>
      </w:hyperlink>
      <w:r>
        <w:t xml:space="preserve"> </w:t>
      </w:r>
      <w:r>
        <w:t xml:space="preserve">- Interactive profiling</w:t>
      </w:r>
    </w:p>
    <w:p>
      <w:pPr>
        <w:pStyle w:val="Compact"/>
        <w:numPr>
          <w:ilvl w:val="0"/>
          <w:numId w:val="1029"/>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36.2</w:t>
        </w:r>
      </w:hyperlink>
      <w:r>
        <w:t xml:space="preserve">)</w:t>
      </w:r>
    </w:p>
    <w:p>
      <w:pPr>
        <w:pStyle w:val="Compact"/>
        <w:numPr>
          <w:ilvl w:val="0"/>
          <w:numId w:val="1029"/>
        </w:numPr>
      </w:pPr>
      <w:hyperlink r:id="rId67">
        <w:r>
          <w:rPr>
            <w:rStyle w:val="Hyperlink"/>
          </w:rPr>
          <w:t xml:space="preserve">Measuring Performance</w:t>
        </w:r>
      </w:hyperlink>
      <w:r>
        <w:t xml:space="preserve"> </w:t>
      </w:r>
      <w:r>
        <w:t xml:space="preserve">chapter in Advanced R</w:t>
      </w:r>
    </w:p>
    <w:p>
      <w:pPr>
        <w:pStyle w:val="Compact"/>
        <w:numPr>
          <w:ilvl w:val="0"/>
          <w:numId w:val="1029"/>
        </w:numPr>
      </w:pPr>
      <w:hyperlink r:id="rId68">
        <w:r>
          <w:rPr>
            <w:rStyle w:val="Hyperlink"/>
          </w:rPr>
          <w:t xml:space="preserve">Improving Performance</w:t>
        </w:r>
      </w:hyperlink>
      <w:r>
        <w:t xml:space="preserve"> </w:t>
      </w:r>
      <w:r>
        <w:t xml:space="preserve">chapter in Advanced R</w:t>
      </w:r>
    </w:p>
    <w:p>
      <w:pPr>
        <w:pStyle w:val="Compact"/>
        <w:numPr>
          <w:ilvl w:val="0"/>
          <w:numId w:val="1029"/>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30"/>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30"/>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1"/>
        </w:numPr>
      </w:pPr>
      <w:r>
        <w:t xml:space="preserve">You can’t control object names when loading.</w:t>
      </w:r>
    </w:p>
    <w:p>
      <w:pPr>
        <w:pStyle w:val="Compact"/>
        <w:numPr>
          <w:ilvl w:val="0"/>
          <w:numId w:val="1031"/>
        </w:numPr>
      </w:pPr>
      <w:r>
        <w:t xml:space="preserve">You can’t load individual objects.</w:t>
      </w:r>
    </w:p>
    <w:p>
      <w:pPr>
        <w:pStyle w:val="Compact"/>
        <w:numPr>
          <w:ilvl w:val="0"/>
          <w:numId w:val="1031"/>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2"/>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2"/>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3"/>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3"/>
        </w:numPr>
      </w:pPr>
      <w:r>
        <w:t xml:space="preserve">First release:</w:t>
      </w:r>
      <w:r>
        <w:t xml:space="preserve"> </w:t>
      </w:r>
      <w:r>
        <w:rPr>
          <w:rStyle w:val="VerbatimChar"/>
        </w:rPr>
        <w:t xml:space="preserve">0.1.0</w:t>
      </w:r>
    </w:p>
    <w:p>
      <w:pPr>
        <w:pStyle w:val="Compact"/>
        <w:numPr>
          <w:ilvl w:val="0"/>
          <w:numId w:val="1033"/>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3"/>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3"/>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4"/>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4"/>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5"/>
        </w:numPr>
      </w:pPr>
      <w:r>
        <w:t xml:space="preserve">All functions have complete roxygen2 documentation</w:t>
      </w:r>
    </w:p>
    <w:p>
      <w:pPr>
        <w:pStyle w:val="Compact"/>
        <w:numPr>
          <w:ilvl w:val="0"/>
          <w:numId w:val="1036"/>
        </w:numPr>
      </w:pPr>
      <w:r>
        <w:t xml:space="preserve">All functions have corresponding tests</w:t>
      </w:r>
    </w:p>
    <w:p>
      <w:pPr>
        <w:pStyle w:val="Compact"/>
        <w:numPr>
          <w:ilvl w:val="0"/>
          <w:numId w:val="1037"/>
        </w:numPr>
      </w:pPr>
      <w:r>
        <w:rPr>
          <w:rStyle w:val="VerbatimChar"/>
        </w:rPr>
        <w:t xml:space="preserve">devtools::document()</w:t>
      </w:r>
      <w:r>
        <w:t xml:space="preserve"> </w:t>
      </w:r>
      <w:r>
        <w:t xml:space="preserve">has been run</w:t>
      </w:r>
    </w:p>
    <w:p>
      <w:pPr>
        <w:pStyle w:val="Compact"/>
        <w:numPr>
          <w:ilvl w:val="0"/>
          <w:numId w:val="1038"/>
        </w:numPr>
      </w:pPr>
      <w:r>
        <w:rPr>
          <w:rStyle w:val="VerbatimChar"/>
        </w:rPr>
        <w:t xml:space="preserve">devtools::test()</w:t>
      </w:r>
      <w:r>
        <w:t xml:space="preserve"> </w:t>
      </w:r>
      <w:r>
        <w:t xml:space="preserve">passes with no failures</w:t>
      </w:r>
    </w:p>
    <w:p>
      <w:pPr>
        <w:pStyle w:val="Compact"/>
        <w:numPr>
          <w:ilvl w:val="0"/>
          <w:numId w:val="1039"/>
        </w:numPr>
      </w:pPr>
      <w:r>
        <w:rPr>
          <w:rStyle w:val="VerbatimChar"/>
        </w:rPr>
        <w:t xml:space="preserve">devtools::check()</w:t>
      </w:r>
      <w:r>
        <w:t xml:space="preserve"> </w:t>
      </w:r>
      <w:r>
        <w:t xml:space="preserve">passes with no errors, warnings, or notes</w:t>
      </w:r>
    </w:p>
    <w:p>
      <w:pPr>
        <w:pStyle w:val="Compact"/>
        <w:numPr>
          <w:ilvl w:val="0"/>
          <w:numId w:val="1040"/>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1"/>
        </w:numPr>
      </w:pPr>
      <w:r>
        <w:rPr>
          <w:rStyle w:val="VerbatimChar"/>
        </w:rPr>
        <w:t xml:space="preserve">spelling::spell_check_package()</w:t>
      </w:r>
      <w:r>
        <w:t xml:space="preserve"> </w:t>
      </w:r>
      <w:r>
        <w:t xml:space="preserve">passes</w:t>
      </w:r>
    </w:p>
    <w:p>
      <w:pPr>
        <w:pStyle w:val="Compact"/>
        <w:numPr>
          <w:ilvl w:val="0"/>
          <w:numId w:val="1042"/>
        </w:numPr>
      </w:pPr>
      <w:r>
        <w:t xml:space="preserve">Version number has been incremented</w:t>
      </w:r>
    </w:p>
    <w:p>
      <w:pPr>
        <w:pStyle w:val="Compact"/>
        <w:numPr>
          <w:ilvl w:val="0"/>
          <w:numId w:val="1043"/>
        </w:numPr>
      </w:pPr>
      <w:r>
        <w:rPr>
          <w:rStyle w:val="VerbatimChar"/>
        </w:rPr>
        <w:t xml:space="preserve">NEWS.md</w:t>
      </w:r>
      <w:r>
        <w:t xml:space="preserve"> </w:t>
      </w:r>
      <w:r>
        <w:t xml:space="preserve">has been updated with changes</w:t>
      </w:r>
    </w:p>
    <w:p>
      <w:pPr>
        <w:pStyle w:val="Compact"/>
        <w:numPr>
          <w:ilvl w:val="0"/>
          <w:numId w:val="1044"/>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5"/>
        </w:numPr>
      </w:pPr>
      <w:r>
        <w:rPr>
          <w:rStyle w:val="VerbatimChar"/>
        </w:rPr>
        <w:t xml:space="preserve">pkgdown::build_site()</w:t>
      </w:r>
      <w:r>
        <w:t xml:space="preserve"> </w:t>
      </w:r>
      <w:r>
        <w:t xml:space="preserve">builds successfully</w:t>
      </w:r>
    </w:p>
    <w:p>
      <w:pPr>
        <w:pStyle w:val="Compact"/>
        <w:numPr>
          <w:ilvl w:val="0"/>
          <w:numId w:val="1046"/>
        </w:numPr>
      </w:pPr>
      <w:r>
        <w:t xml:space="preserve">All changes committed and pushed to GitHub</w:t>
      </w:r>
    </w:p>
    <w:p>
      <w:pPr>
        <w:pStyle w:val="Compact"/>
        <w:numPr>
          <w:ilvl w:val="0"/>
          <w:numId w:val="1047"/>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8"/>
        </w:numPr>
      </w:pPr>
      <w:r>
        <w:t xml:space="preserve">Unused variables</w:t>
      </w:r>
    </w:p>
    <w:p>
      <w:pPr>
        <w:pStyle w:val="Compact"/>
        <w:numPr>
          <w:ilvl w:val="0"/>
          <w:numId w:val="1048"/>
        </w:numPr>
      </w:pPr>
      <w:r>
        <w:t xml:space="preserve">Improper whitespace</w:t>
      </w:r>
    </w:p>
    <w:p>
      <w:pPr>
        <w:pStyle w:val="Compact"/>
        <w:numPr>
          <w:ilvl w:val="0"/>
          <w:numId w:val="1048"/>
        </w:numPr>
      </w:pPr>
      <w:r>
        <w:t xml:space="preserve">Line length issues</w:t>
      </w:r>
    </w:p>
    <w:p>
      <w:pPr>
        <w:pStyle w:val="Compact"/>
        <w:numPr>
          <w:ilvl w:val="0"/>
          <w:numId w:val="1048"/>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9"/>
        </w:numPr>
      </w:pPr>
      <w:r>
        <w:t xml:space="preserve">You’re creating a wrapper function that calls another function</w:t>
      </w:r>
    </w:p>
    <w:p>
      <w:pPr>
        <w:pStyle w:val="Compact"/>
        <w:numPr>
          <w:ilvl w:val="0"/>
          <w:numId w:val="1049"/>
        </w:numPr>
      </w:pPr>
      <w:r>
        <w:t xml:space="preserve">You want to allow users to pass additional arguments to an internal function</w:t>
      </w:r>
    </w:p>
    <w:p>
      <w:pPr>
        <w:pStyle w:val="Compact"/>
        <w:numPr>
          <w:ilvl w:val="0"/>
          <w:numId w:val="1049"/>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0"/>
        </w:numPr>
      </w:pPr>
      <w:r>
        <w:t xml:space="preserve">Automatically imports parameter documentation from</w:t>
      </w:r>
      <w:r>
        <w:t xml:space="preserve"> </w:t>
      </w:r>
      <w:r>
        <w:rPr>
          <w:rStyle w:val="VerbatimChar"/>
        </w:rPr>
        <w:t xml:space="preserve">ggplot2::geom_point()</w:t>
      </w:r>
    </w:p>
    <w:p>
      <w:pPr>
        <w:pStyle w:val="Compact"/>
        <w:numPr>
          <w:ilvl w:val="0"/>
          <w:numId w:val="1050"/>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0"/>
        </w:numPr>
      </w:pPr>
      <w:r>
        <w:t xml:space="preserve">Keeps documentation synchronized if the underlying function changes</w:t>
      </w:r>
    </w:p>
    <w:p>
      <w:pPr>
        <w:pStyle w:val="Compact"/>
        <w:numPr>
          <w:ilvl w:val="0"/>
          <w:numId w:val="1050"/>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1"/>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1"/>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1"/>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1"/>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del w:id="3" w:author="PR Preview" w:date="2026-01-01T00:00:00Z">
        <w:r>
          <w:delText xml:space="preserve">Rstudio (</w:delText>
        </w:r>
      </w:del>
      <w:hyperlink r:id="rId133">
        <w:del w:id="4" w:author="PR Preview" w:date="2026-01-01T00:00:00Z">
          <w:r>
            <w:rPr>
              <w:rStyle w:val="Hyperlink"/>
            </w:rPr>
            <w:delText xml:space="preserve">v1.4 or more recent</w:delText>
          </w:r>
        </w:del>
      </w:hyperlink>
      <w:del w:id="5" w:author="PR Preview" w:date="2026-01-01T00:00:00Z">
        <w:r>
          <w:delText xml:space="preserve">) supports the use of Sections and Subsections. You can easily navigate through longer scripts using the navigation pane in RStudio, as shown on the right below.</w:delText>
        </w:r>
      </w:del>
    </w:p>
    <w:p>
      <w:pPr>
        <w:pStyle w:val="FirstParagraph"/>
      </w:pPr>
      <w:ins w:id="6" w:author="PR Preview" w:date="2026-01-01T00:00:00Z">
        <w:r>
          <w:t xml:space="preserve">RStudio (</w:t>
        </w:r>
      </w:ins>
      <w:hyperlink r:id="rId133">
        <w:ins w:id="7" w:author="PR Preview" w:date="2026-01-01T00:00:00Z">
          <w:r>
            <w:rPr>
              <w:rStyle w:val="Hyperlink"/>
            </w:rPr>
            <w:t xml:space="preserve">v1.4 or more recent</w:t>
          </w:r>
        </w:ins>
      </w:hyperlink>
      <w:ins w:id="8" w:author="PR Preview" w:date="2026-01-01T00:00:00Z">
        <w:r>
          <w:t xml:space="preserve">) supports the use of sections and subsections.</w:t>
        </w:r>
      </w:ins>
      <w:ins w:id="9" w:author="PR Preview" w:date="2026-01-01T00:00:00Z">
        <w:r>
          <w:t xml:space="preserve"> </w:t>
        </w:r>
      </w:ins>
      <w:ins w:id="10" w:author="PR Preview" w:date="2026-01-01T00:00:00Z">
        <w:r>
          <w:t xml:space="preserve">You can easily navigate through longer scripts using the navigation pane in RStudio.</w:t>
        </w:r>
      </w:ins>
      <w:ins w:id="11" w:author="PR Preview" w:date="2026-01-01T00:00:00Z">
        <w:r>
          <w:t xml:space="preserve"> </w:t>
        </w:r>
      </w:ins>
      <w:ins w:id="12" w:author="PR Preview" w:date="2026-01-01T00:00:00Z">
        <w:r>
          <w:t xml:space="preserve">Create sections and subsections with comment lines like these:</w:t>
        </w:r>
      </w:ins>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del w:id="13" w:author="PR Preview" w:date="2026-01-01T00:00:00Z">
        <w:r>
          <w:delText xml:space="preserve">Consider using RStudio’s</w:delText>
        </w:r>
      </w:del>
      <w:del w:id="14" w:author="PR Preview" w:date="2026-01-01T00:00:00Z">
        <w:r>
          <w:delText xml:space="preserve"> </w:delText>
        </w:r>
      </w:del>
      <w:hyperlink r:id="rId135">
        <w:del w:id="15" w:author="PR Preview" w:date="2026-01-01T00:00:00Z">
          <w:r>
            <w:rPr>
              <w:rStyle w:val="Hyperlink"/>
            </w:rPr>
            <w:delText xml:space="preserve">code folding</w:delText>
          </w:r>
        </w:del>
      </w:hyperlink>
      <w:del w:id="16" w:author="PR Preview" w:date="2026-01-01T00:00:00Z">
        <w:r>
          <w:delText xml:space="preserve"> </w:delText>
        </w:r>
      </w:del>
      <w:del w:id="17" w:author="PR Preview" w:date="2026-01-01T00:00:00Z">
        <w:r>
          <w:delText xml:space="preserve">feature to collapse and expand different sections of your code. Any comment line with at least four trailing dashes (-), equal signs (=), or pound signs (#) automatically creates a code section. For example:</w:delText>
        </w:r>
      </w:del>
    </w:p>
    <w:p>
      <w:pPr>
        <w:pStyle w:val="FirstParagraph"/>
      </w:pPr>
      <w:ins w:id="18" w:author="PR Preview" w:date="2026-01-01T00:00:00Z">
        <w:r>
          <w:t xml:space="preserve">Consider using RStudio’s</w:t>
        </w:r>
      </w:ins>
      <w:ins w:id="19" w:author="PR Preview" w:date="2026-01-01T00:00:00Z">
        <w:r>
          <w:t xml:space="preserve"> </w:t>
        </w:r>
      </w:ins>
      <w:hyperlink r:id="rId135">
        <w:ins w:id="20" w:author="PR Preview" w:date="2026-01-01T00:00:00Z">
          <w:r>
            <w:rPr>
              <w:rStyle w:val="Hyperlink"/>
            </w:rPr>
            <w:t xml:space="preserve">code folding</w:t>
          </w:r>
        </w:ins>
      </w:hyperlink>
      <w:ins w:id="21" w:author="PR Preview" w:date="2026-01-01T00:00:00Z">
        <w:r>
          <w:t xml:space="preserve"> </w:t>
        </w:r>
      </w:ins>
      <w:ins w:id="22" w:author="PR Preview" w:date="2026-01-01T00:00:00Z">
        <w:r>
          <w:t xml:space="preserve">feature to collapse and expand different sections of your code.</w:t>
        </w:r>
      </w:ins>
      <w:ins w:id="23" w:author="PR Preview" w:date="2026-01-01T00:00:00Z">
        <w:r>
          <w:t xml:space="preserve"> </w:t>
        </w:r>
      </w:ins>
      <w:ins w:id="24" w:author="PR Preview" w:date="2026-01-01T00:00:00Z">
        <w:r>
          <w:t xml:space="preserve">Any comment line with at least four trailing dashes (-), equal signs (=), or pound signs (#) automatically creates a code section.</w:t>
        </w:r>
      </w:ins>
      <w:ins w:id="25" w:author="PR Preview" w:date="2026-01-01T00:00:00Z">
        <w:r>
          <w:t xml:space="preserve"> </w:t>
        </w:r>
      </w:ins>
      <w:ins w:id="26" w:author="PR Preview" w:date="2026-01-01T00:00:00Z">
        <w:r>
          <w:t xml:space="preserve">The section headers shown above are examples.</w:t>
        </w:r>
      </w:ins>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2"/>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2"/>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2"/>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2"/>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59" w:name="sec-function-decomposition"/>
    <w:p>
      <w:pPr>
        <w:pStyle w:val="Heading2"/>
      </w:pPr>
      <w:r>
        <w:t xml:space="preserve">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5"/>
        </w:numPr>
      </w:pPr>
      <w:r>
        <w:t xml:space="preserve">Breaking a big problem into smaller subproblems that are easier to reason about</w:t>
      </w:r>
    </w:p>
    <w:p>
      <w:pPr>
        <w:pStyle w:val="Compact"/>
        <w:numPr>
          <w:ilvl w:val="0"/>
          <w:numId w:val="1055"/>
        </w:numPr>
      </w:pPr>
      <w:r>
        <w:t xml:space="preserve">Making code easier to read, review, and test</w:t>
      </w:r>
    </w:p>
    <w:p>
      <w:pPr>
        <w:pStyle w:val="Compact"/>
        <w:numPr>
          <w:ilvl w:val="0"/>
          <w:numId w:val="1055"/>
        </w:numPr>
      </w:pPr>
      <w:r>
        <w:t xml:space="preserve">Pushing low-level complexity</w:t>
      </w:r>
      <w:r>
        <w:t xml:space="preserve"> </w:t>
      </w:r>
      <w:r>
        <w:t xml:space="preserve">“downward”</w:t>
      </w:r>
      <w:r>
        <w:t xml:space="preserve"> </w:t>
      </w:r>
      <w:r>
        <w:t xml:space="preserve">into helper functions so the main workflow stays clear</w:t>
      </w:r>
    </w:p>
    <w:bookmarkEnd w:id="159"/>
    <w:bookmarkStart w:id="160" w:name="when-to-decompose-a-function"/>
    <w:p>
      <w:pPr>
        <w:pStyle w:val="Heading2"/>
      </w:pPr>
      <w:r>
        <w:t xml:space="preserve">19 When to decompose a function</w:t>
      </w:r>
    </w:p>
    <w:p>
      <w:pPr>
        <w:pStyle w:val="FirstParagraph"/>
      </w:pPr>
      <w:r>
        <w:t xml:space="preserve">Consider decomposition when one or more of these are true:</w:t>
      </w:r>
    </w:p>
    <w:p>
      <w:pPr>
        <w:pStyle w:val="Compact"/>
        <w:numPr>
          <w:ilvl w:val="0"/>
          <w:numId w:val="1056"/>
        </w:numPr>
      </w:pPr>
      <w:r>
        <w:t xml:space="preserve">A function is doing multiple jobs (validation, transformation, modeling, and formatting)</w:t>
      </w:r>
    </w:p>
    <w:p>
      <w:pPr>
        <w:pStyle w:val="Compact"/>
        <w:numPr>
          <w:ilvl w:val="0"/>
          <w:numId w:val="1056"/>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6"/>
        </w:numPr>
      </w:pPr>
      <w:r>
        <w:t xml:space="preserve">You need comments to explain every few lines just to follow the logic</w:t>
      </w:r>
    </w:p>
    <w:p>
      <w:pPr>
        <w:pStyle w:val="Compact"/>
        <w:numPr>
          <w:ilvl w:val="0"/>
          <w:numId w:val="1056"/>
        </w:numPr>
      </w:pPr>
      <w:r>
        <w:t xml:space="preserve">You are repeating the same block in multiple places</w:t>
      </w:r>
    </w:p>
    <w:p>
      <w:pPr>
        <w:pStyle w:val="Compact"/>
        <w:numPr>
          <w:ilvl w:val="0"/>
          <w:numId w:val="1056"/>
        </w:numPr>
      </w:pPr>
      <w:r>
        <w:t xml:space="preserve">You want to test one part of a workflow independently of the rest</w:t>
      </w:r>
    </w:p>
    <w:p>
      <w:pPr>
        <w:pStyle w:val="Compact"/>
        <w:numPr>
          <w:ilvl w:val="0"/>
          <w:numId w:val="1056"/>
        </w:numPr>
      </w:pPr>
      <w:r>
        <w:t xml:space="preserve">The current function is hard to scan because implementation details hide the main idea</w:t>
      </w:r>
    </w:p>
    <w:bookmarkEnd w:id="160"/>
    <w:bookmarkStart w:id="161" w:name="how-to-decompose-in-practice"/>
    <w:p>
      <w:pPr>
        <w:pStyle w:val="Heading2"/>
      </w:pPr>
      <w:r>
        <w:t xml:space="preserve">20 How to decompose in practice</w:t>
      </w:r>
    </w:p>
    <w:p>
      <w:pPr>
        <w:pStyle w:val="FirstParagraph"/>
      </w:pPr>
      <w:r>
        <w:t xml:space="preserve">A practical sequence is:</w:t>
      </w:r>
    </w:p>
    <w:p>
      <w:pPr>
        <w:pStyle w:val="Compact"/>
        <w:numPr>
          <w:ilvl w:val="0"/>
          <w:numId w:val="1057"/>
        </w:numPr>
      </w:pPr>
      <w:r>
        <w:t xml:space="preserve">Write down the top-level steps in plain language.</w:t>
      </w:r>
    </w:p>
    <w:p>
      <w:pPr>
        <w:pStyle w:val="Compact"/>
        <w:numPr>
          <w:ilvl w:val="0"/>
          <w:numId w:val="1057"/>
        </w:numPr>
      </w:pPr>
      <w:r>
        <w:t xml:space="preserve">Extract one step at a time into a helper function.</w:t>
      </w:r>
    </w:p>
    <w:p>
      <w:pPr>
        <w:pStyle w:val="Compact"/>
        <w:numPr>
          <w:ilvl w:val="0"/>
          <w:numId w:val="1057"/>
        </w:numPr>
      </w:pPr>
      <w:r>
        <w:t xml:space="preserve">Give each helper a single, specific contract (inputs, outputs, and assumptions).</w:t>
      </w:r>
    </w:p>
    <w:p>
      <w:pPr>
        <w:pStyle w:val="Compact"/>
        <w:numPr>
          <w:ilvl w:val="0"/>
          <w:numId w:val="1057"/>
        </w:numPr>
      </w:pPr>
      <w:r>
        <w:t xml:space="preserve">Keep the orchestration function short, so it reads like a workflow outline.</w:t>
      </w:r>
    </w:p>
    <w:p>
      <w:pPr>
        <w:pStyle w:val="Compact"/>
        <w:numPr>
          <w:ilvl w:val="0"/>
          <w:numId w:val="1057"/>
        </w:numPr>
      </w:pPr>
      <w:r>
        <w:t xml:space="preserve">Add or update tests around each helper and the top-level function.</w:t>
      </w:r>
    </w:p>
    <w:bookmarkEnd w:id="161"/>
    <w:bookmarkStart w:id="162" w:name="sec-decompose-validation"/>
    <w:p>
      <w:pPr>
        <w:pStyle w:val="Heading2"/>
      </w:pPr>
      <w:r>
        <w:t xml:space="preserve">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58"/>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58"/>
        </w:numPr>
      </w:pPr>
      <w:r>
        <w:t xml:space="preserve">Each validation rule is defined once and tested once.</w:t>
      </w:r>
    </w:p>
    <w:p>
      <w:pPr>
        <w:pStyle w:val="Compact"/>
        <w:numPr>
          <w:ilvl w:val="0"/>
          <w:numId w:val="1058"/>
        </w:numPr>
      </w:pPr>
      <w:r>
        <w:t xml:space="preserve">Adding a new data source requires one new call, not a copy-pasted block.</w:t>
      </w:r>
    </w:p>
    <w:p>
      <w:pPr>
        <w:pStyle w:val="Compact"/>
        <w:numPr>
          <w:ilvl w:val="0"/>
          <w:numId w:val="1058"/>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24</w:t>
        </w:r>
      </w:hyperlink>
      <w:r>
        <w:t xml:space="preserve">),</w:t>
      </w:r>
      <w:r>
        <w:t xml:space="preserve"> </w:t>
      </w:r>
      <w:r>
        <w:t xml:space="preserve">not above or below the caller in the same file.</w:t>
      </w:r>
    </w:p>
    <w:bookmarkEnd w:id="162"/>
    <w:bookmarkStart w:id="165" w:name="examples-borrowed-from-lab-package-prs"/>
    <w:p>
      <w:pPr>
        <w:pStyle w:val="Heading2"/>
      </w:pPr>
      <w:r>
        <w:t xml:space="preserve">22 Examples borrowed from lab package PRs</w:t>
      </w:r>
    </w:p>
    <w:p>
      <w:pPr>
        <w:pStyle w:val="FirstParagraph"/>
      </w:pPr>
      <w:r>
        <w:t xml:space="preserve">In</w:t>
      </w:r>
      <w:r>
        <w:t xml:space="preserve"> </w:t>
      </w:r>
      <w:hyperlink r:id="rId16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6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65"/>
    <w:bookmarkStart w:id="169" w:name="related-references"/>
    <w:p>
      <w:pPr>
        <w:pStyle w:val="Heading2"/>
      </w:pPr>
      <w:r>
        <w:t xml:space="preserve">23 Related references</w:t>
      </w:r>
    </w:p>
    <w:p>
      <w:pPr>
        <w:pStyle w:val="FirstParagraph"/>
      </w:pPr>
      <w:r>
        <w:t xml:space="preserve">For background and related ideas,</w:t>
      </w:r>
      <w:r>
        <w:t xml:space="preserve"> </w:t>
      </w:r>
      <w:r>
        <w:t xml:space="preserve">see</w:t>
      </w:r>
      <w:r>
        <w:t xml:space="preserve"> </w:t>
      </w:r>
      <w:hyperlink r:id="rId166">
        <w:r>
          <w:rPr>
            <w:rStyle w:val="Hyperlink"/>
          </w:rPr>
          <w:t xml:space="preserve">Decomposition (computer science)</w:t>
        </w:r>
      </w:hyperlink>
      <w:r>
        <w:t xml:space="preserve">,</w:t>
      </w:r>
      <w:r>
        <w:t xml:space="preserve"> </w:t>
      </w:r>
      <w:hyperlink r:id="rId167">
        <w:r>
          <w:rPr>
            <w:rStyle w:val="Hyperlink"/>
          </w:rPr>
          <w:t xml:space="preserve">Code refactoring</w:t>
        </w:r>
      </w:hyperlink>
      <w:r>
        <w:t xml:space="preserve">,</w:t>
      </w:r>
      <w:r>
        <w:t xml:space="preserve"> </w:t>
      </w:r>
      <w:r>
        <w:t xml:space="preserve">and</w:t>
      </w:r>
      <w:r>
        <w:t xml:space="preserve"> </w:t>
      </w:r>
      <w:hyperlink r:id="rId168">
        <w:r>
          <w:rPr>
            <w:rStyle w:val="Hyperlink"/>
          </w:rPr>
          <w:t xml:space="preserve">Functional decomposition</w:t>
        </w:r>
      </w:hyperlink>
      <w:r>
        <w:t xml:space="preserve">.</w:t>
      </w:r>
    </w:p>
    <w:bookmarkEnd w:id="169"/>
    <w:bookmarkStart w:id="174" w:name="sec-one-function-per-file"/>
    <w:p>
      <w:pPr>
        <w:pStyle w:val="Heading2"/>
      </w:pPr>
      <w:r>
        <w:t xml:space="preserve">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0" w:name="r-packages"/>
    <w:p>
      <w:pPr>
        <w:pStyle w:val="Heading3"/>
      </w:pPr>
      <w:r>
        <w:t xml:space="preserve">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0"/>
    <w:bookmarkStart w:id="171" w:name="why"/>
    <w:p>
      <w:pPr>
        <w:pStyle w:val="Heading3"/>
      </w:pPr>
      <w:r>
        <w:t xml:space="preserve">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1"/>
    <w:bookmarkStart w:id="172" w:name="X82cb167292354e6d55f501d979db1106686a1af"/>
    <w:p>
      <w:pPr>
        <w:pStyle w:val="Heading3"/>
      </w:pPr>
      <w:r>
        <w:t xml:space="preserve">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2"/>
    <w:bookmarkStart w:id="173" w:name="relationship-to-function-decomposition"/>
    <w:p>
      <w:pPr>
        <w:pStyle w:val="Heading3"/>
      </w:pPr>
      <w:r>
        <w:t xml:space="preserve">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3"/>
    <w:bookmarkEnd w:id="174"/>
    <w:bookmarkStart w:id="180" w:name="sec-function-length-limits"/>
    <w:p>
      <w:pPr>
        <w:pStyle w:val="Heading2"/>
      </w:pPr>
      <w:r>
        <w:t xml:space="preserve">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59"/>
        </w:numPr>
      </w:pPr>
      <w:hyperlink r:id="rId17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59"/>
        </w:numPr>
      </w:pPr>
      <w:hyperlink r:id="rId17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59"/>
        </w:numPr>
      </w:pPr>
      <w:hyperlink r:id="rId17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7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59"/>
        </w:numPr>
      </w:pPr>
      <w:hyperlink r:id="rId17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60"/>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0"/>
        </w:numPr>
      </w:pPr>
      <w:r>
        <w:t xml:space="preserve">Prefer single-purpose functions with clear names and contracts.</w:t>
      </w:r>
    </w:p>
    <w:p>
      <w:pPr>
        <w:pStyle w:val="Compact"/>
        <w:numPr>
          <w:ilvl w:val="0"/>
          <w:numId w:val="1060"/>
        </w:numPr>
      </w:pPr>
      <w:r>
        <w:t xml:space="preserve">Watch decision complexity (branching and nesting), not only length.</w:t>
      </w:r>
    </w:p>
    <w:p>
      <w:pPr>
        <w:pStyle w:val="Compact"/>
        <w:numPr>
          <w:ilvl w:val="0"/>
          <w:numId w:val="1060"/>
        </w:numPr>
      </w:pPr>
      <w:r>
        <w:t xml:space="preserve">Decompose when the top-level story is hard to follow or hard to test.</w:t>
      </w:r>
    </w:p>
    <w:bookmarkEnd w:id="180"/>
    <w:bookmarkStart w:id="183" w:name="sec-kiss"/>
    <w:p>
      <w:pPr>
        <w:pStyle w:val="Heading2"/>
      </w:pPr>
      <w:r>
        <w:t xml:space="preserve">26 Keep It Short and Simple (KISS)</w:t>
      </w:r>
    </w:p>
    <w:p>
      <w:pPr>
        <w:pStyle w:val="FirstParagraph"/>
      </w:pPr>
      <w:r>
        <w:t xml:space="preserve">The</w:t>
      </w:r>
      <w:r>
        <w:t xml:space="preserve"> </w:t>
      </w:r>
      <w:hyperlink r:id="rId18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1"/>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1"/>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1"/>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1"/>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2">
        <w:r>
          <w:rPr>
            <w:rStyle w:val="Hyperlink"/>
          </w:rPr>
          <w:t xml:space="preserve">avoiding deep nesting</w:t>
        </w:r>
      </w:hyperlink>
      <w:r>
        <w:t xml:space="preserve">,</w:t>
      </w:r>
      <w:r>
        <w:t xml:space="preserve"> </w:t>
      </w:r>
      <w:r>
        <w:t xml:space="preserve">are concrete applications of this principle.</w:t>
      </w:r>
    </w:p>
    <w:bookmarkEnd w:id="183"/>
    <w:bookmarkStart w:id="184" w:name="sec-decompose-qmd-chunks"/>
    <w:p>
      <w:pPr>
        <w:pStyle w:val="Heading2"/>
      </w:pPr>
      <w:r>
        <w:t xml:space="preserve">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24</w:t>
        </w:r>
      </w:hyperlink>
      <w:r>
        <w:t xml:space="preserve">),</w:t>
      </w:r>
      <w:r>
        <w:t xml:space="preserve"> </w:t>
      </w:r>
      <w:r>
        <w:t xml:space="preserve">and length-limit (</w:t>
      </w:r>
      <w:hyperlink w:anchor="sec-function-length-limits">
        <w:r>
          <w:rPr>
            <w:rStyle w:val="Hyperlink"/>
          </w:rPr>
          <w:t xml:space="preserve">Section 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84"/>
    <w:bookmarkStart w:id="187" w:name="sec-here-package-practices"/>
    <w:p>
      <w:pPr>
        <w:pStyle w:val="Heading2"/>
      </w:pPr>
      <w:r>
        <w:t xml:space="preserve">28 The here package</w:t>
      </w:r>
    </w:p>
    <w:p>
      <w:pPr>
        <w:pStyle w:val="FirstParagraph"/>
      </w:pPr>
      <w:del w:id="27" w:author="PR Preview" w:date="2026-01-01T00:00:00Z">
        <w:r>
          <w:delText xml:space="preserve">The</w:delText>
        </w:r>
      </w:del>
      <w:del w:id="28" w:author="PR Preview" w:date="2026-01-01T00:00:00Z">
        <w:r>
          <w:delText xml:space="preserve"> </w:delText>
        </w:r>
      </w:del>
      <w:del w:id="29" w:author="PR Preview" w:date="2026-01-01T00:00:00Z">
        <w:r>
          <w:rPr>
            <w:rStyle w:val="VerbatimChar"/>
          </w:rPr>
          <w:delText xml:space="preserve">here</w:delText>
        </w:r>
      </w:del>
      <w:del w:id="30" w:author="PR Preview" w:date="2026-01-01T00:00:00Z">
        <w:r>
          <w:delText xml:space="preserve"> </w:delText>
        </w:r>
      </w:del>
      <w:del w:id="31" w:author="PR Preview" w:date="2026-01-01T00:00:00Z">
        <w:r>
          <w:delText xml:space="preserve">package is one great R package that helps multiple collaborators deal with the mess that is working directories within an R project structure. Let’s say we have an R project at the path</w:delText>
        </w:r>
      </w:del>
      <w:del w:id="32" w:author="PR Preview" w:date="2026-01-01T00:00:00Z">
        <w:r>
          <w:delText xml:space="preserve"> </w:delText>
        </w:r>
      </w:del>
      <w:del w:id="33" w:author="PR Preview" w:date="2026-01-01T00:00:00Z">
        <w:r>
          <w:rPr>
            <w:rStyle w:val="VerbatimChar"/>
          </w:rPr>
          <w:delText xml:space="preserve">/home/oski/Some-R-Project</w:delText>
        </w:r>
      </w:del>
      <w:del w:id="34" w:author="PR Preview" w:date="2026-01-01T00:00:00Z">
        <w:r>
          <w:delText xml:space="preserve">. My collaborator might clone the repository and work with it at some other path, such as</w:delText>
        </w:r>
      </w:del>
      <w:del w:id="35" w:author="PR Preview" w:date="2026-01-01T00:00:00Z">
        <w:r>
          <w:delText xml:space="preserve"> </w:delText>
        </w:r>
      </w:del>
      <w:del w:id="36" w:author="PR Preview" w:date="2026-01-01T00:00:00Z">
        <w:r>
          <w:rPr>
            <w:rStyle w:val="VerbatimChar"/>
          </w:rPr>
          <w:delText xml:space="preserve">/home/bear/R-Code/Some-R-Project</w:delText>
        </w:r>
      </w:del>
      <w:del w:id="37" w:author="PR Preview" w:date="2026-01-01T00:00:00Z">
        <w:r>
          <w:delText xml:space="preserve">. Dealing with working directories and paths explicitly can be a very large pain, and as you might imagine, setting up a Config with paths requires those paths to flexibly work for all contributors to a project. This is where the</w:delText>
        </w:r>
      </w:del>
      <w:del w:id="38" w:author="PR Preview" w:date="2026-01-01T00:00:00Z">
        <w:r>
          <w:delText xml:space="preserve"> </w:delText>
        </w:r>
      </w:del>
      <w:del w:id="39" w:author="PR Preview" w:date="2026-01-01T00:00:00Z">
        <w:r>
          <w:rPr>
            <w:rStyle w:val="VerbatimChar"/>
          </w:rPr>
          <w:delText xml:space="preserve">here</w:delText>
        </w:r>
      </w:del>
      <w:del w:id="40" w:author="PR Preview" w:date="2026-01-01T00:00:00Z">
        <w:r>
          <w:delText xml:space="preserve"> </w:delText>
        </w:r>
      </w:del>
      <w:del w:id="41" w:author="PR Preview" w:date="2026-01-01T00:00:00Z">
        <w:r>
          <w:delText xml:space="preserve">package comes in and this a</w:delText>
        </w:r>
      </w:del>
      <w:del w:id="42" w:author="PR Preview" w:date="2026-01-01T00:00:00Z">
        <w:r>
          <w:delText xml:space="preserve"> </w:delText>
        </w:r>
      </w:del>
      <w:hyperlink r:id="rId9">
        <w:del w:id="43" w:author="PR Preview" w:date="2026-01-01T00:00:00Z">
          <w:r>
            <w:rPr>
              <w:rStyle w:val="Hyperlink"/>
            </w:rPr>
            <w:delText xml:space="preserve">great vignette describing it</w:delText>
          </w:r>
        </w:del>
      </w:hyperlink>
      <w:del w:id="44" w:author="PR Preview" w:date="2026-01-01T00:00:00Z">
        <w:r>
          <w:delText xml:space="preserve">.</w:delText>
        </w:r>
      </w:del>
    </w:p>
    <w:p>
      <w:pPr>
        <w:pStyle w:val="FirstParagraph"/>
      </w:pPr>
      <w:ins w:id="45" w:author="PR Preview" w:date="2026-01-01T00:00:00Z">
        <w:r>
          <w:t xml:space="preserve">The</w:t>
        </w:r>
      </w:ins>
      <w:ins w:id="46" w:author="PR Preview" w:date="2026-01-01T00:00:00Z">
        <w:r>
          <w:t xml:space="preserve"> </w:t>
        </w:r>
      </w:ins>
      <w:ins w:id="47" w:author="PR Preview" w:date="2026-01-01T00:00:00Z">
        <w:r>
          <w:rPr>
            <w:rStyle w:val="VerbatimChar"/>
          </w:rPr>
          <w:t xml:space="preserve">here</w:t>
        </w:r>
      </w:ins>
      <w:ins w:id="48" w:author="PR Preview" w:date="2026-01-01T00:00:00Z">
        <w:r>
          <w:t xml:space="preserve"> </w:t>
        </w:r>
      </w:ins>
      <w:ins w:id="49" w:author="PR Preview" w:date="2026-01-01T00:00:00Z">
        <w:r>
          <w:t xml:space="preserve">package is one great R package that helps multiple collaborators deal with the mess that is working directories within an R project structure.</w:t>
        </w:r>
      </w:ins>
      <w:ins w:id="50" w:author="PR Preview" w:date="2026-01-01T00:00:00Z">
        <w:r>
          <w:t xml:space="preserve"> </w:t>
        </w:r>
      </w:ins>
      <w:ins w:id="51" w:author="PR Preview" w:date="2026-01-01T00:00:00Z">
        <w:r>
          <w:t xml:space="preserve">Let’s say we have an R project at the path</w:t>
        </w:r>
      </w:ins>
      <w:ins w:id="52" w:author="PR Preview" w:date="2026-01-01T00:00:00Z">
        <w:r>
          <w:t xml:space="preserve"> </w:t>
        </w:r>
      </w:ins>
      <w:ins w:id="53" w:author="PR Preview" w:date="2026-01-01T00:00:00Z">
        <w:r>
          <w:rPr>
            <w:rStyle w:val="VerbatimChar"/>
          </w:rPr>
          <w:t xml:space="preserve">/home/oski/Some-R-Project</w:t>
        </w:r>
      </w:ins>
      <w:ins w:id="54" w:author="PR Preview" w:date="2026-01-01T00:00:00Z">
        <w:r>
          <w:t xml:space="preserve">.</w:t>
        </w:r>
      </w:ins>
      <w:ins w:id="55" w:author="PR Preview" w:date="2026-01-01T00:00:00Z">
        <w:r>
          <w:t xml:space="preserve"> </w:t>
        </w:r>
      </w:ins>
      <w:ins w:id="56" w:author="PR Preview" w:date="2026-01-01T00:00:00Z">
        <w:r>
          <w:t xml:space="preserve">My collaborator might clone the repository and work with it at some other path, such as</w:t>
        </w:r>
      </w:ins>
      <w:ins w:id="57" w:author="PR Preview" w:date="2026-01-01T00:00:00Z">
        <w:r>
          <w:t xml:space="preserve"> </w:t>
        </w:r>
      </w:ins>
      <w:ins w:id="58" w:author="PR Preview" w:date="2026-01-01T00:00:00Z">
        <w:r>
          <w:rPr>
            <w:rStyle w:val="VerbatimChar"/>
          </w:rPr>
          <w:t xml:space="preserve">/home/bear/R-Code/Some-R-Project</w:t>
        </w:r>
      </w:ins>
      <w:ins w:id="59" w:author="PR Preview" w:date="2026-01-01T00:00:00Z">
        <w:r>
          <w:t xml:space="preserve">.</w:t>
        </w:r>
      </w:ins>
      <w:ins w:id="60" w:author="PR Preview" w:date="2026-01-01T00:00:00Z">
        <w:r>
          <w:t xml:space="preserve"> </w:t>
        </w:r>
      </w:ins>
      <w:ins w:id="61" w:author="PR Preview" w:date="2026-01-01T00:00:00Z">
        <w:r>
          <w:t xml:space="preserve">Dealing with working directories and paths explicitly can be a very large pain, and as you might imagine, setting up a Config with paths requires those paths to flexibly work for all contributors to a project.</w:t>
        </w:r>
      </w:ins>
      <w:ins w:id="62" w:author="PR Preview" w:date="2026-01-01T00:00:00Z">
        <w:r>
          <w:t xml:space="preserve"> </w:t>
        </w:r>
      </w:ins>
      <w:ins w:id="63" w:author="PR Preview" w:date="2026-01-01T00:00:00Z">
        <w:r>
          <w:t xml:space="preserve">This is where the</w:t>
        </w:r>
      </w:ins>
      <w:ins w:id="64" w:author="PR Preview" w:date="2026-01-01T00:00:00Z">
        <w:r>
          <w:t xml:space="preserve"> </w:t>
        </w:r>
      </w:ins>
      <w:ins w:id="65" w:author="PR Preview" w:date="2026-01-01T00:00:00Z">
        <w:r>
          <w:rPr>
            <w:rStyle w:val="VerbatimChar"/>
          </w:rPr>
          <w:t xml:space="preserve">here</w:t>
        </w:r>
      </w:ins>
      <w:ins w:id="66" w:author="PR Preview" w:date="2026-01-01T00:00:00Z">
        <w:r>
          <w:t xml:space="preserve"> </w:t>
        </w:r>
      </w:ins>
      <w:ins w:id="67" w:author="PR Preview" w:date="2026-01-01T00:00:00Z">
        <w:r>
          <w:t xml:space="preserve">package comes in, and</w:t>
        </w:r>
      </w:ins>
      <w:ins w:id="68" w:author="PR Preview" w:date="2026-01-01T00:00:00Z">
        <w:r>
          <w:t xml:space="preserve"> </w:t>
        </w:r>
      </w:ins>
      <w:hyperlink r:id="rId185">
        <w:ins w:id="69" w:author="PR Preview" w:date="2026-01-01T00:00:00Z">
          <w:r>
            <w:rPr>
              <w:rStyle w:val="Hyperlink"/>
            </w:rPr>
            <w:t xml:space="preserve">here is a great vignette describing it</w:t>
          </w:r>
        </w:ins>
      </w:hyperlink>
      <w:ins w:id="70" w:author="PR Preview" w:date="2026-01-01T00:00:00Z">
        <w:r>
          <w:t xml:space="preserve">.</w:t>
        </w:r>
      </w:ins>
    </w:p>
    <w:p>
      <w:pPr>
        <w:pStyle w:val="BodyText"/>
      </w:pPr>
      <w:r>
        <w:rPr>
          <w:i/>
          <w:iCs/>
        </w:rPr>
        <w:t xml:space="preserve">See also</w:t>
      </w:r>
      <w:r>
        <w:rPr>
          <w:i/>
          <w:iCs/>
        </w:rPr>
        <w:t xml:space="preserve"> </w:t>
      </w:r>
      <w:hyperlink r:id="rId186">
        <w:r>
          <w:rPr>
            <w:rStyle w:val="Hyperlink"/>
            <w:i/>
            <w:iCs/>
          </w:rPr>
          <w:t xml:space="preserve">The here Package</w:t>
        </w:r>
      </w:hyperlink>
      <w:r>
        <w:rPr>
          <w:i/>
          <w:iCs/>
        </w:rPr>
        <w:t xml:space="preserve"> </w:t>
      </w:r>
      <w:r>
        <w:rPr>
          <w:i/>
          <w:iCs/>
        </w:rPr>
        <w:t xml:space="preserve">for code style guidelines on using the here package.</w:t>
      </w:r>
    </w:p>
    <w:bookmarkEnd w:id="187"/>
    <w:bookmarkStart w:id="193" w:name="sec-integrating-box-and-dropbox"/>
    <w:p>
      <w:pPr>
        <w:pStyle w:val="Heading2"/>
      </w:pPr>
      <w:r>
        <w:t xml:space="preserve">29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0" w:name="box"/>
    <w:p>
      <w:pPr>
        <w:pStyle w:val="Heading3"/>
      </w:pPr>
      <w:r>
        <w:t xml:space="preserve">29.1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8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89">
        <w:r>
          <w:rPr>
            <w:rStyle w:val="Hyperlink"/>
          </w:rPr>
          <w:t xml:space="preserve">here</w:t>
        </w:r>
      </w:hyperlink>
      <w:r>
        <w:t xml:space="preserve">.</w:t>
      </w:r>
    </w:p>
    <w:bookmarkEnd w:id="190"/>
    <w:bookmarkStart w:id="192" w:name="dropbox"/>
    <w:p>
      <w:pPr>
        <w:pStyle w:val="Heading3"/>
      </w:pPr>
      <w:r>
        <w:t xml:space="preserve">29.2 Dropbox</w:t>
      </w:r>
    </w:p>
    <w:p>
      <w:pPr>
        <w:pStyle w:val="FirstParagraph"/>
      </w:pPr>
      <w:r>
        <w:t xml:space="preserve">Follow the instructions at</w:t>
      </w:r>
      <w:r>
        <w:t xml:space="preserve"> </w:t>
      </w:r>
      <w:hyperlink r:id="rId19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2"/>
    <w:bookmarkEnd w:id="193"/>
    <w:bookmarkStart w:id="195" w:name="sec-r-lib-packages"/>
    <w:p>
      <w:pPr>
        <w:pStyle w:val="Heading2"/>
      </w:pPr>
      <w:r>
        <w:t xml:space="preserve">30 r-lib Packages</w:t>
      </w:r>
    </w:p>
    <w:p>
      <w:pPr>
        <w:pStyle w:val="FirstParagraph"/>
      </w:pPr>
      <w:r>
        <w:t xml:space="preserve">The</w:t>
      </w:r>
      <w:r>
        <w:t xml:space="preserve"> </w:t>
      </w:r>
      <w:hyperlink r:id="rId19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195"/>
    <w:bookmarkStart w:id="218" w:name="package-development"/>
    <w:p>
      <w:pPr>
        <w:pStyle w:val="Heading2"/>
      </w:pPr>
      <w:r>
        <w:t xml:space="preserve">31 Package Development</w:t>
      </w:r>
    </w:p>
    <w:bookmarkStart w:id="196" w:name="sec-usethis"/>
    <w:p>
      <w:pPr>
        <w:pStyle w:val="Heading3"/>
      </w:pPr>
      <w:r>
        <w:t xml:space="preserve">31.1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196"/>
    <w:bookmarkStart w:id="197" w:name="sec-devtools"/>
    <w:p>
      <w:pPr>
        <w:pStyle w:val="Heading3"/>
      </w:pPr>
      <w:r>
        <w:t xml:space="preserve">31.2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197"/>
    <w:bookmarkStart w:id="198" w:name="sec-roxygen2"/>
    <w:p>
      <w:pPr>
        <w:pStyle w:val="Heading3"/>
      </w:pPr>
      <w:r>
        <w:t xml:space="preserve">31.3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198"/>
    <w:bookmarkStart w:id="199" w:name="sec-pkgdown"/>
    <w:p>
      <w:pPr>
        <w:pStyle w:val="Heading3"/>
      </w:pPr>
      <w:r>
        <w:t xml:space="preserve">31.4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199"/>
    <w:bookmarkStart w:id="201" w:name="sec-pkgload"/>
    <w:p>
      <w:pPr>
        <w:pStyle w:val="Heading3"/>
      </w:pPr>
      <w:r>
        <w:t xml:space="preserve">31.5</w:t>
      </w:r>
      <w:r>
        <w:t xml:space="preserve"> </w:t>
      </w:r>
      <w:hyperlink r:id="rId200">
        <w:r>
          <w:rPr>
            <w:rStyle w:val="VerbatimChar"/>
          </w:rPr>
          <w:t xml:space="preserve">{pkgload}</w:t>
        </w:r>
      </w:hyperlink>
    </w:p>
    <w:p>
      <w:pPr>
        <w:pStyle w:val="FirstParagraph"/>
      </w:pPr>
      <w:hyperlink r:id="rId20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1"/>
    <w:bookmarkStart w:id="203" w:name="sec-pkgbuild"/>
    <w:p>
      <w:pPr>
        <w:pStyle w:val="Heading3"/>
      </w:pPr>
      <w:r>
        <w:t xml:space="preserve">31.6</w:t>
      </w:r>
      <w:r>
        <w:t xml:space="preserve"> </w:t>
      </w:r>
      <w:hyperlink r:id="rId202">
        <w:r>
          <w:rPr>
            <w:rStyle w:val="VerbatimChar"/>
          </w:rPr>
          <w:t xml:space="preserve">{pkgbuild}</w:t>
        </w:r>
      </w:hyperlink>
    </w:p>
    <w:p>
      <w:pPr>
        <w:pStyle w:val="FirstParagraph"/>
      </w:pPr>
      <w:hyperlink r:id="rId20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3"/>
    <w:bookmarkStart w:id="205" w:name="sec-rcmdcheck"/>
    <w:p>
      <w:pPr>
        <w:pStyle w:val="Heading3"/>
      </w:pPr>
      <w:r>
        <w:t xml:space="preserve">31.7</w:t>
      </w:r>
      <w:r>
        <w:t xml:space="preserve"> </w:t>
      </w:r>
      <w:hyperlink r:id="rId204">
        <w:r>
          <w:rPr>
            <w:rStyle w:val="VerbatimChar"/>
          </w:rPr>
          <w:t xml:space="preserve">{rcmdcheck}</w:t>
        </w:r>
      </w:hyperlink>
    </w:p>
    <w:p>
      <w:pPr>
        <w:pStyle w:val="FirstParagraph"/>
      </w:pPr>
      <w:hyperlink r:id="rId20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05"/>
    <w:bookmarkStart w:id="207" w:name="sec-remotes"/>
    <w:p>
      <w:pPr>
        <w:pStyle w:val="Heading3"/>
      </w:pPr>
      <w:r>
        <w:t xml:space="preserve">31.8</w:t>
      </w:r>
      <w:r>
        <w:t xml:space="preserve"> </w:t>
      </w:r>
      <w:hyperlink r:id="rId206">
        <w:r>
          <w:rPr>
            <w:rStyle w:val="VerbatimChar"/>
          </w:rPr>
          <w:t xml:space="preserve">{remotes}</w:t>
        </w:r>
      </w:hyperlink>
    </w:p>
    <w:p>
      <w:pPr>
        <w:pStyle w:val="FirstParagraph"/>
      </w:pPr>
      <w:hyperlink r:id="rId20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07"/>
    <w:bookmarkStart w:id="209" w:name="sec-pak"/>
    <w:p>
      <w:pPr>
        <w:pStyle w:val="Heading3"/>
      </w:pPr>
      <w:r>
        <w:t xml:space="preserve">31.9</w:t>
      </w:r>
      <w:r>
        <w:t xml:space="preserve"> </w:t>
      </w:r>
      <w:hyperlink r:id="rId208">
        <w:r>
          <w:rPr>
            <w:rStyle w:val="VerbatimChar"/>
          </w:rPr>
          <w:t xml:space="preserve">{pak}</w:t>
        </w:r>
      </w:hyperlink>
    </w:p>
    <w:p>
      <w:pPr>
        <w:pStyle w:val="FirstParagraph"/>
      </w:pPr>
      <w:hyperlink r:id="rId20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09"/>
    <w:bookmarkStart w:id="211" w:name="sec-revdepcheck"/>
    <w:p>
      <w:pPr>
        <w:pStyle w:val="Heading3"/>
      </w:pPr>
      <w:r>
        <w:t xml:space="preserve">31.10</w:t>
      </w:r>
      <w:r>
        <w:t xml:space="preserve"> </w:t>
      </w:r>
      <w:hyperlink r:id="rId210">
        <w:r>
          <w:rPr>
            <w:rStyle w:val="VerbatimChar"/>
          </w:rPr>
          <w:t xml:space="preserve">{revdepcheck}</w:t>
        </w:r>
      </w:hyperlink>
    </w:p>
    <w:p>
      <w:pPr>
        <w:pStyle w:val="FirstParagraph"/>
      </w:pPr>
      <w:hyperlink r:id="rId21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1"/>
    <w:bookmarkStart w:id="213" w:name="sec-desc"/>
    <w:p>
      <w:pPr>
        <w:pStyle w:val="Heading3"/>
      </w:pPr>
      <w:r>
        <w:t xml:space="preserve">31.11</w:t>
      </w:r>
      <w:r>
        <w:t xml:space="preserve"> </w:t>
      </w:r>
      <w:hyperlink r:id="rId212">
        <w:r>
          <w:rPr>
            <w:rStyle w:val="VerbatimChar"/>
          </w:rPr>
          <w:t xml:space="preserve">{desc}</w:t>
        </w:r>
      </w:hyperlink>
    </w:p>
    <w:p>
      <w:pPr>
        <w:pStyle w:val="FirstParagraph"/>
      </w:pPr>
      <w:hyperlink r:id="rId21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3"/>
    <w:bookmarkStart w:id="215" w:name="sec-pkgcache"/>
    <w:p>
      <w:pPr>
        <w:pStyle w:val="Heading3"/>
      </w:pPr>
      <w:r>
        <w:t xml:space="preserve">31.12</w:t>
      </w:r>
      <w:r>
        <w:t xml:space="preserve"> </w:t>
      </w:r>
      <w:hyperlink r:id="rId214">
        <w:r>
          <w:rPr>
            <w:rStyle w:val="VerbatimChar"/>
          </w:rPr>
          <w:t xml:space="preserve">{pkgcache}</w:t>
        </w:r>
      </w:hyperlink>
    </w:p>
    <w:p>
      <w:pPr>
        <w:pStyle w:val="FirstParagraph"/>
      </w:pPr>
      <w:hyperlink r:id="rId21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15"/>
    <w:bookmarkStart w:id="217" w:name="sec-lifecycle"/>
    <w:p>
      <w:pPr>
        <w:pStyle w:val="Heading3"/>
      </w:pPr>
      <w:r>
        <w:t xml:space="preserve">31.13</w:t>
      </w:r>
      <w:r>
        <w:t xml:space="preserve"> </w:t>
      </w:r>
      <w:hyperlink r:id="rId216">
        <w:r>
          <w:rPr>
            <w:rStyle w:val="VerbatimChar"/>
          </w:rPr>
          <w:t xml:space="preserve">{lifecycle}</w:t>
        </w:r>
      </w:hyperlink>
    </w:p>
    <w:p>
      <w:pPr>
        <w:pStyle w:val="FirstParagraph"/>
      </w:pPr>
      <w:hyperlink r:id="rId21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17"/>
    <w:bookmarkEnd w:id="218"/>
    <w:bookmarkStart w:id="226" w:name="testing-and-quality"/>
    <w:p>
      <w:pPr>
        <w:pStyle w:val="Heading2"/>
      </w:pPr>
      <w:r>
        <w:t xml:space="preserve">32 Testing and Quality</w:t>
      </w:r>
    </w:p>
    <w:bookmarkStart w:id="219" w:name="sec-testthat"/>
    <w:p>
      <w:pPr>
        <w:pStyle w:val="Heading3"/>
      </w:pPr>
      <w:r>
        <w:t xml:space="preserve">32.1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19"/>
    <w:bookmarkStart w:id="221" w:name="sec-covr"/>
    <w:p>
      <w:pPr>
        <w:pStyle w:val="Heading3"/>
      </w:pPr>
      <w:r>
        <w:t xml:space="preserve">32.2</w:t>
      </w:r>
      <w:r>
        <w:t xml:space="preserve"> </w:t>
      </w:r>
      <w:hyperlink r:id="rId220">
        <w:r>
          <w:rPr>
            <w:rStyle w:val="VerbatimChar"/>
          </w:rPr>
          <w:t xml:space="preserve">{covr}</w:t>
        </w:r>
      </w:hyperlink>
    </w:p>
    <w:p>
      <w:pPr>
        <w:pStyle w:val="FirstParagraph"/>
      </w:pPr>
      <w:hyperlink r:id="rId22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1"/>
    <w:bookmarkStart w:id="223" w:name="sec-waldo"/>
    <w:p>
      <w:pPr>
        <w:pStyle w:val="Heading3"/>
      </w:pPr>
      <w:r>
        <w:t xml:space="preserve">32.3</w:t>
      </w:r>
      <w:r>
        <w:t xml:space="preserve"> </w:t>
      </w:r>
      <w:hyperlink r:id="rId222">
        <w:r>
          <w:rPr>
            <w:rStyle w:val="VerbatimChar"/>
          </w:rPr>
          <w:t xml:space="preserve">{waldo}</w:t>
        </w:r>
      </w:hyperlink>
    </w:p>
    <w:p>
      <w:pPr>
        <w:pStyle w:val="FirstParagraph"/>
      </w:pPr>
      <w:hyperlink r:id="rId22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3"/>
    <w:bookmarkStart w:id="225" w:name="sec-lintr"/>
    <w:p>
      <w:pPr>
        <w:pStyle w:val="Heading3"/>
      </w:pPr>
      <w:r>
        <w:t xml:space="preserve">32.4</w:t>
      </w:r>
      <w:r>
        <w:t xml:space="preserve"> </w:t>
      </w:r>
      <w:hyperlink r:id="rId224">
        <w:r>
          <w:rPr>
            <w:rStyle w:val="VerbatimChar"/>
          </w:rPr>
          <w:t xml:space="preserve">{lintr}</w:t>
        </w:r>
      </w:hyperlink>
    </w:p>
    <w:p>
      <w:pPr>
        <w:pStyle w:val="FirstParagraph"/>
      </w:pPr>
      <w:hyperlink r:id="rId22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25"/>
    <w:bookmarkEnd w:id="226"/>
    <w:bookmarkStart w:id="239" w:name="core-language-and-infrastructure"/>
    <w:p>
      <w:pPr>
        <w:pStyle w:val="Heading2"/>
      </w:pPr>
      <w:r>
        <w:t xml:space="preserve">33 Core Language and Infrastructure</w:t>
      </w:r>
    </w:p>
    <w:bookmarkStart w:id="228" w:name="sec-rlang"/>
    <w:p>
      <w:pPr>
        <w:pStyle w:val="Heading3"/>
      </w:pPr>
      <w:r>
        <w:t xml:space="preserve">33.1</w:t>
      </w:r>
      <w:r>
        <w:t xml:space="preserve"> </w:t>
      </w:r>
      <w:hyperlink r:id="rId227">
        <w:r>
          <w:rPr>
            <w:rStyle w:val="VerbatimChar"/>
          </w:rPr>
          <w:t xml:space="preserve">{rlang}</w:t>
        </w:r>
      </w:hyperlink>
    </w:p>
    <w:p>
      <w:pPr>
        <w:pStyle w:val="FirstParagraph"/>
      </w:pPr>
      <w:hyperlink r:id="rId22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28"/>
    <w:bookmarkStart w:id="230" w:name="sec-vctrs"/>
    <w:p>
      <w:pPr>
        <w:pStyle w:val="Heading3"/>
      </w:pPr>
      <w:r>
        <w:t xml:space="preserve">33.2</w:t>
      </w:r>
      <w:r>
        <w:t xml:space="preserve"> </w:t>
      </w:r>
      <w:hyperlink r:id="rId229">
        <w:r>
          <w:rPr>
            <w:rStyle w:val="VerbatimChar"/>
          </w:rPr>
          <w:t xml:space="preserve">{vctrs}</w:t>
        </w:r>
      </w:hyperlink>
    </w:p>
    <w:p>
      <w:pPr>
        <w:pStyle w:val="FirstParagraph"/>
      </w:pPr>
      <w:hyperlink r:id="rId22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0"/>
    <w:bookmarkStart w:id="232" w:name="sec-withr"/>
    <w:p>
      <w:pPr>
        <w:pStyle w:val="Heading3"/>
      </w:pPr>
      <w:r>
        <w:t xml:space="preserve">33.3</w:t>
      </w:r>
      <w:r>
        <w:t xml:space="preserve"> </w:t>
      </w:r>
      <w:hyperlink r:id="rId231">
        <w:r>
          <w:rPr>
            <w:rStyle w:val="VerbatimChar"/>
          </w:rPr>
          <w:t xml:space="preserve">{withr}</w:t>
        </w:r>
      </w:hyperlink>
    </w:p>
    <w:p>
      <w:pPr>
        <w:pStyle w:val="FirstParagraph"/>
      </w:pPr>
      <w:hyperlink r:id="rId23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2"/>
    <w:bookmarkStart w:id="234" w:name="sec-cli"/>
    <w:p>
      <w:pPr>
        <w:pStyle w:val="Heading3"/>
      </w:pPr>
      <w:r>
        <w:t xml:space="preserve">33.4</w:t>
      </w:r>
      <w:r>
        <w:t xml:space="preserve"> </w:t>
      </w:r>
      <w:hyperlink r:id="rId233">
        <w:r>
          <w:rPr>
            <w:rStyle w:val="VerbatimChar"/>
          </w:rPr>
          <w:t xml:space="preserve">{cli}</w:t>
        </w:r>
      </w:hyperlink>
    </w:p>
    <w:p>
      <w:pPr>
        <w:pStyle w:val="FirstParagraph"/>
      </w:pPr>
      <w:hyperlink r:id="rId23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34"/>
    <w:bookmarkStart w:id="236" w:name="sec-R6"/>
    <w:p>
      <w:pPr>
        <w:pStyle w:val="Heading3"/>
      </w:pPr>
      <w:r>
        <w:t xml:space="preserve">33.5</w:t>
      </w:r>
      <w:r>
        <w:t xml:space="preserve"> </w:t>
      </w:r>
      <w:hyperlink r:id="rId235">
        <w:r>
          <w:rPr>
            <w:rStyle w:val="VerbatimChar"/>
          </w:rPr>
          <w:t xml:space="preserve">{R6}</w:t>
        </w:r>
      </w:hyperlink>
    </w:p>
    <w:p>
      <w:pPr>
        <w:pStyle w:val="FirstParagraph"/>
      </w:pPr>
      <w:hyperlink r:id="rId23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36"/>
    <w:bookmarkStart w:id="238" w:name="sec-cpp11"/>
    <w:p>
      <w:pPr>
        <w:pStyle w:val="Heading3"/>
      </w:pPr>
      <w:r>
        <w:t xml:space="preserve">33.6</w:t>
      </w:r>
      <w:r>
        <w:t xml:space="preserve"> </w:t>
      </w:r>
      <w:hyperlink r:id="rId237">
        <w:r>
          <w:rPr>
            <w:rStyle w:val="VerbatimChar"/>
          </w:rPr>
          <w:t xml:space="preserve">{cpp11}</w:t>
        </w:r>
      </w:hyperlink>
    </w:p>
    <w:p>
      <w:pPr>
        <w:pStyle w:val="FirstParagraph"/>
      </w:pPr>
      <w:hyperlink r:id="rId23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38"/>
    <w:bookmarkEnd w:id="239"/>
    <w:bookmarkStart w:id="248" w:name="system-and-process"/>
    <w:p>
      <w:pPr>
        <w:pStyle w:val="Heading2"/>
      </w:pPr>
      <w:r>
        <w:t xml:space="preserve">34 System and Process</w:t>
      </w:r>
    </w:p>
    <w:bookmarkStart w:id="241" w:name="sec-fs"/>
    <w:p>
      <w:pPr>
        <w:pStyle w:val="Heading3"/>
      </w:pPr>
      <w:r>
        <w:t xml:space="preserve">34.1</w:t>
      </w:r>
      <w:r>
        <w:t xml:space="preserve"> </w:t>
      </w:r>
      <w:hyperlink r:id="rId240">
        <w:r>
          <w:rPr>
            <w:rStyle w:val="VerbatimChar"/>
          </w:rPr>
          <w:t xml:space="preserve">{fs}</w:t>
        </w:r>
      </w:hyperlink>
    </w:p>
    <w:p>
      <w:pPr>
        <w:pStyle w:val="FirstParagraph"/>
      </w:pPr>
      <w:hyperlink r:id="rId24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1"/>
    <w:bookmarkStart w:id="243" w:name="sec-processx"/>
    <w:p>
      <w:pPr>
        <w:pStyle w:val="Heading3"/>
      </w:pPr>
      <w:r>
        <w:t xml:space="preserve">34.2</w:t>
      </w:r>
      <w:r>
        <w:t xml:space="preserve"> </w:t>
      </w:r>
      <w:hyperlink r:id="rId242">
        <w:r>
          <w:rPr>
            <w:rStyle w:val="VerbatimChar"/>
          </w:rPr>
          <w:t xml:space="preserve">{processx}</w:t>
        </w:r>
      </w:hyperlink>
    </w:p>
    <w:p>
      <w:pPr>
        <w:pStyle w:val="FirstParagraph"/>
      </w:pPr>
      <w:hyperlink r:id="rId24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3"/>
    <w:bookmarkStart w:id="245" w:name="sec-callr"/>
    <w:p>
      <w:pPr>
        <w:pStyle w:val="Heading3"/>
      </w:pPr>
      <w:r>
        <w:t xml:space="preserve">34.3</w:t>
      </w:r>
      <w:r>
        <w:t xml:space="preserve"> </w:t>
      </w:r>
      <w:hyperlink r:id="rId244">
        <w:r>
          <w:rPr>
            <w:rStyle w:val="VerbatimChar"/>
          </w:rPr>
          <w:t xml:space="preserve">{callr}</w:t>
        </w:r>
      </w:hyperlink>
    </w:p>
    <w:p>
      <w:pPr>
        <w:pStyle w:val="FirstParagraph"/>
      </w:pPr>
      <w:hyperlink r:id="rId24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45"/>
    <w:bookmarkStart w:id="247" w:name="sec-ps"/>
    <w:p>
      <w:pPr>
        <w:pStyle w:val="Heading3"/>
      </w:pPr>
      <w:r>
        <w:t xml:space="preserve">34.4</w:t>
      </w:r>
      <w:r>
        <w:t xml:space="preserve"> </w:t>
      </w:r>
      <w:hyperlink r:id="rId246">
        <w:r>
          <w:rPr>
            <w:rStyle w:val="VerbatimChar"/>
          </w:rPr>
          <w:t xml:space="preserve">{ps}</w:t>
        </w:r>
      </w:hyperlink>
    </w:p>
    <w:p>
      <w:pPr>
        <w:pStyle w:val="FirstParagraph"/>
      </w:pPr>
      <w:hyperlink r:id="rId24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47"/>
    <w:bookmarkEnd w:id="248"/>
    <w:bookmarkStart w:id="257" w:name="http-and-web"/>
    <w:p>
      <w:pPr>
        <w:pStyle w:val="Heading2"/>
      </w:pPr>
      <w:r>
        <w:t xml:space="preserve">35 HTTP and Web</w:t>
      </w:r>
    </w:p>
    <w:bookmarkStart w:id="250" w:name="sec-httr2"/>
    <w:p>
      <w:pPr>
        <w:pStyle w:val="Heading3"/>
      </w:pPr>
      <w:r>
        <w:t xml:space="preserve">35.1</w:t>
      </w:r>
      <w:r>
        <w:t xml:space="preserve"> </w:t>
      </w:r>
      <w:hyperlink r:id="rId249">
        <w:r>
          <w:rPr>
            <w:rStyle w:val="VerbatimChar"/>
          </w:rPr>
          <w:t xml:space="preserve">{httr2}</w:t>
        </w:r>
      </w:hyperlink>
    </w:p>
    <w:p>
      <w:pPr>
        <w:pStyle w:val="FirstParagraph"/>
      </w:pPr>
      <w:hyperlink r:id="rId24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0"/>
    <w:bookmarkStart w:id="252" w:name="sec-httr"/>
    <w:p>
      <w:pPr>
        <w:pStyle w:val="Heading3"/>
      </w:pPr>
      <w:r>
        <w:t xml:space="preserve">35.2</w:t>
      </w:r>
      <w:r>
        <w:t xml:space="preserve"> </w:t>
      </w:r>
      <w:hyperlink r:id="rId251">
        <w:r>
          <w:rPr>
            <w:rStyle w:val="VerbatimChar"/>
          </w:rPr>
          <w:t xml:space="preserve">{httr}</w:t>
        </w:r>
      </w:hyperlink>
    </w:p>
    <w:p>
      <w:pPr>
        <w:pStyle w:val="FirstParagraph"/>
      </w:pPr>
      <w:hyperlink r:id="rId25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2"/>
    <w:bookmarkStart w:id="254" w:name="sec-gh"/>
    <w:p>
      <w:pPr>
        <w:pStyle w:val="Heading3"/>
      </w:pPr>
      <w:r>
        <w:t xml:space="preserve">35.3</w:t>
      </w:r>
      <w:r>
        <w:t xml:space="preserve"> </w:t>
      </w:r>
      <w:hyperlink r:id="rId253">
        <w:r>
          <w:rPr>
            <w:rStyle w:val="VerbatimChar"/>
          </w:rPr>
          <w:t xml:space="preserve">{gh}</w:t>
        </w:r>
      </w:hyperlink>
    </w:p>
    <w:p>
      <w:pPr>
        <w:pStyle w:val="FirstParagraph"/>
      </w:pPr>
      <w:hyperlink r:id="rId25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54"/>
    <w:bookmarkStart w:id="256" w:name="sec-gargle"/>
    <w:p>
      <w:pPr>
        <w:pStyle w:val="Heading3"/>
      </w:pPr>
      <w:r>
        <w:t xml:space="preserve">35.4</w:t>
      </w:r>
      <w:r>
        <w:t xml:space="preserve"> </w:t>
      </w:r>
      <w:hyperlink r:id="rId255">
        <w:r>
          <w:rPr>
            <w:rStyle w:val="VerbatimChar"/>
          </w:rPr>
          <w:t xml:space="preserve">{gargle}</w:t>
        </w:r>
      </w:hyperlink>
    </w:p>
    <w:p>
      <w:pPr>
        <w:pStyle w:val="FirstParagraph"/>
      </w:pPr>
      <w:hyperlink r:id="rId25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56"/>
    <w:bookmarkEnd w:id="257"/>
    <w:bookmarkStart w:id="279" w:name="utilities"/>
    <w:p>
      <w:pPr>
        <w:pStyle w:val="Heading2"/>
      </w:pPr>
      <w:r>
        <w:t xml:space="preserve">36 Utilities</w:t>
      </w:r>
    </w:p>
    <w:bookmarkStart w:id="259" w:name="sec-here-pkg"/>
    <w:p>
      <w:pPr>
        <w:pStyle w:val="Heading3"/>
      </w:pPr>
      <w:r>
        <w:t xml:space="preserve">36.1</w:t>
      </w:r>
      <w:r>
        <w:t xml:space="preserve"> </w:t>
      </w:r>
      <w:hyperlink r:id="rId258">
        <w:r>
          <w:rPr>
            <w:rStyle w:val="VerbatimChar"/>
          </w:rPr>
          <w:t xml:space="preserve">{here}</w:t>
        </w:r>
      </w:hyperlink>
    </w:p>
    <w:p>
      <w:pPr>
        <w:pStyle w:val="FirstParagraph"/>
      </w:pPr>
      <w:hyperlink r:id="rId25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28</w:t>
        </w:r>
      </w:hyperlink>
      <w:r>
        <w:t xml:space="preserve">).</w:t>
      </w:r>
    </w:p>
    <w:bookmarkEnd w:id="259"/>
    <w:bookmarkStart w:id="260" w:name="sec-memoise"/>
    <w:p>
      <w:pPr>
        <w:pStyle w:val="Heading3"/>
      </w:pPr>
      <w:r>
        <w:t xml:space="preserve">36.2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0"/>
    <w:bookmarkStart w:id="263" w:name="sec-scales"/>
    <w:p>
      <w:pPr>
        <w:pStyle w:val="Heading3"/>
      </w:pPr>
      <w:r>
        <w:t xml:space="preserve">36.3</w:t>
      </w:r>
      <w:r>
        <w:t xml:space="preserve"> </w:t>
      </w:r>
      <w:hyperlink r:id="rId261">
        <w:r>
          <w:rPr>
            <w:rStyle w:val="VerbatimChar"/>
          </w:rPr>
          <w:t xml:space="preserve">{scales}</w:t>
        </w:r>
      </w:hyperlink>
    </w:p>
    <w:p>
      <w:pPr>
        <w:pStyle w:val="FirstParagraph"/>
      </w:pPr>
      <w:hyperlink r:id="rId261">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2">
        <w:r>
          <w:rPr>
            <w:rStyle w:val="VerbatimChar"/>
          </w:rPr>
          <w:t xml:space="preserve">{ggplot2}</w:t>
        </w:r>
      </w:hyperlink>
      <w:r>
        <w:t xml:space="preserve">.</w:t>
      </w:r>
    </w:p>
    <w:bookmarkEnd w:id="263"/>
    <w:bookmarkStart w:id="265" w:name="sec-sessioninfo"/>
    <w:p>
      <w:pPr>
        <w:pStyle w:val="Heading3"/>
      </w:pPr>
      <w:r>
        <w:t xml:space="preserve">36.4</w:t>
      </w:r>
      <w:r>
        <w:t xml:space="preserve"> </w:t>
      </w:r>
      <w:hyperlink r:id="rId264">
        <w:r>
          <w:rPr>
            <w:rStyle w:val="VerbatimChar"/>
          </w:rPr>
          <w:t xml:space="preserve">{sessioninfo}</w:t>
        </w:r>
      </w:hyperlink>
    </w:p>
    <w:p>
      <w:pPr>
        <w:pStyle w:val="FirstParagraph"/>
      </w:pPr>
      <w:hyperlink r:id="rId264">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65"/>
    <w:bookmarkStart w:id="267" w:name="sec-downlit"/>
    <w:p>
      <w:pPr>
        <w:pStyle w:val="Heading3"/>
      </w:pPr>
      <w:r>
        <w:t xml:space="preserve">36.5</w:t>
      </w:r>
      <w:r>
        <w:t xml:space="preserve"> </w:t>
      </w:r>
      <w:hyperlink r:id="rId266">
        <w:r>
          <w:rPr>
            <w:rStyle w:val="VerbatimChar"/>
          </w:rPr>
          <w:t xml:space="preserve">{downlit}</w:t>
        </w:r>
      </w:hyperlink>
    </w:p>
    <w:p>
      <w:pPr>
        <w:pStyle w:val="FirstParagraph"/>
      </w:pPr>
      <w:hyperlink r:id="rId266">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67"/>
    <w:bookmarkStart w:id="269" w:name="sec-prettyunits"/>
    <w:p>
      <w:pPr>
        <w:pStyle w:val="Heading3"/>
      </w:pPr>
      <w:r>
        <w:t xml:space="preserve">36.6</w:t>
      </w:r>
      <w:r>
        <w:t xml:space="preserve"> </w:t>
      </w:r>
      <w:hyperlink r:id="rId268">
        <w:r>
          <w:rPr>
            <w:rStyle w:val="VerbatimChar"/>
          </w:rPr>
          <w:t xml:space="preserve">{prettyunits}</w:t>
        </w:r>
      </w:hyperlink>
    </w:p>
    <w:p>
      <w:pPr>
        <w:pStyle w:val="FirstParagraph"/>
      </w:pPr>
      <w:hyperlink r:id="rId268">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69"/>
    <w:bookmarkStart w:id="271" w:name="sec-lobstr"/>
    <w:p>
      <w:pPr>
        <w:pStyle w:val="Heading3"/>
      </w:pPr>
      <w:r>
        <w:t xml:space="preserve">36.7</w:t>
      </w:r>
      <w:r>
        <w:t xml:space="preserve"> </w:t>
      </w:r>
      <w:hyperlink r:id="rId270">
        <w:r>
          <w:rPr>
            <w:rStyle w:val="VerbatimChar"/>
          </w:rPr>
          <w:t xml:space="preserve">{lobstr}</w:t>
        </w:r>
      </w:hyperlink>
    </w:p>
    <w:p>
      <w:pPr>
        <w:pStyle w:val="FirstParagraph"/>
      </w:pPr>
      <w:hyperlink r:id="rId270">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1"/>
    <w:bookmarkStart w:id="273" w:name="sec-crayon"/>
    <w:p>
      <w:pPr>
        <w:pStyle w:val="Heading3"/>
      </w:pPr>
      <w:r>
        <w:t xml:space="preserve">36.8</w:t>
      </w:r>
      <w:r>
        <w:t xml:space="preserve"> </w:t>
      </w:r>
      <w:hyperlink r:id="rId272">
        <w:r>
          <w:rPr>
            <w:rStyle w:val="VerbatimChar"/>
          </w:rPr>
          <w:t xml:space="preserve">{crayon}</w:t>
        </w:r>
      </w:hyperlink>
    </w:p>
    <w:p>
      <w:pPr>
        <w:pStyle w:val="FirstParagraph"/>
      </w:pPr>
      <w:hyperlink r:id="rId272">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3"/>
    <w:bookmarkStart w:id="275" w:name="sec-styler"/>
    <w:p>
      <w:pPr>
        <w:pStyle w:val="Heading3"/>
      </w:pPr>
      <w:r>
        <w:t xml:space="preserve">36.9</w:t>
      </w:r>
      <w:r>
        <w:t xml:space="preserve"> </w:t>
      </w:r>
      <w:hyperlink r:id="rId274">
        <w:r>
          <w:rPr>
            <w:rStyle w:val="VerbatimChar"/>
          </w:rPr>
          <w:t xml:space="preserve">{styler}</w:t>
        </w:r>
      </w:hyperlink>
    </w:p>
    <w:p>
      <w:pPr>
        <w:pStyle w:val="FirstParagraph"/>
      </w:pPr>
      <w:hyperlink r:id="rId274">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75"/>
    <w:bookmarkStart w:id="278" w:name="sec-rex"/>
    <w:p>
      <w:pPr>
        <w:pStyle w:val="Heading3"/>
      </w:pPr>
      <w:r>
        <w:t xml:space="preserve">36.10</w:t>
      </w:r>
      <w:r>
        <w:t xml:space="preserve"> </w:t>
      </w:r>
      <w:hyperlink r:id="rId276">
        <w:r>
          <w:rPr>
            <w:rStyle w:val="VerbatimChar"/>
          </w:rPr>
          <w:t xml:space="preserve">{rex}</w:t>
        </w:r>
      </w:hyperlink>
    </w:p>
    <w:p>
      <w:pPr>
        <w:pStyle w:val="FirstParagraph"/>
      </w:pPr>
      <w:hyperlink r:id="rId276">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2"/>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2"/>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2"/>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77">
        <w:r>
          <w:rPr>
            <w:rStyle w:val="VerbatimChar"/>
          </w:rPr>
          <w:t xml:space="preserve">{stringr}</w:t>
        </w:r>
      </w:hyperlink>
      <w:r>
        <w:t xml:space="preserve"> </w:t>
      </w:r>
      <w:r>
        <w:t xml:space="preserve">functions.</w:t>
      </w:r>
    </w:p>
    <w:bookmarkEnd w:id="278"/>
    <w:bookmarkEnd w:id="279"/>
    <w:bookmarkStart w:id="282" w:name="github-actions"/>
    <w:p>
      <w:pPr>
        <w:pStyle w:val="Heading2"/>
      </w:pPr>
      <w:r>
        <w:t xml:space="preserve">37 GitHub Actions</w:t>
      </w:r>
    </w:p>
    <w:bookmarkStart w:id="281" w:name="sec-r-lib-actions"/>
    <w:p>
      <w:pPr>
        <w:pStyle w:val="Heading3"/>
      </w:pPr>
      <w:r>
        <w:t xml:space="preserve">37.1</w:t>
      </w:r>
      <w:r>
        <w:t xml:space="preserve"> </w:t>
      </w:r>
      <w:hyperlink r:id="rId280">
        <w:r>
          <w:rPr>
            <w:rStyle w:val="Hyperlink"/>
          </w:rPr>
          <w:t xml:space="preserve">actions</w:t>
        </w:r>
      </w:hyperlink>
    </w:p>
    <w:p>
      <w:pPr>
        <w:pStyle w:val="FirstParagraph"/>
      </w:pPr>
      <w:r>
        <w:t xml:space="preserve">The</w:t>
      </w:r>
      <w:r>
        <w:t xml:space="preserve"> </w:t>
      </w:r>
      <w:hyperlink r:id="rId280">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3"/>
        </w:numPr>
      </w:pPr>
      <w:r>
        <w:rPr>
          <w:rStyle w:val="VerbatimChar"/>
        </w:rPr>
        <w:t xml:space="preserve">r-lib/actions/setup-r</w:t>
      </w:r>
      <w:r>
        <w:t xml:space="preserve"> </w:t>
      </w:r>
      <w:r>
        <w:t xml:space="preserve">— installs R</w:t>
      </w:r>
    </w:p>
    <w:p>
      <w:pPr>
        <w:pStyle w:val="Compact"/>
        <w:numPr>
          <w:ilvl w:val="0"/>
          <w:numId w:val="1063"/>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3"/>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3"/>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281"/>
    <w:bookmarkEnd w:id="282"/>
    <w:bookmarkStart w:id="285" w:name="sec-tidyverse"/>
    <w:p>
      <w:pPr>
        <w:pStyle w:val="Heading2"/>
      </w:pPr>
      <w:r>
        <w:t xml:space="preserve">38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85"/>
    <w:bookmarkStart w:id="304" w:name="core-tidyverse-packages"/>
    <w:p>
      <w:pPr>
        <w:pStyle w:val="Heading2"/>
      </w:pPr>
      <w:r>
        <w:t xml:space="preserve">39 Core Tidyverse Packages</w:t>
      </w:r>
    </w:p>
    <w:p>
      <w:pPr>
        <w:pStyle w:val="FirstParagraph"/>
      </w:pPr>
      <w:r>
        <w:t xml:space="preserve">The</w:t>
      </w:r>
      <w:r>
        <w:t xml:space="preserve"> </w:t>
      </w:r>
      <w:hyperlink r:id="rId2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87" w:name="sec-ggplot2"/>
    <w:p>
      <w:pPr>
        <w:pStyle w:val="Heading3"/>
      </w:pPr>
      <w:r>
        <w:t xml:space="preserve">39.1</w:t>
      </w:r>
      <w:r>
        <w:t xml:space="preserve"> </w:t>
      </w:r>
      <w:hyperlink r:id="rId262">
        <w:r>
          <w:rPr>
            <w:rStyle w:val="Hyperlink"/>
          </w:rPr>
          <w:t xml:space="preserve">ggplot2</w:t>
        </w:r>
      </w:hyperlink>
    </w:p>
    <w:p>
      <w:pPr>
        <w:pStyle w:val="FirstParagraph"/>
      </w:pPr>
      <w:hyperlink r:id="rId262">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87"/>
    <w:bookmarkStart w:id="289" w:name="sec-dplyr"/>
    <w:p>
      <w:pPr>
        <w:pStyle w:val="Heading3"/>
      </w:pPr>
      <w:r>
        <w:t xml:space="preserve">39.2</w:t>
      </w:r>
      <w:r>
        <w:t xml:space="preserve"> </w:t>
      </w:r>
      <w:hyperlink r:id="rId288">
        <w:r>
          <w:rPr>
            <w:rStyle w:val="Hyperlink"/>
          </w:rPr>
          <w:t xml:space="preserve">dplyr</w:t>
        </w:r>
      </w:hyperlink>
    </w:p>
    <w:p>
      <w:pPr>
        <w:pStyle w:val="FirstParagraph"/>
      </w:pPr>
      <w:hyperlink r:id="rId28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89"/>
    <w:bookmarkStart w:id="292" w:name="sec-tidyr"/>
    <w:p>
      <w:pPr>
        <w:pStyle w:val="Heading3"/>
      </w:pPr>
      <w:r>
        <w:t xml:space="preserve">39.3</w:t>
      </w:r>
      <w:r>
        <w:t xml:space="preserve"> </w:t>
      </w:r>
      <w:hyperlink r:id="rId290">
        <w:r>
          <w:rPr>
            <w:rStyle w:val="Hyperlink"/>
          </w:rPr>
          <w:t xml:space="preserve">tidyr</w:t>
        </w:r>
      </w:hyperlink>
    </w:p>
    <w:p>
      <w:pPr>
        <w:pStyle w:val="FirstParagraph"/>
      </w:pPr>
      <w:hyperlink r:id="rId29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1" w:name="when-to-use-dplyr-vs-tidyr"/>
    <w:p>
      <w:pPr>
        <w:pStyle w:val="Heading4"/>
      </w:pPr>
      <w:r>
        <w:t xml:space="preserve">When to use dplyr vs tidyr</w:t>
      </w:r>
    </w:p>
    <w:p>
      <w:pPr>
        <w:pStyle w:val="FirstParagraph"/>
      </w:pPr>
      <w:r>
        <w:t xml:space="preserve">While both</w:t>
      </w:r>
      <w:r>
        <w:t xml:space="preserve"> </w:t>
      </w:r>
      <w:hyperlink r:id="rId288">
        <w:r>
          <w:rPr>
            <w:rStyle w:val="VerbatimChar"/>
          </w:rPr>
          <w:t xml:space="preserve">{dplyr}</w:t>
        </w:r>
      </w:hyperlink>
      <w:r>
        <w:t xml:space="preserve"> </w:t>
      </w:r>
      <w:r>
        <w:t xml:space="preserve">and</w:t>
      </w:r>
      <w:r>
        <w:t xml:space="preserve"> </w:t>
      </w:r>
      <w:hyperlink r:id="rId29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4"/>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4"/>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1"/>
    <w:bookmarkEnd w:id="292"/>
    <w:bookmarkStart w:id="294" w:name="sec-readr"/>
    <w:p>
      <w:pPr>
        <w:pStyle w:val="Heading3"/>
      </w:pPr>
      <w:r>
        <w:t xml:space="preserve">39.4</w:t>
      </w:r>
      <w:r>
        <w:t xml:space="preserve"> </w:t>
      </w:r>
      <w:hyperlink r:id="rId293">
        <w:r>
          <w:rPr>
            <w:rStyle w:val="Hyperlink"/>
          </w:rPr>
          <w:t xml:space="preserve">readr</w:t>
        </w:r>
      </w:hyperlink>
    </w:p>
    <w:p>
      <w:pPr>
        <w:pStyle w:val="FirstParagraph"/>
      </w:pPr>
      <w:hyperlink r:id="rId29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94"/>
    <w:bookmarkStart w:id="296" w:name="sec-purrr"/>
    <w:p>
      <w:pPr>
        <w:pStyle w:val="Heading3"/>
      </w:pPr>
      <w:r>
        <w:t xml:space="preserve">39.5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295">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296"/>
    <w:bookmarkStart w:id="298" w:name="sec-tibble"/>
    <w:p>
      <w:pPr>
        <w:pStyle w:val="Heading3"/>
      </w:pPr>
      <w:r>
        <w:t xml:space="preserve">39.6</w:t>
      </w:r>
      <w:r>
        <w:t xml:space="preserve"> </w:t>
      </w:r>
      <w:hyperlink r:id="rId297">
        <w:r>
          <w:rPr>
            <w:rStyle w:val="Hyperlink"/>
          </w:rPr>
          <w:t xml:space="preserve">tibble</w:t>
        </w:r>
      </w:hyperlink>
    </w:p>
    <w:p>
      <w:pPr>
        <w:pStyle w:val="FirstParagraph"/>
      </w:pPr>
      <w:hyperlink r:id="rId297">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98"/>
    <w:bookmarkStart w:id="299" w:name="sec-stringr"/>
    <w:p>
      <w:pPr>
        <w:pStyle w:val="Heading3"/>
      </w:pPr>
      <w:r>
        <w:t xml:space="preserve">39.7</w:t>
      </w:r>
      <w:r>
        <w:t xml:space="preserve"> </w:t>
      </w:r>
      <w:hyperlink r:id="rId277">
        <w:r>
          <w:rPr>
            <w:rStyle w:val="Hyperlink"/>
          </w:rPr>
          <w:t xml:space="preserve">stringr</w:t>
        </w:r>
      </w:hyperlink>
    </w:p>
    <w:p>
      <w:pPr>
        <w:pStyle w:val="FirstParagraph"/>
      </w:pPr>
      <w:hyperlink r:id="rId27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99"/>
    <w:bookmarkStart w:id="301" w:name="sec-forcats"/>
    <w:p>
      <w:pPr>
        <w:pStyle w:val="Heading3"/>
      </w:pPr>
      <w:r>
        <w:t xml:space="preserve">39.8</w:t>
      </w:r>
      <w:r>
        <w:t xml:space="preserve"> </w:t>
      </w:r>
      <w:hyperlink r:id="rId300">
        <w:r>
          <w:rPr>
            <w:rStyle w:val="Hyperlink"/>
          </w:rPr>
          <w:t xml:space="preserve">forcats</w:t>
        </w:r>
      </w:hyperlink>
    </w:p>
    <w:p>
      <w:pPr>
        <w:pStyle w:val="FirstParagraph"/>
      </w:pPr>
      <w:hyperlink r:id="rId300">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1"/>
    <w:bookmarkStart w:id="303" w:name="sec-lubridate"/>
    <w:p>
      <w:pPr>
        <w:pStyle w:val="Heading3"/>
      </w:pPr>
      <w:r>
        <w:t xml:space="preserve">39.9</w:t>
      </w:r>
      <w:r>
        <w:t xml:space="preserve"> </w:t>
      </w:r>
      <w:hyperlink r:id="rId302">
        <w:r>
          <w:rPr>
            <w:rStyle w:val="Hyperlink"/>
          </w:rPr>
          <w:t xml:space="preserve">lubridate</w:t>
        </w:r>
      </w:hyperlink>
    </w:p>
    <w:p>
      <w:pPr>
        <w:pStyle w:val="FirstParagraph"/>
      </w:pPr>
      <w:hyperlink r:id="rId302">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3"/>
    <w:bookmarkEnd w:id="304"/>
    <w:bookmarkStart w:id="306" w:name="base-r-to-tidyverse-translation"/>
    <w:p>
      <w:pPr>
        <w:pStyle w:val="Heading2"/>
      </w:pPr>
      <w:r>
        <w:t xml:space="preserve">40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05">
        <w:r>
          <w:rPr>
            <w:rStyle w:val="Hyperlink"/>
          </w:rPr>
          <w:t xml:space="preserve">this document</w:t>
        </w:r>
      </w:hyperlink>
      <w:r>
        <w:t xml:space="preserve">.</w:t>
      </w:r>
    </w:p>
    <w:bookmarkEnd w:id="306"/>
    <w:bookmarkStart w:id="315" w:name="programming-with-tidyverse"/>
    <w:p>
      <w:pPr>
        <w:pStyle w:val="Heading2"/>
      </w:pPr>
      <w:r>
        <w:t xml:space="preserve">41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5"/>
        </w:numPr>
      </w:pPr>
      <w:hyperlink r:id="rId307">
        <w:r>
          <w:rPr>
            <w:rStyle w:val="Hyperlink"/>
          </w:rPr>
          <w:t xml:space="preserve">Programming with dplyr</w:t>
        </w:r>
      </w:hyperlink>
      <w:r>
        <w:t xml:space="preserve"> </w:t>
      </w:r>
      <w:r>
        <w:t xml:space="preserve">(package vignette)</w:t>
      </w:r>
    </w:p>
    <w:p>
      <w:pPr>
        <w:pStyle w:val="Compact"/>
        <w:numPr>
          <w:ilvl w:val="0"/>
          <w:numId w:val="1065"/>
        </w:numPr>
      </w:pPr>
      <w:hyperlink r:id="rId308">
        <w:r>
          <w:rPr>
            <w:rStyle w:val="Hyperlink"/>
          </w:rPr>
          <w:t xml:space="preserve">Using dplyr in packages</w:t>
        </w:r>
      </w:hyperlink>
      <w:r>
        <w:t xml:space="preserve"> </w:t>
      </w:r>
      <w:r>
        <w:t xml:space="preserve">(package vignette)</w:t>
      </w:r>
    </w:p>
    <w:p>
      <w:pPr>
        <w:pStyle w:val="Compact"/>
        <w:numPr>
          <w:ilvl w:val="0"/>
          <w:numId w:val="1065"/>
        </w:numPr>
      </w:pPr>
      <w:hyperlink r:id="rId309">
        <w:r>
          <w:rPr>
            <w:rStyle w:val="Hyperlink"/>
          </w:rPr>
          <w:t xml:space="preserve">Tidy Eval in 5 Minutes</w:t>
        </w:r>
      </w:hyperlink>
      <w:r>
        <w:t xml:space="preserve"> </w:t>
      </w:r>
      <w:r>
        <w:t xml:space="preserve">(video)</w:t>
      </w:r>
    </w:p>
    <w:p>
      <w:pPr>
        <w:pStyle w:val="Compact"/>
        <w:numPr>
          <w:ilvl w:val="0"/>
          <w:numId w:val="1065"/>
        </w:numPr>
      </w:pPr>
      <w:hyperlink r:id="rId307">
        <w:del w:id="71" w:author="PR Preview" w:date="2026-01-01T00:00:00Z">
          <w:r>
            <w:rPr>
              <w:rStyle w:val="Hyperlink"/>
            </w:rPr>
            <w:delText xml:space="preserve">Tidy Evaluation</w:delText>
          </w:r>
        </w:del>
      </w:hyperlink>
      <w:del w:id="72" w:author="PR Preview" w:date="2026-01-01T00:00:00Z">
        <w:r>
          <w:delText xml:space="preserve"> </w:delText>
        </w:r>
      </w:del>
      <w:del w:id="73" w:author="PR Preview" w:date="2026-01-01T00:00:00Z">
        <w:r>
          <w:delText xml:space="preserve">(e-book)</w:delText>
        </w:r>
      </w:del>
    </w:p>
    <w:p>
      <w:pPr>
        <w:pStyle w:val="Compact"/>
        <w:numPr>
          <w:ilvl w:val="0"/>
          <w:numId w:val="1065"/>
        </w:numPr>
      </w:pPr>
      <w:hyperlink r:id="rId310">
        <w:ins w:id="74" w:author="PR Preview" w:date="2026-01-01T00:00:00Z">
          <w:r>
            <w:rPr>
              <w:rStyle w:val="Hyperlink"/>
            </w:rPr>
            <w:t xml:space="preserve">Data masking</w:t>
          </w:r>
        </w:ins>
      </w:hyperlink>
      <w:ins w:id="75" w:author="PR Preview" w:date="2026-01-01T00:00:00Z">
        <w:r>
          <w:t xml:space="preserve"> </w:t>
        </w:r>
      </w:ins>
      <w:ins w:id="76" w:author="PR Preview" w:date="2026-01-01T00:00:00Z">
        <w:r>
          <w:t xml:space="preserve">(rlang documentation)</w:t>
        </w:r>
      </w:ins>
    </w:p>
    <w:p>
      <w:pPr>
        <w:pStyle w:val="Compact"/>
        <w:numPr>
          <w:ilvl w:val="0"/>
          <w:numId w:val="1065"/>
        </w:numPr>
      </w:pPr>
      <w:hyperlink r:id="rId311">
        <w:r>
          <w:rPr>
            <w:rStyle w:val="Hyperlink"/>
          </w:rPr>
          <w:t xml:space="preserve">Evaluation</w:t>
        </w:r>
      </w:hyperlink>
      <w:r>
        <w:t xml:space="preserve"> </w:t>
      </w:r>
      <w:r>
        <w:t xml:space="preserve">(advanced details)</w:t>
      </w:r>
    </w:p>
    <w:p>
      <w:pPr>
        <w:pStyle w:val="Compact"/>
        <w:numPr>
          <w:ilvl w:val="0"/>
          <w:numId w:val="1065"/>
        </w:numPr>
      </w:pPr>
      <w:hyperlink r:id="rId312">
        <w:r>
          <w:rPr>
            <w:rStyle w:val="Hyperlink"/>
          </w:rPr>
          <w:t xml:space="preserve">Data Frame Columns as Arguments to Dplyr Functions</w:t>
        </w:r>
      </w:hyperlink>
      <w:r>
        <w:t xml:space="preserve"> </w:t>
      </w:r>
      <w:r>
        <w:t xml:space="preserve">(blog)</w:t>
      </w:r>
    </w:p>
    <w:p>
      <w:pPr>
        <w:pStyle w:val="Compact"/>
        <w:numPr>
          <w:ilvl w:val="0"/>
          <w:numId w:val="1065"/>
        </w:numPr>
      </w:pPr>
      <w:hyperlink r:id="rId31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14">
        <w:r>
          <w:rPr>
            <w:rStyle w:val="Hyperlink"/>
          </w:rPr>
          <w:t xml:space="preserve">Tidyverse Replacements</w:t>
        </w:r>
      </w:hyperlink>
    </w:p>
    <w:bookmarkEnd w:id="315"/>
    <w:bookmarkStart w:id="318" w:name="sec-coding-with-r-and-python"/>
    <w:p>
      <w:pPr>
        <w:pStyle w:val="Heading2"/>
      </w:pPr>
      <w:r>
        <w:t xml:space="preserve">42 Coding with R and Python</w:t>
      </w:r>
    </w:p>
    <w:p>
      <w:pPr>
        <w:pStyle w:val="FirstParagraph"/>
      </w:pPr>
      <w:r>
        <w:t xml:space="preserve">If you’re using both R and Python, you may wish to check out the</w:t>
      </w:r>
      <w:r>
        <w:t xml:space="preserve"> </w:t>
      </w:r>
      <w:hyperlink r:id="rId316">
        <w:r>
          <w:rPr>
            <w:rStyle w:val="Hyperlink"/>
          </w:rPr>
          <w:t xml:space="preserve">Feather package</w:t>
        </w:r>
      </w:hyperlink>
      <w:r>
        <w:t xml:space="preserve"> </w:t>
      </w:r>
      <w:r>
        <w:t xml:space="preserve">for exchanging data between the two languages</w:t>
      </w:r>
      <w:r>
        <w:t xml:space="preserve"> </w:t>
      </w:r>
      <w:hyperlink r:id="rId317">
        <w:r>
          <w:rPr>
            <w:rStyle w:val="Hyperlink"/>
          </w:rPr>
          <w:t xml:space="preserve">extremely quickly</w:t>
        </w:r>
      </w:hyperlink>
      <w:r>
        <w:t xml:space="preserve">.</w:t>
      </w:r>
    </w:p>
    <w:bookmarkEnd w:id="318"/>
    <w:bookmarkStart w:id="324" w:name="X06dce33c5a777f8322711dde05e81eef8b1d1f6"/>
    <w:p>
      <w:pPr>
        <w:pStyle w:val="Heading2"/>
      </w:pPr>
      <w:r>
        <w:t xml:space="preserve">43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19" w:name="lapply-and-sapply-1"/>
    <w:p>
      <w:pPr>
        <w:pStyle w:val="Heading3"/>
      </w:pPr>
      <w:r>
        <w:t xml:space="preserve">43.1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19"/>
    <w:bookmarkStart w:id="320" w:name="mapply-and-pmap"/>
    <w:p>
      <w:pPr>
        <w:pStyle w:val="Heading3"/>
      </w:pPr>
      <w:r>
        <w:t xml:space="preserve">43.2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del w:id="77" w:author="PR Preview" w:date="2026-01-01T00:00:00Z">
        <w:r>
          <w:delText xml:space="preserve">There are two major differences between</w:delText>
        </w:r>
      </w:del>
      <w:del w:id="78" w:author="PR Preview" w:date="2026-01-01T00:00:00Z">
        <w:r>
          <w:delText xml:space="preserve"> </w:delText>
        </w:r>
      </w:del>
      <w:del w:id="79" w:author="PR Preview" w:date="2026-01-01T00:00:00Z">
        <w:r>
          <w:rPr>
            <w:rStyle w:val="VerbatimChar"/>
          </w:rPr>
          <w:delText xml:space="preserve">mapply()</w:delText>
        </w:r>
      </w:del>
      <w:del w:id="80" w:author="PR Preview" w:date="2026-01-01T00:00:00Z">
        <w:r>
          <w:delText xml:space="preserve"> </w:delText>
        </w:r>
      </w:del>
      <w:del w:id="81" w:author="PR Preview" w:date="2026-01-01T00:00:00Z">
        <w:r>
          <w:delText xml:space="preserve">and</w:delText>
        </w:r>
      </w:del>
      <w:del w:id="82" w:author="PR Preview" w:date="2026-01-01T00:00:00Z">
        <w:r>
          <w:delText xml:space="preserve"> </w:delText>
        </w:r>
      </w:del>
      <w:del w:id="83" w:author="PR Preview" w:date="2026-01-01T00:00:00Z">
        <w:r>
          <w:rPr>
            <w:rStyle w:val="VerbatimChar"/>
          </w:rPr>
          <w:delText xml:space="preserve">pmap()</w:delText>
        </w:r>
      </w:del>
      <w:del w:id="84" w:author="PR Preview" w:date="2026-01-01T00:00:00Z">
        <w:r>
          <w:delText xml:space="preserve">. The first difference is that</w:delText>
        </w:r>
      </w:del>
      <w:del w:id="85" w:author="PR Preview" w:date="2026-01-01T00:00:00Z">
        <w:r>
          <w:delText xml:space="preserve"> </w:delText>
        </w:r>
      </w:del>
      <w:del w:id="86" w:author="PR Preview" w:date="2026-01-01T00:00:00Z">
        <w:r>
          <w:rPr>
            <w:rStyle w:val="VerbatimChar"/>
          </w:rPr>
          <w:delText xml:space="preserve">mapply()</w:delText>
        </w:r>
      </w:del>
      <w:del w:id="87" w:author="PR Preview" w:date="2026-01-01T00:00:00Z">
        <w:r>
          <w:delText xml:space="preserve"> </w:delText>
        </w:r>
      </w:del>
      <w:del w:id="88" w:author="PR Preview" w:date="2026-01-01T00:00:00Z">
        <w:r>
          <w:delText xml:space="preserve">takes seperate lists as its input arguments, while</w:delText>
        </w:r>
      </w:del>
      <w:del w:id="89" w:author="PR Preview" w:date="2026-01-01T00:00:00Z">
        <w:r>
          <w:delText xml:space="preserve"> </w:delText>
        </w:r>
      </w:del>
      <w:del w:id="90" w:author="PR Preview" w:date="2026-01-01T00:00:00Z">
        <w:r>
          <w:rPr>
            <w:rStyle w:val="VerbatimChar"/>
          </w:rPr>
          <w:delText xml:space="preserve">pmap()</w:delText>
        </w:r>
      </w:del>
      <w:del w:id="91" w:author="PR Preview" w:date="2026-01-01T00:00:00Z">
        <w:r>
          <w:delText xml:space="preserve"> </w:delText>
        </w:r>
      </w:del>
      <w:del w:id="92" w:author="PR Preview" w:date="2026-01-01T00:00:00Z">
        <w:r>
          <w:delText xml:space="preserve">takes a list of list. Secondly, the output of</w:delText>
        </w:r>
      </w:del>
      <w:del w:id="93" w:author="PR Preview" w:date="2026-01-01T00:00:00Z">
        <w:r>
          <w:delText xml:space="preserve"> </w:delText>
        </w:r>
      </w:del>
      <w:del w:id="94" w:author="PR Preview" w:date="2026-01-01T00:00:00Z">
        <w:r>
          <w:rPr>
            <w:rStyle w:val="VerbatimChar"/>
          </w:rPr>
          <w:delText xml:space="preserve">mapply()</w:delText>
        </w:r>
      </w:del>
      <w:del w:id="95" w:author="PR Preview" w:date="2026-01-01T00:00:00Z">
        <w:r>
          <w:delText xml:space="preserve"> </w:delText>
        </w:r>
      </w:del>
      <w:del w:id="96" w:author="PR Preview" w:date="2026-01-01T00:00:00Z">
        <w:r>
          <w:delText xml:space="preserve">will be in the form of a matrix or an array, but</w:delText>
        </w:r>
      </w:del>
      <w:del w:id="97" w:author="PR Preview" w:date="2026-01-01T00:00:00Z">
        <w:r>
          <w:delText xml:space="preserve"> </w:delText>
        </w:r>
      </w:del>
      <w:del w:id="98" w:author="PR Preview" w:date="2026-01-01T00:00:00Z">
        <w:r>
          <w:rPr>
            <w:rStyle w:val="VerbatimChar"/>
          </w:rPr>
          <w:delText xml:space="preserve">pmap()</w:delText>
        </w:r>
      </w:del>
      <w:del w:id="99" w:author="PR Preview" w:date="2026-01-01T00:00:00Z">
        <w:r>
          <w:delText xml:space="preserve"> </w:delText>
        </w:r>
      </w:del>
      <w:del w:id="100" w:author="PR Preview" w:date="2026-01-01T00:00:00Z">
        <w:r>
          <w:delText xml:space="preserve">produces a list directly.</w:delText>
        </w:r>
      </w:del>
    </w:p>
    <w:p>
      <w:pPr>
        <w:pStyle w:val="BodyText"/>
      </w:pPr>
      <w:del w:id="101" w:author="PR Preview" w:date="2026-01-01T00:00:00Z">
        <w:r>
          <w:delText xml:space="preserve">However, when</w:delText>
        </w:r>
      </w:del>
      <w:del w:id="102" w:author="PR Preview" w:date="2026-01-01T00:00:00Z">
        <w:r>
          <w:delText xml:space="preserve"> </w:delText>
        </w:r>
      </w:del>
      <w:del w:id="103" w:author="PR Preview" w:date="2026-01-01T00:00:00Z">
        <w:r>
          <w:rPr>
            <w:b/>
            <w:bCs/>
          </w:rPr>
          <w:delText xml:space="preserve">the input lists are of different lengths AND/OR the wrapper function doesn’t take arguments in pairs,</w:delText>
        </w:r>
      </w:del>
      <w:del w:id="104" w:author="PR Preview" w:date="2026-01-01T00:00:00Z">
        <w:r>
          <w:rPr>
            <w:b/>
            <w:bCs/>
          </w:rPr>
          <w:delText xml:space="preserve"> </w:delText>
        </w:r>
      </w:del>
      <w:del w:id="105" w:author="PR Preview" w:date="2026-01-01T00:00:00Z">
        <w:r>
          <w:rPr>
            <w:rStyle w:val="VerbatimChar"/>
            <w:b/>
            <w:bCs/>
          </w:rPr>
          <w:delText xml:space="preserve">mapply()</w:delText>
        </w:r>
      </w:del>
      <w:del w:id="106" w:author="PR Preview" w:date="2026-01-01T00:00:00Z">
        <w:r>
          <w:rPr>
            <w:b/>
            <w:bCs/>
          </w:rPr>
          <w:delText xml:space="preserve"> </w:delText>
        </w:r>
      </w:del>
      <w:del w:id="107" w:author="PR Preview" w:date="2026-01-01T00:00:00Z">
        <w:r>
          <w:rPr>
            <w:b/>
            <w:bCs/>
          </w:rPr>
          <w:delText xml:space="preserve">and</w:delText>
        </w:r>
      </w:del>
      <w:del w:id="108" w:author="PR Preview" w:date="2026-01-01T00:00:00Z">
        <w:r>
          <w:rPr>
            <w:b/>
            <w:bCs/>
          </w:rPr>
          <w:delText xml:space="preserve"> </w:delText>
        </w:r>
      </w:del>
      <w:del w:id="109" w:author="PR Preview" w:date="2026-01-01T00:00:00Z">
        <w:r>
          <w:rPr>
            <w:rStyle w:val="VerbatimChar"/>
            <w:b/>
            <w:bCs/>
          </w:rPr>
          <w:delText xml:space="preserve">pmap()</w:delText>
        </w:r>
      </w:del>
      <w:del w:id="110" w:author="PR Preview" w:date="2026-01-01T00:00:00Z">
        <w:r>
          <w:rPr>
            <w:b/>
            <w:bCs/>
          </w:rPr>
          <w:delText xml:space="preserve"> </w:delText>
        </w:r>
      </w:del>
      <w:del w:id="111" w:author="PR Preview" w:date="2026-01-01T00:00:00Z">
        <w:r>
          <w:rPr>
            <w:b/>
            <w:bCs/>
          </w:rPr>
          <w:delText xml:space="preserve">may not give the preferable results.</w:delText>
        </w:r>
      </w:del>
    </w:p>
    <w:p>
      <w:pPr>
        <w:pStyle w:val="BodyText"/>
      </w:pPr>
      <w:del w:id="112" w:author="PR Preview" w:date="2026-01-01T00:00:00Z">
        <w:r>
          <w:delText xml:space="preserve">Both</w:delText>
        </w:r>
      </w:del>
      <w:del w:id="113" w:author="PR Preview" w:date="2026-01-01T00:00:00Z">
        <w:r>
          <w:delText xml:space="preserve"> </w:delText>
        </w:r>
      </w:del>
      <w:del w:id="114" w:author="PR Preview" w:date="2026-01-01T00:00:00Z">
        <w:r>
          <w:rPr>
            <w:rStyle w:val="VerbatimChar"/>
          </w:rPr>
          <w:delText xml:space="preserve">mapply()</w:delText>
        </w:r>
      </w:del>
      <w:del w:id="115" w:author="PR Preview" w:date="2026-01-01T00:00:00Z">
        <w:r>
          <w:delText xml:space="preserve"> </w:delText>
        </w:r>
      </w:del>
      <w:del w:id="116" w:author="PR Preview" w:date="2026-01-01T00:00:00Z">
        <w:r>
          <w:delText xml:space="preserve">and</w:delText>
        </w:r>
      </w:del>
      <w:del w:id="117" w:author="PR Preview" w:date="2026-01-01T00:00:00Z">
        <w:r>
          <w:delText xml:space="preserve"> </w:delText>
        </w:r>
      </w:del>
      <w:del w:id="118" w:author="PR Preview" w:date="2026-01-01T00:00:00Z">
        <w:r>
          <w:rPr>
            <w:rStyle w:val="VerbatimChar"/>
          </w:rPr>
          <w:delText xml:space="preserve">pmap()</w:delText>
        </w:r>
      </w:del>
      <w:del w:id="119" w:author="PR Preview" w:date="2026-01-01T00:00:00Z">
        <w:r>
          <w:delText xml:space="preserve"> </w:delText>
        </w:r>
      </w:del>
      <w:del w:id="120" w:author="PR Preview" w:date="2026-01-01T00:00:00Z">
        <w:r>
          <w:delText xml:space="preserve">will recycle shorter input lists to match the length of the longest input list. Assume that now</w:delText>
        </w:r>
      </w:del>
      <w:del w:id="121" w:author="PR Preview" w:date="2026-01-01T00:00:00Z">
        <w:r>
          <w:delText xml:space="preserve"> </w:delText>
        </w:r>
      </w:del>
      <w:del w:id="122" w:author="PR Preview" w:date="2026-01-01T00:00:00Z">
        <w:r>
          <w:rPr>
            <w:rStyle w:val="VerbatimChar"/>
          </w:rPr>
          <w:delText xml:space="preserve">mylist2 = list(6:12)</w:delText>
        </w:r>
      </w:del>
      <w:del w:id="123" w:author="PR Preview" w:date="2026-01-01T00:00:00Z">
        <w:r>
          <w:delText xml:space="preserve">. Then,</w:delText>
        </w:r>
      </w:del>
      <w:del w:id="124" w:author="PR Preview" w:date="2026-01-01T00:00:00Z">
        <w:r>
          <w:delText xml:space="preserve"> </w:delText>
        </w:r>
      </w:del>
      <w:del w:id="125" w:author="PR Preview" w:date="2026-01-01T00:00:00Z">
        <w:r>
          <w:rPr>
            <w:rStyle w:val="VerbatimChar"/>
          </w:rPr>
          <w:delText xml:space="preserve">pmap(mylists, square_sum)</w:delText>
        </w:r>
      </w:del>
      <w:del w:id="126" w:author="PR Preview" w:date="2026-01-01T00:00:00Z">
        <w:r>
          <w:delText xml:space="preserve"> </w:delText>
        </w:r>
      </w:del>
      <w:del w:id="127" w:author="PR Preview" w:date="2026-01-01T00:00:00Z">
        <w:r>
          <w:delText xml:space="preserve">will generate</w:delText>
        </w:r>
      </w:del>
      <w:del w:id="128" w:author="PR Preview" w:date="2026-01-01T00:00:00Z">
        <w:r>
          <w:delText xml:space="preserve"> </w:delText>
        </w:r>
      </w:del>
      <w:del w:id="129" w:author="PR Preview" w:date="2026-01-01T00:00:00Z">
        <w:r>
          <w:rPr>
            <w:rStyle w:val="VerbatimChar"/>
          </w:rPr>
          <w:delText xml:space="preserve">[36  50  68  90 100 122 148]</w:delText>
        </w:r>
      </w:del>
      <w:del w:id="130" w:author="PR Preview" w:date="2026-01-01T00:00:00Z">
        <w:r>
          <w:delText xml:space="preserve"> </w:delText>
        </w:r>
      </w:del>
      <w:del w:id="131" w:author="PR Preview" w:date="2026-01-01T00:00:00Z">
        <w:r>
          <w:delText xml:space="preserve">where elements 0, 1, and 2 are recycled to match 10, 11, and 12. And it will return an error message that</w:delText>
        </w:r>
      </w:del>
      <w:del w:id="132" w:author="PR Preview" w:date="2026-01-01T00:00:00Z">
        <w:r>
          <w:delText xml:space="preserve"> </w:delText>
        </w:r>
      </w:del>
      <w:del w:id="133" w:author="PR Preview" w:date="2026-01-01T00:00:00Z">
        <w:r>
          <w:delText xml:space="preserve">“longer object length is not a multiple of shorter object length.”</w:delText>
        </w:r>
      </w:del>
    </w:p>
    <w:p>
      <w:pPr>
        <w:pStyle w:val="BodyText"/>
      </w:pPr>
      <w:del w:id="134" w:author="PR Preview" w:date="2026-01-01T00:00:00Z">
        <w:r>
          <w:delText xml:space="preserve">Thus, unless the recycling pattern described above is desirable feature for a certain experiment design,</w:delText>
        </w:r>
      </w:del>
      <w:del w:id="135" w:author="PR Preview" w:date="2026-01-01T00:00:00Z">
        <w:r>
          <w:delText xml:space="preserve"> </w:delText>
        </w:r>
      </w:del>
      <w:del w:id="136" w:author="PR Preview" w:date="2026-01-01T00:00:00Z">
        <w:r>
          <w:rPr>
            <w:b/>
            <w:bCs/>
          </w:rPr>
          <w:delText xml:space="preserve">when the input lists are of different lengths, the best practice is probably to use</w:delText>
        </w:r>
      </w:del>
      <w:del w:id="137" w:author="PR Preview" w:date="2026-01-01T00:00:00Z">
        <w:r>
          <w:rPr>
            <w:b/>
            <w:bCs/>
          </w:rPr>
          <w:delText xml:space="preserve"> </w:delText>
        </w:r>
      </w:del>
      <w:del w:id="138" w:author="PR Preview" w:date="2026-01-01T00:00:00Z">
        <w:r>
          <w:rPr>
            <w:rStyle w:val="VerbatimChar"/>
            <w:b/>
            <w:bCs/>
          </w:rPr>
          <w:delText xml:space="preserve">lapply()</w:delText>
        </w:r>
      </w:del>
      <w:del w:id="139" w:author="PR Preview" w:date="2026-01-01T00:00:00Z">
        <w:r>
          <w:rPr>
            <w:b/>
            <w:bCs/>
          </w:rPr>
          <w:delText xml:space="preserve"> </w:delText>
        </w:r>
      </w:del>
      <w:del w:id="140" w:author="PR Preview" w:date="2026-01-01T00:00:00Z">
        <w:r>
          <w:rPr>
            <w:b/>
            <w:bCs/>
          </w:rPr>
          <w:delText xml:space="preserve">and then combine the results.</w:delText>
        </w:r>
      </w:del>
    </w:p>
    <w:p>
      <w:pPr>
        <w:pStyle w:val="FirstParagraph"/>
      </w:pPr>
      <w:ins w:id="141" w:author="PR Preview" w:date="2026-01-01T00:00:00Z">
        <w:r>
          <w:t xml:space="preserve">There are two major differences between</w:t>
        </w:r>
      </w:ins>
      <w:ins w:id="142" w:author="PR Preview" w:date="2026-01-01T00:00:00Z">
        <w:r>
          <w:t xml:space="preserve"> </w:t>
        </w:r>
      </w:ins>
      <w:ins w:id="143" w:author="PR Preview" w:date="2026-01-01T00:00:00Z">
        <w:r>
          <w:rPr>
            <w:rStyle w:val="VerbatimChar"/>
          </w:rPr>
          <w:t xml:space="preserve">mapply()</w:t>
        </w:r>
      </w:ins>
      <w:ins w:id="144" w:author="PR Preview" w:date="2026-01-01T00:00:00Z">
        <w:r>
          <w:t xml:space="preserve"> </w:t>
        </w:r>
      </w:ins>
      <w:ins w:id="145" w:author="PR Preview" w:date="2026-01-01T00:00:00Z">
        <w:r>
          <w:t xml:space="preserve">and</w:t>
        </w:r>
      </w:ins>
      <w:ins w:id="146" w:author="PR Preview" w:date="2026-01-01T00:00:00Z">
        <w:r>
          <w:t xml:space="preserve"> </w:t>
        </w:r>
      </w:ins>
      <w:ins w:id="147" w:author="PR Preview" w:date="2026-01-01T00:00:00Z">
        <w:r>
          <w:rPr>
            <w:rStyle w:val="VerbatimChar"/>
          </w:rPr>
          <w:t xml:space="preserve">pmap()</w:t>
        </w:r>
      </w:ins>
      <w:ins w:id="148" w:author="PR Preview" w:date="2026-01-01T00:00:00Z">
        <w:r>
          <w:t xml:space="preserve">.</w:t>
        </w:r>
      </w:ins>
      <w:ins w:id="149" w:author="PR Preview" w:date="2026-01-01T00:00:00Z">
        <w:r>
          <w:t xml:space="preserve"> </w:t>
        </w:r>
      </w:ins>
      <w:ins w:id="150" w:author="PR Preview" w:date="2026-01-01T00:00:00Z">
        <w:r>
          <w:t xml:space="preserve">The first difference is that</w:t>
        </w:r>
      </w:ins>
      <w:ins w:id="151" w:author="PR Preview" w:date="2026-01-01T00:00:00Z">
        <w:r>
          <w:t xml:space="preserve"> </w:t>
        </w:r>
      </w:ins>
      <w:ins w:id="152" w:author="PR Preview" w:date="2026-01-01T00:00:00Z">
        <w:r>
          <w:rPr>
            <w:rStyle w:val="VerbatimChar"/>
          </w:rPr>
          <w:t xml:space="preserve">mapply()</w:t>
        </w:r>
      </w:ins>
      <w:ins w:id="153" w:author="PR Preview" w:date="2026-01-01T00:00:00Z">
        <w:r>
          <w:t xml:space="preserve"> </w:t>
        </w:r>
      </w:ins>
      <w:ins w:id="154" w:author="PR Preview" w:date="2026-01-01T00:00:00Z">
        <w:r>
          <w:t xml:space="preserve">takes separate lists as its input arguments, while</w:t>
        </w:r>
      </w:ins>
      <w:ins w:id="155" w:author="PR Preview" w:date="2026-01-01T00:00:00Z">
        <w:r>
          <w:t xml:space="preserve"> </w:t>
        </w:r>
      </w:ins>
      <w:ins w:id="156" w:author="PR Preview" w:date="2026-01-01T00:00:00Z">
        <w:r>
          <w:rPr>
            <w:rStyle w:val="VerbatimChar"/>
          </w:rPr>
          <w:t xml:space="preserve">pmap()</w:t>
        </w:r>
      </w:ins>
      <w:ins w:id="157" w:author="PR Preview" w:date="2026-01-01T00:00:00Z">
        <w:r>
          <w:t xml:space="preserve"> </w:t>
        </w:r>
      </w:ins>
      <w:ins w:id="158" w:author="PR Preview" w:date="2026-01-01T00:00:00Z">
        <w:r>
          <w:t xml:space="preserve">takes a list of lists.</w:t>
        </w:r>
      </w:ins>
      <w:ins w:id="159" w:author="PR Preview" w:date="2026-01-01T00:00:00Z">
        <w:r>
          <w:t xml:space="preserve"> </w:t>
        </w:r>
      </w:ins>
      <w:ins w:id="160" w:author="PR Preview" w:date="2026-01-01T00:00:00Z">
        <w:r>
          <w:t xml:space="preserve">Secondly,</w:t>
        </w:r>
      </w:ins>
      <w:ins w:id="161" w:author="PR Preview" w:date="2026-01-01T00:00:00Z">
        <w:r>
          <w:t xml:space="preserve"> </w:t>
        </w:r>
      </w:ins>
      <w:ins w:id="162" w:author="PR Preview" w:date="2026-01-01T00:00:00Z">
        <w:r>
          <w:rPr>
            <w:rStyle w:val="VerbatimChar"/>
          </w:rPr>
          <w:t xml:space="preserve">mapply()</w:t>
        </w:r>
      </w:ins>
      <w:ins w:id="163" w:author="PR Preview" w:date="2026-01-01T00:00:00Z">
        <w:r>
          <w:t xml:space="preserve"> </w:t>
        </w:r>
      </w:ins>
      <w:ins w:id="164" w:author="PR Preview" w:date="2026-01-01T00:00:00Z">
        <w:r>
          <w:t xml:space="preserve">simplifies its output to a vector, matrix, or array when it can (</w:t>
        </w:r>
      </w:ins>
      <w:ins w:id="165" w:author="PR Preview" w:date="2026-01-01T00:00:00Z">
        <w:r>
          <w:rPr>
            <w:rStyle w:val="VerbatimChar"/>
          </w:rPr>
          <w:t xml:space="preserve">SIMPLIFY = TRUE</w:t>
        </w:r>
      </w:ins>
      <w:ins w:id="166" w:author="PR Preview" w:date="2026-01-01T00:00:00Z">
        <w:r>
          <w:t xml:space="preserve"> </w:t>
        </w:r>
      </w:ins>
      <w:ins w:id="167" w:author="PR Preview" w:date="2026-01-01T00:00:00Z">
        <w:r>
          <w:t xml:space="preserve">is the default) and otherwise returns a list, but</w:t>
        </w:r>
      </w:ins>
      <w:ins w:id="168" w:author="PR Preview" w:date="2026-01-01T00:00:00Z">
        <w:r>
          <w:t xml:space="preserve"> </w:t>
        </w:r>
      </w:ins>
      <w:ins w:id="169" w:author="PR Preview" w:date="2026-01-01T00:00:00Z">
        <w:r>
          <w:rPr>
            <w:rStyle w:val="VerbatimChar"/>
          </w:rPr>
          <w:t xml:space="preserve">pmap()</w:t>
        </w:r>
      </w:ins>
      <w:ins w:id="170" w:author="PR Preview" w:date="2026-01-01T00:00:00Z">
        <w:r>
          <w:t xml:space="preserve"> </w:t>
        </w:r>
      </w:ins>
      <w:ins w:id="171" w:author="PR Preview" w:date="2026-01-01T00:00:00Z">
        <w:r>
          <w:t xml:space="preserve">always returns a list.</w:t>
        </w:r>
      </w:ins>
    </w:p>
    <w:p>
      <w:pPr>
        <w:pStyle w:val="BodyText"/>
      </w:pPr>
      <w:ins w:id="172" w:author="PR Preview" w:date="2026-01-01T00:00:00Z">
        <w:r>
          <w:t xml:space="preserve">However, when</w:t>
        </w:r>
      </w:ins>
      <w:ins w:id="173" w:author="PR Preview" w:date="2026-01-01T00:00:00Z">
        <w:r>
          <w:t xml:space="preserve"> </w:t>
        </w:r>
      </w:ins>
      <w:ins w:id="174" w:author="PR Preview" w:date="2026-01-01T00:00:00Z">
        <w:r>
          <w:rPr>
            <w:b/>
            <w:bCs/>
          </w:rPr>
          <w:t xml:space="preserve">the input lists, or the vectors inside them, are of different lengths AND/OR the wrapper function doesn’t take arguments in pairs,</w:t>
        </w:r>
      </w:ins>
      <w:ins w:id="175" w:author="PR Preview" w:date="2026-01-01T00:00:00Z">
        <w:r>
          <w:rPr>
            <w:b/>
            <w:bCs/>
          </w:rPr>
          <w:t xml:space="preserve"> </w:t>
        </w:r>
      </w:ins>
      <w:ins w:id="176" w:author="PR Preview" w:date="2026-01-01T00:00:00Z">
        <w:r>
          <w:rPr>
            <w:rStyle w:val="VerbatimChar"/>
            <w:b/>
            <w:bCs/>
          </w:rPr>
          <w:t xml:space="preserve">mapply()</w:t>
        </w:r>
      </w:ins>
      <w:ins w:id="177" w:author="PR Preview" w:date="2026-01-01T00:00:00Z">
        <w:r>
          <w:rPr>
            <w:b/>
            <w:bCs/>
          </w:rPr>
          <w:t xml:space="preserve"> </w:t>
        </w:r>
      </w:ins>
      <w:ins w:id="178" w:author="PR Preview" w:date="2026-01-01T00:00:00Z">
        <w:r>
          <w:rPr>
            <w:b/>
            <w:bCs/>
          </w:rPr>
          <w:t xml:space="preserve">and</w:t>
        </w:r>
      </w:ins>
      <w:ins w:id="179" w:author="PR Preview" w:date="2026-01-01T00:00:00Z">
        <w:r>
          <w:rPr>
            <w:b/>
            <w:bCs/>
          </w:rPr>
          <w:t xml:space="preserve"> </w:t>
        </w:r>
      </w:ins>
      <w:ins w:id="180" w:author="PR Preview" w:date="2026-01-01T00:00:00Z">
        <w:r>
          <w:rPr>
            <w:rStyle w:val="VerbatimChar"/>
            <w:b/>
            <w:bCs/>
          </w:rPr>
          <w:t xml:space="preserve">pmap()</w:t>
        </w:r>
      </w:ins>
      <w:ins w:id="181" w:author="PR Preview" w:date="2026-01-01T00:00:00Z">
        <w:r>
          <w:rPr>
            <w:b/>
            <w:bCs/>
          </w:rPr>
          <w:t xml:space="preserve"> </w:t>
        </w:r>
      </w:ins>
      <w:ins w:id="182" w:author="PR Preview" w:date="2026-01-01T00:00:00Z">
        <w:r>
          <w:rPr>
            <w:b/>
            <w:bCs/>
          </w:rPr>
          <w:t xml:space="preserve">may not give the preferable results.</w:t>
        </w:r>
      </w:ins>
    </w:p>
    <w:p>
      <w:pPr>
        <w:pStyle w:val="BodyText"/>
      </w:pPr>
      <w:ins w:id="183" w:author="PR Preview" w:date="2026-01-01T00:00:00Z">
        <w:r>
          <w:rPr>
            <w:rStyle w:val="VerbatimChar"/>
          </w:rPr>
          <w:t xml:space="preserve">mapply()</w:t>
        </w:r>
      </w:ins>
      <w:ins w:id="184" w:author="PR Preview" w:date="2026-01-01T00:00:00Z">
        <w:r>
          <w:t xml:space="preserve"> </w:t>
        </w:r>
      </w:ins>
      <w:ins w:id="185" w:author="PR Preview" w:date="2026-01-01T00:00:00Z">
        <w:r>
          <w:t xml:space="preserve">recycles shorter inputs to the length of the longest input, while</w:t>
        </w:r>
      </w:ins>
      <w:ins w:id="186" w:author="PR Preview" w:date="2026-01-01T00:00:00Z">
        <w:r>
          <w:t xml:space="preserve"> </w:t>
        </w:r>
      </w:ins>
      <w:ins w:id="187" w:author="PR Preview" w:date="2026-01-01T00:00:00Z">
        <w:r>
          <w:rPr>
            <w:rStyle w:val="VerbatimChar"/>
          </w:rPr>
          <w:t xml:space="preserve">pmap()</w:t>
        </w:r>
      </w:ins>
      <w:ins w:id="188" w:author="PR Preview" w:date="2026-01-01T00:00:00Z">
        <w:r>
          <w:t xml:space="preserve"> </w:t>
        </w:r>
      </w:ins>
      <w:ins w:id="189" w:author="PR Preview" w:date="2026-01-01T00:00:00Z">
        <w:r>
          <w:t xml:space="preserve">recycles only inputs of length 1 and requires all other inputs to have the same length.</w:t>
        </w:r>
      </w:ins>
      <w:ins w:id="190" w:author="PR Preview" w:date="2026-01-01T00:00:00Z">
        <w:r>
          <w:t xml:space="preserve"> </w:t>
        </w:r>
      </w:ins>
      <w:ins w:id="191" w:author="PR Preview" w:date="2026-01-01T00:00:00Z">
        <w:r>
          <w:t xml:space="preserve">In the example above,</w:t>
        </w:r>
      </w:ins>
      <w:ins w:id="192" w:author="PR Preview" w:date="2026-01-01T00:00:00Z">
        <w:r>
          <w:t xml:space="preserve"> </w:t>
        </w:r>
      </w:ins>
      <w:ins w:id="193" w:author="PR Preview" w:date="2026-01-01T00:00:00Z">
        <w:r>
          <w:rPr>
            <w:rStyle w:val="VerbatimChar"/>
          </w:rPr>
          <w:t xml:space="preserve">mylist1</w:t>
        </w:r>
      </w:ins>
      <w:ins w:id="194" w:author="PR Preview" w:date="2026-01-01T00:00:00Z">
        <w:r>
          <w:t xml:space="preserve"> </w:t>
        </w:r>
      </w:ins>
      <w:ins w:id="195" w:author="PR Preview" w:date="2026-01-01T00:00:00Z">
        <w:r>
          <w:t xml:space="preserve">and</w:t>
        </w:r>
      </w:ins>
      <w:ins w:id="196" w:author="PR Preview" w:date="2026-01-01T00:00:00Z">
        <w:r>
          <w:t xml:space="preserve"> </w:t>
        </w:r>
      </w:ins>
      <w:ins w:id="197" w:author="PR Preview" w:date="2026-01-01T00:00:00Z">
        <w:r>
          <w:rPr>
            <w:rStyle w:val="VerbatimChar"/>
          </w:rPr>
          <w:t xml:space="preserve">mylist2</w:t>
        </w:r>
      </w:ins>
      <w:ins w:id="198" w:author="PR Preview" w:date="2026-01-01T00:00:00Z">
        <w:r>
          <w:t xml:space="preserve"> </w:t>
        </w:r>
      </w:ins>
      <w:ins w:id="199" w:author="PR Preview" w:date="2026-01-01T00:00:00Z">
        <w:r>
          <w:t xml:space="preserve">each hold a single element (a vector), so both functions make a single call,</w:t>
        </w:r>
      </w:ins>
      <w:ins w:id="200" w:author="PR Preview" w:date="2026-01-01T00:00:00Z">
        <w:r>
          <w:t xml:space="preserve"> </w:t>
        </w:r>
      </w:ins>
      <w:ins w:id="201" w:author="PR Preview" w:date="2026-01-01T00:00:00Z">
        <w:r>
          <w:rPr>
            <w:rStyle w:val="VerbatimChar"/>
          </w:rPr>
          <w:t xml:space="preserve">square_sum(0:3, 6:9)</w:t>
        </w:r>
      </w:ins>
      <w:ins w:id="202" w:author="PR Preview" w:date="2026-01-01T00:00:00Z">
        <w:r>
          <w:t xml:space="preserve">.</w:t>
        </w:r>
      </w:ins>
      <w:ins w:id="203" w:author="PR Preview" w:date="2026-01-01T00:00:00Z">
        <w:r>
          <w:t xml:space="preserve"> </w:t>
        </w:r>
      </w:ins>
      <w:ins w:id="204" w:author="PR Preview" w:date="2026-01-01T00:00:00Z">
        <w:r>
          <w:t xml:space="preserve">Assume that now</w:t>
        </w:r>
      </w:ins>
      <w:ins w:id="205" w:author="PR Preview" w:date="2026-01-01T00:00:00Z">
        <w:r>
          <w:t xml:space="preserve"> </w:t>
        </w:r>
      </w:ins>
      <w:ins w:id="206" w:author="PR Preview" w:date="2026-01-01T00:00:00Z">
        <w:r>
          <w:rPr>
            <w:rStyle w:val="VerbatimChar"/>
          </w:rPr>
          <w:t xml:space="preserve">mylist2 = list(6:12)</w:t>
        </w:r>
      </w:ins>
      <w:ins w:id="207" w:author="PR Preview" w:date="2026-01-01T00:00:00Z">
        <w:r>
          <w:t xml:space="preserve">.</w:t>
        </w:r>
      </w:ins>
      <w:ins w:id="208" w:author="PR Preview" w:date="2026-01-01T00:00:00Z">
        <w:r>
          <w:t xml:space="preserve"> </w:t>
        </w:r>
      </w:ins>
      <w:ins w:id="209" w:author="PR Preview" w:date="2026-01-01T00:00:00Z">
        <w:r>
          <w:t xml:space="preserve">Then,</w:t>
        </w:r>
      </w:ins>
      <w:ins w:id="210" w:author="PR Preview" w:date="2026-01-01T00:00:00Z">
        <w:r>
          <w:t xml:space="preserve"> </w:t>
        </w:r>
      </w:ins>
      <w:ins w:id="211" w:author="PR Preview" w:date="2026-01-01T00:00:00Z">
        <w:r>
          <w:rPr>
            <w:rStyle w:val="VerbatimChar"/>
          </w:rPr>
          <w:t xml:space="preserve">pmap(mylists, square_sum)</w:t>
        </w:r>
      </w:ins>
      <w:ins w:id="212" w:author="PR Preview" w:date="2026-01-01T00:00:00Z">
        <w:r>
          <w:t xml:space="preserve"> </w:t>
        </w:r>
      </w:ins>
      <w:ins w:id="213" w:author="PR Preview" w:date="2026-01-01T00:00:00Z">
        <w:r>
          <w:t xml:space="preserve">calls</w:t>
        </w:r>
      </w:ins>
      <w:ins w:id="214" w:author="PR Preview" w:date="2026-01-01T00:00:00Z">
        <w:r>
          <w:t xml:space="preserve"> </w:t>
        </w:r>
      </w:ins>
      <w:ins w:id="215" w:author="PR Preview" w:date="2026-01-01T00:00:00Z">
        <w:r>
          <w:rPr>
            <w:rStyle w:val="VerbatimChar"/>
          </w:rPr>
          <w:t xml:space="preserve">square_sum(0:3, 6:12)</w:t>
        </w:r>
      </w:ins>
      <w:ins w:id="216" w:author="PR Preview" w:date="2026-01-01T00:00:00Z">
        <w:r>
          <w:t xml:space="preserve">, and R’s vector arithmetic inside</w:t>
        </w:r>
      </w:ins>
      <w:ins w:id="217" w:author="PR Preview" w:date="2026-01-01T00:00:00Z">
        <w:r>
          <w:t xml:space="preserve"> </w:t>
        </w:r>
      </w:ins>
      <w:ins w:id="218" w:author="PR Preview" w:date="2026-01-01T00:00:00Z">
        <w:r>
          <w:rPr>
            <w:rStyle w:val="VerbatimChar"/>
          </w:rPr>
          <w:t xml:space="preserve">square_sum()</w:t>
        </w:r>
      </w:ins>
      <w:ins w:id="219" w:author="PR Preview" w:date="2026-01-01T00:00:00Z">
        <w:r>
          <w:t xml:space="preserve"> </w:t>
        </w:r>
      </w:ins>
      <w:ins w:id="220" w:author="PR Preview" w:date="2026-01-01T00:00:00Z">
        <w:r>
          <w:t xml:space="preserve">recycles</w:t>
        </w:r>
      </w:ins>
      <w:ins w:id="221" w:author="PR Preview" w:date="2026-01-01T00:00:00Z">
        <w:r>
          <w:t xml:space="preserve"> </w:t>
        </w:r>
      </w:ins>
      <w:ins w:id="222" w:author="PR Preview" w:date="2026-01-01T00:00:00Z">
        <w:r>
          <w:rPr>
            <w:rStyle w:val="VerbatimChar"/>
          </w:rPr>
          <w:t xml:space="preserve">0:3</w:t>
        </w:r>
      </w:ins>
      <w:ins w:id="223" w:author="PR Preview" w:date="2026-01-01T00:00:00Z">
        <w:r>
          <w:t xml:space="preserve">, generating</w:t>
        </w:r>
      </w:ins>
      <w:ins w:id="224" w:author="PR Preview" w:date="2026-01-01T00:00:00Z">
        <w:r>
          <w:t xml:space="preserve"> </w:t>
        </w:r>
      </w:ins>
      <w:ins w:id="225" w:author="PR Preview" w:date="2026-01-01T00:00:00Z">
        <w:r>
          <w:rPr>
            <w:rStyle w:val="VerbatimChar"/>
          </w:rPr>
          <w:t xml:space="preserve">[36  50  68  90 100 122 148]</w:t>
        </w:r>
      </w:ins>
      <w:ins w:id="226" w:author="PR Preview" w:date="2026-01-01T00:00:00Z">
        <w:r>
          <w:t xml:space="preserve"> </w:t>
        </w:r>
      </w:ins>
      <w:ins w:id="227" w:author="PR Preview" w:date="2026-01-01T00:00:00Z">
        <w:r>
          <w:t xml:space="preserve">where elements 0, 1, and 2 are recycled to match 10, 11, and 12.</w:t>
        </w:r>
      </w:ins>
      <w:ins w:id="228" w:author="PR Preview" w:date="2026-01-01T00:00:00Z">
        <w:r>
          <w:t xml:space="preserve"> </w:t>
        </w:r>
      </w:ins>
      <w:ins w:id="229" w:author="PR Preview" w:date="2026-01-01T00:00:00Z">
        <w:r>
          <w:t xml:space="preserve">R also gives the warning</w:t>
        </w:r>
      </w:ins>
      <w:ins w:id="230" w:author="PR Preview" w:date="2026-01-01T00:00:00Z">
        <w:r>
          <w:t xml:space="preserve"> </w:t>
        </w:r>
      </w:ins>
      <w:ins w:id="231" w:author="PR Preview" w:date="2026-01-01T00:00:00Z">
        <w:r>
          <w:t xml:space="preserve">“longer object length is not a multiple of shorter object length.”</w:t>
        </w:r>
      </w:ins>
    </w:p>
    <w:p>
      <w:pPr>
        <w:pStyle w:val="BodyText"/>
      </w:pPr>
      <w:ins w:id="232" w:author="PR Preview" w:date="2026-01-01T00:00:00Z">
        <w:r>
          <w:t xml:space="preserve">Thus, unless the recycling pattern described above is a desirable feature for a certain experiment design,</w:t>
        </w:r>
      </w:ins>
      <w:ins w:id="233" w:author="PR Preview" w:date="2026-01-01T00:00:00Z">
        <w:r>
          <w:t xml:space="preserve"> </w:t>
        </w:r>
      </w:ins>
      <w:ins w:id="234" w:author="PR Preview" w:date="2026-01-01T00:00:00Z">
        <w:r>
          <w:rPr>
            <w:b/>
            <w:bCs/>
          </w:rPr>
          <w:t xml:space="preserve">when the input lists, or the vectors inside them, are of different lengths, the best practice is probably to use</w:t>
        </w:r>
      </w:ins>
      <w:ins w:id="235" w:author="PR Preview" w:date="2026-01-01T00:00:00Z">
        <w:r>
          <w:rPr>
            <w:b/>
            <w:bCs/>
          </w:rPr>
          <w:t xml:space="preserve"> </w:t>
        </w:r>
      </w:ins>
      <w:ins w:id="236" w:author="PR Preview" w:date="2026-01-01T00:00:00Z">
        <w:r>
          <w:rPr>
            <w:rStyle w:val="VerbatimChar"/>
            <w:b/>
            <w:bCs/>
          </w:rPr>
          <w:t xml:space="preserve">lapply()</w:t>
        </w:r>
      </w:ins>
      <w:ins w:id="237" w:author="PR Preview" w:date="2026-01-01T00:00:00Z">
        <w:r>
          <w:rPr>
            <w:b/>
            <w:bCs/>
          </w:rPr>
          <w:t xml:space="preserve"> </w:t>
        </w:r>
      </w:ins>
      <w:ins w:id="238" w:author="PR Preview" w:date="2026-01-01T00:00:00Z">
        <w:r>
          <w:rPr>
            <w:b/>
            <w:bCs/>
          </w:rPr>
          <w:t xml:space="preserve">and then combine the results.</w:t>
        </w:r>
      </w:ins>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0"/>
    <w:bookmarkStart w:id="323" w:name="Xf551672fa8f1190aa44df63554b00ab4edf5974"/>
    <w:p>
      <w:pPr>
        <w:pStyle w:val="Heading3"/>
      </w:pPr>
      <w:r>
        <w:t xml:space="preserve">43.3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21"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del w:id="239" w:author="PR Preview" w:date="2026-01-01T00:00:00Z">
        <w:r>
          <w:rPr>
            <w:rStyle w:val="VerbatimChar"/>
          </w:rPr>
          <w:delText xml:space="preserve">library(parallel)</w:delText>
        </w:r>
      </w:del>
      <w:del w:id="240" w:author="PR Preview" w:date="2026-01-01T00:00:00Z">
        <w:r>
          <w:br/>
        </w:r>
      </w:del>
      <w:del w:id="241" w:author="PR Preview" w:date="2026-01-01T00:00:00Z">
        <w:r>
          <w:br/>
        </w:r>
      </w:del>
      <w:del w:id="242" w:author="PR Preview" w:date="2026-01-01T00:00:00Z">
        <w:r>
          <w:rPr>
            <w:rStyle w:val="VerbatimChar"/>
          </w:rPr>
          <w:delText xml:space="preserve"># Set how many processors will be used to process the list and make cluster</w:delText>
        </w:r>
      </w:del>
      <w:del w:id="243" w:author="PR Preview" w:date="2026-01-01T00:00:00Z">
        <w:r>
          <w:br/>
        </w:r>
      </w:del>
      <w:del w:id="244" w:author="PR Preview" w:date="2026-01-01T00:00:00Z">
        <w:r>
          <w:rPr>
            <w:rStyle w:val="VerbatimChar"/>
          </w:rPr>
          <w:delText xml:space="preserve">n_cores &lt;- 4</w:delText>
        </w:r>
      </w:del>
      <w:del w:id="245" w:author="PR Preview" w:date="2026-01-01T00:00:00Z">
        <w:r>
          <w:br/>
        </w:r>
      </w:del>
      <w:del w:id="246" w:author="PR Preview" w:date="2026-01-01T00:00:00Z">
        <w:r>
          <w:rPr>
            <w:rStyle w:val="VerbatimChar"/>
          </w:rPr>
          <w:delText xml:space="preserve">cl &lt;- makeCluster(n_cores)</w:delText>
        </w:r>
      </w:del>
      <w:del w:id="247" w:author="PR Preview" w:date="2026-01-01T00:00:00Z">
        <w:r>
          <w:br/>
        </w:r>
      </w:del>
      <w:del w:id="248" w:author="PR Preview" w:date="2026-01-01T00:00:00Z">
        <w:r>
          <w:br/>
        </w:r>
      </w:del>
      <w:del w:id="249" w:author="PR Preview" w:date="2026-01-01T00:00:00Z">
        <w:r>
          <w:rPr>
            <w:rStyle w:val="VerbatimChar"/>
          </w:rPr>
          <w:delText xml:space="preserve">#Use parLapply() to apply func to each element in mylist</w:delText>
        </w:r>
      </w:del>
      <w:del w:id="250" w:author="PR Preview" w:date="2026-01-01T00:00:00Z">
        <w:r>
          <w:br/>
        </w:r>
      </w:del>
      <w:del w:id="251" w:author="PR Preview" w:date="2026-01-01T00:00:00Z">
        <w:r>
          <w:rPr>
            <w:rStyle w:val="VerbatimChar"/>
          </w:rPr>
          <w:delText xml:space="preserve">result &lt;- parLapply(cl = cl, x = mylist, FUN = func)</w:delText>
        </w:r>
      </w:del>
      <w:del w:id="252" w:author="PR Preview" w:date="2026-01-01T00:00:00Z">
        <w:r>
          <w:br/>
        </w:r>
      </w:del>
      <w:del w:id="253" w:author="PR Preview" w:date="2026-01-01T00:00:00Z">
        <w:r>
          <w:br/>
        </w:r>
      </w:del>
      <w:del w:id="254" w:author="PR Preview" w:date="2026-01-01T00:00:00Z">
        <w:r>
          <w:rPr>
            <w:rStyle w:val="VerbatimChar"/>
          </w:rPr>
          <w:delText xml:space="preserve">#Stop the parallel processing</w:delText>
        </w:r>
      </w:del>
      <w:del w:id="255" w:author="PR Preview" w:date="2026-01-01T00:00:00Z">
        <w:r>
          <w:br/>
        </w:r>
      </w:del>
      <w:del w:id="256" w:author="PR Preview" w:date="2026-01-01T00:00:00Z">
        <w:r>
          <w:rPr>
            <w:rStyle w:val="VerbatimChar"/>
          </w:rPr>
          <w:delText xml:space="preserve">stopCluster(cl)</w:delText>
        </w:r>
      </w:del>
    </w:p>
    <w:p>
      <w:pPr>
        <w:pStyle w:val="SourceCode"/>
      </w:pPr>
      <w:ins w:id="257" w:author="PR Preview" w:date="2026-01-01T00:00:00Z">
        <w:r>
          <w:rPr>
            <w:rStyle w:val="VerbatimChar"/>
          </w:rPr>
          <w:t xml:space="preserve">library(parallel)</w:t>
        </w:r>
      </w:ins>
      <w:ins w:id="258" w:author="PR Preview" w:date="2026-01-01T00:00:00Z">
        <w:r>
          <w:br/>
        </w:r>
      </w:ins>
      <w:ins w:id="259" w:author="PR Preview" w:date="2026-01-01T00:00:00Z">
        <w:r>
          <w:br/>
        </w:r>
      </w:ins>
      <w:ins w:id="260" w:author="PR Preview" w:date="2026-01-01T00:00:00Z">
        <w:r>
          <w:rPr>
            <w:rStyle w:val="VerbatimChar"/>
          </w:rPr>
          <w:t xml:space="preserve"># Set how many processors will be used to process the list and make cluster</w:t>
        </w:r>
      </w:ins>
      <w:ins w:id="261" w:author="PR Preview" w:date="2026-01-01T00:00:00Z">
        <w:r>
          <w:br/>
        </w:r>
      </w:ins>
      <w:ins w:id="262" w:author="PR Preview" w:date="2026-01-01T00:00:00Z">
        <w:r>
          <w:rPr>
            <w:rStyle w:val="VerbatimChar"/>
          </w:rPr>
          <w:t xml:space="preserve">n_cores &lt;- 4</w:t>
        </w:r>
      </w:ins>
      <w:ins w:id="263" w:author="PR Preview" w:date="2026-01-01T00:00:00Z">
        <w:r>
          <w:br/>
        </w:r>
      </w:ins>
      <w:ins w:id="264" w:author="PR Preview" w:date="2026-01-01T00:00:00Z">
        <w:r>
          <w:rPr>
            <w:rStyle w:val="VerbatimChar"/>
          </w:rPr>
          <w:t xml:space="preserve">cl &lt;- makeCluster(n_cores)</w:t>
        </w:r>
      </w:ins>
      <w:ins w:id="265" w:author="PR Preview" w:date="2026-01-01T00:00:00Z">
        <w:r>
          <w:br/>
        </w:r>
      </w:ins>
      <w:ins w:id="266" w:author="PR Preview" w:date="2026-01-01T00:00:00Z">
        <w:r>
          <w:br/>
        </w:r>
      </w:ins>
      <w:ins w:id="267" w:author="PR Preview" w:date="2026-01-01T00:00:00Z">
        <w:r>
          <w:rPr>
            <w:rStyle w:val="VerbatimChar"/>
          </w:rPr>
          <w:t xml:space="preserve">#Use parLapply() to apply func to each element in mylist</w:t>
        </w:r>
      </w:ins>
      <w:ins w:id="268" w:author="PR Preview" w:date="2026-01-01T00:00:00Z">
        <w:r>
          <w:br/>
        </w:r>
      </w:ins>
      <w:ins w:id="269" w:author="PR Preview" w:date="2026-01-01T00:00:00Z">
        <w:r>
          <w:rPr>
            <w:rStyle w:val="VerbatimChar"/>
          </w:rPr>
          <w:t xml:space="preserve">result &lt;- parLapply(cl = cl, X = mylist, fun = func)</w:t>
        </w:r>
      </w:ins>
      <w:ins w:id="270" w:author="PR Preview" w:date="2026-01-01T00:00:00Z">
        <w:r>
          <w:br/>
        </w:r>
      </w:ins>
      <w:ins w:id="271" w:author="PR Preview" w:date="2026-01-01T00:00:00Z">
        <w:r>
          <w:br/>
        </w:r>
      </w:ins>
      <w:ins w:id="272" w:author="PR Preview" w:date="2026-01-01T00:00:00Z">
        <w:r>
          <w:rPr>
            <w:rStyle w:val="VerbatimChar"/>
          </w:rPr>
          <w:t xml:space="preserve">#Stop the parallel processing</w:t>
        </w:r>
      </w:ins>
      <w:ins w:id="273" w:author="PR Preview" w:date="2026-01-01T00:00:00Z">
        <w:r>
          <w:br/>
        </w:r>
      </w:ins>
      <w:ins w:id="274" w:author="PR Preview" w:date="2026-01-01T00:00:00Z">
        <w:r>
          <w:rPr>
            <w:rStyle w:val="VerbatimChar"/>
          </w:rPr>
          <w:t xml:space="preserve">stopCluster(cl)</w:t>
        </w:r>
      </w:ins>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21"/>
    <w:bookmarkStart w:id="322" w:name="future_lapply"/>
    <w:p>
      <w:pPr>
        <w:pStyle w:val="Heading4"/>
      </w:pPr>
      <w:del w:id="275" w:author="PR Preview" w:date="2026-01-01T00:00:00Z">
        <w:r>
          <w:rPr>
            <w:rStyle w:val="VerbatimChar"/>
          </w:rPr>
          <w:delText xml:space="preserve">future.lapply()</w:delText>
        </w:r>
      </w:del>
    </w:p>
    <w:p>
      <w:pPr>
        <w:pStyle w:val="FirstParagraph"/>
      </w:pPr>
      <w:del w:id="276" w:author="PR Preview" w:date="2026-01-01T00:00:00Z">
        <w:r>
          <w:delText xml:space="preserve">Below is a generic example of</w:delText>
        </w:r>
      </w:del>
      <w:del w:id="277" w:author="PR Preview" w:date="2026-01-01T00:00:00Z">
        <w:r>
          <w:delText xml:space="preserve"> </w:delText>
        </w:r>
      </w:del>
      <w:del w:id="278" w:author="PR Preview" w:date="2026-01-01T00:00:00Z">
        <w:r>
          <w:rPr>
            <w:rStyle w:val="VerbatimChar"/>
          </w:rPr>
          <w:delText xml:space="preserve">future.lapply()</w:delText>
        </w:r>
      </w:del>
      <w:del w:id="279" w:author="PR Preview" w:date="2026-01-01T00:00:00Z">
        <w:r>
          <w:delText xml:space="preserve">:</w:delText>
        </w:r>
      </w:del>
    </w:p>
    <w:p>
      <w:pPr>
        <w:pStyle w:val="SourceCode"/>
      </w:pPr>
      <w:del w:id="280" w:author="PR Preview" w:date="2026-01-01T00:00:00Z">
        <w:r>
          <w:rPr>
            <w:rStyle w:val="VerbatimChar"/>
          </w:rPr>
          <w:delText xml:space="preserve">library(future)</w:delText>
        </w:r>
      </w:del>
      <w:del w:id="281" w:author="PR Preview" w:date="2026-01-01T00:00:00Z">
        <w:r>
          <w:br/>
        </w:r>
      </w:del>
      <w:del w:id="282" w:author="PR Preview" w:date="2026-01-01T00:00:00Z">
        <w:r>
          <w:rPr>
            <w:rStyle w:val="VerbatimChar"/>
          </w:rPr>
          <w:delText xml:space="preserve">library(future.apply)</w:delText>
        </w:r>
      </w:del>
      <w:del w:id="283" w:author="PR Preview" w:date="2026-01-01T00:00:00Z">
        <w:r>
          <w:br/>
        </w:r>
      </w:del>
      <w:del w:id="284" w:author="PR Preview" w:date="2026-01-01T00:00:00Z">
        <w:r>
          <w:br/>
        </w:r>
      </w:del>
      <w:del w:id="285" w:author="PR Preview" w:date="2026-01-01T00:00:00Z">
        <w:r>
          <w:rPr>
            <w:rStyle w:val="VerbatimChar"/>
          </w:rPr>
          <w:delText xml:space="preserve"># First, plan how the future_lapply() will be resolved</w:delText>
        </w:r>
      </w:del>
      <w:del w:id="286" w:author="PR Preview" w:date="2026-01-01T00:00:00Z">
        <w:r>
          <w:br/>
        </w:r>
      </w:del>
      <w:del w:id="287" w:author="PR Preview" w:date="2026-01-01T00:00:00Z">
        <w:r>
          <w:rPr>
            <w:rStyle w:val="VerbatimChar"/>
          </w:rPr>
          <w:delText xml:space="preserve">future::plan(</w:delText>
        </w:r>
      </w:del>
      <w:del w:id="288" w:author="PR Preview" w:date="2026-01-01T00:00:00Z">
        <w:r>
          <w:br/>
        </w:r>
      </w:del>
      <w:del w:id="289" w:author="PR Preview" w:date="2026-01-01T00:00:00Z">
        <w:r>
          <w:rPr>
            <w:rStyle w:val="VerbatimChar"/>
          </w:rPr>
          <w:delText xml:space="preserve">  multisession, workers = future::availableCores() - 1</w:delText>
        </w:r>
      </w:del>
      <w:del w:id="290" w:author="PR Preview" w:date="2026-01-01T00:00:00Z">
        <w:r>
          <w:br/>
        </w:r>
      </w:del>
      <w:del w:id="291" w:author="PR Preview" w:date="2026-01-01T00:00:00Z">
        <w:r>
          <w:rPr>
            <w:rStyle w:val="VerbatimChar"/>
          </w:rPr>
          <w:delText xml:space="preserve">)</w:delText>
        </w:r>
      </w:del>
      <w:del w:id="292" w:author="PR Preview" w:date="2026-01-01T00:00:00Z">
        <w:r>
          <w:br/>
        </w:r>
      </w:del>
      <w:del w:id="293" w:author="PR Preview" w:date="2026-01-01T00:00:00Z">
        <w:r>
          <w:br/>
        </w:r>
      </w:del>
      <w:del w:id="294" w:author="PR Preview" w:date="2026-01-01T00:00:00Z">
        <w:r>
          <w:rPr>
            <w:rStyle w:val="VerbatimChar"/>
          </w:rPr>
          <w:delText xml:space="preserve"># Use future_lapply() to apply func to each element in mylist</w:delText>
        </w:r>
      </w:del>
      <w:del w:id="295" w:author="PR Preview" w:date="2026-01-01T00:00:00Z">
        <w:r>
          <w:br/>
        </w:r>
      </w:del>
      <w:del w:id="296" w:author="PR Preview" w:date="2026-01-01T00:00:00Z">
        <w:r>
          <w:rPr>
            <w:rStyle w:val="VerbatimChar"/>
          </w:rPr>
          <w:delText xml:space="preserve">future_lapply(x = mylist, FUN = func)</w:delText>
        </w:r>
      </w:del>
    </w:p>
    <w:p>
      <w:pPr>
        <w:pStyle w:val="Heading4"/>
      </w:pPr>
      <w:ins w:id="297" w:author="PR Preview" w:date="2026-01-01T00:00:00Z">
        <w:r>
          <w:rPr>
            <w:rStyle w:val="VerbatimChar"/>
          </w:rPr>
          <w:t xml:space="preserve">future_lapply()</w:t>
        </w:r>
      </w:ins>
    </w:p>
    <w:p>
      <w:pPr>
        <w:pStyle w:val="FirstParagraph"/>
      </w:pPr>
      <w:ins w:id="298" w:author="PR Preview" w:date="2026-01-01T00:00:00Z">
        <w:r>
          <w:t xml:space="preserve">Below is a generic example of</w:t>
        </w:r>
      </w:ins>
      <w:ins w:id="299" w:author="PR Preview" w:date="2026-01-01T00:00:00Z">
        <w:r>
          <w:t xml:space="preserve"> </w:t>
        </w:r>
      </w:ins>
      <w:ins w:id="300" w:author="PR Preview" w:date="2026-01-01T00:00:00Z">
        <w:r>
          <w:rPr>
            <w:rStyle w:val="VerbatimChar"/>
          </w:rPr>
          <w:t xml:space="preserve">future_lapply()</w:t>
        </w:r>
      </w:ins>
      <w:ins w:id="301" w:author="PR Preview" w:date="2026-01-01T00:00:00Z">
        <w:r>
          <w:t xml:space="preserve">:</w:t>
        </w:r>
      </w:ins>
    </w:p>
    <w:p>
      <w:pPr>
        <w:pStyle w:val="SourceCode"/>
      </w:pPr>
      <w:ins w:id="302" w:author="PR Preview" w:date="2026-01-01T00:00:00Z">
        <w:r>
          <w:rPr>
            <w:rStyle w:val="VerbatimChar"/>
          </w:rPr>
          <w:t xml:space="preserve">library(future)</w:t>
        </w:r>
      </w:ins>
      <w:ins w:id="303" w:author="PR Preview" w:date="2026-01-01T00:00:00Z">
        <w:r>
          <w:br/>
        </w:r>
      </w:ins>
      <w:ins w:id="304" w:author="PR Preview" w:date="2026-01-01T00:00:00Z">
        <w:r>
          <w:rPr>
            <w:rStyle w:val="VerbatimChar"/>
          </w:rPr>
          <w:t xml:space="preserve">library(future.apply)</w:t>
        </w:r>
      </w:ins>
      <w:ins w:id="305" w:author="PR Preview" w:date="2026-01-01T00:00:00Z">
        <w:r>
          <w:br/>
        </w:r>
      </w:ins>
      <w:ins w:id="306" w:author="PR Preview" w:date="2026-01-01T00:00:00Z">
        <w:r>
          <w:br/>
        </w:r>
      </w:ins>
      <w:ins w:id="307" w:author="PR Preview" w:date="2026-01-01T00:00:00Z">
        <w:r>
          <w:rPr>
            <w:rStyle w:val="VerbatimChar"/>
          </w:rPr>
          <w:t xml:space="preserve"># First, plan how the future_lapply() will be resolved</w:t>
        </w:r>
      </w:ins>
      <w:ins w:id="308" w:author="PR Preview" w:date="2026-01-01T00:00:00Z">
        <w:r>
          <w:br/>
        </w:r>
      </w:ins>
      <w:ins w:id="309" w:author="PR Preview" w:date="2026-01-01T00:00:00Z">
        <w:r>
          <w:rPr>
            <w:rStyle w:val="VerbatimChar"/>
          </w:rPr>
          <w:t xml:space="preserve">future::plan(</w:t>
        </w:r>
      </w:ins>
      <w:ins w:id="310" w:author="PR Preview" w:date="2026-01-01T00:00:00Z">
        <w:r>
          <w:br/>
        </w:r>
      </w:ins>
      <w:ins w:id="311" w:author="PR Preview" w:date="2026-01-01T00:00:00Z">
        <w:r>
          <w:rPr>
            <w:rStyle w:val="VerbatimChar"/>
          </w:rPr>
          <w:t xml:space="preserve">  multisession, workers = future::availableCores() - 1</w:t>
        </w:r>
      </w:ins>
      <w:ins w:id="312" w:author="PR Preview" w:date="2026-01-01T00:00:00Z">
        <w:r>
          <w:br/>
        </w:r>
      </w:ins>
      <w:ins w:id="313" w:author="PR Preview" w:date="2026-01-01T00:00:00Z">
        <w:r>
          <w:rPr>
            <w:rStyle w:val="VerbatimChar"/>
          </w:rPr>
          <w:t xml:space="preserve">)</w:t>
        </w:r>
      </w:ins>
      <w:ins w:id="314" w:author="PR Preview" w:date="2026-01-01T00:00:00Z">
        <w:r>
          <w:br/>
        </w:r>
      </w:ins>
      <w:ins w:id="315" w:author="PR Preview" w:date="2026-01-01T00:00:00Z">
        <w:r>
          <w:br/>
        </w:r>
      </w:ins>
      <w:ins w:id="316" w:author="PR Preview" w:date="2026-01-01T00:00:00Z">
        <w:r>
          <w:rPr>
            <w:rStyle w:val="VerbatimChar"/>
          </w:rPr>
          <w:t xml:space="preserve"># Use future_lapply() to apply func to each element in mylist</w:t>
        </w:r>
      </w:ins>
      <w:ins w:id="317" w:author="PR Preview" w:date="2026-01-01T00:00:00Z">
        <w:r>
          <w:br/>
        </w:r>
      </w:ins>
      <w:ins w:id="318" w:author="PR Preview" w:date="2026-01-01T00:00:00Z">
        <w:r>
          <w:rPr>
            <w:rStyle w:val="VerbatimChar"/>
          </w:rPr>
          <w:t xml:space="preserve">future_lapply(X = mylist, FUN = func)</w:t>
        </w:r>
      </w:ins>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22"/>
    <w:bookmarkEnd w:id="323"/>
    <w:bookmarkEnd w:id="324"/>
    <w:bookmarkStart w:id="333" w:name="sec-reviewing-code"/>
    <w:p>
      <w:pPr>
        <w:pStyle w:val="Heading2"/>
      </w:pPr>
      <w:r>
        <w:t xml:space="preserve">44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r:id="rId325">
        <w:r>
          <w:rPr>
            <w:rStyle w:val="Hyperlink"/>
          </w:rPr>
          <w:t xml:space="preserve">Collaborative Software Development</w:t>
        </w:r>
      </w:hyperlink>
      <w:r>
        <w:t xml:space="preserve">.</w:t>
      </w:r>
    </w:p>
    <w:bookmarkStart w:id="326" w:name="sec-why-review-code"/>
    <w:p>
      <w:pPr>
        <w:pStyle w:val="Heading3"/>
      </w:pPr>
      <w:r>
        <w:t xml:space="preserve">44.1 Why We Review Code</w:t>
      </w:r>
    </w:p>
    <w:p>
      <w:pPr>
        <w:pStyle w:val="FirstParagraph"/>
      </w:pPr>
      <w:r>
        <w:t xml:space="preserve">Code review serves several vital purposes:</w:t>
      </w:r>
    </w:p>
    <w:p>
      <w:pPr>
        <w:pStyle w:val="Compact"/>
        <w:numPr>
          <w:ilvl w:val="0"/>
          <w:numId w:val="1066"/>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6"/>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6"/>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66"/>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26"/>
    <w:bookmarkStart w:id="330" w:name="sec-what-to-look-for"/>
    <w:p>
      <w:pPr>
        <w:pStyle w:val="Heading3"/>
      </w:pPr>
      <w:r>
        <w:t xml:space="preserve">44.2 What Reviewers Look For</w:t>
      </w:r>
    </w:p>
    <w:p>
      <w:pPr>
        <w:pStyle w:val="FirstParagraph"/>
      </w:pPr>
      <w:r>
        <w:t xml:space="preserve">When reviewing a colleague’s code, evaluate these key dimensions:</w:t>
      </w:r>
    </w:p>
    <w:p>
      <w:pPr>
        <w:pStyle w:val="Compact"/>
        <w:numPr>
          <w:ilvl w:val="0"/>
          <w:numId w:val="1067"/>
        </w:numPr>
      </w:pPr>
      <w:r>
        <w:rPr>
          <w:b/>
          <w:bCs/>
        </w:rPr>
        <w:t xml:space="preserve">Reproducibility</w:t>
      </w:r>
      <w:r>
        <w:t xml:space="preserve">:</w:t>
      </w:r>
    </w:p>
    <w:p>
      <w:pPr>
        <w:pStyle w:val="Compact"/>
        <w:numPr>
          <w:ilvl w:val="1"/>
          <w:numId w:val="1068"/>
        </w:numPr>
      </w:pPr>
      <w:r>
        <w:t xml:space="preserve">Does the script run cleanly from start to finish in a fresh R session?</w:t>
      </w:r>
    </w:p>
    <w:p>
      <w:pPr>
        <w:pStyle w:val="Compact"/>
        <w:numPr>
          <w:ilvl w:val="1"/>
          <w:numId w:val="1068"/>
        </w:numPr>
      </w:pPr>
      <w:r>
        <w:t xml:space="preserve">Are package dependencies managed reproducibly via</w:t>
      </w:r>
      <w:r>
        <w:t xml:space="preserve"> </w:t>
      </w:r>
      <w:hyperlink r:id="rId327">
        <w:r>
          <w:rPr>
            <w:rStyle w:val="VerbatimChar"/>
          </w:rPr>
          <w:t xml:space="preserve">{renv}</w:t>
        </w:r>
      </w:hyperlink>
      <w:r>
        <w:t xml:space="preserve"> </w:t>
      </w:r>
      <w:r>
        <w:t xml:space="preserve">(see</w:t>
      </w:r>
      <w:r>
        <w:t xml:space="preserve"> </w:t>
      </w:r>
      <w:hyperlink r:id="rId328">
        <w:r>
          <w:rPr>
            <w:rStyle w:val="Hyperlink"/>
          </w:rPr>
          <w:t xml:space="preserve">Reproducible Environments</w:t>
        </w:r>
      </w:hyperlink>
      <w:r>
        <w:t xml:space="preserve">)?</w:t>
      </w:r>
    </w:p>
    <w:p>
      <w:pPr>
        <w:pStyle w:val="Compact"/>
        <w:numPr>
          <w:ilvl w:val="1"/>
          <w:numId w:val="1068"/>
        </w:numPr>
      </w:pPr>
      <w:r>
        <w:t xml:space="preserve">Are file paths relative and constructed with</w:t>
      </w:r>
      <w:r>
        <w:t xml:space="preserve"> </w:t>
      </w:r>
      <w:hyperlink r:id="rId258">
        <w:r>
          <w:rPr>
            <w:rStyle w:val="VerbatimChar"/>
          </w:rPr>
          <w:t xml:space="preserve">{here}</w:t>
        </w:r>
      </w:hyperlink>
      <w:r>
        <w:t xml:space="preserve"> </w:t>
      </w:r>
      <w:r>
        <w:t xml:space="preserve">(see</w:t>
      </w:r>
      <w:r>
        <w:t xml:space="preserve"> </w:t>
      </w:r>
      <w:hyperlink w:anchor="sec-here-package-practices">
        <w:r>
          <w:rPr>
            <w:rStyle w:val="Hyperlink"/>
          </w:rPr>
          <w:t xml:space="preserve">Section 28</w:t>
        </w:r>
      </w:hyperlink>
      <w:r>
        <w:t xml:space="preserve">),</w:t>
      </w:r>
      <w:r>
        <w:t xml:space="preserve"> </w:t>
      </w:r>
      <w:r>
        <w:t xml:space="preserve">avoiding machine-specific absolute paths?</w:t>
      </w:r>
    </w:p>
    <w:p>
      <w:pPr>
        <w:pStyle w:val="Compact"/>
        <w:numPr>
          <w:ilvl w:val="0"/>
          <w:numId w:val="1067"/>
        </w:numPr>
      </w:pPr>
      <w:r>
        <w:rPr>
          <w:b/>
          <w:bCs/>
        </w:rPr>
        <w:t xml:space="preserve">Code correctness and data integrity</w:t>
      </w:r>
      <w:r>
        <w:t xml:space="preserve">:</w:t>
      </w:r>
    </w:p>
    <w:p>
      <w:pPr>
        <w:pStyle w:val="Compact"/>
        <w:numPr>
          <w:ilvl w:val="1"/>
          <w:numId w:val="1069"/>
        </w:numPr>
      </w:pPr>
      <w:r>
        <w:t xml:space="preserve">Are data transformations and filtering steps logical and documented?</w:t>
      </w:r>
    </w:p>
    <w:p>
      <w:pPr>
        <w:pStyle w:val="Compact"/>
        <w:numPr>
          <w:ilvl w:val="1"/>
          <w:numId w:val="1069"/>
        </w:numPr>
      </w:pPr>
      <w:r>
        <w:t xml:space="preserve">Are missing values (</w:t>
      </w:r>
      <w:r>
        <w:rPr>
          <w:rStyle w:val="VerbatimChar"/>
        </w:rPr>
        <w:t xml:space="preserve">NA</w:t>
      </w:r>
      <w:r>
        <w:t xml:space="preserve">), edge cases, and empty groupings handled appropriately?</w:t>
      </w:r>
    </w:p>
    <w:p>
      <w:pPr>
        <w:pStyle w:val="Compact"/>
        <w:numPr>
          <w:ilvl w:val="1"/>
          <w:numId w:val="1069"/>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67"/>
        </w:numPr>
      </w:pPr>
      <w:r>
        <w:rPr>
          <w:b/>
          <w:bCs/>
        </w:rPr>
        <w:t xml:space="preserve">Style and structure</w:t>
      </w:r>
      <w:r>
        <w:t xml:space="preserve">:</w:t>
      </w:r>
    </w:p>
    <w:p>
      <w:pPr>
        <w:pStyle w:val="Compact"/>
        <w:numPr>
          <w:ilvl w:val="1"/>
          <w:numId w:val="1070"/>
        </w:numPr>
      </w:pPr>
      <w:r>
        <w:t xml:space="preserve">Does the code follow the lab’s R code style (see</w:t>
      </w:r>
      <w:r>
        <w:t xml:space="preserve"> </w:t>
      </w:r>
      <w:hyperlink r:id="rId329">
        <w:r>
          <w:rPr>
            <w:rStyle w:val="Hyperlink"/>
          </w:rPr>
          <w:t xml:space="preserve">R Code Style</w:t>
        </w:r>
      </w:hyperlink>
      <w:r>
        <w:t xml:space="preserve">)?</w:t>
      </w:r>
    </w:p>
    <w:p>
      <w:pPr>
        <w:pStyle w:val="Compact"/>
        <w:numPr>
          <w:ilvl w:val="1"/>
          <w:numId w:val="1070"/>
        </w:numPr>
      </w:pPr>
      <w:r>
        <w:t xml:space="preserve">Are long chunks broken into focused functions (see 1)?</w:t>
      </w:r>
    </w:p>
    <w:p>
      <w:pPr>
        <w:pStyle w:val="Compact"/>
        <w:numPr>
          <w:ilvl w:val="1"/>
          <w:numId w:val="1070"/>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67"/>
        </w:numPr>
      </w:pPr>
      <w:r>
        <w:rPr>
          <w:b/>
          <w:bCs/>
        </w:rPr>
        <w:t xml:space="preserve">Documentation</w:t>
      </w:r>
      <w:r>
        <w:t xml:space="preserve">:</w:t>
      </w:r>
    </w:p>
    <w:p>
      <w:pPr>
        <w:pStyle w:val="Compact"/>
        <w:numPr>
          <w:ilvl w:val="1"/>
          <w:numId w:val="1071"/>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1"/>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0"/>
    <w:bookmarkStart w:id="331" w:name="sec-constructive-feedback"/>
    <w:p>
      <w:pPr>
        <w:pStyle w:val="Heading3"/>
      </w:pPr>
      <w:r>
        <w:t xml:space="preserve">44.3 How to Give Constructive Feedback</w:t>
      </w:r>
    </w:p>
    <w:p>
      <w:pPr>
        <w:pStyle w:val="FirstParagraph"/>
      </w:pPr>
      <w:r>
        <w:t xml:space="preserve">Effective code review builds a supportive, high-trust research culture:</w:t>
      </w:r>
    </w:p>
    <w:p>
      <w:pPr>
        <w:pStyle w:val="Compact"/>
        <w:numPr>
          <w:ilvl w:val="0"/>
          <w:numId w:val="1072"/>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2"/>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2"/>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2"/>
        </w:numPr>
      </w:pPr>
      <w:r>
        <w:rPr>
          <w:b/>
          <w:bCs/>
        </w:rPr>
        <w:t xml:space="preserve">Ask clarifying questions</w:t>
      </w:r>
      <w:r>
        <w:t xml:space="preserve">: When logic is unclear,</w:t>
      </w:r>
      <w:r>
        <w:t xml:space="preserve"> </w:t>
      </w:r>
      <w:r>
        <w:t xml:space="preserve">ask the author to explain their intent before proposing a rewrite.</w:t>
      </w:r>
    </w:p>
    <w:bookmarkEnd w:id="331"/>
    <w:bookmarkStart w:id="332" w:name="sec-when-to-approve"/>
    <w:p>
      <w:pPr>
        <w:pStyle w:val="Heading3"/>
      </w:pPr>
      <w:r>
        <w:t xml:space="preserve">44.4 When to Approve</w:t>
      </w:r>
    </w:p>
    <w:p>
      <w:pPr>
        <w:pStyle w:val="FirstParagraph"/>
      </w:pPr>
      <w:r>
        <w:t xml:space="preserve">Approve a pull request when:</w:t>
      </w:r>
    </w:p>
    <w:p>
      <w:pPr>
        <w:pStyle w:val="Compact"/>
        <w:numPr>
          <w:ilvl w:val="0"/>
          <w:numId w:val="1073"/>
        </w:numPr>
      </w:pPr>
      <w:r>
        <w:t xml:space="preserve">All automated CI checks and workflows pass cleanly.</w:t>
      </w:r>
    </w:p>
    <w:p>
      <w:pPr>
        <w:pStyle w:val="Compact"/>
        <w:numPr>
          <w:ilvl w:val="0"/>
          <w:numId w:val="1073"/>
        </w:numPr>
      </w:pPr>
      <w:r>
        <w:t xml:space="preserve">The code runs end-to-end and produces expected outputs.</w:t>
      </w:r>
    </w:p>
    <w:p>
      <w:pPr>
        <w:pStyle w:val="Compact"/>
        <w:numPr>
          <w:ilvl w:val="0"/>
          <w:numId w:val="1073"/>
        </w:numPr>
      </w:pPr>
      <w:r>
        <w:t xml:space="preserve">All blocking review findings have been resolved or explicitly deferred to a tracked follow-up issue.</w:t>
      </w:r>
    </w:p>
    <w:p>
      <w:pPr>
        <w:pStyle w:val="Compact"/>
        <w:numPr>
          <w:ilvl w:val="0"/>
          <w:numId w:val="1073"/>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32"/>
    <w:bookmarkEnd w:id="333"/>
    <w:bookmarkStart w:id="336" w:name="sec-getting-help-with-code"/>
    <w:p>
      <w:pPr>
        <w:pStyle w:val="Heading2"/>
      </w:pPr>
      <w:r>
        <w:t xml:space="preserve">45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4"/>
        </w:numPr>
      </w:pPr>
      <w:r>
        <w:t xml:space="preserve">Is</w:t>
      </w:r>
      <w:r>
        <w:t xml:space="preserve"> </w:t>
      </w:r>
      <w:r>
        <w:rPr>
          <w:b/>
          <w:bCs/>
        </w:rPr>
        <w:t xml:space="preserve">minimal</w:t>
      </w:r>
      <w:r>
        <w:t xml:space="preserve">: Strips away everything not directly related to your problem</w:t>
      </w:r>
    </w:p>
    <w:p>
      <w:pPr>
        <w:pStyle w:val="Compact"/>
        <w:numPr>
          <w:ilvl w:val="0"/>
          <w:numId w:val="1074"/>
        </w:numPr>
      </w:pPr>
      <w:r>
        <w:t xml:space="preserve">Uses small, simple example data (often built-in datasets)</w:t>
      </w:r>
    </w:p>
    <w:p>
      <w:pPr>
        <w:pStyle w:val="FirstParagraph"/>
      </w:pPr>
      <w:r>
        <w:rPr>
          <w:b/>
          <w:bCs/>
        </w:rPr>
        <w:t xml:space="preserve">Why create a reprex:</w:t>
      </w:r>
    </w:p>
    <w:p>
      <w:pPr>
        <w:pStyle w:val="Compact"/>
        <w:numPr>
          <w:ilvl w:val="0"/>
          <w:numId w:val="1075"/>
        </w:numPr>
      </w:pPr>
      <w:r>
        <w:t xml:space="preserve">80% of the time, creating a reprex helps you discover the solution yourself</w:t>
      </w:r>
    </w:p>
    <w:p>
      <w:pPr>
        <w:pStyle w:val="Compact"/>
        <w:numPr>
          <w:ilvl w:val="0"/>
          <w:numId w:val="1075"/>
        </w:numPr>
      </w:pPr>
      <w:r>
        <w:t xml:space="preserve">20% of the time, you’ll have a clear example that makes it easy for others to help you</w:t>
      </w:r>
    </w:p>
    <w:p>
      <w:pPr>
        <w:pStyle w:val="Compact"/>
        <w:numPr>
          <w:ilvl w:val="0"/>
          <w:numId w:val="107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6"/>
        </w:numPr>
      </w:pPr>
      <w:hyperlink r:id="rId334">
        <w:r>
          <w:rPr>
            <w:rStyle w:val="VerbatimChar"/>
          </w:rPr>
          <w:t xml:space="preserve">{reprex}</w:t>
        </w:r>
      </w:hyperlink>
      <w:r>
        <w:t xml:space="preserve"> </w:t>
      </w:r>
      <w:r>
        <w:t xml:space="preserve">package: Automates creation of reproducible examples</w:t>
      </w:r>
    </w:p>
    <w:p>
      <w:pPr>
        <w:pStyle w:val="Compact"/>
        <w:numPr>
          <w:ilvl w:val="0"/>
          <w:numId w:val="1076"/>
        </w:numPr>
      </w:pPr>
      <w:hyperlink r:id="rId335">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36"/>
    <w:bookmarkStart w:id="388" w:name="sec-r-resources"/>
    <w:p>
      <w:pPr>
        <w:pStyle w:val="Heading2"/>
      </w:pPr>
      <w:r>
        <w:t xml:space="preserve">46 Additional Resources</w:t>
      </w:r>
    </w:p>
    <w:bookmarkStart w:id="343" w:name="learning-r"/>
    <w:p>
      <w:pPr>
        <w:pStyle w:val="Heading3"/>
      </w:pPr>
      <w:r>
        <w:t xml:space="preserve">46.1 Learning R</w:t>
      </w:r>
    </w:p>
    <w:p>
      <w:pPr>
        <w:pStyle w:val="Compact"/>
        <w:numPr>
          <w:ilvl w:val="0"/>
          <w:numId w:val="107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77"/>
        </w:numPr>
      </w:pPr>
      <w:hyperlink r:id="rId337">
        <w:r>
          <w:rPr>
            <w:rStyle w:val="Hyperlink"/>
          </w:rPr>
          <w:t xml:space="preserve">R for Epidemiology</w:t>
        </w:r>
      </w:hyperlink>
      <w:r>
        <w:t xml:space="preserve"> </w:t>
      </w:r>
      <w:r>
        <w:t xml:space="preserve">- an introduction to R, with epidemiology examples</w:t>
      </w:r>
    </w:p>
    <w:p>
      <w:pPr>
        <w:pStyle w:val="Compact"/>
        <w:numPr>
          <w:ilvl w:val="0"/>
          <w:numId w:val="1077"/>
        </w:numPr>
      </w:pPr>
      <w:hyperlink r:id="rId338">
        <w:r>
          <w:rPr>
            <w:rStyle w:val="Hyperlink"/>
          </w:rPr>
          <w:t xml:space="preserve">The Epidemiologist R Handbook</w:t>
        </w:r>
      </w:hyperlink>
      <w:r>
        <w:t xml:space="preserve"> </w:t>
      </w:r>
      <w:r>
        <w:t xml:space="preserve">- task-oriented reference for applied epidemiology</w:t>
      </w:r>
    </w:p>
    <w:p>
      <w:pPr>
        <w:pStyle w:val="Compact"/>
        <w:numPr>
          <w:ilvl w:val="0"/>
          <w:numId w:val="1077"/>
        </w:numPr>
      </w:pPr>
      <w:hyperlink r:id="rId339">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77"/>
        </w:numPr>
      </w:pPr>
      <w:hyperlink r:id="rId340">
        <w:r>
          <w:rPr>
            <w:rStyle w:val="Hyperlink"/>
          </w:rPr>
          <w:t xml:space="preserve">R for Reproducible Scientific Analysis</w:t>
        </w:r>
      </w:hyperlink>
      <w:r>
        <w:t xml:space="preserve"> </w:t>
      </w:r>
      <w:r>
        <w:t xml:space="preserve">- Software Carpentry’s introductory lesson</w:t>
      </w:r>
    </w:p>
    <w:p>
      <w:pPr>
        <w:pStyle w:val="Compact"/>
        <w:numPr>
          <w:ilvl w:val="0"/>
          <w:numId w:val="1077"/>
        </w:numPr>
      </w:pPr>
      <w:hyperlink r:id="rId341">
        <w:r>
          <w:rPr>
            <w:rStyle w:val="Hyperlink"/>
          </w:rPr>
          <w:t xml:space="preserve">Building reproducible analytical pipelines with R</w:t>
        </w:r>
      </w:hyperlink>
      <w:r>
        <w:t xml:space="preserve"> </w:t>
      </w:r>
      <w:r>
        <w:t xml:space="preserve">- project-level reproducibility in R</w:t>
      </w:r>
    </w:p>
    <w:p>
      <w:pPr>
        <w:pStyle w:val="Compact"/>
        <w:numPr>
          <w:ilvl w:val="0"/>
          <w:numId w:val="1077"/>
        </w:numPr>
      </w:pPr>
      <w:hyperlink r:id="rId342">
        <w:r>
          <w:rPr>
            <w:rStyle w:val="Hyperlink"/>
          </w:rPr>
          <w:t xml:space="preserve">Posit Recipes</w:t>
        </w:r>
      </w:hyperlink>
      <w:r>
        <w:t xml:space="preserve"> </w:t>
      </w:r>
      <w:r>
        <w:t xml:space="preserve">- short, task-focused R code snippets</w:t>
      </w:r>
    </w:p>
    <w:bookmarkEnd w:id="343"/>
    <w:bookmarkStart w:id="348" w:name="coming-to-r-from-sas"/>
    <w:p>
      <w:pPr>
        <w:pStyle w:val="Heading3"/>
      </w:pPr>
      <w:r>
        <w:t xml:space="preserve">46.2 Coming to R from SAS</w:t>
      </w:r>
    </w:p>
    <w:p>
      <w:pPr>
        <w:pStyle w:val="Compact"/>
        <w:numPr>
          <w:ilvl w:val="0"/>
          <w:numId w:val="1078"/>
        </w:numPr>
      </w:pPr>
      <w:hyperlink r:id="rId344">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45">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78"/>
        </w:numPr>
      </w:pPr>
      <w:hyperlink r:id="rId346">
        <w:r>
          <w:rPr>
            <w:rStyle w:val="Hyperlink"/>
          </w:rPr>
          <w:t xml:space="preserve">R for SAS and SPSS Users</w:t>
        </w:r>
      </w:hyperlink>
      <w:r>
        <w:t xml:space="preserve"> </w:t>
      </w:r>
      <w:r>
        <w:t xml:space="preserve">(Muenchen) - common SAS and SPSS tasks, done in R</w:t>
      </w:r>
    </w:p>
    <w:p>
      <w:pPr>
        <w:pStyle w:val="Compact"/>
        <w:numPr>
          <w:ilvl w:val="0"/>
          <w:numId w:val="1078"/>
        </w:numPr>
      </w:pPr>
      <w:hyperlink r:id="rId347">
        <w:r>
          <w:rPr>
            <w:rStyle w:val="Hyperlink"/>
          </w:rPr>
          <w:t xml:space="preserve">SAS and R</w:t>
        </w:r>
      </w:hyperlink>
      <w:r>
        <w:t xml:space="preserve"> </w:t>
      </w:r>
      <w:r>
        <w:t xml:space="preserve">(Kleinman and Horton) - side-by-side SAS and R code for data management and analysis</w:t>
      </w:r>
    </w:p>
    <w:bookmarkEnd w:id="348"/>
    <w:bookmarkStart w:id="355" w:name="general-r-programming"/>
    <w:p>
      <w:pPr>
        <w:pStyle w:val="Heading3"/>
      </w:pPr>
      <w:r>
        <w:t xml:space="preserve">46.3 General R Programming</w:t>
      </w:r>
    </w:p>
    <w:p>
      <w:pPr>
        <w:pStyle w:val="Compact"/>
        <w:numPr>
          <w:ilvl w:val="0"/>
          <w:numId w:val="1079"/>
        </w:numPr>
      </w:pPr>
      <w:r>
        <w:t xml:space="preserve">Advanced R</w:t>
      </w:r>
      <w:r>
        <w:t xml:space="preserve"> </w:t>
      </w:r>
      <w:r>
        <w:t xml:space="preserve">(Wickham 2019)</w:t>
      </w:r>
      <w:r>
        <w:t xml:space="preserve"> </w:t>
      </w:r>
      <w:r>
        <w:t xml:space="preserve">- deep dive into R programming and internals, including</w:t>
      </w:r>
      <w:r>
        <w:t xml:space="preserve"> </w:t>
      </w:r>
      <w:hyperlink r:id="rId349">
        <w:r>
          <w:rPr>
            <w:rStyle w:val="Hyperlink"/>
          </w:rPr>
          <w:t xml:space="preserve">functions</w:t>
        </w:r>
      </w:hyperlink>
      <w:r>
        <w:t xml:space="preserve">,</w:t>
      </w:r>
      <w:r>
        <w:t xml:space="preserve"> </w:t>
      </w:r>
      <w:hyperlink r:id="rId350">
        <w:r>
          <w:rPr>
            <w:rStyle w:val="Hyperlink"/>
          </w:rPr>
          <w:t xml:space="preserve">object-oriented systems</w:t>
        </w:r>
      </w:hyperlink>
      <w:r>
        <w:t xml:space="preserve">,</w:t>
      </w:r>
      <w:r>
        <w:t xml:space="preserve"> </w:t>
      </w:r>
      <w:r>
        <w:t xml:space="preserve">and</w:t>
      </w:r>
      <w:r>
        <w:t xml:space="preserve"> </w:t>
      </w:r>
      <w:hyperlink r:id="rId351">
        <w:r>
          <w:rPr>
            <w:rStyle w:val="Hyperlink"/>
          </w:rPr>
          <w:t xml:space="preserve">debugging</w:t>
        </w:r>
      </w:hyperlink>
    </w:p>
    <w:p>
      <w:pPr>
        <w:pStyle w:val="Compact"/>
        <w:numPr>
          <w:ilvl w:val="0"/>
          <w:numId w:val="1079"/>
        </w:numPr>
      </w:pPr>
      <w:hyperlink r:id="rId352">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79"/>
        </w:numPr>
      </w:pPr>
      <w:hyperlink r:id="rId353">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79"/>
        </w:numPr>
      </w:pPr>
      <w:hyperlink r:id="rId354">
        <w:r>
          <w:rPr>
            <w:rStyle w:val="Hyperlink"/>
          </w:rPr>
          <w:t xml:space="preserve">Spatial Data Science: With Applications in R</w:t>
        </w:r>
      </w:hyperlink>
      <w:r>
        <w:t xml:space="preserve"> </w:t>
      </w:r>
      <w:r>
        <w:t xml:space="preserve">- spatial data analysis in R</w:t>
      </w:r>
    </w:p>
    <w:bookmarkEnd w:id="355"/>
    <w:bookmarkStart w:id="358" w:name="summary-tables"/>
    <w:p>
      <w:pPr>
        <w:pStyle w:val="Heading3"/>
      </w:pPr>
      <w:r>
        <w:t xml:space="preserve">46.4 Summary tables</w:t>
      </w:r>
    </w:p>
    <w:p>
      <w:pPr>
        <w:pStyle w:val="Compact"/>
        <w:numPr>
          <w:ilvl w:val="0"/>
          <w:numId w:val="1080"/>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0"/>
        </w:numPr>
      </w:pPr>
      <w:hyperlink r:id="rId356">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0"/>
        </w:numPr>
      </w:pPr>
      <w:hyperlink r:id="rId357">
        <w:r>
          <w:rPr>
            <w:rStyle w:val="VerbatimChar"/>
          </w:rPr>
          <w:t xml:space="preserve">{arsenal}</w:t>
        </w:r>
      </w:hyperlink>
      <w:r>
        <w:t xml:space="preserve"> </w:t>
      </w:r>
      <w:r>
        <w:t xml:space="preserve">- summary tables, from the Mayo Clinic</w:t>
      </w:r>
    </w:p>
    <w:p>
      <w:pPr>
        <w:pStyle w:val="Compact"/>
        <w:numPr>
          <w:ilvl w:val="0"/>
          <w:numId w:val="1080"/>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58"/>
    <w:bookmarkStart w:id="363" w:name="r-package-development"/>
    <w:p>
      <w:pPr>
        <w:pStyle w:val="Heading3"/>
      </w:pPr>
      <w:r>
        <w:t xml:space="preserve">46.5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1"/>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37">
        <w:r>
          <w:rPr>
            <w:rStyle w:val="Hyperlink"/>
          </w:rPr>
          <w:t xml:space="preserve">devtools documentation</w:t>
        </w:r>
      </w:hyperlink>
      <w:r>
        <w:t xml:space="preserve"> </w:t>
      </w:r>
      <w:r>
        <w:t xml:space="preserve">- essential development tools</w:t>
      </w:r>
    </w:p>
    <w:p>
      <w:pPr>
        <w:pStyle w:val="Compact"/>
        <w:numPr>
          <w:ilvl w:val="0"/>
          <w:numId w:val="1081"/>
        </w:numPr>
      </w:pPr>
      <w:hyperlink r:id="rId23">
        <w:r>
          <w:rPr>
            <w:rStyle w:val="Hyperlink"/>
          </w:rPr>
          <w:t xml:space="preserve">pkgdown documentation</w:t>
        </w:r>
      </w:hyperlink>
      <w:r>
        <w:t xml:space="preserve"> </w:t>
      </w:r>
      <w:r>
        <w:t xml:space="preserve">- create package websites</w:t>
      </w:r>
    </w:p>
    <w:p>
      <w:pPr>
        <w:pStyle w:val="Compact"/>
        <w:numPr>
          <w:ilvl w:val="0"/>
          <w:numId w:val="1081"/>
        </w:numPr>
      </w:pPr>
      <w:hyperlink r:id="rId39">
        <w:r>
          <w:rPr>
            <w:rStyle w:val="Hyperlink"/>
          </w:rPr>
          <w:t xml:space="preserve">testthat documentation</w:t>
        </w:r>
      </w:hyperlink>
      <w:r>
        <w:t xml:space="preserve"> </w:t>
      </w:r>
      <w:r>
        <w:t xml:space="preserve">- unit testing framework</w:t>
      </w:r>
    </w:p>
    <w:p>
      <w:pPr>
        <w:pStyle w:val="Compact"/>
        <w:numPr>
          <w:ilvl w:val="0"/>
          <w:numId w:val="1081"/>
        </w:numPr>
      </w:pPr>
      <w:hyperlink r:id="rId359">
        <w:r>
          <w:rPr>
            <w:rStyle w:val="Hyperlink"/>
          </w:rPr>
          <w:t xml:space="preserve">Releasing to CRAN</w:t>
        </w:r>
      </w:hyperlink>
      <w:r>
        <w:t xml:space="preserve"> </w:t>
      </w:r>
      <w:r>
        <w:t xml:space="preserve">and the</w:t>
      </w:r>
      <w:r>
        <w:t xml:space="preserve"> </w:t>
      </w:r>
      <w:hyperlink r:id="rId360">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61">
        <w:r>
          <w:rPr>
            <w:rStyle w:val="Hyperlink"/>
          </w:rPr>
          <w:t xml:space="preserve">Code Publication</w:t>
        </w:r>
      </w:hyperlink>
      <w:r>
        <w:t xml:space="preserve">)</w:t>
      </w:r>
    </w:p>
    <w:p>
      <w:pPr>
        <w:pStyle w:val="Compact"/>
        <w:numPr>
          <w:ilvl w:val="0"/>
          <w:numId w:val="1081"/>
        </w:numPr>
      </w:pPr>
      <w:hyperlink r:id="rId362">
        <w:r>
          <w:rPr>
            <w:rStyle w:val="Hyperlink"/>
          </w:rPr>
          <w:t xml:space="preserve">Contributing to R</w:t>
        </w:r>
      </w:hyperlink>
      <w:r>
        <w:t xml:space="preserve"> </w:t>
      </w:r>
      <w:r>
        <w:t xml:space="preserve">- getting involved with base R itself</w:t>
      </w:r>
    </w:p>
    <w:bookmarkEnd w:id="363"/>
    <w:bookmarkStart w:id="364" w:name="shiny-development"/>
    <w:p>
      <w:pPr>
        <w:pStyle w:val="Heading3"/>
      </w:pPr>
      <w:r>
        <w:t xml:space="preserve">46.6 Shiny Development</w:t>
      </w:r>
    </w:p>
    <w:p>
      <w:pPr>
        <w:pStyle w:val="Compact"/>
        <w:numPr>
          <w:ilvl w:val="0"/>
          <w:numId w:val="108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2"/>
        </w:numPr>
      </w:pPr>
      <w:r>
        <w:t xml:space="preserve">Engineering Production-Grade Shiny Apps</w:t>
      </w:r>
      <w:r>
        <w:t xml:space="preserve"> </w:t>
      </w:r>
      <w:r>
        <w:t xml:space="preserve">(Fay et al. 2021)</w:t>
      </w:r>
      <w:r>
        <w:t xml:space="preserve"> </w:t>
      </w:r>
      <w:r>
        <w:t xml:space="preserve">- best practices for production Shiny applications</w:t>
      </w:r>
    </w:p>
    <w:bookmarkEnd w:id="364"/>
    <w:bookmarkStart w:id="387" w:name="git-and-version-control"/>
    <w:p>
      <w:pPr>
        <w:pStyle w:val="Heading3"/>
      </w:pPr>
      <w:r>
        <w:t xml:space="preserve">46.7 Git and Version Control</w:t>
      </w:r>
    </w:p>
    <w:p>
      <w:pPr>
        <w:pStyle w:val="Compact"/>
        <w:numPr>
          <w:ilvl w:val="0"/>
          <w:numId w:val="1083"/>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3"/>
        </w:numPr>
      </w:pPr>
      <w:hyperlink r:id="rId365">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3"/>
        </w:numPr>
      </w:pPr>
      <w:hyperlink r:id="rId366">
        <w:r>
          <w:rPr>
            <w:rStyle w:val="Hyperlink"/>
          </w:rPr>
          <w:t xml:space="preserve">Oh Shit, Git!?!</w:t>
        </w:r>
      </w:hyperlink>
      <w:r>
        <w:t xml:space="preserve"> </w:t>
      </w:r>
      <w:r>
        <w:t xml:space="preserve">- plain-language fixes for common Git mistakes</w:t>
      </w:r>
    </w:p>
    <w:p>
      <w:pPr>
        <w:pStyle w:val="Compact"/>
        <w:numPr>
          <w:ilvl w:val="0"/>
          <w:numId w:val="1083"/>
        </w:numPr>
      </w:pPr>
      <w:hyperlink r:id="rId367">
        <w:r>
          <w:rPr>
            <w:rStyle w:val="VerbatimChar"/>
          </w:rPr>
          <w:t xml:space="preserve">{saperlipopette}</w:t>
        </w:r>
      </w:hyperlink>
      <w:r>
        <w:t xml:space="preserve"> </w:t>
      </w:r>
      <w:r>
        <w:t xml:space="preserve">- practice Git rescue exercises from R</w:t>
      </w:r>
    </w:p>
    <w:p>
      <w:pPr>
        <w:pStyle w:val="Compact"/>
        <w:numPr>
          <w:ilvl w:val="0"/>
          <w:numId w:val="1083"/>
        </w:numPr>
      </w:pPr>
      <w:hyperlink r:id="rId368">
        <w:r>
          <w:rPr>
            <w:rStyle w:val="Hyperlink"/>
          </w:rPr>
          <w:t xml:space="preserve">Git Magic</w:t>
        </w:r>
      </w:hyperlink>
      <w:r>
        <w:t xml:space="preserve"> </w:t>
      </w:r>
      <w:r>
        <w:t xml:space="preserve">- a short, free Git book</w:t>
      </w:r>
    </w:p>
    <w:p>
      <w:pPr>
        <w:pStyle w:val="Compact"/>
        <w:numPr>
          <w:ilvl w:val="0"/>
          <w:numId w:val="1083"/>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386" w:name="refs"/>
    <w:bookmarkStart w:id="37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70">
        <w:r>
          <w:rPr>
            <w:rStyle w:val="Hyperlink"/>
          </w:rPr>
          <w:t xml:space="preserve">https://happygitwithr.com/</w:t>
        </w:r>
      </w:hyperlink>
      <w:r>
        <w:t xml:space="preserve">.</w:t>
      </w:r>
    </w:p>
    <w:bookmarkEnd w:id="371"/>
    <w:bookmarkStart w:id="37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34">
        <w:r>
          <w:rPr>
            <w:rStyle w:val="Hyperlink"/>
          </w:rPr>
          <w:t xml:space="preserve">https://reprex.tidyverse.org/</w:t>
        </w:r>
      </w:hyperlink>
      <w:r>
        <w:t xml:space="preserve">.</w:t>
      </w:r>
    </w:p>
    <w:bookmarkEnd w:id="372"/>
    <w:bookmarkStart w:id="374"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73">
        <w:r>
          <w:rPr>
            <w:rStyle w:val="Hyperlink"/>
          </w:rPr>
          <w:t xml:space="preserve">https://doi.org/10.1201/9781003029878</w:t>
        </w:r>
      </w:hyperlink>
      <w:r>
        <w:t xml:space="preserve">.</w:t>
      </w:r>
    </w:p>
    <w:bookmarkEnd w:id="374"/>
    <w:bookmarkStart w:id="37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75">
        <w:r>
          <w:rPr>
            <w:rStyle w:val="Hyperlink"/>
          </w:rPr>
          <w:t xml:space="preserve">https://doi.org/10.1201/9781351201315</w:t>
        </w:r>
      </w:hyperlink>
      <w:r>
        <w:t xml:space="preserve">.</w:t>
      </w:r>
    </w:p>
    <w:bookmarkEnd w:id="376"/>
    <w:bookmarkStart w:id="37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77">
        <w:r>
          <w:rPr>
            <w:rStyle w:val="Hyperlink"/>
          </w:rPr>
          <w:t xml:space="preserve">https://mastering-shiny.org/</w:t>
        </w:r>
      </w:hyperlink>
      <w:r>
        <w:t xml:space="preserve">.</w:t>
      </w:r>
    </w:p>
    <w:bookmarkEnd w:id="378"/>
    <w:bookmarkStart w:id="380"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79">
        <w:r>
          <w:rPr>
            <w:rStyle w:val="Hyperlink"/>
          </w:rPr>
          <w:t xml:space="preserve">https://design.tidyverse.org/</w:t>
        </w:r>
      </w:hyperlink>
      <w:r>
        <w:t xml:space="preserve">.</w:t>
      </w:r>
    </w:p>
    <w:bookmarkEnd w:id="380"/>
    <w:bookmarkStart w:id="382"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81">
        <w:r>
          <w:rPr>
            <w:rStyle w:val="Hyperlink"/>
          </w:rPr>
          <w:t xml:space="preserve">https://r-pkgs.org/</w:t>
        </w:r>
      </w:hyperlink>
      <w:r>
        <w:t xml:space="preserve">.</w:t>
      </w:r>
    </w:p>
    <w:bookmarkEnd w:id="382"/>
    <w:bookmarkStart w:id="384"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83">
        <w:r>
          <w:rPr>
            <w:rStyle w:val="Hyperlink"/>
          </w:rPr>
          <w:t xml:space="preserve">https://r4ds.hadley.nz/</w:t>
        </w:r>
      </w:hyperlink>
      <w:r>
        <w:t xml:space="preserve">.</w:t>
      </w:r>
    </w:p>
    <w:bookmarkEnd w:id="384"/>
    <w:bookmarkStart w:id="385"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385"/>
    <w:bookmarkEnd w:id="386"/>
    <w:bookmarkEnd w:id="387"/>
    <w:bookmarkEnd w:id="3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 Id="rId9" Type="http://schemas.openxmlformats.org/officeDocument/2006/relationships/hyperlink" Target="https://github.com/jennybc/here_here" TargetMode="External"/></Relationships>
</file>

<file path=word/_rels/footnotes.xml.rels><?xml version='1.0' encoding='UTF-8' standalone='yes'?>
<Relationships xmlns="http://schemas.openxmlformats.org/package/2006/relationships"><Relationship Id="rId361" Type="http://schemas.openxmlformats.org/officeDocument/2006/relationships/hyperlink" Target="code-publication.qmd" TargetMode="External"/><Relationship Id="rId182"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86"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29"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14" Type="http://schemas.openxmlformats.org/officeDocument/2006/relationships/hyperlink" Target="coding-style.qmd#sec-tidyverse-replacements" TargetMode="External"/><Relationship Id="rId325" Type="http://schemas.openxmlformats.org/officeDocument/2006/relationships/hyperlink" Target="collaborative-software-development.qmd#sec-collab-dev" TargetMode="External"/><Relationship Id="rId368" Type="http://schemas.openxmlformats.org/officeDocument/2006/relationships/hyperlink" Target="http://www-cs-students.stanford.edu/~blynn/gitmagic/" TargetMode="External"/><Relationship Id="rId351" Type="http://schemas.openxmlformats.org/officeDocument/2006/relationships/hyperlink" Target="https://adv-r.hadley.nz/debugging.html" TargetMode="External"/><Relationship Id="rId311" Type="http://schemas.openxmlformats.org/officeDocument/2006/relationships/hyperlink" Target="https://adv-r.hadley.nz/evaluation.html" TargetMode="External"/><Relationship Id="rId349" Type="http://schemas.openxmlformats.org/officeDocument/2006/relationships/hyperlink" Target="https://adv-r.hadley.nz/functions.html" TargetMode="External"/><Relationship Id="rId350"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17"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44" Type="http://schemas.openxmlformats.org/officeDocument/2006/relationships/hyperlink" Target="https://callr.r-lib.org/" TargetMode="External"/><Relationship Id="rId233"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62" Type="http://schemas.openxmlformats.org/officeDocument/2006/relationships/hyperlink" Target="https://contributor.r-project.org/" TargetMode="External"/><Relationship Id="rId360" Type="http://schemas.openxmlformats.org/officeDocument/2006/relationships/hyperlink" Target="https://contributor.r-project.org/cran-cookbook/" TargetMode="External"/><Relationship Id="rId220" Type="http://schemas.openxmlformats.org/officeDocument/2006/relationships/hyperlink" Target="https://covr.r-lib.org/" TargetMode="External"/><Relationship Id="rId237" Type="http://schemas.openxmlformats.org/officeDocument/2006/relationships/hyperlink" Target="https://cpp11.r-lib.org/" TargetMode="External"/><Relationship Id="rId357" Type="http://schemas.openxmlformats.org/officeDocument/2006/relationships/hyperlink" Target="https://cran.r-project.org/package=arsenal" TargetMode="External"/><Relationship Id="rId345"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56" Type="http://schemas.openxmlformats.org/officeDocument/2006/relationships/hyperlink" Target="https://cran.r-project.org/package=table1" TargetMode="External"/><Relationship Id="rId212" Type="http://schemas.openxmlformats.org/officeDocument/2006/relationships/hyperlink" Target="https://desc.r-lib.org/" TargetMode="External"/><Relationship Id="rId379"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73" Type="http://schemas.openxmlformats.org/officeDocument/2006/relationships/hyperlink" Target="https://doi.org/10.1201/9781003029878" TargetMode="External"/><Relationship Id="rId375" Type="http://schemas.openxmlformats.org/officeDocument/2006/relationships/hyperlink" Target="https://doi.org/10.1201/9781351201315" TargetMode="External"/><Relationship Id="rId266" Type="http://schemas.openxmlformats.org/officeDocument/2006/relationships/hyperlink" Target="https://downlit.r-lib.org/" TargetMode="External"/><Relationship Id="rId288" Type="http://schemas.openxmlformats.org/officeDocument/2006/relationships/hyperlink" Target="https://dplyr.tidyverse.org/" TargetMode="External"/><Relationship Id="rId308" Type="http://schemas.openxmlformats.org/officeDocument/2006/relationships/hyperlink" Target="https://dplyr.tidyverse.org/articles/in-packages.html" TargetMode="External"/><Relationship Id="rId307" Type="http://schemas.openxmlformats.org/officeDocument/2006/relationships/hyperlink" Target="https://dplyr.tidyverse.org/articles/programming.html" TargetMode="External"/><Relationship Id="rId284"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Code_refactoring" TargetMode="External"/><Relationship Id="rId179" Type="http://schemas.openxmlformats.org/officeDocument/2006/relationships/hyperlink" Target="https://en.wikipedia.org/wiki/Cyclomatic_complexity" TargetMode="External"/><Relationship Id="rId166" Type="http://schemas.openxmlformats.org/officeDocument/2006/relationships/hyperlink" Target="https://en.wikipedia.org/wiki/Decomposition_(computer_science)" TargetMode="External"/><Relationship Id="rId168" Type="http://schemas.openxmlformats.org/officeDocument/2006/relationships/hyperlink" Target="https://en.wikipedia.org/wiki/Functional_decomposition" TargetMode="External"/><Relationship Id="rId295" Type="http://schemas.openxmlformats.org/officeDocument/2006/relationships/hyperlink" Target="https://en.wikipedia.org/wiki/Functional_programming" TargetMode="External"/><Relationship Id="rId181" Type="http://schemas.openxmlformats.org/officeDocument/2006/relationships/hyperlink" Target="https://en.wikipedia.org/wiki/KISS_principle" TargetMode="External"/><Relationship Id="rId61" Type="http://schemas.openxmlformats.org/officeDocument/2006/relationships/hyperlink" Target="https://en.wikipedia.org/wiki/Test-driven_development" TargetMode="External"/><Relationship Id="rId338" Type="http://schemas.openxmlformats.org/officeDocument/2006/relationships/hyperlink" Target="https://epirhandbook.com/" TargetMode="External"/><Relationship Id="rId300" Type="http://schemas.openxmlformats.org/officeDocument/2006/relationships/hyperlink" Target="https://forcats.tidyverse.org/" TargetMode="External"/><Relationship Id="rId240" Type="http://schemas.openxmlformats.org/officeDocument/2006/relationships/hyperlink" Target="https://fs.r-lib.org/" TargetMode="External"/><Relationship Id="rId87" Type="http://schemas.openxmlformats.org/officeDocument/2006/relationships/hyperlink" Target="https://furrr.futureverse.org/" TargetMode="External"/><Relationship Id="rId255" Type="http://schemas.openxmlformats.org/officeDocument/2006/relationships/hyperlink" Target="https://gargle.r-lib.org/" TargetMode="External"/><Relationship Id="rId262" Type="http://schemas.openxmlformats.org/officeDocument/2006/relationships/hyperlink" Target="https://ggplot2.tidyverse.org/" TargetMode="External"/><Relationship Id="rId253"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35" Type="http://schemas.openxmlformats.org/officeDocument/2006/relationships/hyperlink" Target="https://github.com/Morrison-Lab/rpt" TargetMode="External"/><Relationship Id="rId14" Type="http://schemas.openxmlformats.org/officeDocument/2006/relationships/hyperlink" Target="https://github.com/UCD-SERG/lab-manual/tree/main/lms" TargetMode="External"/><Relationship Id="rId163" Type="http://schemas.openxmlformats.org/officeDocument/2006/relationships/hyperlink" Target="https://github.com/UCD-SERG/rpt/pull/100" TargetMode="External"/><Relationship Id="rId164" Type="http://schemas.openxmlformats.org/officeDocument/2006/relationships/hyperlink" Target="https://github.com/UCD-SERG/shigella/pull/11" TargetMode="External"/><Relationship Id="rId29" Type="http://schemas.openxmlformats.org/officeDocument/2006/relationships/hyperlink" Target="https://github.com/edgararuiz/ecodown" TargetMode="External"/><Relationship Id="rId191"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89" Type="http://schemas.openxmlformats.org/officeDocument/2006/relationships/hyperlink" Target="https://github.com/r-box/boxr" TargetMode="External"/><Relationship Id="rId194" Type="http://schemas.openxmlformats.org/officeDocument/2006/relationships/hyperlink" Target="https://github.com/r-lib" TargetMode="External"/><Relationship Id="rId280" Type="http://schemas.openxmlformats.org/officeDocument/2006/relationships/hyperlink" Target="https://github.com/r-lib/actions" TargetMode="External"/><Relationship Id="rId370" Type="http://schemas.openxmlformats.org/officeDocument/2006/relationships/hyperlink" Target="https://happygitwithr.com/" TargetMode="External"/><Relationship Id="rId258" Type="http://schemas.openxmlformats.org/officeDocument/2006/relationships/hyperlink" Target="https://here.r-lib.org/" TargetMode="External"/><Relationship Id="rId185" Type="http://schemas.openxmlformats.org/officeDocument/2006/relationships/hyperlink" Target="https://here.r-lib.org/articles/here.html" TargetMode="External"/><Relationship Id="rId251" Type="http://schemas.openxmlformats.org/officeDocument/2006/relationships/hyperlink" Target="https://httr.r-lib.org/" TargetMode="External"/><Relationship Id="rId249"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16" Type="http://schemas.openxmlformats.org/officeDocument/2006/relationships/hyperlink" Target="https://lifecycle.r-lib.org/" TargetMode="External"/><Relationship Id="rId346" Type="http://schemas.openxmlformats.org/officeDocument/2006/relationships/hyperlink" Target="https://link.springer.com/book/10.1007/978-1-4614-0685-3" TargetMode="External"/><Relationship Id="rId224" Type="http://schemas.openxmlformats.org/officeDocument/2006/relationships/hyperlink" Target="https://lintr.r-lib.org/" TargetMode="External"/><Relationship Id="rId270" Type="http://schemas.openxmlformats.org/officeDocument/2006/relationships/hyperlink" Target="https://lobstr.r-lib.org/" TargetMode="External"/><Relationship Id="rId302" Type="http://schemas.openxmlformats.org/officeDocument/2006/relationships/hyperlink" Target="https://lubridate.tidyverse.org/" TargetMode="External"/><Relationship Id="rId367" Type="http://schemas.openxmlformats.org/officeDocument/2006/relationships/hyperlink" Target="https://maelle.github.io/saperlipopette/" TargetMode="External"/><Relationship Id="rId377" Type="http://schemas.openxmlformats.org/officeDocument/2006/relationships/hyperlink" Target="https://mastering-shiny.org/"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66" Type="http://schemas.openxmlformats.org/officeDocument/2006/relationships/hyperlink" Target="https://ohshitgit.com/" TargetMode="External"/><Relationship Id="rId208" Type="http://schemas.openxmlformats.org/officeDocument/2006/relationships/hyperlink" Target="https://pak.r-lib.org/" TargetMode="External"/><Relationship Id="rId202" Type="http://schemas.openxmlformats.org/officeDocument/2006/relationships/hyperlink" Target="https://pkgbuild.r-lib.org/" TargetMode="External"/><Relationship Id="rId23" Type="http://schemas.openxmlformats.org/officeDocument/2006/relationships/hyperlink" Target="https://pkgdown.r-lib.org/" TargetMode="External"/><Relationship Id="rId200" Type="http://schemas.openxmlformats.org/officeDocument/2006/relationships/hyperlink" Target="https://pkgload.r-lib.org/" TargetMode="External"/><Relationship Id="rId342" Type="http://schemas.openxmlformats.org/officeDocument/2006/relationships/hyperlink" Target="https://posit.cloud/learn/recipes" TargetMode="External"/><Relationship Id="rId242" Type="http://schemas.openxmlformats.org/officeDocument/2006/relationships/hyperlink" Target="https://processx.r-lib.org/" TargetMode="External"/><Relationship Id="rId70" Type="http://schemas.openxmlformats.org/officeDocument/2006/relationships/hyperlink" Target="https://profvis.r-lib.org/" TargetMode="External"/><Relationship Id="rId246" Type="http://schemas.openxmlformats.org/officeDocument/2006/relationships/hyperlink" Target="https://ps.r-lib.org/" TargetMode="External"/><Relationship Id="rId86" Type="http://schemas.openxmlformats.org/officeDocument/2006/relationships/hyperlink" Target="https://purrr.tidyverse.org/" TargetMode="External"/><Relationship Id="rId25" Type="http://schemas.openxmlformats.org/officeDocument/2006/relationships/hyperlink" Target="https://quarto.org/docs/output-formats/html-multi-format.html" TargetMode="External"/><Relationship Id="rId188" Type="http://schemas.openxmlformats.org/officeDocument/2006/relationships/hyperlink" Target="https://r-box.github.io/boxr/articles/boxr-app-interactive.html#create" TargetMode="External"/><Relationship Id="rId339" Type="http://schemas.openxmlformats.org/officeDocument/2006/relationships/hyperlink" Target="https://r-graphics.org/" TargetMode="External"/><Relationship Id="rId272" Type="http://schemas.openxmlformats.org/officeDocument/2006/relationships/hyperlink" Target="https://r-lib.github.io/crayon/" TargetMode="External"/><Relationship Id="rId214" Type="http://schemas.openxmlformats.org/officeDocument/2006/relationships/hyperlink" Target="https://r-lib.github.io/pkgcache/" TargetMode="External"/><Relationship Id="rId268" Type="http://schemas.openxmlformats.org/officeDocument/2006/relationships/hyperlink" Target="https://r-lib.github.io/prettyunits/" TargetMode="External"/><Relationship Id="rId381"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59"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44" Type="http://schemas.openxmlformats.org/officeDocument/2006/relationships/hyperlink" Target="https://r-sassy.org/" TargetMode="External"/><Relationship Id="rId354" Type="http://schemas.openxmlformats.org/officeDocument/2006/relationships/hyperlink" Target="https://r-spatial.org/book" TargetMode="External"/><Relationship Id="rId383" Type="http://schemas.openxmlformats.org/officeDocument/2006/relationships/hyperlink" Target="https://r4ds.hadley.nz/" TargetMode="External"/><Relationship Id="rId335" Type="http://schemas.openxmlformats.org/officeDocument/2006/relationships/hyperlink" Target="https://r4ds.hadley.nz/workflow-help.html#making-a-reprex" TargetMode="External"/><Relationship Id="rId235" Type="http://schemas.openxmlformats.org/officeDocument/2006/relationships/hyperlink" Target="https://r6.r-lib.org/" TargetMode="External"/><Relationship Id="rId341" Type="http://schemas.openxmlformats.org/officeDocument/2006/relationships/hyperlink" Target="https://raps-with-r.dev/" TargetMode="External"/><Relationship Id="rId204" Type="http://schemas.openxmlformats.org/officeDocument/2006/relationships/hyperlink" Target="https://rcmdcheck.r-lib.org/" TargetMode="External"/><Relationship Id="rId293" Type="http://schemas.openxmlformats.org/officeDocument/2006/relationships/hyperlink" Target="https://readr.tidyverse.org/" TargetMode="External"/><Relationship Id="rId206" Type="http://schemas.openxmlformats.org/officeDocument/2006/relationships/hyperlink" Target="https://remotes.r-lib.org/" TargetMode="External"/><Relationship Id="rId334" Type="http://schemas.openxmlformats.org/officeDocument/2006/relationships/hyperlink" Target="https://reprex.tidyverse.org/" TargetMode="External"/><Relationship Id="rId210" Type="http://schemas.openxmlformats.org/officeDocument/2006/relationships/hyperlink" Target="https://revdepcheck.r-lib.org/" TargetMode="External"/><Relationship Id="rId276" Type="http://schemas.openxmlformats.org/officeDocument/2006/relationships/hyperlink" Target="https://rex.r-lib.org/" TargetMode="External"/><Relationship Id="rId227" Type="http://schemas.openxmlformats.org/officeDocument/2006/relationships/hyperlink" Target="https://rlang.r-lib.org/" TargetMode="External"/><Relationship Id="rId310"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27" Type="http://schemas.openxmlformats.org/officeDocument/2006/relationships/hyperlink" Target="https://rstudio.github.io/renv/" TargetMode="External"/><Relationship Id="rId283" Type="http://schemas.openxmlformats.org/officeDocument/2006/relationships/hyperlink" Target="https://rviews.rstudio.com/2017/06/08/what-is-the-tidyverse/" TargetMode="External"/><Relationship Id="rId261" Type="http://schemas.openxmlformats.org/officeDocument/2006/relationships/hyperlink" Target="https://scales.r-lib.org/" TargetMode="External"/><Relationship Id="rId264" Type="http://schemas.openxmlformats.org/officeDocument/2006/relationships/hyperlink" Target="https://sessioninfo.r-lib.org/" TargetMode="External"/><Relationship Id="rId178"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3" Type="http://schemas.openxmlformats.org/officeDocument/2006/relationships/hyperlink" Target="https://stackoverflow.com/questions/28125816/r-standard-evaluation-for-join-dplyr" TargetMode="External"/><Relationship Id="rId177" Type="http://schemas.openxmlformats.org/officeDocument/2006/relationships/hyperlink" Target="https://stackoverflow.com/questions/475675/when-is-a-function-too-long" TargetMode="External"/><Relationship Id="rId277" Type="http://schemas.openxmlformats.org/officeDocument/2006/relationships/hyperlink" Target="https://stringr.tidyverse.org/" TargetMode="External"/><Relationship Id="rId274"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0" Type="http://schemas.openxmlformats.org/officeDocument/2006/relationships/hyperlink" Target="https://swcarpentry.github.io/r-novice-gapminder/" TargetMode="External"/><Relationship Id="rId305"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297" Type="http://schemas.openxmlformats.org/officeDocument/2006/relationships/hyperlink" Target="https://tibble.tidyverse.org/" TargetMode="External"/><Relationship Id="rId290" Type="http://schemas.openxmlformats.org/officeDocument/2006/relationships/hyperlink" Target="https://tidyr.tidyverse.org/" TargetMode="External"/><Relationship Id="rId36" Type="http://schemas.openxmlformats.org/officeDocument/2006/relationships/hyperlink" Target="https://usethis.r-lib.org/" TargetMode="External"/><Relationship Id="rId365" Type="http://schemas.openxmlformats.org/officeDocument/2006/relationships/hyperlink" Target="https://usethis.r-lib.org/articles/pr-functions.html" TargetMode="External"/><Relationship Id="rId229" Type="http://schemas.openxmlformats.org/officeDocument/2006/relationships/hyperlink" Target="https://vctrs.r-lib.org/" TargetMode="External"/><Relationship Id="rId222" Type="http://schemas.openxmlformats.org/officeDocument/2006/relationships/hyperlink" Target="https://waldo.r-lib.org/" TargetMode="External"/><Relationship Id="rId231" Type="http://schemas.openxmlformats.org/officeDocument/2006/relationships/hyperlink" Target="https://withr.r-lib.org/" TargetMode="External"/><Relationship Id="rId312"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52" Type="http://schemas.openxmlformats.org/officeDocument/2006/relationships/hyperlink" Target="https://www.maths.ed.ac.uk/~swood34/RCdebug/RCdebug.html" TargetMode="External"/><Relationship Id="rId337" Type="http://schemas.openxmlformats.org/officeDocument/2006/relationships/hyperlink" Target="https://www.r4epi.com/" TargetMode="External"/><Relationship Id="rId316" Type="http://schemas.openxmlformats.org/officeDocument/2006/relationships/hyperlink" Target="https://www.rdocumentation.org/packages/feather/versions/0.3.3" TargetMode="External"/><Relationship Id="rId175" Type="http://schemas.openxmlformats.org/officeDocument/2006/relationships/hyperlink" Target="https://www.reddit.com/r/learnprogramming/comments/47avb5/one_long_function_2001000_lines_of_codes_or_one/" TargetMode="External"/><Relationship Id="rId347" Type="http://schemas.openxmlformats.org/officeDocument/2006/relationships/hyperlink" Target="https://www.routledge.com/SAS-and-R-Data-Management-Statistical-Analysis-and-Graphics-Second-Edition/Kleinman-Horton/p/book/9781466584495" TargetMode="External"/><Relationship Id="rId176" Type="http://schemas.openxmlformats.org/officeDocument/2006/relationships/hyperlink" Target="https://www.sololearn.com/en/Discuss/1278705/optimal-number-of-lines-of-code-of-functions" TargetMode="External"/><Relationship Id="rId286" Type="http://schemas.openxmlformats.org/officeDocument/2006/relationships/hyperlink" Target="https://www.tidyverse.org/" TargetMode="External"/><Relationship Id="rId353" Type="http://schemas.openxmlformats.org/officeDocument/2006/relationships/hyperlink" Target="https://www.tidyverse.org/blog/2023/04/base-vs-magrittr-pipe/" TargetMode="External"/><Relationship Id="rId309" Type="http://schemas.openxmlformats.org/officeDocument/2006/relationships/hyperlink" Target="https://www.youtube.com/watch?v=nERXS3ssntw" TargetMode="External"/><Relationship Id="rId328"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2026-10-14T09:58:23Z</dcterms:created>
  <dcterms:modified xsi:type="dcterms:W3CDTF">2026-10-14T09:58:23Z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02:55:43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