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02:01:49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02:55:43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del w:id="3" w:author="PR Preview" w:date="2026-01-01T00:00:00Z">
        <w:r>
          <w:delText xml:space="preserve">In GitHub’s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Files changed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view,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you can click the three dots (</w:delText>
        </w:r>
      </w:del>
      <w:del w:id="10" w:author="PR Preview" w:date="2026-01-01T00:00:00Z">
        <w:r>
          <w:rPr>
            <w:rStyle w:val="VerbatimChar"/>
          </w:rPr>
          <w:delText xml:space="preserve">...</w:delText>
        </w:r>
      </w:del>
      <w:del w:id="11" w:author="PR Preview" w:date="2026-01-01T00:00:00Z">
        <w:r>
          <w:delText xml:space="preserve">) next to a file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choose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View file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to hide it from the diff.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That helps you focus on the meaningful changes.</w:delText>
        </w:r>
      </w:del>
    </w:p>
    <w:p>
      <w:pPr>
        <w:pStyle w:val="BodyText"/>
      </w:pPr>
      <w:ins w:id="20" w:author="PR Preview" w:date="2026-01-01T00:00:00Z">
        <w:r>
          <w:t xml:space="preserve">In GitHub’s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Files changed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view,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you can select the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Viewed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checkbox in a file’s header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to collapse that file in the diff.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That helps you focus on the meaningful changes.</w:t>
        </w:r>
      </w:ins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2026-10-14T09:59:07Z</dcterms:created>
  <dcterms:modified xsi:type="dcterms:W3CDTF">2026-10-14T09:59:07Z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02:55:43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