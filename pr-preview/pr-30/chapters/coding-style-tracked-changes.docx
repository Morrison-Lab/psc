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2026-10-14 02:01:49 (PDT)</w:delText>
        </w:r>
      </w:del>
    </w:p>
    <w:p>
      <w:pPr>
        <w:pStyle w:val="Date"/>
      </w:pPr>
      <w:ins w:id="2" w:author="PR Preview" w:date="2026-01-01T00:00:00Z">
        <w:r>
          <w:t xml:space="preserve">Last modified: 2026-10-14 02:06:18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del w:id="3" w:author="PR Preview" w:date="2026-01-01T00:00:00Z">
        <w:r>
          <w:rPr>
            <w:rStyle w:val="CommentTok"/>
          </w:rPr>
          <w:delText xml:space="preserve"># Data structures</w:delText>
        </w:r>
      </w:del>
      <w:del w:id="4" w:author="PR Preview" w:date="2026-01-01T00:00:00Z">
        <w:r>
          <w:br/>
        </w:r>
      </w:del>
      <w:del w:id="5" w:author="PR Preview" w:date="2026-01-01T00:00:00Z">
        <w:r>
          <w:rPr>
            <w:rStyle w:val="NormalTok"/>
          </w:rPr>
          <w:delText xml:space="preserve">tibble</w:delText>
        </w:r>
      </w:del>
      <w:del w:id="6" w:author="PR Preview" w:date="2026-01-01T00:00:00Z">
        <w:r>
          <w:rPr>
            <w:rStyle w:val="SpecialCharTok"/>
          </w:rPr>
          <w:delText xml:space="preserve">::</w:delText>
        </w:r>
      </w:del>
      <w:del w:id="7" w:author="PR Preview" w:date="2026-01-01T00:00:00Z">
        <w:r>
          <w:rPr>
            <w:rStyle w:val="FunctionTok"/>
          </w:rPr>
          <w:delText xml:space="preserve">tibble</w:delText>
        </w:r>
      </w:del>
      <w:del w:id="8" w:author="PR Preview" w:date="2026-01-01T00:00:00Z">
        <w:r>
          <w:rPr>
            <w:rStyle w:val="NormalTok"/>
          </w:rPr>
          <w:delText xml:space="preserve">()           </w:delText>
        </w:r>
      </w:del>
      <w:del w:id="9" w:author="PR Preview" w:date="2026-01-01T00:00:00Z">
        <w:r>
          <w:rPr>
            <w:rStyle w:val="CommentTok"/>
          </w:rPr>
          <w:delText xml:space="preserve"># instead of data.frame()</w:delText>
        </w:r>
      </w:del>
      <w:del w:id="10" w:author="PR Preview" w:date="2026-01-01T00:00:00Z">
        <w:r>
          <w:br/>
        </w:r>
      </w:del>
      <w:del w:id="11" w:author="PR Preview" w:date="2026-01-01T00:00:00Z">
        <w:r>
          <w:rPr>
            <w:rStyle w:val="NormalTok"/>
          </w:rPr>
          <w:delText xml:space="preserve">tibble</w:delText>
        </w:r>
      </w:del>
      <w:del w:id="12" w:author="PR Preview" w:date="2026-01-01T00:00:00Z">
        <w:r>
          <w:rPr>
            <w:rStyle w:val="SpecialCharTok"/>
          </w:rPr>
          <w:delText xml:space="preserve">::</w:delText>
        </w:r>
      </w:del>
      <w:del w:id="13" w:author="PR Preview" w:date="2026-01-01T00:00:00Z">
        <w:r>
          <w:rPr>
            <w:rStyle w:val="FunctionTok"/>
          </w:rPr>
          <w:delText xml:space="preserve">tribble</w:delText>
        </w:r>
      </w:del>
      <w:del w:id="14" w:author="PR Preview" w:date="2026-01-01T00:00:00Z">
        <w:r>
          <w:rPr>
            <w:rStyle w:val="NormalTok"/>
          </w:rPr>
          <w:delText xml:space="preserve">()          </w:delText>
        </w:r>
      </w:del>
      <w:del w:id="15" w:author="PR Preview" w:date="2026-01-01T00:00:00Z">
        <w:r>
          <w:rPr>
            <w:rStyle w:val="CommentTok"/>
          </w:rPr>
          <w:delText xml:space="preserve"># instead of manual data.frame creation</w:delText>
        </w:r>
      </w:del>
      <w:del w:id="16" w:author="PR Preview" w:date="2026-01-01T00:00:00Z">
        <w:r>
          <w:br/>
        </w:r>
      </w:del>
      <w:del w:id="17" w:author="PR Preview" w:date="2026-01-01T00:00:00Z">
        <w:r>
          <w:br/>
        </w:r>
      </w:del>
      <w:del w:id="18" w:author="PR Preview" w:date="2026-01-01T00:00:00Z">
        <w:r>
          <w:rPr>
            <w:rStyle w:val="CommentTok"/>
          </w:rPr>
          <w:delText xml:space="preserve"># I/O</w:delText>
        </w:r>
      </w:del>
      <w:del w:id="19" w:author="PR Preview" w:date="2026-01-01T00:00:00Z">
        <w:r>
          <w:br/>
        </w:r>
      </w:del>
      <w:del w:id="20" w:author="PR Preview" w:date="2026-01-01T00:00:00Z">
        <w:r>
          <w:rPr>
            <w:rStyle w:val="NormalTok"/>
          </w:rPr>
          <w:delText xml:space="preserve">readr</w:delText>
        </w:r>
      </w:del>
      <w:del w:id="21" w:author="PR Preview" w:date="2026-01-01T00:00:00Z">
        <w:r>
          <w:rPr>
            <w:rStyle w:val="SpecialCharTok"/>
          </w:rPr>
          <w:delText xml:space="preserve">::</w:delText>
        </w:r>
      </w:del>
      <w:del w:id="22" w:author="PR Preview" w:date="2026-01-01T00:00:00Z">
        <w:r>
          <w:rPr>
            <w:rStyle w:val="FunctionTok"/>
          </w:rPr>
          <w:delText xml:space="preserve">read_csv</w:delText>
        </w:r>
      </w:del>
      <w:del w:id="23" w:author="PR Preview" w:date="2026-01-01T00:00:00Z">
        <w:r>
          <w:rPr>
            <w:rStyle w:val="NormalTok"/>
          </w:rPr>
          <w:delText xml:space="preserve">()          </w:delText>
        </w:r>
      </w:del>
      <w:del w:id="24" w:author="PR Preview" w:date="2026-01-01T00:00:00Z">
        <w:r>
          <w:rPr>
            <w:rStyle w:val="CommentTok"/>
          </w:rPr>
          <w:delText xml:space="preserve"># instead of read.csv()</w:delText>
        </w:r>
      </w:del>
      <w:del w:id="25" w:author="PR Preview" w:date="2026-01-01T00:00:00Z">
        <w:r>
          <w:br/>
        </w:r>
      </w:del>
      <w:del w:id="26" w:author="PR Preview" w:date="2026-01-01T00:00:00Z">
        <w:r>
          <w:rPr>
            <w:rStyle w:val="NormalTok"/>
          </w:rPr>
          <w:delText xml:space="preserve">readr</w:delText>
        </w:r>
      </w:del>
      <w:del w:id="27" w:author="PR Preview" w:date="2026-01-01T00:00:00Z">
        <w:r>
          <w:rPr>
            <w:rStyle w:val="SpecialCharTok"/>
          </w:rPr>
          <w:delText xml:space="preserve">::</w:delText>
        </w:r>
      </w:del>
      <w:del w:id="28" w:author="PR Preview" w:date="2026-01-01T00:00:00Z">
        <w:r>
          <w:rPr>
            <w:rStyle w:val="FunctionTok"/>
          </w:rPr>
          <w:delText xml:space="preserve">write_csv</w:delText>
        </w:r>
      </w:del>
      <w:del w:id="29" w:author="PR Preview" w:date="2026-01-01T00:00:00Z">
        <w:r>
          <w:rPr>
            <w:rStyle w:val="NormalTok"/>
          </w:rPr>
          <w:delText xml:space="preserve">()         </w:delText>
        </w:r>
      </w:del>
      <w:del w:id="30" w:author="PR Preview" w:date="2026-01-01T00:00:00Z">
        <w:r>
          <w:rPr>
            <w:rStyle w:val="CommentTok"/>
          </w:rPr>
          <w:delText xml:space="preserve"># instead of write.csv()</w:delText>
        </w:r>
      </w:del>
      <w:del w:id="31" w:author="PR Preview" w:date="2026-01-01T00:00:00Z">
        <w:r>
          <w:br/>
        </w:r>
      </w:del>
      <w:del w:id="32" w:author="PR Preview" w:date="2026-01-01T00:00:00Z">
        <w:r>
          <w:rPr>
            <w:rStyle w:val="NormalTok"/>
          </w:rPr>
          <w:delText xml:space="preserve">readr</w:delText>
        </w:r>
      </w:del>
      <w:del w:id="33" w:author="PR Preview" w:date="2026-01-01T00:00:00Z">
        <w:r>
          <w:rPr>
            <w:rStyle w:val="SpecialCharTok"/>
          </w:rPr>
          <w:delText xml:space="preserve">::</w:delText>
        </w:r>
      </w:del>
      <w:del w:id="34" w:author="PR Preview" w:date="2026-01-01T00:00:00Z">
        <w:r>
          <w:rPr>
            <w:rStyle w:val="FunctionTok"/>
          </w:rPr>
          <w:delText xml:space="preserve">read_rds</w:delText>
        </w:r>
      </w:del>
      <w:del w:id="35" w:author="PR Preview" w:date="2026-01-01T00:00:00Z">
        <w:r>
          <w:rPr>
            <w:rStyle w:val="NormalTok"/>
          </w:rPr>
          <w:delText xml:space="preserve">()          </w:delText>
        </w:r>
      </w:del>
      <w:del w:id="36" w:author="PR Preview" w:date="2026-01-01T00:00:00Z">
        <w:r>
          <w:rPr>
            <w:rStyle w:val="CommentTok"/>
          </w:rPr>
          <w:delText xml:space="preserve"># instead of readRDS()</w:delText>
        </w:r>
      </w:del>
      <w:del w:id="37" w:author="PR Preview" w:date="2026-01-01T00:00:00Z">
        <w:r>
          <w:br/>
        </w:r>
      </w:del>
      <w:del w:id="38" w:author="PR Preview" w:date="2026-01-01T00:00:00Z">
        <w:r>
          <w:rPr>
            <w:rStyle w:val="NormalTok"/>
          </w:rPr>
          <w:delText xml:space="preserve">readr</w:delText>
        </w:r>
      </w:del>
      <w:del w:id="39" w:author="PR Preview" w:date="2026-01-01T00:00:00Z">
        <w:r>
          <w:rPr>
            <w:rStyle w:val="SpecialCharTok"/>
          </w:rPr>
          <w:delText xml:space="preserve">::</w:delText>
        </w:r>
      </w:del>
      <w:del w:id="40" w:author="PR Preview" w:date="2026-01-01T00:00:00Z">
        <w:r>
          <w:rPr>
            <w:rStyle w:val="FunctionTok"/>
          </w:rPr>
          <w:delText xml:space="preserve">write_rds</w:delText>
        </w:r>
      </w:del>
      <w:del w:id="41" w:author="PR Preview" w:date="2026-01-01T00:00:00Z">
        <w:r>
          <w:rPr>
            <w:rStyle w:val="NormalTok"/>
          </w:rPr>
          <w:delText xml:space="preserve">()         </w:delText>
        </w:r>
      </w:del>
      <w:del w:id="42" w:author="PR Preview" w:date="2026-01-01T00:00:00Z">
        <w:r>
          <w:rPr>
            <w:rStyle w:val="CommentTok"/>
          </w:rPr>
          <w:delText xml:space="preserve"># instead of saveRDS()</w:delText>
        </w:r>
      </w:del>
      <w:del w:id="43" w:author="PR Preview" w:date="2026-01-01T00:00:00Z">
        <w:r>
          <w:br/>
        </w:r>
      </w:del>
      <w:del w:id="44" w:author="PR Preview" w:date="2026-01-01T00:00:00Z">
        <w:r>
          <w:br/>
        </w:r>
      </w:del>
      <w:del w:id="45" w:author="PR Preview" w:date="2026-01-01T00:00:00Z">
        <w:r>
          <w:rPr>
            <w:rStyle w:val="CommentTok"/>
          </w:rPr>
          <w:delText xml:space="preserve"># Data manipulation</w:delText>
        </w:r>
      </w:del>
      <w:del w:id="46" w:author="PR Preview" w:date="2026-01-01T00:00:00Z">
        <w:r>
          <w:br/>
        </w:r>
      </w:del>
      <w:del w:id="47" w:author="PR Preview" w:date="2026-01-01T00:00:00Z">
        <w:r>
          <w:rPr>
            <w:rStyle w:val="NormalTok"/>
          </w:rPr>
          <w:delText xml:space="preserve">dplyr</w:delText>
        </w:r>
      </w:del>
      <w:del w:id="48" w:author="PR Preview" w:date="2026-01-01T00:00:00Z">
        <w:r>
          <w:rPr>
            <w:rStyle w:val="SpecialCharTok"/>
          </w:rPr>
          <w:delText xml:space="preserve">::</w:delText>
        </w:r>
      </w:del>
      <w:del w:id="49" w:author="PR Preview" w:date="2026-01-01T00:00:00Z">
        <w:r>
          <w:rPr>
            <w:rStyle w:val="FunctionTok"/>
          </w:rPr>
          <w:delText xml:space="preserve">bind_rows</w:delText>
        </w:r>
      </w:del>
      <w:del w:id="50" w:author="PR Preview" w:date="2026-01-01T00:00:00Z">
        <w:r>
          <w:rPr>
            <w:rStyle w:val="NormalTok"/>
          </w:rPr>
          <w:delText xml:space="preserve">()         </w:delText>
        </w:r>
      </w:del>
      <w:del w:id="51" w:author="PR Preview" w:date="2026-01-01T00:00:00Z">
        <w:r>
          <w:rPr>
            <w:rStyle w:val="CommentTok"/>
          </w:rPr>
          <w:delText xml:space="preserve"># instead of rbind()</w:delText>
        </w:r>
      </w:del>
      <w:del w:id="52" w:author="PR Preview" w:date="2026-01-01T00:00:00Z">
        <w:r>
          <w:br/>
        </w:r>
      </w:del>
      <w:del w:id="53" w:author="PR Preview" w:date="2026-01-01T00:00:00Z">
        <w:r>
          <w:rPr>
            <w:rStyle w:val="NormalTok"/>
          </w:rPr>
          <w:delText xml:space="preserve">dplyr</w:delText>
        </w:r>
      </w:del>
      <w:del w:id="54" w:author="PR Preview" w:date="2026-01-01T00:00:00Z">
        <w:r>
          <w:rPr>
            <w:rStyle w:val="SpecialCharTok"/>
          </w:rPr>
          <w:delText xml:space="preserve">::</w:delText>
        </w:r>
      </w:del>
      <w:del w:id="55" w:author="PR Preview" w:date="2026-01-01T00:00:00Z">
        <w:r>
          <w:rPr>
            <w:rStyle w:val="FunctionTok"/>
          </w:rPr>
          <w:delText xml:space="preserve">bind_cols</w:delText>
        </w:r>
      </w:del>
      <w:del w:id="56" w:author="PR Preview" w:date="2026-01-01T00:00:00Z">
        <w:r>
          <w:rPr>
            <w:rStyle w:val="NormalTok"/>
          </w:rPr>
          <w:delText xml:space="preserve">()         </w:delText>
        </w:r>
      </w:del>
      <w:del w:id="57" w:author="PR Preview" w:date="2026-01-01T00:00:00Z">
        <w:r>
          <w:rPr>
            <w:rStyle w:val="CommentTok"/>
          </w:rPr>
          <w:delText xml:space="preserve"># instead of cbind()</w:delText>
        </w:r>
      </w:del>
      <w:del w:id="58" w:author="PR Preview" w:date="2026-01-01T00:00:00Z">
        <w:r>
          <w:br/>
        </w:r>
      </w:del>
      <w:del w:id="59" w:author="PR Preview" w:date="2026-01-01T00:00:00Z">
        <w:r>
          <w:br/>
        </w:r>
      </w:del>
      <w:del w:id="60" w:author="PR Preview" w:date="2026-01-01T00:00:00Z">
        <w:r>
          <w:rPr>
            <w:rStyle w:val="CommentTok"/>
          </w:rPr>
          <w:delText xml:space="preserve"># String operations</w:delText>
        </w:r>
      </w:del>
      <w:del w:id="61" w:author="PR Preview" w:date="2026-01-01T00:00:00Z">
        <w:r>
          <w:br/>
        </w:r>
      </w:del>
      <w:del w:id="62" w:author="PR Preview" w:date="2026-01-01T00:00:00Z">
        <w:r>
          <w:rPr>
            <w:rStyle w:val="NormalTok"/>
          </w:rPr>
          <w:delText xml:space="preserve">stringr</w:delText>
        </w:r>
      </w:del>
      <w:del w:id="63" w:author="PR Preview" w:date="2026-01-01T00:00:00Z">
        <w:r>
          <w:rPr>
            <w:rStyle w:val="SpecialCharTok"/>
          </w:rPr>
          <w:delText xml:space="preserve">::</w:delText>
        </w:r>
      </w:del>
      <w:del w:id="64" w:author="PR Preview" w:date="2026-01-01T00:00:00Z">
        <w:r>
          <w:rPr>
            <w:rStyle w:val="FunctionTok"/>
          </w:rPr>
          <w:delText xml:space="preserve">str_which</w:delText>
        </w:r>
      </w:del>
      <w:del w:id="65" w:author="PR Preview" w:date="2026-01-01T00:00:00Z">
        <w:r>
          <w:rPr>
            <w:rStyle w:val="NormalTok"/>
          </w:rPr>
          <w:delText xml:space="preserve">()       </w:delText>
        </w:r>
      </w:del>
      <w:del w:id="66" w:author="PR Preview" w:date="2026-01-01T00:00:00Z">
        <w:r>
          <w:rPr>
            <w:rStyle w:val="CommentTok"/>
          </w:rPr>
          <w:delText xml:space="preserve"># instead of grep()</w:delText>
        </w:r>
      </w:del>
      <w:del w:id="67" w:author="PR Preview" w:date="2026-01-01T00:00:00Z">
        <w:r>
          <w:br/>
        </w:r>
      </w:del>
      <w:del w:id="68" w:author="PR Preview" w:date="2026-01-01T00:00:00Z">
        <w:r>
          <w:rPr>
            <w:rStyle w:val="NormalTok"/>
          </w:rPr>
          <w:delText xml:space="preserve">stringr</w:delText>
        </w:r>
      </w:del>
      <w:del w:id="69" w:author="PR Preview" w:date="2026-01-01T00:00:00Z">
        <w:r>
          <w:rPr>
            <w:rStyle w:val="SpecialCharTok"/>
          </w:rPr>
          <w:delText xml:space="preserve">::</w:delText>
        </w:r>
      </w:del>
      <w:del w:id="70" w:author="PR Preview" w:date="2026-01-01T00:00:00Z">
        <w:r>
          <w:rPr>
            <w:rStyle w:val="FunctionTok"/>
          </w:rPr>
          <w:delText xml:space="preserve">str_replace</w:delText>
        </w:r>
      </w:del>
      <w:del w:id="71" w:author="PR Preview" w:date="2026-01-01T00:00:00Z">
        <w:r>
          <w:rPr>
            <w:rStyle w:val="NormalTok"/>
          </w:rPr>
          <w:delText xml:space="preserve">()     </w:delText>
        </w:r>
      </w:del>
      <w:del w:id="72" w:author="PR Preview" w:date="2026-01-01T00:00:00Z">
        <w:r>
          <w:rPr>
            <w:rStyle w:val="CommentTok"/>
          </w:rPr>
          <w:delText xml:space="preserve"># instead of gsub()</w:delText>
        </w:r>
      </w:del>
      <w:del w:id="73" w:author="PR Preview" w:date="2026-01-01T00:00:00Z">
        <w:r>
          <w:br/>
        </w:r>
      </w:del>
      <w:del w:id="74" w:author="PR Preview" w:date="2026-01-01T00:00:00Z">
        <w:r>
          <w:br/>
        </w:r>
      </w:del>
      <w:del w:id="75" w:author="PR Preview" w:date="2026-01-01T00:00:00Z">
        <w:r>
          <w:rPr>
            <w:rStyle w:val="CommentTok"/>
          </w:rPr>
          <w:delText xml:space="preserve"># Date/time operations</w:delText>
        </w:r>
      </w:del>
      <w:del w:id="76" w:author="PR Preview" w:date="2026-01-01T00:00:00Z">
        <w:r>
          <w:br/>
        </w:r>
      </w:del>
      <w:del w:id="77" w:author="PR Preview" w:date="2026-01-01T00:00:00Z">
        <w:r>
          <w:rPr>
            <w:rStyle w:val="NormalTok"/>
          </w:rPr>
          <w:delText xml:space="preserve">lubridate</w:delText>
        </w:r>
      </w:del>
      <w:del w:id="78" w:author="PR Preview" w:date="2026-01-01T00:00:00Z">
        <w:r>
          <w:rPr>
            <w:rStyle w:val="SpecialCharTok"/>
          </w:rPr>
          <w:delText xml:space="preserve">::</w:delText>
        </w:r>
      </w:del>
      <w:del w:id="79" w:author="PR Preview" w:date="2026-01-01T00:00:00Z">
        <w:r>
          <w:rPr>
            <w:rStyle w:val="NormalTok"/>
          </w:rPr>
          <w:delText xml:space="preserve">NA_Date_        </w:delText>
        </w:r>
      </w:del>
      <w:del w:id="80" w:author="PR Preview" w:date="2026-01-01T00:00:00Z">
        <w:r>
          <w:rPr>
            <w:rStyle w:val="CommentTok"/>
          </w:rPr>
          <w:delText xml:space="preserve"># instead of as.Date(NA)</w:delText>
        </w:r>
      </w:del>
      <w:del w:id="81" w:author="PR Preview" w:date="2026-01-01T00:00:00Z">
        <w:r>
          <w:br/>
        </w:r>
      </w:del>
      <w:del w:id="82" w:author="PR Preview" w:date="2026-01-01T00:00:00Z">
        <w:r>
          <w:br/>
        </w:r>
      </w:del>
      <w:del w:id="83" w:author="PR Preview" w:date="2026-01-01T00:00:00Z">
        <w:r>
          <w:rPr>
            <w:rStyle w:val="CommentTok"/>
          </w:rPr>
          <w:delText xml:space="preserve"># Variable labels</w:delText>
        </w:r>
      </w:del>
      <w:del w:id="84" w:author="PR Preview" w:date="2026-01-01T00:00:00Z">
        <w:r>
          <w:br/>
        </w:r>
      </w:del>
      <w:del w:id="85" w:author="PR Preview" w:date="2026-01-01T00:00:00Z">
        <w:r>
          <w:rPr>
            <w:rStyle w:val="NormalTok"/>
          </w:rPr>
          <w:delText xml:space="preserve">labelled</w:delText>
        </w:r>
      </w:del>
      <w:del w:id="86" w:author="PR Preview" w:date="2026-01-01T00:00:00Z">
        <w:r>
          <w:rPr>
            <w:rStyle w:val="SpecialCharTok"/>
          </w:rPr>
          <w:delText xml:space="preserve">::</w:delText>
        </w:r>
      </w:del>
      <w:del w:id="87" w:author="PR Preview" w:date="2026-01-01T00:00:00Z">
        <w:r>
          <w:rPr>
            <w:rStyle w:val="FunctionTok"/>
          </w:rPr>
          <w:delText xml:space="preserve">set_variable_labels</w:delText>
        </w:r>
      </w:del>
      <w:del w:id="88" w:author="PR Preview" w:date="2026-01-01T00:00:00Z">
        <w:r>
          <w:rPr>
            <w:rStyle w:val="NormalTok"/>
          </w:rPr>
          <w:delText xml:space="preserve">() </w:delText>
        </w:r>
      </w:del>
      <w:del w:id="89" w:author="PR Preview" w:date="2026-01-01T00:00:00Z">
        <w:r>
          <w:rPr>
            <w:rStyle w:val="CommentTok"/>
          </w:rPr>
          <w:delText xml:space="preserve"># instead of attr(x, "label") &lt;- ...</w:delText>
        </w:r>
      </w:del>
      <w:del w:id="90" w:author="PR Preview" w:date="2026-01-01T00:00:00Z">
        <w:r>
          <w:br/>
        </w:r>
      </w:del>
      <w:del w:id="91" w:author="PR Preview" w:date="2026-01-01T00:00:00Z">
        <w:r>
          <w:br/>
        </w:r>
      </w:del>
      <w:del w:id="92" w:author="PR Preview" w:date="2026-01-01T00:00:00Z">
        <w:r>
          <w:rPr>
            <w:rStyle w:val="CommentTok"/>
          </w:rPr>
          <w:delText xml:space="preserve"># Session info</w:delText>
        </w:r>
      </w:del>
      <w:del w:id="93" w:author="PR Preview" w:date="2026-01-01T00:00:00Z">
        <w:r>
          <w:br/>
        </w:r>
      </w:del>
      <w:del w:id="94" w:author="PR Preview" w:date="2026-01-01T00:00:00Z">
        <w:r>
          <w:rPr>
            <w:rStyle w:val="NormalTok"/>
          </w:rPr>
          <w:delText xml:space="preserve">sessioninfo</w:delText>
        </w:r>
      </w:del>
      <w:del w:id="95" w:author="PR Preview" w:date="2026-01-01T00:00:00Z">
        <w:r>
          <w:rPr>
            <w:rStyle w:val="SpecialCharTok"/>
          </w:rPr>
          <w:delText xml:space="preserve">::</w:delText>
        </w:r>
      </w:del>
      <w:del w:id="96" w:author="PR Preview" w:date="2026-01-01T00:00:00Z">
        <w:r>
          <w:rPr>
            <w:rStyle w:val="FunctionTok"/>
          </w:rPr>
          <w:delText xml:space="preserve">session_info</w:delText>
        </w:r>
      </w:del>
      <w:del w:id="97" w:author="PR Preview" w:date="2026-01-01T00:00:00Z">
        <w:r>
          <w:rPr>
            <w:rStyle w:val="NormalTok"/>
          </w:rPr>
          <w:delText xml:space="preserve">() </w:delText>
        </w:r>
      </w:del>
      <w:del w:id="98" w:author="PR Preview" w:date="2026-01-01T00:00:00Z">
        <w:r>
          <w:rPr>
            <w:rStyle w:val="CommentTok"/>
          </w:rPr>
          <w:delText xml:space="preserve"># instead of sessionInfo()</w:delText>
        </w:r>
      </w:del>
    </w:p>
    <w:p>
      <w:pPr>
        <w:pStyle w:val="SourceCode"/>
      </w:pPr>
      <w:ins w:id="99" w:author="PR Preview" w:date="2026-01-01T00:00:00Z">
        <w:r>
          <w:rPr>
            <w:rStyle w:val="CommentTok"/>
          </w:rPr>
          <w:t xml:space="preserve"># Data structures</w:t>
        </w:r>
      </w:ins>
      <w:ins w:id="100" w:author="PR Preview" w:date="2026-01-01T00:00:00Z">
        <w:r>
          <w:br/>
        </w:r>
      </w:ins>
      <w:ins w:id="101" w:author="PR Preview" w:date="2026-01-01T00:00:00Z">
        <w:r>
          <w:rPr>
            <w:rStyle w:val="NormalTok"/>
          </w:rPr>
          <w:t xml:space="preserve">tibble</w:t>
        </w:r>
      </w:ins>
      <w:ins w:id="102" w:author="PR Preview" w:date="2026-01-01T00:00:00Z">
        <w:r>
          <w:rPr>
            <w:rStyle w:val="SpecialCharTok"/>
          </w:rPr>
          <w:t xml:space="preserve">::</w:t>
        </w:r>
      </w:ins>
      <w:ins w:id="103" w:author="PR Preview" w:date="2026-01-01T00:00:00Z">
        <w:r>
          <w:rPr>
            <w:rStyle w:val="FunctionTok"/>
          </w:rPr>
          <w:t xml:space="preserve">tibble</w:t>
        </w:r>
      </w:ins>
      <w:ins w:id="104" w:author="PR Preview" w:date="2026-01-01T00:00:00Z">
        <w:r>
          <w:rPr>
            <w:rStyle w:val="NormalTok"/>
          </w:rPr>
          <w:t xml:space="preserve">()           </w:t>
        </w:r>
      </w:ins>
      <w:ins w:id="105" w:author="PR Preview" w:date="2026-01-01T00:00:00Z">
        <w:r>
          <w:rPr>
            <w:rStyle w:val="CommentTok"/>
          </w:rPr>
          <w:t xml:space="preserve"># instead of data.frame()</w:t>
        </w:r>
      </w:ins>
      <w:ins w:id="106" w:author="PR Preview" w:date="2026-01-01T00:00:00Z">
        <w:r>
          <w:br/>
        </w:r>
      </w:ins>
      <w:ins w:id="107" w:author="PR Preview" w:date="2026-01-01T00:00:00Z">
        <w:r>
          <w:rPr>
            <w:rStyle w:val="NormalTok"/>
          </w:rPr>
          <w:t xml:space="preserve">tibble</w:t>
        </w:r>
      </w:ins>
      <w:ins w:id="108" w:author="PR Preview" w:date="2026-01-01T00:00:00Z">
        <w:r>
          <w:rPr>
            <w:rStyle w:val="SpecialCharTok"/>
          </w:rPr>
          <w:t xml:space="preserve">::</w:t>
        </w:r>
      </w:ins>
      <w:ins w:id="109" w:author="PR Preview" w:date="2026-01-01T00:00:00Z">
        <w:r>
          <w:rPr>
            <w:rStyle w:val="FunctionTok"/>
          </w:rPr>
          <w:t xml:space="preserve">tribble</w:t>
        </w:r>
      </w:ins>
      <w:ins w:id="110" w:author="PR Preview" w:date="2026-01-01T00:00:00Z">
        <w:r>
          <w:rPr>
            <w:rStyle w:val="NormalTok"/>
          </w:rPr>
          <w:t xml:space="preserve">()          </w:t>
        </w:r>
      </w:ins>
      <w:ins w:id="111" w:author="PR Preview" w:date="2026-01-01T00:00:00Z">
        <w:r>
          <w:rPr>
            <w:rStyle w:val="CommentTok"/>
          </w:rPr>
          <w:t xml:space="preserve"># instead of manual data.frame creation</w:t>
        </w:r>
      </w:ins>
      <w:ins w:id="112" w:author="PR Preview" w:date="2026-01-01T00:00:00Z">
        <w:r>
          <w:br/>
        </w:r>
      </w:ins>
      <w:ins w:id="113" w:author="PR Preview" w:date="2026-01-01T00:00:00Z">
        <w:r>
          <w:br/>
        </w:r>
      </w:ins>
      <w:ins w:id="114" w:author="PR Preview" w:date="2026-01-01T00:00:00Z">
        <w:r>
          <w:rPr>
            <w:rStyle w:val="CommentTok"/>
          </w:rPr>
          <w:t xml:space="preserve"># I/O</w:t>
        </w:r>
      </w:ins>
      <w:ins w:id="115" w:author="PR Preview" w:date="2026-01-01T00:00:00Z">
        <w:r>
          <w:br/>
        </w:r>
      </w:ins>
      <w:ins w:id="116" w:author="PR Preview" w:date="2026-01-01T00:00:00Z">
        <w:r>
          <w:rPr>
            <w:rStyle w:val="NormalTok"/>
          </w:rPr>
          <w:t xml:space="preserve">readr</w:t>
        </w:r>
      </w:ins>
      <w:ins w:id="117" w:author="PR Preview" w:date="2026-01-01T00:00:00Z">
        <w:r>
          <w:rPr>
            <w:rStyle w:val="SpecialCharTok"/>
          </w:rPr>
          <w:t xml:space="preserve">::</w:t>
        </w:r>
      </w:ins>
      <w:ins w:id="118" w:author="PR Preview" w:date="2026-01-01T00:00:00Z">
        <w:r>
          <w:rPr>
            <w:rStyle w:val="FunctionTok"/>
          </w:rPr>
          <w:t xml:space="preserve">read_csv</w:t>
        </w:r>
      </w:ins>
      <w:ins w:id="119" w:author="PR Preview" w:date="2026-01-01T00:00:00Z">
        <w:r>
          <w:rPr>
            <w:rStyle w:val="NormalTok"/>
          </w:rPr>
          <w:t xml:space="preserve">()          </w:t>
        </w:r>
      </w:ins>
      <w:ins w:id="120" w:author="PR Preview" w:date="2026-01-01T00:00:00Z">
        <w:r>
          <w:rPr>
            <w:rStyle w:val="CommentTok"/>
          </w:rPr>
          <w:t xml:space="preserve"># instead of read.csv()</w:t>
        </w:r>
      </w:ins>
      <w:ins w:id="121" w:author="PR Preview" w:date="2026-01-01T00:00:00Z">
        <w:r>
          <w:br/>
        </w:r>
      </w:ins>
      <w:ins w:id="122" w:author="PR Preview" w:date="2026-01-01T00:00:00Z">
        <w:r>
          <w:rPr>
            <w:rStyle w:val="NormalTok"/>
          </w:rPr>
          <w:t xml:space="preserve">readr</w:t>
        </w:r>
      </w:ins>
      <w:ins w:id="123" w:author="PR Preview" w:date="2026-01-01T00:00:00Z">
        <w:r>
          <w:rPr>
            <w:rStyle w:val="SpecialCharTok"/>
          </w:rPr>
          <w:t xml:space="preserve">::</w:t>
        </w:r>
      </w:ins>
      <w:ins w:id="124" w:author="PR Preview" w:date="2026-01-01T00:00:00Z">
        <w:r>
          <w:rPr>
            <w:rStyle w:val="FunctionTok"/>
          </w:rPr>
          <w:t xml:space="preserve">write_csv</w:t>
        </w:r>
      </w:ins>
      <w:ins w:id="125" w:author="PR Preview" w:date="2026-01-01T00:00:00Z">
        <w:r>
          <w:rPr>
            <w:rStyle w:val="NormalTok"/>
          </w:rPr>
          <w:t xml:space="preserve">()         </w:t>
        </w:r>
      </w:ins>
      <w:ins w:id="126" w:author="PR Preview" w:date="2026-01-01T00:00:00Z">
        <w:r>
          <w:rPr>
            <w:rStyle w:val="CommentTok"/>
          </w:rPr>
          <w:t xml:space="preserve"># instead of write.csv()</w:t>
        </w:r>
      </w:ins>
      <w:ins w:id="127" w:author="PR Preview" w:date="2026-01-01T00:00:00Z">
        <w:r>
          <w:br/>
        </w:r>
      </w:ins>
      <w:ins w:id="128" w:author="PR Preview" w:date="2026-01-01T00:00:00Z">
        <w:r>
          <w:rPr>
            <w:rStyle w:val="NormalTok"/>
          </w:rPr>
          <w:t xml:space="preserve">readr</w:t>
        </w:r>
      </w:ins>
      <w:ins w:id="129" w:author="PR Preview" w:date="2026-01-01T00:00:00Z">
        <w:r>
          <w:rPr>
            <w:rStyle w:val="SpecialCharTok"/>
          </w:rPr>
          <w:t xml:space="preserve">::</w:t>
        </w:r>
      </w:ins>
      <w:ins w:id="130" w:author="PR Preview" w:date="2026-01-01T00:00:00Z">
        <w:r>
          <w:rPr>
            <w:rStyle w:val="FunctionTok"/>
          </w:rPr>
          <w:t xml:space="preserve">read_rds</w:t>
        </w:r>
      </w:ins>
      <w:ins w:id="131" w:author="PR Preview" w:date="2026-01-01T00:00:00Z">
        <w:r>
          <w:rPr>
            <w:rStyle w:val="NormalTok"/>
          </w:rPr>
          <w:t xml:space="preserve">()          </w:t>
        </w:r>
      </w:ins>
      <w:ins w:id="132" w:author="PR Preview" w:date="2026-01-01T00:00:00Z">
        <w:r>
          <w:rPr>
            <w:rStyle w:val="CommentTok"/>
          </w:rPr>
          <w:t xml:space="preserve"># instead of readRDS()</w:t>
        </w:r>
      </w:ins>
      <w:ins w:id="133" w:author="PR Preview" w:date="2026-01-01T00:00:00Z">
        <w:r>
          <w:br/>
        </w:r>
      </w:ins>
      <w:ins w:id="134" w:author="PR Preview" w:date="2026-01-01T00:00:00Z">
        <w:r>
          <w:rPr>
            <w:rStyle w:val="NormalTok"/>
          </w:rPr>
          <w:t xml:space="preserve">readr</w:t>
        </w:r>
      </w:ins>
      <w:ins w:id="135" w:author="PR Preview" w:date="2026-01-01T00:00:00Z">
        <w:r>
          <w:rPr>
            <w:rStyle w:val="SpecialCharTok"/>
          </w:rPr>
          <w:t xml:space="preserve">::</w:t>
        </w:r>
      </w:ins>
      <w:ins w:id="136" w:author="PR Preview" w:date="2026-01-01T00:00:00Z">
        <w:r>
          <w:rPr>
            <w:rStyle w:val="FunctionTok"/>
          </w:rPr>
          <w:t xml:space="preserve">write_rds</w:t>
        </w:r>
      </w:ins>
      <w:ins w:id="137" w:author="PR Preview" w:date="2026-01-01T00:00:00Z">
        <w:r>
          <w:rPr>
            <w:rStyle w:val="NormalTok"/>
          </w:rPr>
          <w:t xml:space="preserve">()         </w:t>
        </w:r>
      </w:ins>
      <w:ins w:id="138" w:author="PR Preview" w:date="2026-01-01T00:00:00Z">
        <w:r>
          <w:rPr>
            <w:rStyle w:val="CommentTok"/>
          </w:rPr>
          <w:t xml:space="preserve"># instead of saveRDS()</w:t>
        </w:r>
      </w:ins>
      <w:ins w:id="139" w:author="PR Preview" w:date="2026-01-01T00:00:00Z">
        <w:r>
          <w:br/>
        </w:r>
      </w:ins>
      <w:ins w:id="140" w:author="PR Preview" w:date="2026-01-01T00:00:00Z">
        <w:r>
          <w:br/>
        </w:r>
      </w:ins>
      <w:ins w:id="141" w:author="PR Preview" w:date="2026-01-01T00:00:00Z">
        <w:r>
          <w:rPr>
            <w:rStyle w:val="CommentTok"/>
          </w:rPr>
          <w:t xml:space="preserve"># Data manipulation</w:t>
        </w:r>
      </w:ins>
      <w:ins w:id="142" w:author="PR Preview" w:date="2026-01-01T00:00:00Z">
        <w:r>
          <w:br/>
        </w:r>
      </w:ins>
      <w:ins w:id="143" w:author="PR Preview" w:date="2026-01-01T00:00:00Z">
        <w:r>
          <w:rPr>
            <w:rStyle w:val="NormalTok"/>
          </w:rPr>
          <w:t xml:space="preserve">dplyr</w:t>
        </w:r>
      </w:ins>
      <w:ins w:id="144" w:author="PR Preview" w:date="2026-01-01T00:00:00Z">
        <w:r>
          <w:rPr>
            <w:rStyle w:val="SpecialCharTok"/>
          </w:rPr>
          <w:t xml:space="preserve">::</w:t>
        </w:r>
      </w:ins>
      <w:ins w:id="145" w:author="PR Preview" w:date="2026-01-01T00:00:00Z">
        <w:r>
          <w:rPr>
            <w:rStyle w:val="FunctionTok"/>
          </w:rPr>
          <w:t xml:space="preserve">bind_rows</w:t>
        </w:r>
      </w:ins>
      <w:ins w:id="146" w:author="PR Preview" w:date="2026-01-01T00:00:00Z">
        <w:r>
          <w:rPr>
            <w:rStyle w:val="NormalTok"/>
          </w:rPr>
          <w:t xml:space="preserve">()         </w:t>
        </w:r>
      </w:ins>
      <w:ins w:id="147" w:author="PR Preview" w:date="2026-01-01T00:00:00Z">
        <w:r>
          <w:rPr>
            <w:rStyle w:val="CommentTok"/>
          </w:rPr>
          <w:t xml:space="preserve"># instead of rbind()</w:t>
        </w:r>
      </w:ins>
      <w:ins w:id="148" w:author="PR Preview" w:date="2026-01-01T00:00:00Z">
        <w:r>
          <w:br/>
        </w:r>
      </w:ins>
      <w:ins w:id="149" w:author="PR Preview" w:date="2026-01-01T00:00:00Z">
        <w:r>
          <w:rPr>
            <w:rStyle w:val="NormalTok"/>
          </w:rPr>
          <w:t xml:space="preserve">dplyr</w:t>
        </w:r>
      </w:ins>
      <w:ins w:id="150" w:author="PR Preview" w:date="2026-01-01T00:00:00Z">
        <w:r>
          <w:rPr>
            <w:rStyle w:val="SpecialCharTok"/>
          </w:rPr>
          <w:t xml:space="preserve">::</w:t>
        </w:r>
      </w:ins>
      <w:ins w:id="151" w:author="PR Preview" w:date="2026-01-01T00:00:00Z">
        <w:r>
          <w:rPr>
            <w:rStyle w:val="FunctionTok"/>
          </w:rPr>
          <w:t xml:space="preserve">bind_cols</w:t>
        </w:r>
      </w:ins>
      <w:ins w:id="152" w:author="PR Preview" w:date="2026-01-01T00:00:00Z">
        <w:r>
          <w:rPr>
            <w:rStyle w:val="NormalTok"/>
          </w:rPr>
          <w:t xml:space="preserve">()         </w:t>
        </w:r>
      </w:ins>
      <w:ins w:id="153" w:author="PR Preview" w:date="2026-01-01T00:00:00Z">
        <w:r>
          <w:rPr>
            <w:rStyle w:val="CommentTok"/>
          </w:rPr>
          <w:t xml:space="preserve"># instead of cbind()</w:t>
        </w:r>
      </w:ins>
      <w:ins w:id="154" w:author="PR Preview" w:date="2026-01-01T00:00:00Z">
        <w:r>
          <w:br/>
        </w:r>
      </w:ins>
      <w:ins w:id="155" w:author="PR Preview" w:date="2026-01-01T00:00:00Z">
        <w:r>
          <w:br/>
        </w:r>
      </w:ins>
      <w:ins w:id="156" w:author="PR Preview" w:date="2026-01-01T00:00:00Z">
        <w:r>
          <w:rPr>
            <w:rStyle w:val="CommentTok"/>
          </w:rPr>
          <w:t xml:space="preserve"># String operations</w:t>
        </w:r>
      </w:ins>
      <w:ins w:id="157" w:author="PR Preview" w:date="2026-01-01T00:00:00Z">
        <w:r>
          <w:br/>
        </w:r>
      </w:ins>
      <w:ins w:id="158" w:author="PR Preview" w:date="2026-01-01T00:00:00Z">
        <w:r>
          <w:rPr>
            <w:rStyle w:val="NormalTok"/>
          </w:rPr>
          <w:t xml:space="preserve">stringr</w:t>
        </w:r>
      </w:ins>
      <w:ins w:id="159" w:author="PR Preview" w:date="2026-01-01T00:00:00Z">
        <w:r>
          <w:rPr>
            <w:rStyle w:val="SpecialCharTok"/>
          </w:rPr>
          <w:t xml:space="preserve">::</w:t>
        </w:r>
      </w:ins>
      <w:ins w:id="160" w:author="PR Preview" w:date="2026-01-01T00:00:00Z">
        <w:r>
          <w:rPr>
            <w:rStyle w:val="FunctionTok"/>
          </w:rPr>
          <w:t xml:space="preserve">str_which</w:t>
        </w:r>
      </w:ins>
      <w:ins w:id="161" w:author="PR Preview" w:date="2026-01-01T00:00:00Z">
        <w:r>
          <w:rPr>
            <w:rStyle w:val="NormalTok"/>
          </w:rPr>
          <w:t xml:space="preserve">()       </w:t>
        </w:r>
      </w:ins>
      <w:ins w:id="162" w:author="PR Preview" w:date="2026-01-01T00:00:00Z">
        <w:r>
          <w:rPr>
            <w:rStyle w:val="CommentTok"/>
          </w:rPr>
          <w:t xml:space="preserve"># instead of grep()</w:t>
        </w:r>
      </w:ins>
      <w:ins w:id="163" w:author="PR Preview" w:date="2026-01-01T00:00:00Z">
        <w:r>
          <w:br/>
        </w:r>
      </w:ins>
      <w:ins w:id="164" w:author="PR Preview" w:date="2026-01-01T00:00:00Z">
        <w:r>
          <w:rPr>
            <w:rStyle w:val="NormalTok"/>
          </w:rPr>
          <w:t xml:space="preserve">stringr</w:t>
        </w:r>
      </w:ins>
      <w:ins w:id="165" w:author="PR Preview" w:date="2026-01-01T00:00:00Z">
        <w:r>
          <w:rPr>
            <w:rStyle w:val="SpecialCharTok"/>
          </w:rPr>
          <w:t xml:space="preserve">::</w:t>
        </w:r>
      </w:ins>
      <w:ins w:id="166" w:author="PR Preview" w:date="2026-01-01T00:00:00Z">
        <w:r>
          <w:rPr>
            <w:rStyle w:val="FunctionTok"/>
          </w:rPr>
          <w:t xml:space="preserve">str_replace_all</w:t>
        </w:r>
      </w:ins>
      <w:ins w:id="167" w:author="PR Preview" w:date="2026-01-01T00:00:00Z">
        <w:r>
          <w:rPr>
            <w:rStyle w:val="NormalTok"/>
          </w:rPr>
          <w:t xml:space="preserve">() </w:t>
        </w:r>
      </w:ins>
      <w:ins w:id="168" w:author="PR Preview" w:date="2026-01-01T00:00:00Z">
        <w:r>
          <w:rPr>
            <w:rStyle w:val="CommentTok"/>
          </w:rPr>
          <w:t xml:space="preserve"># instead of gsub()</w:t>
        </w:r>
      </w:ins>
      <w:ins w:id="169" w:author="PR Preview" w:date="2026-01-01T00:00:00Z">
        <w:r>
          <w:br/>
        </w:r>
      </w:ins>
      <w:ins w:id="170" w:author="PR Preview" w:date="2026-01-01T00:00:00Z">
        <w:r>
          <w:br/>
        </w:r>
      </w:ins>
      <w:ins w:id="171" w:author="PR Preview" w:date="2026-01-01T00:00:00Z">
        <w:r>
          <w:rPr>
            <w:rStyle w:val="CommentTok"/>
          </w:rPr>
          <w:t xml:space="preserve"># Date/time operations</w:t>
        </w:r>
      </w:ins>
      <w:ins w:id="172" w:author="PR Preview" w:date="2026-01-01T00:00:00Z">
        <w:r>
          <w:br/>
        </w:r>
      </w:ins>
      <w:ins w:id="173" w:author="PR Preview" w:date="2026-01-01T00:00:00Z">
        <w:r>
          <w:rPr>
            <w:rStyle w:val="NormalTok"/>
          </w:rPr>
          <w:t xml:space="preserve">lubridate</w:t>
        </w:r>
      </w:ins>
      <w:ins w:id="174" w:author="PR Preview" w:date="2026-01-01T00:00:00Z">
        <w:r>
          <w:rPr>
            <w:rStyle w:val="SpecialCharTok"/>
          </w:rPr>
          <w:t xml:space="preserve">::</w:t>
        </w:r>
      </w:ins>
      <w:ins w:id="175" w:author="PR Preview" w:date="2026-01-01T00:00:00Z">
        <w:r>
          <w:rPr>
            <w:rStyle w:val="NormalTok"/>
          </w:rPr>
          <w:t xml:space="preserve">NA_Date_        </w:t>
        </w:r>
      </w:ins>
      <w:ins w:id="176" w:author="PR Preview" w:date="2026-01-01T00:00:00Z">
        <w:r>
          <w:rPr>
            <w:rStyle w:val="CommentTok"/>
          </w:rPr>
          <w:t xml:space="preserve"># instead of as.Date(NA)</w:t>
        </w:r>
      </w:ins>
      <w:ins w:id="177" w:author="PR Preview" w:date="2026-01-01T00:00:00Z">
        <w:r>
          <w:br/>
        </w:r>
      </w:ins>
      <w:ins w:id="178" w:author="PR Preview" w:date="2026-01-01T00:00:00Z">
        <w:r>
          <w:br/>
        </w:r>
      </w:ins>
      <w:ins w:id="179" w:author="PR Preview" w:date="2026-01-01T00:00:00Z">
        <w:r>
          <w:rPr>
            <w:rStyle w:val="CommentTok"/>
          </w:rPr>
          <w:t xml:space="preserve"># Variable labels</w:t>
        </w:r>
      </w:ins>
      <w:ins w:id="180" w:author="PR Preview" w:date="2026-01-01T00:00:00Z">
        <w:r>
          <w:br/>
        </w:r>
      </w:ins>
      <w:ins w:id="181" w:author="PR Preview" w:date="2026-01-01T00:00:00Z">
        <w:r>
          <w:rPr>
            <w:rStyle w:val="NormalTok"/>
          </w:rPr>
          <w:t xml:space="preserve">labelled</w:t>
        </w:r>
      </w:ins>
      <w:ins w:id="182" w:author="PR Preview" w:date="2026-01-01T00:00:00Z">
        <w:r>
          <w:rPr>
            <w:rStyle w:val="SpecialCharTok"/>
          </w:rPr>
          <w:t xml:space="preserve">::</w:t>
        </w:r>
      </w:ins>
      <w:ins w:id="183" w:author="PR Preview" w:date="2026-01-01T00:00:00Z">
        <w:r>
          <w:rPr>
            <w:rStyle w:val="FunctionTok"/>
          </w:rPr>
          <w:t xml:space="preserve">set_variable_labels</w:t>
        </w:r>
      </w:ins>
      <w:ins w:id="184" w:author="PR Preview" w:date="2026-01-01T00:00:00Z">
        <w:r>
          <w:rPr>
            <w:rStyle w:val="NormalTok"/>
          </w:rPr>
          <w:t xml:space="preserve">() </w:t>
        </w:r>
      </w:ins>
      <w:ins w:id="185" w:author="PR Preview" w:date="2026-01-01T00:00:00Z">
        <w:r>
          <w:rPr>
            <w:rStyle w:val="CommentTok"/>
          </w:rPr>
          <w:t xml:space="preserve"># instead of attr(x, "label") &lt;- ...</w:t>
        </w:r>
      </w:ins>
      <w:ins w:id="186" w:author="PR Preview" w:date="2026-01-01T00:00:00Z">
        <w:r>
          <w:br/>
        </w:r>
      </w:ins>
      <w:ins w:id="187" w:author="PR Preview" w:date="2026-01-01T00:00:00Z">
        <w:r>
          <w:br/>
        </w:r>
      </w:ins>
      <w:ins w:id="188" w:author="PR Preview" w:date="2026-01-01T00:00:00Z">
        <w:r>
          <w:rPr>
            <w:rStyle w:val="CommentTok"/>
          </w:rPr>
          <w:t xml:space="preserve"># Session info</w:t>
        </w:r>
      </w:ins>
      <w:ins w:id="189" w:author="PR Preview" w:date="2026-01-01T00:00:00Z">
        <w:r>
          <w:br/>
        </w:r>
      </w:ins>
      <w:ins w:id="190" w:author="PR Preview" w:date="2026-01-01T00:00:00Z">
        <w:r>
          <w:rPr>
            <w:rStyle w:val="NormalTok"/>
          </w:rPr>
          <w:t xml:space="preserve">sessioninfo</w:t>
        </w:r>
      </w:ins>
      <w:ins w:id="191" w:author="PR Preview" w:date="2026-01-01T00:00:00Z">
        <w:r>
          <w:rPr>
            <w:rStyle w:val="SpecialCharTok"/>
          </w:rPr>
          <w:t xml:space="preserve">::</w:t>
        </w:r>
      </w:ins>
      <w:ins w:id="192" w:author="PR Preview" w:date="2026-01-01T00:00:00Z">
        <w:r>
          <w:rPr>
            <w:rStyle w:val="FunctionTok"/>
          </w:rPr>
          <w:t xml:space="preserve">session_info</w:t>
        </w:r>
      </w:ins>
      <w:ins w:id="193" w:author="PR Preview" w:date="2026-01-01T00:00:00Z">
        <w:r>
          <w:rPr>
            <w:rStyle w:val="NormalTok"/>
          </w:rPr>
          <w:t xml:space="preserve">() </w:t>
        </w:r>
      </w:ins>
      <w:ins w:id="194" w:author="PR Preview" w:date="2026-01-01T00:00:00Z">
        <w:r>
          <w:rPr>
            <w:rStyle w:val="CommentTok"/>
          </w:rPr>
          <w:t xml:space="preserve"># instead of sessionInfo()</w:t>
        </w:r>
      </w:ins>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2026-10-14T09:10:22Z</dcterms:created>
  <dcterms:modified xsi:type="dcterms:W3CDTF">2026-10-14T09:10:22Z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02:06:18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