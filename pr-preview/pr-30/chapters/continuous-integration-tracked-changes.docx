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02:01:49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02:06:18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del w:id="3" w:author="PR Preview" w:date="2026-01-01T00:00:00Z">
        <w:r>
          <w:delText xml:space="preserve">When you set up a workflow,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rStyle w:val="VerbatimChar"/>
          </w:rPr>
          <w:delText xml:space="preserve">usethis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creates a YAML configuration file in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.github/workflows/</w:delText>
        </w:r>
      </w:del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For example,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rStyle w:val="VerbatimChar"/>
          </w:rPr>
          <w:delText xml:space="preserve">check-standard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creates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rStyle w:val="VerbatimChar"/>
          </w:rPr>
          <w:delText xml:space="preserve">.github/workflows/R-CMD-check.yaml</w:delText>
        </w:r>
      </w:del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t xml:space="preserve">When you set up a workflow,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usethis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creates a YAML configuration file in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.github/workflows/</w:t>
        </w:r>
      </w:ins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For example,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rStyle w:val="VerbatimChar"/>
          </w:rPr>
          <w:t xml:space="preserve">usethis::use_github_action("check-standard")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copies 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check-standard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example workflow from</w:t>
        </w:r>
      </w:ins>
      <w:ins w:id="38" w:author="PR Preview" w:date="2026-01-01T00:00:00Z">
        <w:r>
          <w:t xml:space="preserve"> </w:t>
        </w:r>
      </w:ins>
      <w:hyperlink r:id="rId36">
        <w:ins w:id="39" w:author="PR Preview" w:date="2026-01-01T00:00:00Z">
          <w:r>
            <w:rPr>
              <w:rStyle w:val="Hyperlink"/>
            </w:rPr>
            <w:t xml:space="preserve">r-lib/actions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to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.github/workflows/R-CMD-check.yaml</w:t>
        </w:r>
      </w:ins>
      <w:ins w:id="44" w:author="PR Preview" w:date="2026-01-01T00:00:00Z">
        <w:r>
          <w:t xml:space="preserve">.</w:t>
        </w:r>
      </w:ins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del w:id="45" w:author="PR Preview" w:date="2026-01-01T00:00:00Z">
        <w:r>
          <w:rPr>
            <w:rStyle w:val="CommentTok"/>
          </w:rPr>
          <w:delText xml:space="preserve"># Deploy preview when PR is opened/updated</w:delText>
        </w:r>
      </w:del>
      <w:del w:id="46" w:author="PR Preview" w:date="2026-01-01T00:00:00Z">
        <w:r>
          <w:br/>
        </w:r>
      </w:del>
      <w:del w:id="47" w:author="PR Preview" w:date="2026-01-01T00:00:00Z">
        <w:r>
          <w:rPr>
            <w:rStyle w:val="KeywordTok"/>
          </w:rPr>
          <w:delText xml:space="preserve">-</w:delText>
        </w:r>
      </w:del>
      <w:del w:id="48" w:author="PR Preview" w:date="2026-01-01T00:00:00Z">
        <w:r>
          <w:rPr>
            <w:rStyle w:val="Attribute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uses</w:delText>
        </w:r>
      </w:del>
      <w:del w:id="50" w:author="PR Preview" w:date="2026-01-01T00:00:00Z">
        <w:r>
          <w:rPr>
            <w:rStyle w:val="KeywordTok"/>
          </w:rPr>
          <w:delText xml:space="preserve">:</w:delText>
        </w:r>
      </w:del>
      <w:del w:id="51" w:author="PR Preview" w:date="2026-01-01T00:00:00Z">
        <w:r>
          <w:rPr>
            <w:rStyle w:val="AttributeTok"/>
          </w:rPr>
          <w:delText xml:space="preserve"> rossjrw/pr-preview-action@v1</w:delText>
        </w:r>
      </w:del>
      <w:del w:id="52" w:author="PR Preview" w:date="2026-01-01T00:00:00Z">
        <w:r>
          <w:br/>
        </w:r>
      </w:del>
      <w:del w:id="53" w:author="PR Preview" w:date="2026-01-01T00:00:00Z">
        <w:r>
          <w:rPr>
            <w:rStyle w:val="AttributeTok"/>
          </w:rPr>
          <w:delText xml:space="preserve">  </w:delText>
        </w:r>
      </w:del>
      <w:del w:id="54" w:author="PR Preview" w:date="2026-01-01T00:00:00Z">
        <w:r>
          <w:rPr>
            <w:rStyle w:val="FunctionTok"/>
          </w:rPr>
          <w:delText xml:space="preserve">if</w:delText>
        </w:r>
      </w:del>
      <w:del w:id="55" w:author="PR Preview" w:date="2026-01-01T00:00:00Z">
        <w:r>
          <w:rPr>
            <w:rStyle w:val="KeywordTok"/>
          </w:rPr>
          <w:delText xml:space="preserve">:</w:delText>
        </w:r>
      </w:del>
      <w:del w:id="56" w:author="PR Preview" w:date="2026-01-01T00:00:00Z">
        <w:r>
          <w:rPr>
            <w:rStyle w:val="AttributeTok"/>
          </w:rPr>
          <w:delText xml:space="preserve"> contains(['opened', 'reopened', 'synchronize'], github.event.action)</w:delText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AttributeTok"/>
          </w:rPr>
          <w:delText xml:space="preserve">  </w:delText>
        </w:r>
      </w:del>
      <w:del w:id="59" w:author="PR Preview" w:date="2026-01-01T00:00:00Z">
        <w:r>
          <w:rPr>
            <w:rStyle w:val="FunctionTok"/>
          </w:rPr>
          <w:delText xml:space="preserve">with</w:delText>
        </w:r>
      </w:del>
      <w:del w:id="60" w:author="PR Preview" w:date="2026-01-01T00:00:00Z">
        <w:r>
          <w:rPr>
            <w:rStyle w:val="KeywordTok"/>
          </w:rPr>
          <w:delText xml:space="preserve">:</w:delText>
        </w:r>
      </w:del>
      <w:del w:id="61" w:author="PR Preview" w:date="2026-01-01T00:00:00Z">
        <w:r>
          <w:br/>
        </w:r>
      </w:del>
      <w:del w:id="62" w:author="PR Preview" w:date="2026-01-01T00:00:00Z">
        <w:r>
          <w:rPr>
            <w:rStyle w:val="AttributeTok"/>
          </w:rPr>
          <w:delText xml:space="preserve">    </w:delText>
        </w:r>
      </w:del>
      <w:del w:id="63" w:author="PR Preview" w:date="2026-01-01T00:00:00Z">
        <w:r>
          <w:rPr>
            <w:rStyle w:val="FunctionTok"/>
          </w:rPr>
          <w:delText xml:space="preserve">source-dir</w:delText>
        </w:r>
      </w:del>
      <w:del w:id="64" w:author="PR Preview" w:date="2026-01-01T00:00:00Z">
        <w:r>
          <w:rPr>
            <w:rStyle w:val="KeywordTok"/>
          </w:rPr>
          <w:delText xml:space="preserve">:</w:delText>
        </w:r>
      </w:del>
      <w:del w:id="65" w:author="PR Preview" w:date="2026-01-01T00:00:00Z">
        <w:r>
          <w:rPr>
            <w:rStyle w:val="AttributeTok"/>
          </w:rPr>
          <w:delText xml:space="preserve"> ./docs/</w:delText>
        </w:r>
      </w:del>
      <w:del w:id="66" w:author="PR Preview" w:date="2026-01-01T00:00:00Z">
        <w:r>
          <w:br/>
        </w:r>
      </w:del>
      <w:del w:id="67" w:author="PR Preview" w:date="2026-01-01T00:00:00Z">
        <w:r>
          <w:rPr>
            <w:rStyle w:val="AttributeTok"/>
          </w:rPr>
          <w:delText xml:space="preserve">    </w:delText>
        </w:r>
      </w:del>
      <w:del w:id="68" w:author="PR Preview" w:date="2026-01-01T00:00:00Z">
        <w:r>
          <w:rPr>
            <w:rStyle w:val="FunctionTok"/>
          </w:rPr>
          <w:delText xml:space="preserve">action</w:delText>
        </w:r>
      </w:del>
      <w:del w:id="69" w:author="PR Preview" w:date="2026-01-01T00:00:00Z">
        <w:r>
          <w:rPr>
            <w:rStyle w:val="KeywordTok"/>
          </w:rPr>
          <w:delText xml:space="preserve">:</w:delText>
        </w:r>
      </w:del>
      <w:del w:id="70" w:author="PR Preview" w:date="2026-01-01T00:00:00Z">
        <w:r>
          <w:rPr>
            <w:rStyle w:val="AttributeTok"/>
          </w:rPr>
          <w:delText xml:space="preserve"> deploy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br/>
        </w:r>
      </w:del>
      <w:del w:id="73" w:author="PR Preview" w:date="2026-01-01T00:00:00Z">
        <w:r>
          <w:rPr>
            <w:rStyle w:val="CommentTok"/>
          </w:rPr>
          <w:delText xml:space="preserve"># Remove preview only for unmerged PRs</w:delText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KeywordTok"/>
          </w:rPr>
          <w:delText xml:space="preserve">-</w:delText>
        </w:r>
      </w:del>
      <w:del w:id="76" w:author="PR Preview" w:date="2026-01-01T00:00:00Z">
        <w:r>
          <w:rPr>
            <w:rStyle w:val="AttributeTok"/>
          </w:rPr>
          <w:delText xml:space="preserve"> </w:delText>
        </w:r>
      </w:del>
      <w:del w:id="77" w:author="PR Preview" w:date="2026-01-01T00:00:00Z">
        <w:r>
          <w:rPr>
            <w:rStyle w:val="FunctionTok"/>
          </w:rPr>
          <w:delText xml:space="preserve">uses</w:delText>
        </w:r>
      </w:del>
      <w:del w:id="78" w:author="PR Preview" w:date="2026-01-01T00:00:00Z">
        <w:r>
          <w:rPr>
            <w:rStyle w:val="KeywordTok"/>
          </w:rPr>
          <w:delText xml:space="preserve">:</w:delText>
        </w:r>
      </w:del>
      <w:del w:id="79" w:author="PR Preview" w:date="2026-01-01T00:00:00Z">
        <w:r>
          <w:rPr>
            <w:rStyle w:val="AttributeTok"/>
          </w:rPr>
          <w:delText xml:space="preserve"> rossjrw/pr-preview-action@v1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AttributeTok"/>
          </w:rPr>
          <w:delText xml:space="preserve">  </w:delText>
        </w:r>
      </w:del>
      <w:del w:id="82" w:author="PR Preview" w:date="2026-01-01T00:00:00Z">
        <w:r>
          <w:rPr>
            <w:rStyle w:val="FunctionTok"/>
          </w:rPr>
          <w:delText xml:space="preserve">if</w:delText>
        </w:r>
      </w:del>
      <w:del w:id="83" w:author="PR Preview" w:date="2026-01-01T00:00:00Z">
        <w:r>
          <w:rPr>
            <w:rStyle w:val="KeywordTok"/>
          </w:rPr>
          <w:delText xml:space="preserve">:</w:delText>
        </w:r>
      </w:del>
      <w:del w:id="84" w:author="PR Preview" w:date="2026-01-01T00:00:00Z">
        <w:r>
          <w:rPr>
            <w:rStyle w:val="AttributeTok"/>
          </w:rPr>
          <w:delText xml:space="preserve"> github.event.action == "closed" &amp;&amp; !github.event.pull_request.merged</w:delText>
        </w:r>
      </w:del>
      <w:del w:id="85" w:author="PR Preview" w:date="2026-01-01T00:00:00Z">
        <w:r>
          <w:br/>
        </w:r>
      </w:del>
      <w:del w:id="86" w:author="PR Preview" w:date="2026-01-01T00:00:00Z">
        <w:r>
          <w:rPr>
            <w:rStyle w:val="AttributeTok"/>
          </w:rPr>
          <w:delText xml:space="preserve">  </w:delText>
        </w:r>
      </w:del>
      <w:del w:id="87" w:author="PR Preview" w:date="2026-01-01T00:00:00Z">
        <w:r>
          <w:rPr>
            <w:rStyle w:val="FunctionTok"/>
          </w:rPr>
          <w:delText xml:space="preserve">with</w:delText>
        </w:r>
      </w:del>
      <w:del w:id="88" w:author="PR Preview" w:date="2026-01-01T00:00:00Z">
        <w:r>
          <w:rPr>
            <w:rStyle w:val="KeywordTok"/>
          </w:rPr>
          <w:delText xml:space="preserve">:</w:delText>
        </w:r>
      </w:del>
      <w:del w:id="89" w:author="PR Preview" w:date="2026-01-01T00:00:00Z">
        <w:r>
          <w:br/>
        </w:r>
      </w:del>
      <w:del w:id="90" w:author="PR Preview" w:date="2026-01-01T00:00:00Z">
        <w:r>
          <w:rPr>
            <w:rStyle w:val="AttributeTok"/>
          </w:rPr>
          <w:delText xml:space="preserve">    </w:delText>
        </w:r>
      </w:del>
      <w:del w:id="91" w:author="PR Preview" w:date="2026-01-01T00:00:00Z">
        <w:r>
          <w:rPr>
            <w:rStyle w:val="FunctionTok"/>
          </w:rPr>
          <w:delText xml:space="preserve">source-dir</w:delText>
        </w:r>
      </w:del>
      <w:del w:id="92" w:author="PR Preview" w:date="2026-01-01T00:00:00Z">
        <w:r>
          <w:rPr>
            <w:rStyle w:val="KeywordTok"/>
          </w:rPr>
          <w:delText xml:space="preserve">:</w:delText>
        </w:r>
      </w:del>
      <w:del w:id="93" w:author="PR Preview" w:date="2026-01-01T00:00:00Z">
        <w:r>
          <w:rPr>
            <w:rStyle w:val="AttributeTok"/>
          </w:rPr>
          <w:delText xml:space="preserve"> ./docs/</w:delText>
        </w:r>
      </w:del>
      <w:del w:id="94" w:author="PR Preview" w:date="2026-01-01T00:00:00Z">
        <w:r>
          <w:br/>
        </w:r>
      </w:del>
      <w:del w:id="95" w:author="PR Preview" w:date="2026-01-01T00:00:00Z">
        <w:r>
          <w:rPr>
            <w:rStyle w:val="AttributeTok"/>
          </w:rPr>
          <w:delText xml:space="preserve">    </w:delText>
        </w:r>
      </w:del>
      <w:del w:id="96" w:author="PR Preview" w:date="2026-01-01T00:00:00Z">
        <w:r>
          <w:rPr>
            <w:rStyle w:val="FunctionTok"/>
          </w:rPr>
          <w:delText xml:space="preserve">action</w:delText>
        </w:r>
      </w:del>
      <w:del w:id="97" w:author="PR Preview" w:date="2026-01-01T00:00:00Z">
        <w:r>
          <w:rPr>
            <w:rStyle w:val="KeywordTok"/>
          </w:rPr>
          <w:delText xml:space="preserve">:</w:delText>
        </w:r>
      </w:del>
      <w:del w:id="98" w:author="PR Preview" w:date="2026-01-01T00:00:00Z">
        <w:r>
          <w:rPr>
            <w:rStyle w:val="AttributeTok"/>
          </w:rPr>
          <w:delText xml:space="preserve"> remove</w:delText>
        </w:r>
      </w:del>
    </w:p>
    <w:p>
      <w:pPr>
        <w:pStyle w:val="SourceCode"/>
      </w:pPr>
      <w:ins w:id="99" w:author="PR Preview" w:date="2026-01-01T00:00:00Z">
        <w:r>
          <w:rPr>
            <w:rStyle w:val="CommentTok"/>
          </w:rPr>
          <w:t xml:space="preserve"># Deploy preview when PR is opened/updated</w:t>
        </w:r>
      </w:ins>
      <w:ins w:id="100" w:author="PR Preview" w:date="2026-01-01T00:00:00Z">
        <w:r>
          <w:br/>
        </w:r>
      </w:ins>
      <w:ins w:id="101" w:author="PR Preview" w:date="2026-01-01T00:00:00Z">
        <w:r>
          <w:rPr>
            <w:rStyle w:val="KeywordTok"/>
          </w:rPr>
          <w:t xml:space="preserve">-</w:t>
        </w:r>
      </w:ins>
      <w:ins w:id="102" w:author="PR Preview" w:date="2026-01-01T00:00:00Z">
        <w:r>
          <w:rPr>
            <w:rStyle w:val="AttributeTok"/>
          </w:rPr>
          <w:t xml:space="preserve"> </w:t>
        </w:r>
      </w:ins>
      <w:ins w:id="103" w:author="PR Preview" w:date="2026-01-01T00:00:00Z">
        <w:r>
          <w:rPr>
            <w:rStyle w:val="FunctionTok"/>
          </w:rPr>
          <w:t xml:space="preserve">uses</w:t>
        </w:r>
      </w:ins>
      <w:ins w:id="104" w:author="PR Preview" w:date="2026-01-01T00:00:00Z">
        <w:r>
          <w:rPr>
            <w:rStyle w:val="KeywordTok"/>
          </w:rPr>
          <w:t xml:space="preserve">:</w:t>
        </w:r>
      </w:ins>
      <w:ins w:id="105" w:author="PR Preview" w:date="2026-01-01T00:00:00Z">
        <w:r>
          <w:rPr>
            <w:rStyle w:val="AttributeTok"/>
          </w:rPr>
          <w:t xml:space="preserve"> rossjrw/pr-preview-action@v1</w:t>
        </w:r>
      </w:ins>
      <w:ins w:id="106" w:author="PR Preview" w:date="2026-01-01T00:00:00Z">
        <w:r>
          <w:br/>
        </w:r>
      </w:ins>
      <w:ins w:id="107" w:author="PR Preview" w:date="2026-01-01T00:00:00Z">
        <w:r>
          <w:rPr>
            <w:rStyle w:val="AttributeTok"/>
          </w:rPr>
          <w:t xml:space="preserve">  </w:t>
        </w:r>
      </w:ins>
      <w:ins w:id="108" w:author="PR Preview" w:date="2026-01-01T00:00:00Z">
        <w:r>
          <w:rPr>
            <w:rStyle w:val="FunctionTok"/>
          </w:rPr>
          <w:t xml:space="preserve">if</w:t>
        </w:r>
      </w:ins>
      <w:ins w:id="109" w:author="PR Preview" w:date="2026-01-01T00:00:00Z">
        <w:r>
          <w:rPr>
            <w:rStyle w:val="KeywordTok"/>
          </w:rPr>
          <w:t xml:space="preserve">:</w:t>
        </w:r>
      </w:ins>
      <w:ins w:id="110" w:author="PR Preview" w:date="2026-01-01T00:00:00Z">
        <w:r>
          <w:rPr>
            <w:rStyle w:val="AttributeTok"/>
          </w:rPr>
          <w:t xml:space="preserve"> contains(fromJSON('["opened", "reopened", "synchronize"]'), github.event.action)</w:t>
        </w:r>
      </w:ins>
      <w:ins w:id="111" w:author="PR Preview" w:date="2026-01-01T00:00:00Z">
        <w:r>
          <w:br/>
        </w:r>
      </w:ins>
      <w:ins w:id="112" w:author="PR Preview" w:date="2026-01-01T00:00:00Z">
        <w:r>
          <w:rPr>
            <w:rStyle w:val="AttributeTok"/>
          </w:rPr>
          <w:t xml:space="preserve">  </w:t>
        </w:r>
      </w:ins>
      <w:ins w:id="113" w:author="PR Preview" w:date="2026-01-01T00:00:00Z">
        <w:r>
          <w:rPr>
            <w:rStyle w:val="FunctionTok"/>
          </w:rPr>
          <w:t xml:space="preserve">with</w:t>
        </w:r>
      </w:ins>
      <w:ins w:id="114" w:author="PR Preview" w:date="2026-01-01T00:00:00Z">
        <w:r>
          <w:rPr>
            <w:rStyle w:val="KeywordTok"/>
          </w:rPr>
          <w:t xml:space="preserve">: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AttributeTok"/>
          </w:rPr>
          <w:t xml:space="preserve">    </w:t>
        </w:r>
      </w:ins>
      <w:ins w:id="117" w:author="PR Preview" w:date="2026-01-01T00:00:00Z">
        <w:r>
          <w:rPr>
            <w:rStyle w:val="FunctionTok"/>
          </w:rPr>
          <w:t xml:space="preserve">source-dir</w:t>
        </w:r>
      </w:ins>
      <w:ins w:id="118" w:author="PR Preview" w:date="2026-01-01T00:00:00Z">
        <w:r>
          <w:rPr>
            <w:rStyle w:val="KeywordTok"/>
          </w:rPr>
          <w:t xml:space="preserve">:</w:t>
        </w:r>
      </w:ins>
      <w:ins w:id="119" w:author="PR Preview" w:date="2026-01-01T00:00:00Z">
        <w:r>
          <w:rPr>
            <w:rStyle w:val="AttributeTok"/>
          </w:rPr>
          <w:t xml:space="preserve"> ./docs/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AttributeTok"/>
          </w:rPr>
          <w:t xml:space="preserve">    </w:t>
        </w:r>
      </w:ins>
      <w:ins w:id="122" w:author="PR Preview" w:date="2026-01-01T00:00:00Z">
        <w:r>
          <w:rPr>
            <w:rStyle w:val="FunctionTok"/>
          </w:rPr>
          <w:t xml:space="preserve">action</w:t>
        </w:r>
      </w:ins>
      <w:ins w:id="123" w:author="PR Preview" w:date="2026-01-01T00:00:00Z">
        <w:r>
          <w:rPr>
            <w:rStyle w:val="KeywordTok"/>
          </w:rPr>
          <w:t xml:space="preserve">:</w:t>
        </w:r>
      </w:ins>
      <w:ins w:id="124" w:author="PR Preview" w:date="2026-01-01T00:00:00Z">
        <w:r>
          <w:rPr>
            <w:rStyle w:val="AttributeTok"/>
          </w:rPr>
          <w:t xml:space="preserve"> deploy</w:t>
        </w:r>
      </w:ins>
      <w:ins w:id="125" w:author="PR Preview" w:date="2026-01-01T00:00:00Z">
        <w:r>
          <w:br/>
        </w:r>
      </w:ins>
      <w:ins w:id="126" w:author="PR Preview" w:date="2026-01-01T00:00:00Z">
        <w:r>
          <w:br/>
        </w:r>
      </w:ins>
      <w:ins w:id="127" w:author="PR Preview" w:date="2026-01-01T00:00:00Z">
        <w:r>
          <w:rPr>
            <w:rStyle w:val="CommentTok"/>
          </w:rPr>
          <w:t xml:space="preserve"># Remove preview only for unmerged PRs</w:t>
        </w:r>
      </w:ins>
      <w:ins w:id="128" w:author="PR Preview" w:date="2026-01-01T00:00:00Z">
        <w:r>
          <w:br/>
        </w:r>
      </w:ins>
      <w:ins w:id="129" w:author="PR Preview" w:date="2026-01-01T00:00:00Z">
        <w:r>
          <w:rPr>
            <w:rStyle w:val="KeywordTok"/>
          </w:rPr>
          <w:t xml:space="preserve">-</w:t>
        </w:r>
      </w:ins>
      <w:ins w:id="130" w:author="PR Preview" w:date="2026-01-01T00:00:00Z">
        <w:r>
          <w:rPr>
            <w:rStyle w:val="AttributeTok"/>
          </w:rPr>
          <w:t xml:space="preserve"> </w:t>
        </w:r>
      </w:ins>
      <w:ins w:id="131" w:author="PR Preview" w:date="2026-01-01T00:00:00Z">
        <w:r>
          <w:rPr>
            <w:rStyle w:val="FunctionTok"/>
          </w:rPr>
          <w:t xml:space="preserve">uses</w:t>
        </w:r>
      </w:ins>
      <w:ins w:id="132" w:author="PR Preview" w:date="2026-01-01T00:00:00Z">
        <w:r>
          <w:rPr>
            <w:rStyle w:val="KeywordTok"/>
          </w:rPr>
          <w:t xml:space="preserve">:</w:t>
        </w:r>
      </w:ins>
      <w:ins w:id="133" w:author="PR Preview" w:date="2026-01-01T00:00:00Z">
        <w:r>
          <w:rPr>
            <w:rStyle w:val="AttributeTok"/>
          </w:rPr>
          <w:t xml:space="preserve"> rossjrw/pr-preview-action@v1</w:t>
        </w:r>
      </w:ins>
      <w:ins w:id="134" w:author="PR Preview" w:date="2026-01-01T00:00:00Z">
        <w:r>
          <w:br/>
        </w:r>
      </w:ins>
      <w:ins w:id="135" w:author="PR Preview" w:date="2026-01-01T00:00:00Z">
        <w:r>
          <w:rPr>
            <w:rStyle w:val="AttributeTok"/>
          </w:rPr>
          <w:t xml:space="preserve">  </w:t>
        </w:r>
      </w:ins>
      <w:ins w:id="136" w:author="PR Preview" w:date="2026-01-01T00:00:00Z">
        <w:r>
          <w:rPr>
            <w:rStyle w:val="FunctionTok"/>
          </w:rPr>
          <w:t xml:space="preserve">if</w:t>
        </w:r>
      </w:ins>
      <w:ins w:id="137" w:author="PR Preview" w:date="2026-01-01T00:00:00Z">
        <w:r>
          <w:rPr>
            <w:rStyle w:val="KeywordTok"/>
          </w:rPr>
          <w:t xml:space="preserve">:</w:t>
        </w:r>
      </w:ins>
      <w:ins w:id="138" w:author="PR Preview" w:date="2026-01-01T00:00:00Z">
        <w:r>
          <w:rPr>
            <w:rStyle w:val="AttributeTok"/>
          </w:rPr>
          <w:t xml:space="preserve"> github.event.action == "closed" &amp;&amp; !github.event.pull_request.merged</w:t>
        </w:r>
      </w:ins>
      <w:ins w:id="139" w:author="PR Preview" w:date="2026-01-01T00:00:00Z">
        <w:r>
          <w:br/>
        </w:r>
      </w:ins>
      <w:ins w:id="140" w:author="PR Preview" w:date="2026-01-01T00:00:00Z">
        <w:r>
          <w:rPr>
            <w:rStyle w:val="AttributeTok"/>
          </w:rPr>
          <w:t xml:space="preserve">  </w:t>
        </w:r>
      </w:ins>
      <w:ins w:id="141" w:author="PR Preview" w:date="2026-01-01T00:00:00Z">
        <w:r>
          <w:rPr>
            <w:rStyle w:val="FunctionTok"/>
          </w:rPr>
          <w:t xml:space="preserve">with</w:t>
        </w:r>
      </w:ins>
      <w:ins w:id="142" w:author="PR Preview" w:date="2026-01-01T00:00:00Z">
        <w:r>
          <w:rPr>
            <w:rStyle w:val="KeywordTok"/>
          </w:rPr>
          <w:t xml:space="preserve">:</w:t>
        </w:r>
      </w:ins>
      <w:ins w:id="143" w:author="PR Preview" w:date="2026-01-01T00:00:00Z">
        <w:r>
          <w:br/>
        </w:r>
      </w:ins>
      <w:ins w:id="144" w:author="PR Preview" w:date="2026-01-01T00:00:00Z">
        <w:r>
          <w:rPr>
            <w:rStyle w:val="AttributeTok"/>
          </w:rPr>
          <w:t xml:space="preserve">    </w:t>
        </w:r>
      </w:ins>
      <w:ins w:id="145" w:author="PR Preview" w:date="2026-01-01T00:00:00Z">
        <w:r>
          <w:rPr>
            <w:rStyle w:val="FunctionTok"/>
          </w:rPr>
          <w:t xml:space="preserve">source-dir</w:t>
        </w:r>
      </w:ins>
      <w:ins w:id="146" w:author="PR Preview" w:date="2026-01-01T00:00:00Z">
        <w:r>
          <w:rPr>
            <w:rStyle w:val="KeywordTok"/>
          </w:rPr>
          <w:t xml:space="preserve">:</w:t>
        </w:r>
      </w:ins>
      <w:ins w:id="147" w:author="PR Preview" w:date="2026-01-01T00:00:00Z">
        <w:r>
          <w:rPr>
            <w:rStyle w:val="AttributeTok"/>
          </w:rPr>
          <w:t xml:space="preserve"> ./docs/</w:t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AttributeTok"/>
          </w:rPr>
          <w:t xml:space="preserve">    </w:t>
        </w:r>
      </w:ins>
      <w:ins w:id="150" w:author="PR Preview" w:date="2026-01-01T00:00:00Z">
        <w:r>
          <w:rPr>
            <w:rStyle w:val="FunctionTok"/>
          </w:rPr>
          <w:t xml:space="preserve">action</w:t>
        </w:r>
      </w:ins>
      <w:ins w:id="151" w:author="PR Preview" w:date="2026-01-01T00:00:00Z">
        <w:r>
          <w:rPr>
            <w:rStyle w:val="KeywordTok"/>
          </w:rPr>
          <w:t xml:space="preserve">:</w:t>
        </w:r>
      </w:ins>
      <w:ins w:id="152" w:author="PR Preview" w:date="2026-01-01T00:00:00Z">
        <w:r>
          <w:rPr>
            <w:rStyle w:val="AttributeTok"/>
          </w:rPr>
          <w:t xml:space="preserve"> remove</w:t>
        </w:r>
      </w:ins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2026-10-14T09:10:40Z</dcterms:created>
  <dcterms:modified xsi:type="dcterms:W3CDTF">2026-10-14T09:10:40Z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