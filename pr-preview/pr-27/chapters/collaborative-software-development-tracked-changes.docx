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2026-10-14 03:38:56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03:54:35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del w:id="3" w:author="PR Preview" w:date="2026-01-01T00:00:00Z">
        <w:r>
          <w:delText xml:space="preserve">In GitHub’s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Files changed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view,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you can select 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Viewed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checkbox in a file’s header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to collapse that file in the diff.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That helps you focus on the meaningful changes.</w:delText>
        </w:r>
      </w:del>
    </w:p>
    <w:p>
      <w:pPr>
        <w:pStyle w:val="BodyText"/>
      </w:pPr>
      <w:ins w:id="18" w:author="PR Preview" w:date="2026-01-01T00:00:00Z">
        <w:r>
          <w:t xml:space="preserve">In GitHub’s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Files changed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view,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you can select the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Viewed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checkbox in a file’s header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to mark it reviewed and collapse it.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That helps you focus on the meaningful changes.</w:t>
        </w:r>
      </w:ins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2026-10-14T10:58:08Z</dcterms:created>
  <dcterms:modified xsi:type="dcterms:W3CDTF">2026-10-14T10:58:08Z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03:54:35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