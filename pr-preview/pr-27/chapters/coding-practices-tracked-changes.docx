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2026-10-14 03:38:56 (PDT)</w:delText>
        </w:r>
      </w:del>
    </w:p>
    <w:p>
      <w:pPr>
        <w:pStyle w:val="Date"/>
      </w:pPr>
      <w:ins w:id="2" w:author="PR Preview" w:date="2026-01-01T00:00:00Z">
        <w:r>
          <w:t xml:space="preserve">Last modified: 2026-10-14 03:54:35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 UCD-SERG lab manual’s</w:t>
      </w:r>
      <w:r>
        <w:t xml:space="preserve"> </w:t>
      </w:r>
      <w:hyperlink r:id="rId14">
        <w:r>
          <w:rPr>
            <w:rStyle w:val="VerbatimChar"/>
          </w:rPr>
          <w:t xml:space="preserve">{lms}</w:t>
        </w:r>
      </w:hyperlink>
      <w:r>
        <w:t xml:space="preserve"> </w:t>
      </w:r>
      <w:r>
        <w:t xml:space="preserve">linter package 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1"/>
        </w:numPr>
      </w:pPr>
      <w:r>
        <w:t xml:space="preserve">You can’t control object names when loading.</w:t>
      </w:r>
    </w:p>
    <w:p>
      <w:pPr>
        <w:pStyle w:val="Compact"/>
        <w:numPr>
          <w:ilvl w:val="0"/>
          <w:numId w:val="1031"/>
        </w:numPr>
      </w:pPr>
      <w:r>
        <w:t xml:space="preserve">You can’t load individual objects.</w:t>
      </w:r>
    </w:p>
    <w:p>
      <w:pPr>
        <w:pStyle w:val="Compact"/>
        <w:numPr>
          <w:ilvl w:val="0"/>
          <w:numId w:val="1031"/>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10">
        <w:r>
          <w:rPr>
            <w:rStyle w:val="Hyperlink"/>
          </w:rPr>
          <w:t xml:space="preserve">Data masking</w:t>
        </w:r>
      </w:hyperlink>
      <w:r>
        <w:t xml:space="preserve"> </w:t>
      </w:r>
      <w:r>
        <w:t xml:space="preserve">(rlang documentation)</w:t>
      </w:r>
    </w:p>
    <w:p>
      <w:pPr>
        <w:pStyle w:val="Compact"/>
        <w:numPr>
          <w:ilvl w:val="0"/>
          <w:numId w:val="1065"/>
        </w:numPr>
      </w:pPr>
      <w:hyperlink r:id="rId311">
        <w:r>
          <w:rPr>
            <w:rStyle w:val="Hyperlink"/>
          </w:rPr>
          <w:t xml:space="preserve">Evaluation</w:t>
        </w:r>
      </w:hyperlink>
      <w:r>
        <w:t xml:space="preserve"> </w:t>
      </w:r>
      <w:r>
        <w:t xml:space="preserve">(advanced details)</w:t>
      </w:r>
    </w:p>
    <w:p>
      <w:pPr>
        <w:pStyle w:val="Compact"/>
        <w:numPr>
          <w:ilvl w:val="0"/>
          <w:numId w:val="1065"/>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8"/>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9"/>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7">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1"/>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8">
        <w:r>
          <w:rPr>
            <w:rStyle w:val="Hyperlink"/>
          </w:rPr>
          <w:t xml:space="preserve">Git Magic</w:t>
        </w:r>
      </w:hyperlink>
      <w:r>
        <w:t xml:space="preserve"> </w:t>
      </w:r>
      <w:r>
        <w:t xml:space="preserve">- a short, free Git book</w:t>
      </w:r>
    </w:p>
    <w:p>
      <w:pPr>
        <w:pStyle w:val="Compact"/>
        <w:numPr>
          <w:ilvl w:val="0"/>
          <w:numId w:val="1083"/>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2026-10-14T10:57:20Z</dcterms:created>
  <dcterms:modified xsi:type="dcterms:W3CDTF">2026-10-14T10:57:20Z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03:54:35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