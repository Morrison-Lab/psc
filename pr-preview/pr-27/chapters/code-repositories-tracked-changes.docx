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01:35:48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del w:id="3" w:author="PR Preview" w:date="2026-01-01T00:00:00Z">
        <w:r>
          <w:rPr>
            <w:rStyle w:val="VerbatimChar"/>
          </w:rPr>
          <w:delText xml:space="preserve">myproject/</w:delText>
        </w:r>
      </w:del>
      <w:del w:id="4" w:author="PR Preview" w:date="2026-01-01T00:00:00Z">
        <w:r>
          <w:br/>
        </w:r>
      </w:del>
      <w:del w:id="5" w:author="PR Preview" w:date="2026-01-01T00:00:00Z">
        <w:r>
          <w:rPr>
            <w:rStyle w:val="VerbatimChar"/>
          </w:rPr>
          <w:delText xml:space="preserve">├── DESCRIPTION          # Package metadata and dependencies</w:delText>
        </w:r>
      </w:del>
      <w:del w:id="6" w:author="PR Preview" w:date="2026-01-01T00:00:00Z">
        <w:r>
          <w:br/>
        </w:r>
      </w:del>
      <w:del w:id="7" w:author="PR Preview" w:date="2026-01-01T00:00:00Z">
        <w:r>
          <w:rPr>
            <w:rStyle w:val="VerbatimChar"/>
          </w:rPr>
          <w:delText xml:space="preserve">├── NAMESPACE            # Auto-generated, don't edit manually</w:delText>
        </w:r>
      </w:del>
      <w:del w:id="8" w:author="PR Preview" w:date="2026-01-01T00:00:00Z">
        <w:r>
          <w:br/>
        </w:r>
      </w:del>
      <w:del w:id="9" w:author="PR Preview" w:date="2026-01-01T00:00:00Z">
        <w:r>
          <w:rPr>
            <w:rStyle w:val="VerbatimChar"/>
          </w:rPr>
          <w:delText xml:space="preserve">├── R/                   # All R functions (reusable code)</w:delText>
        </w:r>
      </w:del>
      <w:del w:id="10" w:author="PR Preview" w:date="2026-01-01T00:00:00Z">
        <w:r>
          <w:br/>
        </w:r>
      </w:del>
      <w:del w:id="11" w:author="PR Preview" w:date="2026-01-01T00:00:00Z">
        <w:r>
          <w:rPr>
            <w:rStyle w:val="VerbatimChar"/>
          </w:rPr>
          <w:delText xml:space="preserve">│   ├── analysis_functions.R</w:delText>
        </w:r>
      </w:del>
      <w:del w:id="12" w:author="PR Preview" w:date="2026-01-01T00:00:00Z">
        <w:r>
          <w:br/>
        </w:r>
      </w:del>
      <w:del w:id="13" w:author="PR Preview" w:date="2026-01-01T00:00:00Z">
        <w:r>
          <w:rPr>
            <w:rStyle w:val="VerbatimChar"/>
          </w:rPr>
          <w:delText xml:space="preserve">│   ├── data_prep.R</w:delText>
        </w:r>
      </w:del>
      <w:del w:id="14" w:author="PR Preview" w:date="2026-01-01T00:00:00Z">
        <w:r>
          <w:br/>
        </w:r>
      </w:del>
      <w:del w:id="15" w:author="PR Preview" w:date="2026-01-01T00:00:00Z">
        <w:r>
          <w:rPr>
            <w:rStyle w:val="VerbatimChar"/>
          </w:rPr>
          <w:delText xml:space="preserve">│   └── plotting.R</w:delText>
        </w:r>
      </w:del>
      <w:del w:id="16" w:author="PR Preview" w:date="2026-01-01T00:00:00Z">
        <w:r>
          <w:br/>
        </w:r>
      </w:del>
      <w:del w:id="17" w:author="PR Preview" w:date="2026-01-01T00:00:00Z">
        <w:r>
          <w:rPr>
            <w:rStyle w:val="VerbatimChar"/>
          </w:rPr>
          <w:delText xml:space="preserve">├── man/                 # Auto-generated documentation</w:delText>
        </w:r>
      </w:del>
      <w:del w:id="18" w:author="PR Preview" w:date="2026-01-01T00:00:00Z">
        <w:r>
          <w:br/>
        </w:r>
      </w:del>
      <w:del w:id="19" w:author="PR Preview" w:date="2026-01-01T00:00:00Z">
        <w:r>
          <w:rPr>
            <w:rStyle w:val="VerbatimChar"/>
          </w:rPr>
          <w:delText xml:space="preserve">├── tests/              </w:delText>
        </w:r>
      </w:del>
      <w:del w:id="20" w:author="PR Preview" w:date="2026-01-01T00:00:00Z">
        <w:r>
          <w:br/>
        </w:r>
      </w:del>
      <w:del w:id="21" w:author="PR Preview" w:date="2026-01-01T00:00:00Z">
        <w:r>
          <w:rPr>
            <w:rStyle w:val="VerbatimChar"/>
          </w:rPr>
          <w:delText xml:space="preserve">│   └── testthat/       # Unit tests</w:delText>
        </w:r>
      </w:del>
      <w:del w:id="22" w:author="PR Preview" w:date="2026-01-01T00:00:00Z">
        <w:r>
          <w:br/>
        </w:r>
      </w:del>
      <w:del w:id="23" w:author="PR Preview" w:date="2026-01-01T00:00:00Z">
        <w:r>
          <w:rPr>
            <w:rStyle w:val="VerbatimChar"/>
          </w:rPr>
          <w:delText xml:space="preserve">├── data/               # Processed data objects (.rda files)</w:delText>
        </w:r>
      </w:del>
      <w:del w:id="24" w:author="PR Preview" w:date="2026-01-01T00:00:00Z">
        <w:r>
          <w:br/>
        </w:r>
      </w:del>
      <w:del w:id="25" w:author="PR Preview" w:date="2026-01-01T00:00:00Z">
        <w:r>
          <w:rPr>
            <w:rStyle w:val="VerbatimChar"/>
          </w:rPr>
          <w:delText xml:space="preserve">├── data-raw/           # Raw data and data processing scripts</w:delText>
        </w:r>
      </w:del>
      <w:del w:id="26" w:author="PR Preview" w:date="2026-01-01T00:00:00Z">
        <w:r>
          <w:br/>
        </w:r>
      </w:del>
      <w:del w:id="27" w:author="PR Preview" w:date="2026-01-01T00:00:00Z">
        <w:r>
          <w:rPr>
            <w:rStyle w:val="VerbatimChar"/>
          </w:rPr>
          <w:delText xml:space="preserve">│   ├── 0-prep-data.sh  # Shell scripts for data preparation</w:delText>
        </w:r>
      </w:del>
      <w:del w:id="28" w:author="PR Preview" w:date="2026-01-01T00:00:00Z">
        <w:r>
          <w:br/>
        </w:r>
      </w:del>
      <w:del w:id="29" w:author="PR Preview" w:date="2026-01-01T00:00:00Z">
        <w:r>
          <w:rPr>
            <w:rStyle w:val="VerbatimChar"/>
          </w:rPr>
          <w:delText xml:space="preserve">│   ├── process_survey_data.R</w:delText>
        </w:r>
      </w:del>
      <w:del w:id="30" w:author="PR Preview" w:date="2026-01-01T00:00:00Z">
        <w:r>
          <w:br/>
        </w:r>
      </w:del>
      <w:del w:id="31" w:author="PR Preview" w:date="2026-01-01T00:00:00Z">
        <w:r>
          <w:rPr>
            <w:rStyle w:val="VerbatimChar"/>
          </w:rPr>
          <w:delText xml:space="preserve">│   └── clean_lab_results.R</w:delText>
        </w:r>
      </w:del>
      <w:del w:id="32" w:author="PR Preview" w:date="2026-01-01T00:00:00Z">
        <w:r>
          <w:br/>
        </w:r>
      </w:del>
      <w:del w:id="33" w:author="PR Preview" w:date="2026-01-01T00:00:00Z">
        <w:r>
          <w:rPr>
            <w:rStyle w:val="VerbatimChar"/>
          </w:rPr>
          <w:delText xml:space="preserve">├── vignettes/          # Long-form documentation</w:delText>
        </w:r>
      </w:del>
      <w:del w:id="34" w:author="PR Preview" w:date="2026-01-01T00:00:00Z">
        <w:r>
          <w:br/>
        </w:r>
      </w:del>
      <w:del w:id="35" w:author="PR Preview" w:date="2026-01-01T00:00:00Z">
        <w:r>
          <w:rPr>
            <w:rStyle w:val="VerbatimChar"/>
          </w:rPr>
          <w:delText xml:space="preserve">│   ├── intro.qmd       # Main vignettes (shipped with package)</w:delText>
        </w:r>
      </w:del>
      <w:del w:id="36" w:author="PR Preview" w:date="2026-01-01T00:00:00Z">
        <w:r>
          <w:br/>
        </w:r>
      </w:del>
      <w:del w:id="37" w:author="PR Preview" w:date="2026-01-01T00:00:00Z">
        <w:r>
          <w:rPr>
            <w:rStyle w:val="VerbatimChar"/>
          </w:rPr>
          <w:delText xml:space="preserve">│   ├── tutorial.qmd</w:delText>
        </w:r>
      </w:del>
      <w:del w:id="38" w:author="PR Preview" w:date="2026-01-01T00:00:00Z">
        <w:r>
          <w:br/>
        </w:r>
      </w:del>
      <w:del w:id="39" w:author="PR Preview" w:date="2026-01-01T00:00:00Z">
        <w:r>
          <w:rPr>
            <w:rStyle w:val="VerbatimChar"/>
          </w:rPr>
          <w:delText xml:space="preserve">│   └── articles/       # Website-only articles (not shipped)</w:delText>
        </w:r>
      </w:del>
      <w:del w:id="40" w:author="PR Preview" w:date="2026-01-01T00:00:00Z">
        <w:r>
          <w:br/>
        </w:r>
      </w:del>
      <w:del w:id="41" w:author="PR Preview" w:date="2026-01-01T00:00:00Z">
        <w:r>
          <w:rPr>
            <w:rStyle w:val="VerbatimChar"/>
          </w:rPr>
          <w:delText xml:space="preserve">│       ├── advanced-topics.qmd</w:delText>
        </w:r>
      </w:del>
      <w:del w:id="42" w:author="PR Preview" w:date="2026-01-01T00:00:00Z">
        <w:r>
          <w:br/>
        </w:r>
      </w:del>
      <w:del w:id="43" w:author="PR Preview" w:date="2026-01-01T00:00:00Z">
        <w:r>
          <w:rPr>
            <w:rStyle w:val="VerbatimChar"/>
          </w:rPr>
          <w:delText xml:space="preserve">│       └── case-studies.qmd</w:delText>
        </w:r>
      </w:del>
      <w:del w:id="44" w:author="PR Preview" w:date="2026-01-01T00:00:00Z">
        <w:r>
          <w:br/>
        </w:r>
      </w:del>
      <w:del w:id="45" w:author="PR Preview" w:date="2026-01-01T00:00:00Z">
        <w:r>
          <w:rPr>
            <w:rStyle w:val="VerbatimChar"/>
          </w:rPr>
          <w:delText xml:space="preserve">├── inst/               # Additional files to include in package</w:delText>
        </w:r>
      </w:del>
      <w:del w:id="46" w:author="PR Preview" w:date="2026-01-01T00:00:00Z">
        <w:r>
          <w:br/>
        </w:r>
      </w:del>
      <w:del w:id="47" w:author="PR Preview" w:date="2026-01-01T00:00:00Z">
        <w:r>
          <w:rPr>
            <w:rStyle w:val="VerbatimChar"/>
          </w:rPr>
          <w:delText xml:space="preserve">│   ├── extdata/        # External data files and .RDS results</w:delText>
        </w:r>
      </w:del>
      <w:del w:id="48" w:author="PR Preview" w:date="2026-01-01T00:00:00Z">
        <w:r>
          <w:br/>
        </w:r>
      </w:del>
      <w:del w:id="49" w:author="PR Preview" w:date="2026-01-01T00:00:00Z">
        <w:r>
          <w:rPr>
            <w:rStyle w:val="VerbatimChar"/>
          </w:rPr>
          <w:delText xml:space="preserve">│   │   ├── analysis_results.rds</w:delText>
        </w:r>
      </w:del>
      <w:del w:id="50" w:author="PR Preview" w:date="2026-01-01T00:00:00Z">
        <w:r>
          <w:br/>
        </w:r>
      </w:del>
      <w:del w:id="51" w:author="PR Preview" w:date="2026-01-01T00:00:00Z">
        <w:r>
          <w:rPr>
            <w:rStyle w:val="VerbatimChar"/>
          </w:rPr>
          <w:delText xml:space="preserve">│   │   └── processed_data.rds</w:delText>
        </w:r>
      </w:del>
      <w:del w:id="52" w:author="PR Preview" w:date="2026-01-01T00:00:00Z">
        <w:r>
          <w:br/>
        </w:r>
      </w:del>
      <w:del w:id="53" w:author="PR Preview" w:date="2026-01-01T00:00:00Z">
        <w:r>
          <w:rPr>
            <w:rStyle w:val="VerbatimChar"/>
          </w:rPr>
          <w:delText xml:space="preserve">│   ├── output/         # Figure and table outputs</w:delText>
        </w:r>
      </w:del>
      <w:del w:id="54" w:author="PR Preview" w:date="2026-01-01T00:00:00Z">
        <w:r>
          <w:br/>
        </w:r>
      </w:del>
      <w:del w:id="55" w:author="PR Preview" w:date="2026-01-01T00:00:00Z">
        <w:r>
          <w:rPr>
            <w:rStyle w:val="VerbatimChar"/>
          </w:rPr>
          <w:delText xml:space="preserve">│   │   ├── figures/</w:delText>
        </w:r>
      </w:del>
      <w:del w:id="56" w:author="PR Preview" w:date="2026-01-01T00:00:00Z">
        <w:r>
          <w:br/>
        </w:r>
      </w:del>
      <w:del w:id="57" w:author="PR Preview" w:date="2026-01-01T00:00:00Z">
        <w:r>
          <w:rPr>
            <w:rStyle w:val="VerbatimChar"/>
          </w:rPr>
          <w:delText xml:space="preserve">│   │   │   ├── fig1.pdf</w:delText>
        </w:r>
      </w:del>
      <w:del w:id="58" w:author="PR Preview" w:date="2026-01-01T00:00:00Z">
        <w:r>
          <w:br/>
        </w:r>
      </w:del>
      <w:del w:id="59" w:author="PR Preview" w:date="2026-01-01T00:00:00Z">
        <w:r>
          <w:rPr>
            <w:rStyle w:val="VerbatimChar"/>
          </w:rPr>
          <w:delText xml:space="preserve">│   │   │   └── fig2.png</w:delText>
        </w:r>
      </w:del>
      <w:del w:id="60" w:author="PR Preview" w:date="2026-01-01T00:00:00Z">
        <w:r>
          <w:br/>
        </w:r>
      </w:del>
      <w:del w:id="61" w:author="PR Preview" w:date="2026-01-01T00:00:00Z">
        <w:r>
          <w:rPr>
            <w:rStyle w:val="VerbatimChar"/>
          </w:rPr>
          <w:delText xml:space="preserve">│   │   └── tables/</w:delText>
        </w:r>
      </w:del>
      <w:del w:id="62" w:author="PR Preview" w:date="2026-01-01T00:00:00Z">
        <w:r>
          <w:br/>
        </w:r>
      </w:del>
      <w:del w:id="63" w:author="PR Preview" w:date="2026-01-01T00:00:00Z">
        <w:r>
          <w:rPr>
            <w:rStyle w:val="VerbatimChar"/>
          </w:rPr>
          <w:delText xml:space="preserve">│   │       ├── table1.csv</w:delText>
        </w:r>
      </w:del>
      <w:del w:id="64" w:author="PR Preview" w:date="2026-01-01T00:00:00Z">
        <w:r>
          <w:br/>
        </w:r>
      </w:del>
      <w:del w:id="65" w:author="PR Preview" w:date="2026-01-01T00:00:00Z">
        <w:r>
          <w:rPr>
            <w:rStyle w:val="VerbatimChar"/>
          </w:rPr>
          <w:delText xml:space="preserve">│   │       └── table2.xlsx</w:delText>
        </w:r>
      </w:del>
      <w:del w:id="66" w:author="PR Preview" w:date="2026-01-01T00:00:00Z">
        <w:r>
          <w:br/>
        </w:r>
      </w:del>
      <w:del w:id="67" w:author="PR Preview" w:date="2026-01-01T00:00:00Z">
        <w:r>
          <w:rPr>
            <w:rStyle w:val="VerbatimChar"/>
          </w:rPr>
          <w:delText xml:space="preserve">│   └── analyses/       # Analyses using restricted data (see below)</w:delText>
        </w:r>
      </w:del>
      <w:del w:id="68" w:author="PR Preview" w:date="2026-01-01T00:00:00Z">
        <w:r>
          <w:br/>
        </w:r>
      </w:del>
      <w:del w:id="69" w:author="PR Preview" w:date="2026-01-01T00:00:00Z">
        <w:r>
          <w:rPr>
            <w:rStyle w:val="VerbatimChar"/>
          </w:rPr>
          <w:delText xml:space="preserve">└── .Rproj              # RStudio project file</w:delText>
        </w:r>
      </w:del>
    </w:p>
    <w:p>
      <w:pPr>
        <w:pStyle w:val="SourceCode"/>
      </w:pPr>
      <w:ins w:id="70" w:author="PR Preview" w:date="2026-01-01T00:00:00Z">
        <w:r>
          <w:rPr>
            <w:rStyle w:val="VerbatimChar"/>
          </w:rPr>
          <w:t xml:space="preserve">myproject/</w:t>
        </w:r>
      </w:ins>
      <w:ins w:id="71" w:author="PR Preview" w:date="2026-01-01T00:00:00Z">
        <w:r>
          <w:br/>
        </w:r>
      </w:ins>
      <w:ins w:id="72" w:author="PR Preview" w:date="2026-01-01T00:00:00Z">
        <w:r>
          <w:rPr>
            <w:rStyle w:val="VerbatimChar"/>
          </w:rPr>
          <w:t xml:space="preserve">├── DESCRIPTION          # Package metadata and dependencies</w:t>
        </w:r>
      </w:ins>
      <w:ins w:id="73" w:author="PR Preview" w:date="2026-01-01T00:00:00Z">
        <w:r>
          <w:br/>
        </w:r>
      </w:ins>
      <w:ins w:id="74" w:author="PR Preview" w:date="2026-01-01T00:00:00Z">
        <w:r>
          <w:rPr>
            <w:rStyle w:val="VerbatimChar"/>
          </w:rPr>
          <w:t xml:space="preserve">├── NAMESPACE            # Auto-generated, don't edit manually</w:t>
        </w:r>
      </w:ins>
      <w:ins w:id="75" w:author="PR Preview" w:date="2026-01-01T00:00:00Z">
        <w:r>
          <w:br/>
        </w:r>
      </w:ins>
      <w:ins w:id="76" w:author="PR Preview" w:date="2026-01-01T00:00:00Z">
        <w:r>
          <w:rPr>
            <w:rStyle w:val="VerbatimChar"/>
          </w:rPr>
          <w:t xml:space="preserve">├── R/                   # All R functions (reusable code)</w:t>
        </w:r>
      </w:ins>
      <w:ins w:id="77" w:author="PR Preview" w:date="2026-01-01T00:00:00Z">
        <w:r>
          <w:br/>
        </w:r>
      </w:ins>
      <w:ins w:id="78" w:author="PR Preview" w:date="2026-01-01T00:00:00Z">
        <w:r>
          <w:rPr>
            <w:rStyle w:val="VerbatimChar"/>
          </w:rPr>
          <w:t xml:space="preserve">│   ├── analysis_functions.R</w:t>
        </w:r>
      </w:ins>
      <w:ins w:id="79" w:author="PR Preview" w:date="2026-01-01T00:00:00Z">
        <w:r>
          <w:br/>
        </w:r>
      </w:ins>
      <w:ins w:id="80" w:author="PR Preview" w:date="2026-01-01T00:00:00Z">
        <w:r>
          <w:rPr>
            <w:rStyle w:val="VerbatimChar"/>
          </w:rPr>
          <w:t xml:space="preserve">│   ├── data_prep.R</w:t>
        </w:r>
      </w:ins>
      <w:ins w:id="81" w:author="PR Preview" w:date="2026-01-01T00:00:00Z">
        <w:r>
          <w:br/>
        </w:r>
      </w:ins>
      <w:ins w:id="82" w:author="PR Preview" w:date="2026-01-01T00:00:00Z">
        <w:r>
          <w:rPr>
            <w:rStyle w:val="VerbatimChar"/>
          </w:rPr>
          <w:t xml:space="preserve">│   └── plotting.R</w:t>
        </w:r>
      </w:ins>
      <w:ins w:id="83" w:author="PR Preview" w:date="2026-01-01T00:00:00Z">
        <w:r>
          <w:br/>
        </w:r>
      </w:ins>
      <w:ins w:id="84" w:author="PR Preview" w:date="2026-01-01T00:00:00Z">
        <w:r>
          <w:rPr>
            <w:rStyle w:val="VerbatimChar"/>
          </w:rPr>
          <w:t xml:space="preserve">├── man/                 # Auto-generated documentation</w:t>
        </w:r>
      </w:ins>
      <w:ins w:id="85" w:author="PR Preview" w:date="2026-01-01T00:00:00Z">
        <w:r>
          <w:br/>
        </w:r>
      </w:ins>
      <w:ins w:id="86" w:author="PR Preview" w:date="2026-01-01T00:00:00Z">
        <w:r>
          <w:rPr>
            <w:rStyle w:val="VerbatimChar"/>
          </w:rPr>
          <w:t xml:space="preserve">├── tests/              </w:t>
        </w:r>
      </w:ins>
      <w:ins w:id="87" w:author="PR Preview" w:date="2026-01-01T00:00:00Z">
        <w:r>
          <w:br/>
        </w:r>
      </w:ins>
      <w:ins w:id="88" w:author="PR Preview" w:date="2026-01-01T00:00:00Z">
        <w:r>
          <w:rPr>
            <w:rStyle w:val="VerbatimChar"/>
          </w:rPr>
          <w:t xml:space="preserve">│   └── testthat/       # Unit tests</w:t>
        </w:r>
      </w:ins>
      <w:ins w:id="89" w:author="PR Preview" w:date="2026-01-01T00:00:00Z">
        <w:r>
          <w:br/>
        </w:r>
      </w:ins>
      <w:ins w:id="90" w:author="PR Preview" w:date="2026-01-01T00:00:00Z">
        <w:r>
          <w:rPr>
            <w:rStyle w:val="VerbatimChar"/>
          </w:rPr>
          <w:t xml:space="preserve">├── data/               # Processed data objects (.rda files)</w:t>
        </w:r>
      </w:ins>
      <w:ins w:id="91" w:author="PR Preview" w:date="2026-01-01T00:00:00Z">
        <w:r>
          <w:br/>
        </w:r>
      </w:ins>
      <w:ins w:id="92" w:author="PR Preview" w:date="2026-01-01T00:00:00Z">
        <w:r>
          <w:rPr>
            <w:rStyle w:val="VerbatimChar"/>
          </w:rPr>
          <w:t xml:space="preserve">├── data-raw/           # Raw data and data processing scripts</w:t>
        </w:r>
      </w:ins>
      <w:ins w:id="93" w:author="PR Preview" w:date="2026-01-01T00:00:00Z">
        <w:r>
          <w:br/>
        </w:r>
      </w:ins>
      <w:ins w:id="94" w:author="PR Preview" w:date="2026-01-01T00:00:00Z">
        <w:r>
          <w:rPr>
            <w:rStyle w:val="VerbatimChar"/>
          </w:rPr>
          <w:t xml:space="preserve">│   ├── 0-prep-data.sh  # Shell scripts for data preparation</w:t>
        </w:r>
      </w:ins>
      <w:ins w:id="95" w:author="PR Preview" w:date="2026-01-01T00:00:00Z">
        <w:r>
          <w:br/>
        </w:r>
      </w:ins>
      <w:ins w:id="96" w:author="PR Preview" w:date="2026-01-01T00:00:00Z">
        <w:r>
          <w:rPr>
            <w:rStyle w:val="VerbatimChar"/>
          </w:rPr>
          <w:t xml:space="preserve">│   ├── process_survey_data.R</w:t>
        </w:r>
      </w:ins>
      <w:ins w:id="97" w:author="PR Preview" w:date="2026-01-01T00:00:00Z">
        <w:r>
          <w:br/>
        </w:r>
      </w:ins>
      <w:ins w:id="98" w:author="PR Preview" w:date="2026-01-01T00:00:00Z">
        <w:r>
          <w:rPr>
            <w:rStyle w:val="VerbatimChar"/>
          </w:rPr>
          <w:t xml:space="preserve">│   └── clean_lab_results.R</w:t>
        </w:r>
      </w:ins>
      <w:ins w:id="99" w:author="PR Preview" w:date="2026-01-01T00:00:00Z">
        <w:r>
          <w:br/>
        </w:r>
      </w:ins>
      <w:ins w:id="100" w:author="PR Preview" w:date="2026-01-01T00:00:00Z">
        <w:r>
          <w:rPr>
            <w:rStyle w:val="VerbatimChar"/>
          </w:rPr>
          <w:t xml:space="preserve">├── vignettes/          # Long-form documentation</w:t>
        </w:r>
      </w:ins>
      <w:ins w:id="101" w:author="PR Preview" w:date="2026-01-01T00:00:00Z">
        <w:r>
          <w:br/>
        </w:r>
      </w:ins>
      <w:ins w:id="102" w:author="PR Preview" w:date="2026-01-01T00:00:00Z">
        <w:r>
          <w:rPr>
            <w:rStyle w:val="VerbatimChar"/>
          </w:rPr>
          <w:t xml:space="preserve">│   ├── intro.qmd       # Main vignettes (shipped with package)</w:t>
        </w:r>
      </w:ins>
      <w:ins w:id="103" w:author="PR Preview" w:date="2026-01-01T00:00:00Z">
        <w:r>
          <w:br/>
        </w:r>
      </w:ins>
      <w:ins w:id="104" w:author="PR Preview" w:date="2026-01-01T00:00:00Z">
        <w:r>
          <w:rPr>
            <w:rStyle w:val="VerbatimChar"/>
          </w:rPr>
          <w:t xml:space="preserve">│   ├── tutorial.qmd</w:t>
        </w:r>
      </w:ins>
      <w:ins w:id="105" w:author="PR Preview" w:date="2026-01-01T00:00:00Z">
        <w:r>
          <w:br/>
        </w:r>
      </w:ins>
      <w:ins w:id="106" w:author="PR Preview" w:date="2026-01-01T00:00:00Z">
        <w:r>
          <w:rPr>
            <w:rStyle w:val="VerbatimChar"/>
          </w:rPr>
          <w:t xml:space="preserve">│   └── articles/       # Website-only articles (not shipped)</w:t>
        </w:r>
      </w:ins>
      <w:ins w:id="107" w:author="PR Preview" w:date="2026-01-01T00:00:00Z">
        <w:r>
          <w:br/>
        </w:r>
      </w:ins>
      <w:ins w:id="108" w:author="PR Preview" w:date="2026-01-01T00:00:00Z">
        <w:r>
          <w:rPr>
            <w:rStyle w:val="VerbatimChar"/>
          </w:rPr>
          <w:t xml:space="preserve">│       ├── advanced-topics.qmd</w:t>
        </w:r>
      </w:ins>
      <w:ins w:id="109" w:author="PR Preview" w:date="2026-01-01T00:00:00Z">
        <w:r>
          <w:br/>
        </w:r>
      </w:ins>
      <w:ins w:id="110" w:author="PR Preview" w:date="2026-01-01T00:00:00Z">
        <w:r>
          <w:rPr>
            <w:rStyle w:val="VerbatimChar"/>
          </w:rPr>
          <w:t xml:space="preserve">│       └── case-studies.qmd</w:t>
        </w:r>
      </w:ins>
      <w:ins w:id="111" w:author="PR Preview" w:date="2026-01-01T00:00:00Z">
        <w:r>
          <w:br/>
        </w:r>
      </w:ins>
      <w:ins w:id="112" w:author="PR Preview" w:date="2026-01-01T00:00:00Z">
        <w:r>
          <w:rPr>
            <w:rStyle w:val="VerbatimChar"/>
          </w:rPr>
          <w:t xml:space="preserve">├── inst/               # Additional files to include in package</w:t>
        </w:r>
      </w:ins>
      <w:ins w:id="113" w:author="PR Preview" w:date="2026-01-01T00:00:00Z">
        <w:r>
          <w:br/>
        </w:r>
      </w:ins>
      <w:ins w:id="114" w:author="PR Preview" w:date="2026-01-01T00:00:00Z">
        <w:r>
          <w:rPr>
            <w:rStyle w:val="VerbatimChar"/>
          </w:rPr>
          <w:t xml:space="preserve">│   ├── extdata/        # External data files and .RDS results</w:t>
        </w:r>
      </w:ins>
      <w:ins w:id="115" w:author="PR Preview" w:date="2026-01-01T00:00:00Z">
        <w:r>
          <w:br/>
        </w:r>
      </w:ins>
      <w:ins w:id="116" w:author="PR Preview" w:date="2026-01-01T00:00:00Z">
        <w:r>
          <w:rPr>
            <w:rStyle w:val="VerbatimChar"/>
          </w:rPr>
          <w:t xml:space="preserve">│   │   ├── analysis_results.rds</w:t>
        </w:r>
      </w:ins>
      <w:ins w:id="117" w:author="PR Preview" w:date="2026-01-01T00:00:00Z">
        <w:r>
          <w:br/>
        </w:r>
      </w:ins>
      <w:ins w:id="118" w:author="PR Preview" w:date="2026-01-01T00:00:00Z">
        <w:r>
          <w:rPr>
            <w:rStyle w:val="VerbatimChar"/>
          </w:rPr>
          <w:t xml:space="preserve">│   │   └── processed_data.rds</w:t>
        </w:r>
      </w:ins>
      <w:ins w:id="119" w:author="PR Preview" w:date="2026-01-01T00:00:00Z">
        <w:r>
          <w:br/>
        </w:r>
      </w:ins>
      <w:ins w:id="120" w:author="PR Preview" w:date="2026-01-01T00:00:00Z">
        <w:r>
          <w:rPr>
            <w:rStyle w:val="VerbatimChar"/>
          </w:rPr>
          <w:t xml:space="preserve">│   ├── output/         # Figure and table outputs</w:t>
        </w:r>
      </w:ins>
      <w:ins w:id="121" w:author="PR Preview" w:date="2026-01-01T00:00:00Z">
        <w:r>
          <w:br/>
        </w:r>
      </w:ins>
      <w:ins w:id="122" w:author="PR Preview" w:date="2026-01-01T00:00:00Z">
        <w:r>
          <w:rPr>
            <w:rStyle w:val="VerbatimChar"/>
          </w:rPr>
          <w:t xml:space="preserve">│   │   ├── figures/</w:t>
        </w:r>
      </w:ins>
      <w:ins w:id="123" w:author="PR Preview" w:date="2026-01-01T00:00:00Z">
        <w:r>
          <w:br/>
        </w:r>
      </w:ins>
      <w:ins w:id="124" w:author="PR Preview" w:date="2026-01-01T00:00:00Z">
        <w:r>
          <w:rPr>
            <w:rStyle w:val="VerbatimChar"/>
          </w:rPr>
          <w:t xml:space="preserve">│   │   │   ├── fig1.pdf</w:t>
        </w:r>
      </w:ins>
      <w:ins w:id="125" w:author="PR Preview" w:date="2026-01-01T00:00:00Z">
        <w:r>
          <w:br/>
        </w:r>
      </w:ins>
      <w:ins w:id="126" w:author="PR Preview" w:date="2026-01-01T00:00:00Z">
        <w:r>
          <w:rPr>
            <w:rStyle w:val="VerbatimChar"/>
          </w:rPr>
          <w:t xml:space="preserve">│   │   │   └── fig2.png</w:t>
        </w:r>
      </w:ins>
      <w:ins w:id="127" w:author="PR Preview" w:date="2026-01-01T00:00:00Z">
        <w:r>
          <w:br/>
        </w:r>
      </w:ins>
      <w:ins w:id="128" w:author="PR Preview" w:date="2026-01-01T00:00:00Z">
        <w:r>
          <w:rPr>
            <w:rStyle w:val="VerbatimChar"/>
          </w:rPr>
          <w:t xml:space="preserve">│   │   └── tables/</w:t>
        </w:r>
      </w:ins>
      <w:ins w:id="129" w:author="PR Preview" w:date="2026-01-01T00:00:00Z">
        <w:r>
          <w:br/>
        </w:r>
      </w:ins>
      <w:ins w:id="130" w:author="PR Preview" w:date="2026-01-01T00:00:00Z">
        <w:r>
          <w:rPr>
            <w:rStyle w:val="VerbatimChar"/>
          </w:rPr>
          <w:t xml:space="preserve">│   │       ├── table1.csv</w:t>
        </w:r>
      </w:ins>
      <w:ins w:id="131" w:author="PR Preview" w:date="2026-01-01T00:00:00Z">
        <w:r>
          <w:br/>
        </w:r>
      </w:ins>
      <w:ins w:id="132" w:author="PR Preview" w:date="2026-01-01T00:00:00Z">
        <w:r>
          <w:rPr>
            <w:rStyle w:val="VerbatimChar"/>
          </w:rPr>
          <w:t xml:space="preserve">│   │       └── table2.xlsx</w:t>
        </w:r>
      </w:ins>
      <w:ins w:id="133" w:author="PR Preview" w:date="2026-01-01T00:00:00Z">
        <w:r>
          <w:br/>
        </w:r>
      </w:ins>
      <w:ins w:id="134" w:author="PR Preview" w:date="2026-01-01T00:00:00Z">
        <w:r>
          <w:rPr>
            <w:rStyle w:val="VerbatimChar"/>
          </w:rPr>
          <w:t xml:space="preserve">│   └── analyses/       # Analyses using restricted data (see below)</w:t>
        </w:r>
      </w:ins>
      <w:ins w:id="135" w:author="PR Preview" w:date="2026-01-01T00:00:00Z">
        <w:r>
          <w:br/>
        </w:r>
      </w:ins>
      <w:ins w:id="136" w:author="PR Preview" w:date="2026-01-01T00:00:00Z">
        <w:r>
          <w:rPr>
            <w:rStyle w:val="VerbatimChar"/>
          </w:rPr>
          <w:t xml:space="preserve">└── &lt;package&gt;.Rproj     # RStudio project file</w:t>
        </w:r>
      </w:ins>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del w:id="137" w:author="PR Preview" w:date="2026-01-01T00:00:00Z">
        <w:r>
          <w:delText xml:space="preserve">For analyses that rely on</w:delText>
        </w:r>
      </w:del>
      <w:del w:id="138" w:author="PR Preview" w:date="2026-01-01T00:00:00Z">
        <w:r>
          <w:delText xml:space="preserve"> </w:delText>
        </w:r>
      </w:del>
      <w:del w:id="139" w:author="PR Preview" w:date="2026-01-01T00:00:00Z">
        <w:r>
          <w:rPr>
            <w:b/>
            <w:bCs/>
          </w:rPr>
          <w:delText xml:space="preserve">private, sensitive, or restricted data</w:delText>
        </w:r>
      </w:del>
      <w:del w:id="140" w:author="PR Preview" w:date="2026-01-01T00:00:00Z">
        <w:r>
          <w:delText xml:space="preserve">, place</w:delText>
        </w:r>
      </w:del>
      <w:del w:id="141" w:author="PR Preview" w:date="2026-01-01T00:00:00Z">
        <w:r>
          <w:delText xml:space="preserve"> </w:delText>
        </w:r>
      </w:del>
      <w:del w:id="142" w:author="PR Preview" w:date="2026-01-01T00:00:00Z">
        <w:r>
          <w:rPr>
            <w:rStyle w:val="VerbatimChar"/>
          </w:rPr>
          <w:delText xml:space="preserve">.qmd</w:delText>
        </w:r>
      </w:del>
      <w:del w:id="143" w:author="PR Preview" w:date="2026-01-01T00:00:00Z">
        <w:r>
          <w:delText xml:space="preserve"> </w:delText>
        </w:r>
      </w:del>
      <w:del w:id="144" w:author="PR Preview" w:date="2026-01-01T00:00:00Z">
        <w:r>
          <w:delText xml:space="preserve">or</w:delText>
        </w:r>
      </w:del>
      <w:del w:id="145" w:author="PR Preview" w:date="2026-01-01T00:00:00Z">
        <w:r>
          <w:delText xml:space="preserve"> </w:delText>
        </w:r>
      </w:del>
      <w:del w:id="146" w:author="PR Preview" w:date="2026-01-01T00:00:00Z">
        <w:r>
          <w:rPr>
            <w:rStyle w:val="VerbatimChar"/>
          </w:rPr>
          <w:delText xml:space="preserve">.qmd</w:delText>
        </w:r>
      </w:del>
      <w:del w:id="147" w:author="PR Preview" w:date="2026-01-01T00:00:00Z">
        <w:r>
          <w:delText xml:space="preserve"> </w:delText>
        </w:r>
      </w:del>
      <w:del w:id="148" w:author="PR Preview" w:date="2026-01-01T00:00:00Z">
        <w:r>
          <w:delText xml:space="preserve">files in</w:delText>
        </w:r>
      </w:del>
      <w:del w:id="149" w:author="PR Preview" w:date="2026-01-01T00:00:00Z">
        <w:r>
          <w:delText xml:space="preserve"> </w:delText>
        </w:r>
      </w:del>
      <w:del w:id="150" w:author="PR Preview" w:date="2026-01-01T00:00:00Z">
        <w:r>
          <w:rPr>
            <w:rStyle w:val="VerbatimChar"/>
          </w:rPr>
          <w:delText xml:space="preserve">inst/analyses/</w:delText>
        </w:r>
      </w:del>
      <w:del w:id="151" w:author="PR Preview" w:date="2026-01-01T00:00:00Z">
        <w:r>
          <w:delText xml:space="preserve">:</w:delText>
        </w:r>
      </w:del>
    </w:p>
    <w:p>
      <w:pPr>
        <w:pStyle w:val="FirstParagraph"/>
      </w:pPr>
      <w:ins w:id="152" w:author="PR Preview" w:date="2026-01-01T00:00:00Z">
        <w:r>
          <w:t xml:space="preserve">For analyses that rely on</w:t>
        </w:r>
      </w:ins>
      <w:ins w:id="153" w:author="PR Preview" w:date="2026-01-01T00:00:00Z">
        <w:r>
          <w:t xml:space="preserve"> </w:t>
        </w:r>
      </w:ins>
      <w:ins w:id="154" w:author="PR Preview" w:date="2026-01-01T00:00:00Z">
        <w:r>
          <w:rPr>
            <w:b/>
            <w:bCs/>
          </w:rPr>
          <w:t xml:space="preserve">private, sensitive, or restricted data</w:t>
        </w:r>
      </w:ins>
      <w:ins w:id="155" w:author="PR Preview" w:date="2026-01-01T00:00:00Z">
        <w:r>
          <w:t xml:space="preserve">, place</w:t>
        </w:r>
      </w:ins>
      <w:ins w:id="156" w:author="PR Preview" w:date="2026-01-01T00:00:00Z">
        <w:r>
          <w:t xml:space="preserve"> </w:t>
        </w:r>
      </w:ins>
      <w:ins w:id="157" w:author="PR Preview" w:date="2026-01-01T00:00:00Z">
        <w:r>
          <w:rPr>
            <w:rStyle w:val="VerbatimChar"/>
          </w:rPr>
          <w:t xml:space="preserve">.qmd</w:t>
        </w:r>
      </w:ins>
      <w:ins w:id="158" w:author="PR Preview" w:date="2026-01-01T00:00:00Z">
        <w:r>
          <w:t xml:space="preserve"> </w:t>
        </w:r>
      </w:ins>
      <w:ins w:id="159" w:author="PR Preview" w:date="2026-01-01T00:00:00Z">
        <w:r>
          <w:t xml:space="preserve">or</w:t>
        </w:r>
      </w:ins>
      <w:ins w:id="160" w:author="PR Preview" w:date="2026-01-01T00:00:00Z">
        <w:r>
          <w:t xml:space="preserve"> </w:t>
        </w:r>
      </w:ins>
      <w:ins w:id="161" w:author="PR Preview" w:date="2026-01-01T00:00:00Z">
        <w:r>
          <w:rPr>
            <w:rStyle w:val="VerbatimChar"/>
          </w:rPr>
          <w:t xml:space="preserve">.Rmd</w:t>
        </w:r>
      </w:ins>
      <w:ins w:id="162" w:author="PR Preview" w:date="2026-01-01T00:00:00Z">
        <w:r>
          <w:t xml:space="preserve"> </w:t>
        </w:r>
      </w:ins>
      <w:ins w:id="163" w:author="PR Preview" w:date="2026-01-01T00:00:00Z">
        <w:r>
          <w:t xml:space="preserve">files in</w:t>
        </w:r>
      </w:ins>
      <w:ins w:id="164" w:author="PR Preview" w:date="2026-01-01T00:00:00Z">
        <w:r>
          <w:t xml:space="preserve"> </w:t>
        </w:r>
      </w:ins>
      <w:ins w:id="165" w:author="PR Preview" w:date="2026-01-01T00:00:00Z">
        <w:r>
          <w:rPr>
            <w:rStyle w:val="VerbatimChar"/>
          </w:rPr>
          <w:t xml:space="preserve">inst/analyses/</w:t>
        </w:r>
      </w:ins>
      <w:ins w:id="166" w:author="PR Preview" w:date="2026-01-01T00:00:00Z">
        <w:r>
          <w:t xml:space="preserve">:</w:t>
        </w:r>
      </w:ins>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del w:id="167" w:author="PR Preview" w:date="2026-01-01T00:00:00Z">
        <w:r>
          <w:delText xml:space="preserve">This is especially useful when data upstream changes — you can simply run the shell script to reproduce everything. After running shell scripts,</w:delText>
        </w:r>
      </w:del>
      <w:del w:id="168" w:author="PR Preview" w:date="2026-01-01T00:00:00Z">
        <w:r>
          <w:delText xml:space="preserve"> </w:delText>
        </w:r>
      </w:del>
      <w:del w:id="169" w:author="PR Preview" w:date="2026-01-01T00:00:00Z">
        <w:r>
          <w:rPr>
            <w:rStyle w:val="VerbatimChar"/>
          </w:rPr>
          <w:delText xml:space="preserve">.Rout</w:delText>
        </w:r>
      </w:del>
      <w:del w:id="170" w:author="PR Preview" w:date="2026-01-01T00:00:00Z">
        <w:r>
          <w:delText xml:space="preserve"> </w:delText>
        </w:r>
      </w:del>
      <w:del w:id="171" w:author="PR Preview" w:date="2026-01-01T00:00:00Z">
        <w:r>
          <w:delText xml:space="preserve">log files will be generated for each script. It is important to check these files to ensure everything has run correctly.</w:delText>
        </w:r>
      </w:del>
    </w:p>
    <w:p>
      <w:pPr>
        <w:pStyle w:val="FirstParagraph"/>
      </w:pPr>
      <w:ins w:id="172" w:author="PR Preview" w:date="2026-01-01T00:00:00Z">
        <w:r>
          <w:t xml:space="preserve">This is especially useful when data upstream changes — you can simply run the shell script to reproduce everything.</w:t>
        </w:r>
      </w:ins>
      <w:ins w:id="173" w:author="PR Preview" w:date="2026-01-01T00:00:00Z">
        <w:r>
          <w:t xml:space="preserve"> </w:t>
        </w:r>
      </w:ins>
      <w:ins w:id="174" w:author="PR Preview" w:date="2026-01-01T00:00:00Z">
        <w:r>
          <w:rPr>
            <w:rStyle w:val="VerbatimChar"/>
          </w:rPr>
          <w:t xml:space="preserve">Rscript</w:t>
        </w:r>
      </w:ins>
      <w:ins w:id="175" w:author="PR Preview" w:date="2026-01-01T00:00:00Z">
        <w:r>
          <w:t xml:space="preserve"> </w:t>
        </w:r>
      </w:ins>
      <w:ins w:id="176" w:author="PR Preview" w:date="2026-01-01T00:00:00Z">
        <w:r>
          <w:t xml:space="preserve">prints each script’s output to the terminal and writes no log file.</w:t>
        </w:r>
      </w:ins>
      <w:ins w:id="177" w:author="PR Preview" w:date="2026-01-01T00:00:00Z">
        <w:r>
          <w:t xml:space="preserve"> </w:t>
        </w:r>
      </w:ins>
      <w:ins w:id="178" w:author="PR Preview" w:date="2026-01-01T00:00:00Z">
        <w:r>
          <w:t xml:space="preserve">To keep a log, run each script with</w:t>
        </w:r>
      </w:ins>
      <w:ins w:id="179" w:author="PR Preview" w:date="2026-01-01T00:00:00Z">
        <w:r>
          <w:t xml:space="preserve"> </w:t>
        </w:r>
      </w:ins>
      <w:ins w:id="180" w:author="PR Preview" w:date="2026-01-01T00:00:00Z">
        <w:r>
          <w:rPr>
            <w:rStyle w:val="VerbatimChar"/>
          </w:rPr>
          <w:t xml:space="preserve">R CMD BATCH</w:t>
        </w:r>
      </w:ins>
      <w:ins w:id="181" w:author="PR Preview" w:date="2026-01-01T00:00:00Z">
        <w:r>
          <w:t xml:space="preserve">, which writes a</w:t>
        </w:r>
      </w:ins>
      <w:ins w:id="182" w:author="PR Preview" w:date="2026-01-01T00:00:00Z">
        <w:r>
          <w:t xml:space="preserve"> </w:t>
        </w:r>
      </w:ins>
      <w:ins w:id="183" w:author="PR Preview" w:date="2026-01-01T00:00:00Z">
        <w:r>
          <w:rPr>
            <w:rStyle w:val="VerbatimChar"/>
          </w:rPr>
          <w:t xml:space="preserve">.Rout</w:t>
        </w:r>
      </w:ins>
      <w:ins w:id="184" w:author="PR Preview" w:date="2026-01-01T00:00:00Z">
        <w:r>
          <w:t xml:space="preserve"> </w:t>
        </w:r>
      </w:ins>
      <w:ins w:id="185" w:author="PR Preview" w:date="2026-01-01T00:00:00Z">
        <w:r>
          <w:t xml:space="preserve">file,</w:t>
        </w:r>
      </w:ins>
      <w:ins w:id="186" w:author="PR Preview" w:date="2026-01-01T00:00:00Z">
        <w:r>
          <w:t xml:space="preserve"> </w:t>
        </w:r>
      </w:ins>
      <w:ins w:id="187" w:author="PR Preview" w:date="2026-01-01T00:00:00Z">
        <w:r>
          <w:t xml:space="preserve">or redirect the output, as in</w:t>
        </w:r>
      </w:ins>
      <w:ins w:id="188" w:author="PR Preview" w:date="2026-01-01T00:00:00Z">
        <w:r>
          <w:t xml:space="preserve"> </w:t>
        </w:r>
      </w:ins>
      <w:ins w:id="189" w:author="PR Preview" w:date="2026-01-01T00:00:00Z">
        <w:r>
          <w:rPr>
            <w:rStyle w:val="VerbatimChar"/>
          </w:rPr>
          <w:t xml:space="preserve">Rscript script.R &gt; script.log 2&gt;&amp;1</w:t>
        </w:r>
      </w:ins>
      <w:ins w:id="190" w:author="PR Preview" w:date="2026-01-01T00:00:00Z">
        <w:r>
          <w:t xml:space="preserve">.</w:t>
        </w:r>
      </w:ins>
      <w:ins w:id="191" w:author="PR Preview" w:date="2026-01-01T00:00:00Z">
        <w:r>
          <w:t xml:space="preserve"> </w:t>
        </w:r>
      </w:ins>
      <w:ins w:id="192" w:author="PR Preview" w:date="2026-01-01T00:00:00Z">
        <w:r>
          <w:t xml:space="preserve">Check these logs to ensure everything has run correctly.</w:t>
        </w:r>
      </w:ins>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del w:id="193" w:author="PR Preview" w:date="2026-01-01T00:00:00Z">
        <w:r>
          <w:delText xml:space="preserve">This is the single most important file for your project. It will be responsible for a variety of common tasks, declare global variables, load functions, declare paths, and more.</w:delText>
        </w:r>
      </w:del>
      <w:del w:id="194" w:author="PR Preview" w:date="2026-01-01T00:00:00Z">
        <w:r>
          <w:delText xml:space="preserve"> </w:delText>
        </w:r>
      </w:del>
      <w:del w:id="195" w:author="PR Preview" w:date="2026-01-01T00:00:00Z">
        <w:r>
          <w:rPr>
            <w:i/>
            <w:iCs/>
          </w:rPr>
          <w:delText xml:space="preserve">Every other file in the project</w:delText>
        </w:r>
      </w:del>
      <w:del w:id="196" w:author="PR Preview" w:date="2026-01-01T00:00:00Z">
        <w:r>
          <w:delText xml:space="preserve"> </w:delText>
        </w:r>
      </w:del>
      <w:del w:id="197" w:author="PR Preview" w:date="2026-01-01T00:00:00Z">
        <w:r>
          <w:delText xml:space="preserve">will begin with</w:delText>
        </w:r>
      </w:del>
      <w:del w:id="198" w:author="PR Preview" w:date="2026-01-01T00:00:00Z">
        <w:r>
          <w:delText xml:space="preserve"> </w:delText>
        </w:r>
      </w:del>
      <w:del w:id="199" w:author="PR Preview" w:date="2026-01-01T00:00:00Z">
        <w:r>
          <w:rPr>
            <w:rStyle w:val="VerbatimChar"/>
          </w:rPr>
          <w:delText xml:space="preserve">source("0-config")</w:delText>
        </w:r>
      </w:del>
      <w:del w:id="200" w:author="PR Preview" w:date="2026-01-01T00:00:00Z">
        <w:r>
          <w:delText xml:space="preserve">, and its role is to reduce redundancy and create an abstraction layer that allows you to make changes in one place (</w:delText>
        </w:r>
      </w:del>
      <w:del w:id="201" w:author="PR Preview" w:date="2026-01-01T00:00:00Z">
        <w:r>
          <w:rPr>
            <w:rStyle w:val="VerbatimChar"/>
          </w:rPr>
          <w:delText xml:space="preserve">0-config.R</w:delText>
        </w:r>
      </w:del>
      <w:del w:id="202" w:author="PR Preview" w:date="2026-01-01T00:00:00Z">
        <w:r>
          <w:delText xml:space="preserve">) rather than 5 different files. To this end, paths which will be reference in multiple scripts (i.e. a</w:delText>
        </w:r>
      </w:del>
      <w:del w:id="203" w:author="PR Preview" w:date="2026-01-01T00:00:00Z">
        <w:r>
          <w:delText xml:space="preserve"> </w:delText>
        </w:r>
      </w:del>
      <w:del w:id="204" w:author="PR Preview" w:date="2026-01-01T00:00:00Z">
        <w:r>
          <w:rPr>
            <w:rStyle w:val="VerbatimChar"/>
          </w:rPr>
          <w:delText xml:space="preserve">merged_data_path</w:delText>
        </w:r>
      </w:del>
      <w:del w:id="205" w:author="PR Preview" w:date="2026-01-01T00:00:00Z">
        <w:r>
          <w:delText xml:space="preserve">) can be declared in</w:delText>
        </w:r>
      </w:del>
      <w:del w:id="206" w:author="PR Preview" w:date="2026-01-01T00:00:00Z">
        <w:r>
          <w:delText xml:space="preserve"> </w:delText>
        </w:r>
      </w:del>
      <w:del w:id="207" w:author="PR Preview" w:date="2026-01-01T00:00:00Z">
        <w:r>
          <w:rPr>
            <w:rStyle w:val="VerbatimChar"/>
          </w:rPr>
          <w:delText xml:space="preserve">0-config.R</w:delText>
        </w:r>
      </w:del>
      <w:del w:id="208" w:author="PR Preview" w:date="2026-01-01T00:00:00Z">
        <w:r>
          <w:delText xml:space="preserve"> </w:delText>
        </w:r>
      </w:del>
      <w:del w:id="209" w:author="PR Preview" w:date="2026-01-01T00:00:00Z">
        <w:r>
          <w:delTex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delText>
        </w:r>
      </w:del>
      <w:del w:id="210" w:author="PR Preview" w:date="2026-01-01T00:00:00Z">
        <w:r>
          <w:delText xml:space="preserve"> </w:delText>
        </w:r>
      </w:del>
      <w:del w:id="211" w:author="PR Preview" w:date="2026-01-01T00:00:00Z">
        <w:r>
          <w:rPr>
            <w:rStyle w:val="VerbatimChar"/>
          </w:rPr>
          <w:delText xml:space="preserve">0-config.R</w:delText>
        </w:r>
      </w:del>
      <w:del w:id="212" w:author="PR Preview" w:date="2026-01-01T00:00:00Z">
        <w:r>
          <w:delText xml:space="preserve"> </w:delText>
        </w:r>
      </w:del>
      <w:del w:id="213" w:author="PR Preview" w:date="2026-01-01T00:00:00Z">
        <w:r>
          <w:delText xml:space="preserve">file assume that users have opened the</w:delText>
        </w:r>
      </w:del>
      <w:del w:id="214" w:author="PR Preview" w:date="2026-01-01T00:00:00Z">
        <w:r>
          <w:delText xml:space="preserve"> </w:delText>
        </w:r>
      </w:del>
      <w:del w:id="215" w:author="PR Preview" w:date="2026-01-01T00:00:00Z">
        <w:r>
          <w:rPr>
            <w:rStyle w:val="VerbatimChar"/>
          </w:rPr>
          <w:delText xml:space="preserve">.Rproj</w:delText>
        </w:r>
      </w:del>
      <w:del w:id="216" w:author="PR Preview" w:date="2026-01-01T00:00:00Z">
        <w:r>
          <w:delText xml:space="preserve"> </w:delText>
        </w:r>
      </w:del>
      <w:del w:id="217" w:author="PR Preview" w:date="2026-01-01T00:00:00Z">
        <w:r>
          <w:delText xml:space="preserve">file, which sets the directory to the top level of the project.</w:delText>
        </w:r>
      </w:del>
    </w:p>
    <w:p>
      <w:pPr>
        <w:pStyle w:val="FirstParagraph"/>
      </w:pPr>
      <w:ins w:id="218" w:author="PR Preview" w:date="2026-01-01T00:00:00Z">
        <w:r>
          <w:t xml:space="preserve">This is the single most important file for your project. It will be responsible for a variety of common tasks, declare global variables, load functions, declare paths, and more.</w:t>
        </w:r>
      </w:ins>
      <w:ins w:id="219" w:author="PR Preview" w:date="2026-01-01T00:00:00Z">
        <w:r>
          <w:t xml:space="preserve"> </w:t>
        </w:r>
      </w:ins>
      <w:ins w:id="220" w:author="PR Preview" w:date="2026-01-01T00:00:00Z">
        <w:r>
          <w:rPr>
            <w:i/>
            <w:iCs/>
          </w:rPr>
          <w:t xml:space="preserve">Every other file in the project</w:t>
        </w:r>
      </w:ins>
      <w:ins w:id="221" w:author="PR Preview" w:date="2026-01-01T00:00:00Z">
        <w:r>
          <w:t xml:space="preserve"> </w:t>
        </w:r>
      </w:ins>
      <w:ins w:id="222" w:author="PR Preview" w:date="2026-01-01T00:00:00Z">
        <w:r>
          <w:t xml:space="preserve">will begin with</w:t>
        </w:r>
      </w:ins>
      <w:ins w:id="223" w:author="PR Preview" w:date="2026-01-01T00:00:00Z">
        <w:r>
          <w:t xml:space="preserve"> </w:t>
        </w:r>
      </w:ins>
      <w:ins w:id="224" w:author="PR Preview" w:date="2026-01-01T00:00:00Z">
        <w:r>
          <w:rPr>
            <w:rStyle w:val="VerbatimChar"/>
          </w:rPr>
          <w:t xml:space="preserve">source("0-config.R")</w:t>
        </w:r>
      </w:ins>
      <w:ins w:id="225" w:author="PR Preview" w:date="2026-01-01T00:00:00Z">
        <w:r>
          <w:t xml:space="preserve">, and its role is to reduce redundancy and create an abstraction layer that allows you to make changes in one place (</w:t>
        </w:r>
      </w:ins>
      <w:ins w:id="226" w:author="PR Preview" w:date="2026-01-01T00:00:00Z">
        <w:r>
          <w:rPr>
            <w:rStyle w:val="VerbatimChar"/>
          </w:rPr>
          <w:t xml:space="preserve">0-config.R</w:t>
        </w:r>
      </w:ins>
      <w:ins w:id="227" w:author="PR Preview" w:date="2026-01-01T00:00:00Z">
        <w:r>
          <w:t xml:space="preserve">) rather than 5 different files. To this end, paths which will be reference in multiple scripts (i.e. a</w:t>
        </w:r>
      </w:ins>
      <w:ins w:id="228" w:author="PR Preview" w:date="2026-01-01T00:00:00Z">
        <w:r>
          <w:t xml:space="preserve"> </w:t>
        </w:r>
      </w:ins>
      <w:ins w:id="229" w:author="PR Preview" w:date="2026-01-01T00:00:00Z">
        <w:r>
          <w:rPr>
            <w:rStyle w:val="VerbatimChar"/>
          </w:rPr>
          <w:t xml:space="preserve">merged_data_path</w:t>
        </w:r>
      </w:ins>
      <w:ins w:id="230" w:author="PR Preview" w:date="2026-01-01T00:00:00Z">
        <w:r>
          <w:t xml:space="preserve">) can be declared in</w:t>
        </w:r>
      </w:ins>
      <w:ins w:id="231" w:author="PR Preview" w:date="2026-01-01T00:00:00Z">
        <w:r>
          <w:t xml:space="preserve"> </w:t>
        </w:r>
      </w:ins>
      <w:ins w:id="232" w:author="PR Preview" w:date="2026-01-01T00:00:00Z">
        <w:r>
          <w:rPr>
            <w:rStyle w:val="VerbatimChar"/>
          </w:rPr>
          <w:t xml:space="preserve">0-config.R</w:t>
        </w:r>
      </w:ins>
      <w:ins w:id="233" w:author="PR Preview" w:date="2026-01-01T00:00:00Z">
        <w:r>
          <w:t xml:space="preserve"> </w:t>
        </w:r>
      </w:ins>
      <w:ins w:id="234" w:author="PR Preview" w:date="2026-01-01T00:00:00Z">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ins>
      <w:ins w:id="235" w:author="PR Preview" w:date="2026-01-01T00:00:00Z">
        <w:r>
          <w:t xml:space="preserve"> </w:t>
        </w:r>
      </w:ins>
      <w:ins w:id="236" w:author="PR Preview" w:date="2026-01-01T00:00:00Z">
        <w:r>
          <w:rPr>
            <w:rStyle w:val="VerbatimChar"/>
          </w:rPr>
          <w:t xml:space="preserve">0-config.R</w:t>
        </w:r>
      </w:ins>
      <w:ins w:id="237" w:author="PR Preview" w:date="2026-01-01T00:00:00Z">
        <w:r>
          <w:t xml:space="preserve"> </w:t>
        </w:r>
      </w:ins>
      <w:ins w:id="238" w:author="PR Preview" w:date="2026-01-01T00:00:00Z">
        <w:r>
          <w:t xml:space="preserve">file assume that users have opened the</w:t>
        </w:r>
      </w:ins>
      <w:ins w:id="239" w:author="PR Preview" w:date="2026-01-01T00:00:00Z">
        <w:r>
          <w:t xml:space="preserve"> </w:t>
        </w:r>
      </w:ins>
      <w:ins w:id="240" w:author="PR Preview" w:date="2026-01-01T00:00:00Z">
        <w:r>
          <w:rPr>
            <w:rStyle w:val="VerbatimChar"/>
          </w:rPr>
          <w:t xml:space="preserve">.Rproj</w:t>
        </w:r>
      </w:ins>
      <w:ins w:id="241" w:author="PR Preview" w:date="2026-01-01T00:00:00Z">
        <w:r>
          <w:t xml:space="preserve"> </w:t>
        </w:r>
      </w:ins>
      <w:ins w:id="242" w:author="PR Preview" w:date="2026-01-01T00:00:00Z">
        <w:r>
          <w:t xml:space="preserve">file, which sets the directory to the top level of the project.</w:t>
        </w:r>
      </w:ins>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2026-10-14T08:41:03Z</dcterms:created>
  <dcterms:modified xsi:type="dcterms:W3CDTF">2026-10-14T08:41:03Z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