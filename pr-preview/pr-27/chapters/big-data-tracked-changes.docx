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03:38:56 (PDT)</w:delText>
        </w:r>
      </w:del>
    </w:p>
    <w:p>
      <w:pPr>
        <w:pStyle w:val="Date"/>
      </w:pPr>
      <w:ins w:id="2" w:author="PR Preview" w:date="2026-01-01T00:00:00Z">
        <w:r>
          <w:t xml:space="preserve">Last modified: 2026-10-14 03:54:35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2026-10-14T10:56:39Z</dcterms:created>
  <dcterms:modified xsi:type="dcterms:W3CDTF">2026-10-14T10:56:39Z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03:54:35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