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del w:id="1" w:author="PR Preview" w:date="2026-01-01T00:00:00Z">
        <w:r>
          <w:delText xml:space="preserve">Last modified: 2026-10-14 01:49:27 (PDT)</w:delText>
        </w:r>
      </w:del>
    </w:p>
    <w:p>
      <w:pPr>
        <w:pStyle w:val="Date"/>
      </w:pPr>
      <w:ins w:id="2" w:author="PR Preview" w:date="2026-01-01T00:00:00Z">
        <w:r>
          <w:t xml:space="preserve">Last modified: 2026-10-14 01:49:06 (PDT)</w:t>
        </w:r>
      </w:ins>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2026-10-14T08:52:54Z</dcterms:created>
  <dcterms:modified xsi:type="dcterms:W3CDTF">2026-10-14T08:52:54Z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01:49:06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