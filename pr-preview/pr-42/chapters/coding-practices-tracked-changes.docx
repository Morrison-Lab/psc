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del w:id="3" w:author="PR Preview" w:date="2026-01-01T00:00:00Z">
        <w:r>
          <w:delText xml:space="preserve">46.2 Coming to R from SAS</w:delText>
        </w:r>
      </w:del>
    </w:p>
    <w:p>
      <w:pPr>
        <w:pStyle w:val="Heading3"/>
      </w:pPr>
      <w:ins w:id="4" w:author="PR Preview" w:date="2026-01-01T00:00:00Z">
        <w:r>
          <w:t xml:space="preserve">46.2 Learning Python</w:t>
        </w:r>
      </w:ins>
    </w:p>
    <w:p>
      <w:pPr>
        <w:pStyle w:val="Compact"/>
        <w:numPr>
          <w:ilvl w:val="0"/>
          <w:numId w:val="1077"/>
        </w:numPr>
      </w:pPr>
      <w:hyperlink r:id="rId344">
        <w:ins w:id="5" w:author="PR Preview" w:date="2026-01-01T00:00:00Z">
          <w:r>
            <w:rPr>
              <w:rStyle w:val="Hyperlink"/>
            </w:rPr>
            <w:t xml:space="preserve">Python Tutor</w:t>
          </w:r>
        </w:ins>
      </w:hyperlink>
      <w:ins w:id="6" w:author="PR Preview" w:date="2026-01-01T00:00:00Z">
        <w:r>
          <w:t xml:space="preserve"> </w:t>
        </w:r>
      </w:ins>
      <w:ins w:id="7" w:author="PR Preview" w:date="2026-01-01T00:00:00Z">
        <w:r>
          <w:t xml:space="preserve">- steps through a short program one line at a time</w:t>
        </w:r>
      </w:ins>
      <w:ins w:id="8" w:author="PR Preview" w:date="2026-01-01T00:00:00Z">
        <w:r>
          <w:t xml:space="preserve"> </w:t>
        </w:r>
      </w:ins>
      <w:ins w:id="9" w:author="PR Preview" w:date="2026-01-01T00:00:00Z">
        <w:r>
          <w:t xml:space="preserve">and draws each variable and object in memory;</w:t>
        </w:r>
      </w:ins>
      <w:ins w:id="10" w:author="PR Preview" w:date="2026-01-01T00:00:00Z">
        <w:r>
          <w:t xml:space="preserve"> </w:t>
        </w:r>
      </w:ins>
      <w:ins w:id="11" w:author="PR Preview" w:date="2026-01-01T00:00:00Z">
        <w:r>
          <w:t xml:space="preserve">it visualizes Python, Java, C, C++ and JavaScript (not R) and limits program length, so use it on small examples</w:t>
        </w:r>
      </w:ins>
    </w:p>
    <w:bookmarkEnd w:id="345"/>
    <w:bookmarkStart w:id="350" w:name="coming-to-r-from-sas"/>
    <w:p>
      <w:pPr>
        <w:pStyle w:val="Heading3"/>
      </w:pPr>
      <w:ins w:id="12" w:author="PR Preview" w:date="2026-01-01T00:00:00Z">
        <w:r>
          <w:t xml:space="preserve">46.3 Coming to R from SAS</w:t>
        </w:r>
      </w:ins>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del w:id="13" w:author="PR Preview" w:date="2026-01-01T00:00:00Z">
        <w:r>
          <w:delText xml:space="preserve">46.3 General R Programming</w:delText>
        </w:r>
      </w:del>
    </w:p>
    <w:p>
      <w:pPr>
        <w:pStyle w:val="Heading3"/>
      </w:pPr>
      <w:ins w:id="14" w:author="PR Preview" w:date="2026-01-01T00:00:00Z">
        <w:r>
          <w:t xml:space="preserve">46.4 General R Programming</w:t>
        </w:r>
      </w:ins>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del w:id="15" w:author="PR Preview" w:date="2026-01-01T00:00:00Z">
        <w:r>
          <w:delText xml:space="preserve">46.4 Summary tables</w:delText>
        </w:r>
      </w:del>
    </w:p>
    <w:p>
      <w:pPr>
        <w:pStyle w:val="Heading3"/>
      </w:pPr>
      <w:ins w:id="16" w:author="PR Preview" w:date="2026-01-01T00:00:00Z">
        <w:r>
          <w:t xml:space="preserve">46.5 Summary tables</w:t>
        </w:r>
      </w:ins>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del w:id="17" w:author="PR Preview" w:date="2026-01-01T00:00:00Z">
        <w:r>
          <w:delText xml:space="preserve">46.5 R Package Development</w:delText>
        </w:r>
      </w:del>
    </w:p>
    <w:p>
      <w:pPr>
        <w:pStyle w:val="Heading3"/>
      </w:pPr>
      <w:ins w:id="18" w:author="PR Preview" w:date="2026-01-01T00:00:00Z">
        <w:r>
          <w:t xml:space="preserve">46.6 R Package Development</w:t>
        </w:r>
      </w:ins>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del w:id="19" w:author="PR Preview" w:date="2026-01-01T00:00:00Z">
        <w:r>
          <w:delText xml:space="preserve">46.6 Shiny Development</w:delText>
        </w:r>
      </w:del>
    </w:p>
    <w:p>
      <w:pPr>
        <w:pStyle w:val="Heading3"/>
      </w:pPr>
      <w:ins w:id="20" w:author="PR Preview" w:date="2026-01-01T00:00:00Z">
        <w:r>
          <w:t xml:space="preserve">46.7 Shiny Development</w:t>
        </w:r>
      </w:ins>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del w:id="21" w:author="PR Preview" w:date="2026-01-01T00:00:00Z">
        <w:r>
          <w:delText xml:space="preserve">46.7 Git and Version Control</w:delText>
        </w:r>
      </w:del>
    </w:p>
    <w:p>
      <w:pPr>
        <w:pStyle w:val="Heading3"/>
      </w:pPr>
      <w:ins w:id="22" w:author="PR Preview" w:date="2026-01-01T00:00:00Z">
        <w:r>
          <w:t xml:space="preserve">46.8 Git and Version Control</w:t>
        </w:r>
      </w:ins>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2026-10-16T03:29:39Z</dcterms:created>
  <dcterms:modified xsi:type="dcterms:W3CDTF">2026-10-16T03:29:39Z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