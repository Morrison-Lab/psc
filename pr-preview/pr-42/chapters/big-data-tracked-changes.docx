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2026-10-15 15:35:31 (PDT)</w:delText>
        </w:r>
      </w:del>
    </w:p>
    <w:p>
      <w:pPr>
        <w:pStyle w:val="Date"/>
      </w:pPr>
      <w:ins w:id="2" w:author="PR Preview" w:date="2026-01-01T00:00:00Z">
        <w:r>
          <w:t xml:space="preserve">Last modified: 2026-10-15 20:24:33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2026-10-16T03:28:56Z</dcterms:created>
  <dcterms:modified xsi:type="dcterms:W3CDTF">2026-10-16T03:28:56Z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