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15:28:03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del w:id="3" w:author="PR Preview" w:date="2026-01-01T00:00:00Z">
        <w:r>
          <w:delText xml:space="preserve">Quarto is the successor to R Markdown,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tool many R users know for combining prose and code.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Besides R, Quarto runs Python and Julia code,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it replaces the separate add-on packages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that R Markdown needed for books, websites, and slides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(Wickham et al. 2023, ch. 28)</w:delText>
        </w:r>
      </w:del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t xml:space="preserve">Quarto is the successor to R Markdown.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Quarto runs Python and Julia as well as R,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it replaces the add-on packages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that R Markdown needed for books, websites, and slides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(Wickham et al. 2023, ch. 28)</w:t>
        </w:r>
      </w:ins>
      <w:ins w:id="24" w:author="PR Preview" w:date="2026-01-01T00:00:00Z">
        <w:r>
          <w:t xml:space="preserve">.</w:t>
        </w:r>
      </w:ins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2026-10-15T22:33:01Z</dcterms:created>
  <dcterms:modified xsi:type="dcterms:W3CDTF">2026-10-15T22:33:01Z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