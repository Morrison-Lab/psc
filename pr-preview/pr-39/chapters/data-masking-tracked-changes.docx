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2026-10-15 15:15:23 (PDT)</w:delText>
        </w:r>
      </w:del>
    </w:p>
    <w:p>
      <w:pPr>
        <w:pStyle w:val="Date"/>
      </w:pPr>
      <w:ins w:id="2" w:author="PR Preview" w:date="2026-01-01T00:00:00Z">
        <w:r>
          <w:t xml:space="preserve">Last modified: 2026-10-15 15:28:03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2026-10-15T22:32:44Z</dcterms:created>
  <dcterms:modified xsi:type="dcterms:W3CDTF">2026-10-15T22:32:44Z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15:28:03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