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2026-10-11 19:47:18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20:49:29 (PDT)</w:t>
        </w:r>
      </w:ins>
    </w:p>
    <w:bookmarkStart w:id="3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2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2"/>
    <w:bookmarkStart w:id="25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5"/>
    <w:bookmarkStart w:id="28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6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7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8"/>
    <w:bookmarkStart w:id="31" w:name="license"/>
    <w:p>
      <w:pPr>
        <w:pStyle w:val="Heading2"/>
      </w:pPr>
      <w:ins w:id="3" w:author="PR Preview" w:date="2026-01-01T00:00:00Z">
        <w:r>
          <w:t xml:space="preserve">License</w:t>
        </w:r>
      </w:ins>
    </w:p>
    <w:p>
      <w:pPr>
        <w:pStyle w:val="FirstParagraph"/>
      </w:pPr>
      <w:ins w:id="4" w:author="PR Preview" w:date="2026-01-01T00:00:00Z">
        <w:r>
          <w:t xml:space="preserve">The text of this site, including the code examples on its pages,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is licensed under the</w:t>
        </w:r>
      </w:ins>
      <w:ins w:id="7" w:author="PR Preview" w:date="2026-01-01T00:00:00Z">
        <w:r>
          <w:t xml:space="preserve"> </w:t>
        </w:r>
      </w:ins>
      <w:hyperlink r:id="rId29">
        <w:ins w:id="8" w:author="PR Preview" w:date="2026-01-01T00:00:00Z">
          <w:r>
            <w:rPr>
              <w:rStyle w:val="Hyperlink"/>
            </w:rPr>
            <w:t xml:space="preserve">Creative Commons Attribution-NonCommercial 4.0 International License (CC BY-NC 4.0)</w:t>
          </w:r>
        </w:ins>
      </w:hyperlink>
      <w:ins w:id="9" w:author="PR Preview" w:date="2026-01-01T00:00:00Z">
        <w:r>
          <w:t xml:space="preserve">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 license that the UCD-SERG lab manual and the Benjamin-Chung Lab Manual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state on their home pages.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Reuse of that text must credit the authors named under Origin above.</w:t>
        </w:r>
      </w:ins>
    </w:p>
    <w:p>
      <w:pPr>
        <w:pStyle w:val="BodyText"/>
      </w:pPr>
      <w:ins w:id="16" w:author="PR Preview" w:date="2026-01-01T00:00:00Z">
        <w:r>
          <w:t xml:space="preserve">The rest of the repository’s code, such as its R package, scripts, and workflows,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is licensed under the MIT License; see</w:t>
        </w:r>
      </w:ins>
      <w:ins w:id="19" w:author="PR Preview" w:date="2026-01-01T00:00:00Z">
        <w:r>
          <w:t xml:space="preserve"> </w:t>
        </w:r>
      </w:ins>
      <w:hyperlink r:id="rId30">
        <w:ins w:id="20" w:author="PR Preview" w:date="2026-01-01T00:00:00Z">
          <w:r>
            <w:rPr>
              <w:rStyle w:val="VerbatimChar"/>
            </w:rPr>
            <w:t xml:space="preserve">LICENSE</w:t>
          </w:r>
        </w:ins>
      </w:hyperlink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Quarto extensions copied into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rStyle w:val="VerbatimChar"/>
          </w:rPr>
          <w:t xml:space="preserve">_extensions/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keep their own licenses.</w:t>
        </w:r>
      </w:ins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0" Type="http://schemas.openxmlformats.org/officeDocument/2006/relationships/hyperlink" Target="chapters/unix.qmd" TargetMode="External"/><Relationship Id="rId29" Type="http://schemas.openxmlformats.org/officeDocument/2006/relationships/hyperlink" Target="https://creativecommons.org/licenses/by-nc/4.0/" TargetMode="External"/><Relationship Id="rId30" Type="http://schemas.openxmlformats.org/officeDocument/2006/relationships/hyperlink" Target="https://github.com/Morrison-Lab/psc/blob/main/LICENSE" TargetMode="External"/><Relationship Id="rId27" Type="http://schemas.openxmlformats.org/officeDocument/2006/relationships/hyperlink" Target="https://github.com/Morrison-Lab/qwt" TargetMode="External"/><Relationship Id="rId26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3" Type="http://schemas.openxmlformats.org/officeDocument/2006/relationships/hyperlink" Target="https://morrison-lab.github.io/wai/" TargetMode="External"/><Relationship Id="rId24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0" Type="http://schemas.openxmlformats.org/officeDocument/2006/relationships/hyperlink" Target="chapters/unix.qmd" TargetMode="External"/><Relationship Id="rId29" Type="http://schemas.openxmlformats.org/officeDocument/2006/relationships/hyperlink" Target="https://creativecommons.org/licenses/by-nc/4.0/" TargetMode="External"/><Relationship Id="rId30" Type="http://schemas.openxmlformats.org/officeDocument/2006/relationships/hyperlink" Target="https://github.com/Morrison-Lab/psc/blob/main/LICENSE" TargetMode="External"/><Relationship Id="rId27" Type="http://schemas.openxmlformats.org/officeDocument/2006/relationships/hyperlink" Target="https://github.com/Morrison-Lab/qwt" TargetMode="External"/><Relationship Id="rId26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3" Type="http://schemas.openxmlformats.org/officeDocument/2006/relationships/hyperlink" Target="https://morrison-lab.github.io/wai/" TargetMode="External"/><Relationship Id="rId24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2026-10-12T03:56:30Z</dcterms:created>
  <dcterms:modified xsi:type="dcterms:W3CDTF">2026-10-12T03:56:30Z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