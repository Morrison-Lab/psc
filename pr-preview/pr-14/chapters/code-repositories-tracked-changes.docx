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2026-10-11 19:47:18 (PDT)</w:delText>
        </w:r>
      </w:del>
    </w:p>
    <w:p>
      <w:pPr>
        <w:pStyle w:val="Date"/>
      </w:pPr>
      <w:ins w:id="2" w:author="PR Preview" w:date="2026-01-01T00:00:00Z">
        <w:r>
          <w:t xml:space="preserve">Last modified: 2026-10-11 20:49:29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2026-10-12T03:54:12Z</dcterms:created>
  <dcterms:modified xsi:type="dcterms:W3CDTF">2026-10-12T03:54:12Z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20:49:29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