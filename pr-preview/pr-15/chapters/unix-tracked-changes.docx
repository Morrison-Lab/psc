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01:04:11 (PDT)</w:delText>
        </w:r>
      </w:del>
    </w:p>
    <w:p>
      <w:pPr>
        <w:pStyle w:val="Date"/>
      </w:pPr>
      <w:ins w:id="2" w:author="PR Preview" w:date="2026-01-01T00:00:00Z">
        <w:r>
          <w:t xml:space="preserve">Last modified: 2026-10-12 01:10:28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2026-10-12T08:15:05Z</dcterms:created>
  <dcterms:modified xsi:type="dcterms:W3CDTF">2026-10-12T08:15:05Z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