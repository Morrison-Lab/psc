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01:04:11 (PDT)</w:delText>
        </w:r>
      </w:del>
    </w:p>
    <w:p>
      <w:pPr>
        <w:pStyle w:val="Date"/>
      </w:pPr>
      <w:ins w:id="2" w:author="PR Preview" w:date="2026-01-01T00:00:00Z">
        <w:r>
          <w:t xml:space="preserve">Last modified: 2026-10-12 01:10:28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del w:id="3" w:author="PR Preview" w:date="2026-01-01T00:00:00Z">
        <w:r>
          <w:delText xml:space="preserve">When writing code, avoid nested function calls and nested function definitions where feasible:</w:delText>
        </w:r>
      </w:del>
    </w:p>
    <w:p>
      <w:pPr>
        <w:pStyle w:val="Compact"/>
        <w:numPr>
          <w:ilvl w:val="0"/>
          <w:numId w:val="1010"/>
        </w:numPr>
      </w:pPr>
      <w:del w:id="4" w:author="PR Preview" w:date="2026-01-01T00:00:00Z">
        <w:r>
          <w:delText xml:space="preserve">Prefer named intermediate variables (or a pipe, e.g. </w:delText>
        </w:r>
      </w:del>
      <w:del w:id="5" w:author="PR Preview" w:date="2026-01-01T00:00:00Z">
        <w:r>
          <w:rPr>
            <w:rStyle w:val="VerbatimChar"/>
          </w:rPr>
          <w:delText xml:space="preserve">|&gt;</w:delText>
        </w:r>
      </w:del>
      <w:del w:id="6" w:author="PR Preview" w:date="2026-01-01T00:00:00Z">
        <w:r>
          <w:delText xml:space="preserve"> </w:delText>
        </w:r>
      </w:del>
      <w:del w:id="7" w:author="PR Preview" w:date="2026-01-01T00:00:00Z">
        <w:r>
          <w:delText xml:space="preserve">in R)</w:delText>
        </w:r>
      </w:del>
      <w:del w:id="8" w:author="PR Preview" w:date="2026-01-01T00:00:00Z">
        <w:r>
          <w:delText xml:space="preserve"> </w:delText>
        </w:r>
      </w:del>
      <w:del w:id="9" w:author="PR Preview" w:date="2026-01-01T00:00:00Z">
        <w:r>
          <w:delText xml:space="preserve">over deeply nested calls like</w:delText>
        </w:r>
      </w:del>
      <w:del w:id="10" w:author="PR Preview" w:date="2026-01-01T00:00:00Z">
        <w:r>
          <w:delText xml:space="preserve"> </w:delText>
        </w:r>
      </w:del>
      <w:del w:id="11" w:author="PR Preview" w:date="2026-01-01T00:00:00Z">
        <w:r>
          <w:rPr>
            <w:rStyle w:val="VerbatimChar"/>
          </w:rPr>
          <w:delText xml:space="preserve">f(g(h(x)))</w:delText>
        </w:r>
      </w:del>
      <w:del w:id="12" w:author="PR Preview" w:date="2026-01-01T00:00:00Z">
        <w:r>
          <w:delText xml:space="preserve">.</w:delText>
        </w:r>
      </w:del>
      <w:del w:id="13" w:author="PR Preview" w:date="2026-01-01T00:00:00Z">
        <w:r>
          <w:delText xml:space="preserve"> </w:delText>
        </w:r>
      </w:del>
      <w:del w:id="14" w:author="PR Preview" w:date="2026-01-01T00:00:00Z">
        <w:r>
          <w:delText xml:space="preserve">Naming each step makes the data flow read top-to-bottom</w:delText>
        </w:r>
      </w:del>
      <w:del w:id="15" w:author="PR Preview" w:date="2026-01-01T00:00:00Z">
        <w:r>
          <w:delText xml:space="preserve"> </w:delText>
        </w:r>
      </w:del>
      <w:del w:id="16" w:author="PR Preview" w:date="2026-01-01T00:00:00Z">
        <w:r>
          <w:delText xml:space="preserve">and leaves intermediate values inspectable in a debugger.</w:delText>
        </w:r>
      </w:del>
    </w:p>
    <w:p>
      <w:pPr>
        <w:pStyle w:val="FirstParagraph"/>
      </w:pPr>
      <w:ins w:id="17" w:author="PR Preview" w:date="2026-01-01T00:00:00Z">
        <w:r>
          <w:t xml:space="preserve">When writing code, do not nest function calls.</w:t>
        </w:r>
      </w:ins>
      <w:ins w:id="18" w:author="PR Preview" w:date="2026-01-01T00:00:00Z">
        <w:r>
          <w:t xml:space="preserve"> </w:t>
        </w:r>
      </w:ins>
      <w:ins w:id="19" w:author="PR Preview" w:date="2026-01-01T00:00:00Z">
        <w:r>
          <w:t xml:space="preserve">Where feasible, also avoid nested function definitions:</w:t>
        </w:r>
      </w:ins>
    </w:p>
    <w:p>
      <w:pPr>
        <w:pStyle w:val="Compact"/>
        <w:numPr>
          <w:ilvl w:val="0"/>
          <w:numId w:val="1010"/>
        </w:numPr>
      </w:pPr>
      <w:ins w:id="20" w:author="PR Preview" w:date="2026-01-01T00:00:00Z">
        <w:r>
          <w:t xml:space="preserve">Do not pass one function call’s result straight into another call,</w:t>
        </w:r>
      </w:ins>
      <w:ins w:id="21" w:author="PR Preview" w:date="2026-01-01T00:00:00Z">
        <w:r>
          <w:t xml:space="preserve"> </w:t>
        </w:r>
      </w:ins>
      <w:ins w:id="22" w:author="PR Preview" w:date="2026-01-01T00:00:00Z">
        <w:r>
          <w:t xml:space="preserve">as in</w:t>
        </w:r>
      </w:ins>
      <w:ins w:id="23" w:author="PR Preview" w:date="2026-01-01T00:00:00Z">
        <w:r>
          <w:t xml:space="preserve"> </w:t>
        </w:r>
      </w:ins>
      <w:ins w:id="24" w:author="PR Preview" w:date="2026-01-01T00:00:00Z">
        <w:r>
          <w:rPr>
            <w:rStyle w:val="VerbatimChar"/>
          </w:rPr>
          <w:t xml:space="preserve">f(g(h(x)))</w:t>
        </w:r>
      </w:ins>
      <w:ins w:id="25" w:author="PR Preview" w:date="2026-01-01T00:00:00Z">
        <w:r>
          <w:t xml:space="preserve">.</w:t>
        </w:r>
      </w:ins>
      <w:ins w:id="26" w:author="PR Preview" w:date="2026-01-01T00:00:00Z">
        <w:r>
          <w:t xml:space="preserve"> </w:t>
        </w:r>
      </w:ins>
      <w:ins w:id="27" w:author="PR Preview" w:date="2026-01-01T00:00:00Z">
        <w:r>
          <w:t xml:space="preserve">Give each intermediate result a name,</w:t>
        </w:r>
      </w:ins>
      <w:ins w:id="28" w:author="PR Preview" w:date="2026-01-01T00:00:00Z">
        <w:r>
          <w:t xml:space="preserve"> </w:t>
        </w:r>
      </w:ins>
      <w:ins w:id="29" w:author="PR Preview" w:date="2026-01-01T00:00:00Z">
        <w:r>
          <w:t xml:space="preserve">or chain the steps with a pipe (</w:t>
        </w:r>
      </w:ins>
      <w:ins w:id="30" w:author="PR Preview" w:date="2026-01-01T00:00:00Z">
        <w:r>
          <w:rPr>
            <w:rStyle w:val="VerbatimChar"/>
          </w:rPr>
          <w:t xml:space="preserve">|&gt;</w:t>
        </w:r>
      </w:ins>
      <w:ins w:id="31" w:author="PR Preview" w:date="2026-01-01T00:00:00Z">
        <w:r>
          <w:t xml:space="preserve"> </w:t>
        </w:r>
      </w:ins>
      <w:ins w:id="32" w:author="PR Preview" w:date="2026-01-01T00:00:00Z">
        <w:r>
          <w:t xml:space="preserve">in R);</w:t>
        </w:r>
      </w:ins>
      <w:ins w:id="33" w:author="PR Preview" w:date="2026-01-01T00:00:00Z">
        <w:r>
          <w:t xml:space="preserve"> </w:t>
        </w:r>
      </w:ins>
      <w:ins w:id="34" w:author="PR Preview" w:date="2026-01-01T00:00:00Z">
        <w:r>
          <w:t xml:space="preserve">pipes are fine.</w:t>
        </w:r>
      </w:ins>
      <w:ins w:id="35" w:author="PR Preview" w:date="2026-01-01T00:00:00Z">
        <w:r>
          <w:t xml:space="preserve"> </w:t>
        </w:r>
      </w:ins>
      <w:ins w:id="36" w:author="PR Preview" w:date="2026-01-01T00:00:00Z">
        <w:r>
          <w:t xml:space="preserve">Naming each step makes the data flow read top-to-bottom</w:t>
        </w:r>
      </w:ins>
      <w:ins w:id="37" w:author="PR Preview" w:date="2026-01-01T00:00:00Z">
        <w:r>
          <w:t xml:space="preserve"> </w:t>
        </w:r>
      </w:ins>
      <w:ins w:id="38" w:author="PR Preview" w:date="2026-01-01T00:00:00Z">
        <w:r>
          <w:t xml:space="preserve">and leaves intermediate values inspectable in a debugger.</w:t>
        </w:r>
      </w:ins>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del w:id="39" w:author="PR Preview" w:date="2026-01-01T00:00:00Z">
        <w:r>
          <w:delText xml:space="preserve">This is a readability and maintainability default, not an absolute rule —</w:delText>
        </w:r>
      </w:del>
      <w:del w:id="40" w:author="PR Preview" w:date="2026-01-01T00:00:00Z">
        <w:r>
          <w:delText xml:space="preserve"> </w:delText>
        </w:r>
      </w:del>
      <w:del w:id="41" w:author="PR Preview" w:date="2026-01-01T00:00:00Z">
        <w:r>
          <w:delText xml:space="preserve">keep the nesting when flattening it would be more convoluted</w:delText>
        </w:r>
      </w:del>
      <w:del w:id="42" w:author="PR Preview" w:date="2026-01-01T00:00:00Z">
        <w:r>
          <w:delText xml:space="preserve"> </w:delText>
        </w:r>
      </w:del>
      <w:del w:id="43" w:author="PR Preview" w:date="2026-01-01T00:00:00Z">
        <w:r>
          <w:delText xml:space="preserve">(a trivial one-argument wrapper, or a closure that genuinely needs the enclosing scope).</w:delText>
        </w:r>
      </w:del>
    </w:p>
    <w:p>
      <w:pPr>
        <w:pStyle w:val="Heading3"/>
      </w:pPr>
      <w:del w:id="44" w:author="PR Preview" w:date="2026-01-01T00:00:00Z">
        <w:r>
          <w:delText xml:space="preserve">5.1 Prefer more, simpler steps over fewer, denser ones</w:delText>
        </w:r>
      </w:del>
    </w:p>
    <w:p>
      <w:pPr>
        <w:pStyle w:val="FirstParagraph"/>
      </w:pPr>
      <w:ins w:id="45" w:author="PR Preview" w:date="2026-01-01T00:00:00Z">
        <w:r>
          <w:t xml:space="preserve">The nested-call rule is a policy, not a default:</w:t>
        </w:r>
      </w:ins>
      <w:ins w:id="46" w:author="PR Preview" w:date="2026-01-01T00:00:00Z">
        <w:r>
          <w:t xml:space="preserve"> </w:t>
        </w:r>
      </w:ins>
      <w:ins w:id="47" w:author="PR Preview" w:date="2026-01-01T00:00:00Z">
        <w:r>
          <w:t xml:space="preserve">a nested call is a code-review finding.</w:t>
        </w:r>
      </w:ins>
      <w:ins w:id="48" w:author="PR Preview" w:date="2026-01-01T00:00:00Z">
        <w:r>
          <w:t xml:space="preserve"> </w:t>
        </w:r>
      </w:ins>
      <w:ins w:id="49" w:author="PR Preview" w:date="2026-01-01T00:00:00Z">
        <w:r>
          <w:t xml:space="preserve">It covers a call whose result is a value handed to the outer call as an argument.</w:t>
        </w:r>
      </w:ins>
      <w:ins w:id="50" w:author="PR Preview" w:date="2026-01-01T00:00:00Z">
        <w:r>
          <w:t xml:space="preserve"> </w:t>
        </w:r>
      </w:ins>
      <w:ins w:id="51" w:author="PR Preview" w:date="2026-01-01T00:00:00Z">
        <w:r>
          <w:t xml:space="preserve">It does not cover the steps of a pipe chain,</w:t>
        </w:r>
      </w:ins>
      <w:ins w:id="52" w:author="PR Preview" w:date="2026-01-01T00:00:00Z">
        <w:r>
          <w:t xml:space="preserve"> </w:t>
        </w:r>
      </w:ins>
      <w:ins w:id="53" w:author="PR Preview" w:date="2026-01-01T00:00:00Z">
        <w:r>
          <w:t xml:space="preserve">which already name their order,</w:t>
        </w:r>
      </w:ins>
      <w:ins w:id="54" w:author="PR Preview" w:date="2026-01-01T00:00:00Z">
        <w:r>
          <w:t xml:space="preserve"> </w:t>
        </w:r>
      </w:ins>
      <w:ins w:id="55" w:author="PR Preview" w:date="2026-01-01T00:00:00Z">
        <w:r>
          <w:t xml:space="preserve">nor an argument the outer function captures and interprets itself:</w:t>
        </w:r>
      </w:ins>
      <w:ins w:id="56" w:author="PR Preview" w:date="2026-01-01T00:00:00Z">
        <w:r>
          <w:t xml:space="preserve"> </w:t>
        </w:r>
      </w:ins>
      <w:hyperlink r:id="rId37">
        <w:ins w:id="57" w:author="PR Preview" w:date="2026-01-01T00:00:00Z">
          <w:r>
            <w:rPr>
              <w:rStyle w:val="VerbatimChar"/>
            </w:rPr>
            <w:t xml:space="preserve">{tidyselect}</w:t>
          </w:r>
        </w:ins>
      </w:hyperlink>
      <w:ins w:id="58" w:author="PR Preview" w:date="2026-01-01T00:00:00Z">
        <w:r>
          <w:t xml:space="preserve"> </w:t>
        </w:r>
      </w:ins>
      <w:ins w:id="59" w:author="PR Preview" w:date="2026-01-01T00:00:00Z">
        <w:r>
          <w:t xml:space="preserve">helpers (</w:t>
        </w:r>
      </w:ins>
      <w:ins w:id="60" w:author="PR Preview" w:date="2026-01-01T00:00:00Z">
        <w:r>
          <w:rPr>
            <w:rStyle w:val="VerbatimChar"/>
          </w:rPr>
          <w:t xml:space="preserve">all_of()</w:t>
        </w:r>
      </w:ins>
      <w:ins w:id="61" w:author="PR Preview" w:date="2026-01-01T00:00:00Z">
        <w:r>
          <w:t xml:space="preserve">,</w:t>
        </w:r>
      </w:ins>
      <w:ins w:id="62" w:author="PR Preview" w:date="2026-01-01T00:00:00Z">
        <w:r>
          <w:t xml:space="preserve"> </w:t>
        </w:r>
      </w:ins>
      <w:ins w:id="63" w:author="PR Preview" w:date="2026-01-01T00:00:00Z">
        <w:r>
          <w:rPr>
            <w:rStyle w:val="VerbatimChar"/>
          </w:rPr>
          <w:t xml:space="preserve">any_of()</w:t>
        </w:r>
      </w:ins>
      <w:ins w:id="64" w:author="PR Preview" w:date="2026-01-01T00:00:00Z">
        <w:r>
          <w:t xml:space="preserve">,</w:t>
        </w:r>
      </w:ins>
      <w:ins w:id="65" w:author="PR Preview" w:date="2026-01-01T00:00:00Z">
        <w:r>
          <w:t xml:space="preserve"> </w:t>
        </w:r>
      </w:ins>
      <w:ins w:id="66" w:author="PR Preview" w:date="2026-01-01T00:00:00Z">
        <w:r>
          <w:rPr>
            <w:rStyle w:val="VerbatimChar"/>
          </w:rPr>
          <w:t xml:space="preserve">starts_with()</w:t>
        </w:r>
      </w:ins>
      <w:ins w:id="67" w:author="PR Preview" w:date="2026-01-01T00:00:00Z">
        <w:r>
          <w:t xml:space="preserve">),</w:t>
        </w:r>
      </w:ins>
      <w:ins w:id="68" w:author="PR Preview" w:date="2026-01-01T00:00:00Z">
        <w:r>
          <w:t xml:space="preserve"> </w:t>
        </w:r>
      </w:ins>
      <w:ins w:id="69" w:author="PR Preview" w:date="2026-01-01T00:00:00Z">
        <w:r>
          <w:t xml:space="preserve">data-masked expressions inside data-masking verbs such as</w:t>
        </w:r>
      </w:ins>
      <w:ins w:id="70" w:author="PR Preview" w:date="2026-01-01T00:00:00Z">
        <w:r>
          <w:t xml:space="preserve"> </w:t>
        </w:r>
      </w:ins>
      <w:ins w:id="71" w:author="PR Preview" w:date="2026-01-01T00:00:00Z">
        <w:r>
          <w:rPr>
            <w:rStyle w:val="VerbatimChar"/>
          </w:rPr>
          <w:t xml:space="preserve">mutate()</w:t>
        </w:r>
      </w:ins>
      <w:ins w:id="72" w:author="PR Preview" w:date="2026-01-01T00:00:00Z">
        <w:r>
          <w:t xml:space="preserve">,</w:t>
        </w:r>
      </w:ins>
      <w:ins w:id="73" w:author="PR Preview" w:date="2026-01-01T00:00:00Z">
        <w:r>
          <w:t xml:space="preserve"> </w:t>
        </w:r>
      </w:ins>
      <w:ins w:id="74" w:author="PR Preview" w:date="2026-01-01T00:00:00Z">
        <w:r>
          <w:rPr>
            <w:rStyle w:val="VerbatimChar"/>
          </w:rPr>
          <w:t xml:space="preserve">filter()</w:t>
        </w:r>
      </w:ins>
      <w:ins w:id="75" w:author="PR Preview" w:date="2026-01-01T00:00:00Z">
        <w:r>
          <w:t xml:space="preserve">, or</w:t>
        </w:r>
      </w:ins>
      <w:ins w:id="76" w:author="PR Preview" w:date="2026-01-01T00:00:00Z">
        <w:r>
          <w:t xml:space="preserve"> </w:t>
        </w:r>
      </w:ins>
      <w:ins w:id="77" w:author="PR Preview" w:date="2026-01-01T00:00:00Z">
        <w:r>
          <w:rPr>
            <w:rStyle w:val="VerbatimChar"/>
          </w:rPr>
          <w:t xml:space="preserve">summarise()</w:t>
        </w:r>
      </w:ins>
      <w:ins w:id="78" w:author="PR Preview" w:date="2026-01-01T00:00:00Z">
        <w:r>
          <w:t xml:space="preserve">,</w:t>
        </w:r>
      </w:ins>
      <w:ins w:id="79" w:author="PR Preview" w:date="2026-01-01T00:00:00Z">
        <w:r>
          <w:t xml:space="preserve"> </w:t>
        </w:r>
      </w:ins>
      <w:ins w:id="80" w:author="PR Preview" w:date="2026-01-01T00:00:00Z">
        <w:r>
          <w:rPr>
            <w:rStyle w:val="VerbatimChar"/>
          </w:rPr>
          <w:t xml:space="preserve">aes()</w:t>
        </w:r>
      </w:ins>
      <w:ins w:id="81" w:author="PR Preview" w:date="2026-01-01T00:00:00Z">
        <w:r>
          <w:t xml:space="preserve"> </w:t>
        </w:r>
      </w:ins>
      <w:ins w:id="82" w:author="PR Preview" w:date="2026-01-01T00:00:00Z">
        <w:r>
          <w:t xml:space="preserve">mappings, and formulas.</w:t>
        </w:r>
      </w:ins>
      <w:ins w:id="83" w:author="PR Preview" w:date="2026-01-01T00:00:00Z">
        <w:r>
          <w:t xml:space="preserve"> </w:t>
        </w:r>
      </w:ins>
      <w:ins w:id="84" w:author="PR Preview" w:date="2026-01-01T00:00:00Z">
        <w:r>
          <w:t xml:space="preserve">Those are part of the outer call’s own syntax,</w:t>
        </w:r>
      </w:ins>
      <w:ins w:id="85" w:author="PR Preview" w:date="2026-01-01T00:00:00Z">
        <w:r>
          <w:t xml:space="preserve"> </w:t>
        </w:r>
      </w:ins>
      <w:ins w:id="86" w:author="PR Preview" w:date="2026-01-01T00:00:00Z">
        <w:r>
          <w:t xml:space="preserve">and pulling them out would break or obscure it.</w:t>
        </w:r>
      </w:ins>
    </w:p>
    <w:p>
      <w:pPr>
        <w:pStyle w:val="BodyText"/>
      </w:pPr>
      <w:ins w:id="87" w:author="PR Preview" w:date="2026-01-01T00:00:00Z">
        <w:r>
          <w:t xml:space="preserve">The nested-definition rule is a readability and maintainability default, not an absolute rule —</w:t>
        </w:r>
      </w:ins>
      <w:ins w:id="88" w:author="PR Preview" w:date="2026-01-01T00:00:00Z">
        <w:r>
          <w:t xml:space="preserve"> </w:t>
        </w:r>
      </w:ins>
      <w:ins w:id="89" w:author="PR Preview" w:date="2026-01-01T00:00:00Z">
        <w:r>
          <w:t xml:space="preserve">keep the nesting when flattening it would be more convoluted</w:t>
        </w:r>
      </w:ins>
      <w:ins w:id="90" w:author="PR Preview" w:date="2026-01-01T00:00:00Z">
        <w:r>
          <w:t xml:space="preserve"> </w:t>
        </w:r>
      </w:ins>
      <w:ins w:id="91" w:author="PR Preview" w:date="2026-01-01T00:00:00Z">
        <w:r>
          <w:t xml:space="preserve">(a trivial one-argument wrapper, or a closure that genuinely needs the enclosing scope).</w:t>
        </w:r>
      </w:ins>
    </w:p>
    <w:bookmarkStart w:id="39" w:name="sec-precompute-conditions"/>
    <w:p>
      <w:pPr>
        <w:pStyle w:val="Heading3"/>
      </w:pPr>
      <w:ins w:id="92" w:author="PR Preview" w:date="2026-01-01T00:00:00Z">
        <w:r>
          <w:t xml:space="preserve">5.1 Name</w:t>
        </w:r>
      </w:ins>
      <w:ins w:id="93" w:author="PR Preview" w:date="2026-01-01T00:00:00Z">
        <w:r>
          <w:t xml:space="preserve"> </w:t>
        </w:r>
      </w:ins>
      <w:ins w:id="94" w:author="PR Preview" w:date="2026-01-01T00:00:00Z">
        <w:r>
          <w:rPr>
            <w:rStyle w:val="VerbatimChar"/>
          </w:rPr>
          <w:t xml:space="preserve">if()</w:t>
        </w:r>
      </w:ins>
      <w:ins w:id="95" w:author="PR Preview" w:date="2026-01-01T00:00:00Z">
        <w:r>
          <w:t xml:space="preserve"> </w:t>
        </w:r>
      </w:ins>
      <w:ins w:id="96" w:author="PR Preview" w:date="2026-01-01T00:00:00Z">
        <w:r>
          <w:t xml:space="preserve">and</w:t>
        </w:r>
      </w:ins>
      <w:ins w:id="97" w:author="PR Preview" w:date="2026-01-01T00:00:00Z">
        <w:r>
          <w:t xml:space="preserve"> </w:t>
        </w:r>
      </w:ins>
      <w:ins w:id="98" w:author="PR Preview" w:date="2026-01-01T00:00:00Z">
        <w:r>
          <w:rPr>
            <w:rStyle w:val="VerbatimChar"/>
          </w:rPr>
          <w:t xml:space="preserve">while()</w:t>
        </w:r>
      </w:ins>
      <w:ins w:id="99" w:author="PR Preview" w:date="2026-01-01T00:00:00Z">
        <w:r>
          <w:t xml:space="preserve"> </w:t>
        </w:r>
      </w:ins>
      <w:ins w:id="100" w:author="PR Preview" w:date="2026-01-01T00:00:00Z">
        <w:r>
          <w:t xml:space="preserve">conditions before testing them</w:t>
        </w:r>
      </w:ins>
    </w:p>
    <w:p>
      <w:pPr>
        <w:pStyle w:val="FirstParagraph"/>
      </w:pPr>
      <w:ins w:id="101" w:author="PR Preview" w:date="2026-01-01T00:00:00Z">
        <w:r>
          <w:t xml:space="preserve">Compute every</w:t>
        </w:r>
      </w:ins>
      <w:ins w:id="102" w:author="PR Preview" w:date="2026-01-01T00:00:00Z">
        <w:r>
          <w:t xml:space="preserve"> </w:t>
        </w:r>
      </w:ins>
      <w:ins w:id="103" w:author="PR Preview" w:date="2026-01-01T00:00:00Z">
        <w:r>
          <w:rPr>
            <w:rStyle w:val="VerbatimChar"/>
          </w:rPr>
          <w:t xml:space="preserve">if()</w:t>
        </w:r>
      </w:ins>
      <w:ins w:id="104" w:author="PR Preview" w:date="2026-01-01T00:00:00Z">
        <w:r>
          <w:t xml:space="preserve"> </w:t>
        </w:r>
      </w:ins>
      <w:ins w:id="105" w:author="PR Preview" w:date="2026-01-01T00:00:00Z">
        <w:r>
          <w:t xml:space="preserve">and</w:t>
        </w:r>
      </w:ins>
      <w:ins w:id="106" w:author="PR Preview" w:date="2026-01-01T00:00:00Z">
        <w:r>
          <w:t xml:space="preserve"> </w:t>
        </w:r>
      </w:ins>
      <w:ins w:id="107" w:author="PR Preview" w:date="2026-01-01T00:00:00Z">
        <w:r>
          <w:rPr>
            <w:rStyle w:val="VerbatimChar"/>
          </w:rPr>
          <w:t xml:space="preserve">while()</w:t>
        </w:r>
      </w:ins>
      <w:ins w:id="108" w:author="PR Preview" w:date="2026-01-01T00:00:00Z">
        <w:r>
          <w:t xml:space="preserve"> </w:t>
        </w:r>
      </w:ins>
      <w:ins w:id="109" w:author="PR Preview" w:date="2026-01-01T00:00:00Z">
        <w:r>
          <w:t xml:space="preserve">condition ahead of the test:</w:t>
        </w:r>
      </w:ins>
      <w:ins w:id="110" w:author="PR Preview" w:date="2026-01-01T00:00:00Z">
        <w:r>
          <w:t xml:space="preserve"> </w:t>
        </w:r>
      </w:ins>
      <w:ins w:id="111" w:author="PR Preview" w:date="2026-01-01T00:00:00Z">
        <w:r>
          <w:t xml:space="preserve">assign it to a named logical variable first,</w:t>
        </w:r>
      </w:ins>
      <w:ins w:id="112" w:author="PR Preview" w:date="2026-01-01T00:00:00Z">
        <w:r>
          <w:t xml:space="preserve"> </w:t>
        </w:r>
      </w:ins>
      <w:ins w:id="113" w:author="PR Preview" w:date="2026-01-01T00:00:00Z">
        <w:r>
          <w:t xml:space="preserve">then test that name,</w:t>
        </w:r>
      </w:ins>
      <w:ins w:id="114" w:author="PR Preview" w:date="2026-01-01T00:00:00Z">
        <w:r>
          <w:t xml:space="preserve"> </w:t>
        </w:r>
      </w:ins>
      <w:ins w:id="115" w:author="PR Preview" w:date="2026-01-01T00:00:00Z">
        <w:r>
          <w:t xml:space="preserve">so the condition inside the parentheses is always a bare name</w:t>
        </w:r>
      </w:ins>
      <w:ins w:id="116" w:author="PR Preview" w:date="2026-01-01T00:00:00Z">
        <w:r>
          <w:t xml:space="preserve"> </w:t>
        </w:r>
      </w:ins>
      <w:ins w:id="117" w:author="PR Preview" w:date="2026-01-01T00:00:00Z">
        <w:r>
          <w:t xml:space="preserve">(or a literal, as in</w:t>
        </w:r>
      </w:ins>
      <w:ins w:id="118" w:author="PR Preview" w:date="2026-01-01T00:00:00Z">
        <w:r>
          <w:t xml:space="preserve"> </w:t>
        </w:r>
      </w:ins>
      <w:ins w:id="119" w:author="PR Preview" w:date="2026-01-01T00:00:00Z">
        <w:r>
          <w:rPr>
            <w:rStyle w:val="VerbatimChar"/>
          </w:rPr>
          <w:t xml:space="preserve">while (TRUE)</w:t>
        </w:r>
      </w:ins>
      <w:ins w:id="120" w:author="PR Preview" w:date="2026-01-01T00:00:00Z">
        <w:r>
          <w:t xml:space="preserve">).</w:t>
        </w:r>
      </w:ins>
      <w:ins w:id="121" w:author="PR Preview" w:date="2026-01-01T00:00:00Z">
        <w:r>
          <w:t xml:space="preserve"> </w:t>
        </w:r>
      </w:ins>
      <w:ins w:id="122" w:author="PR Preview" w:date="2026-01-01T00:00:00Z">
        <w:r>
          <w:t xml:space="preserve">This holds even for a condition with no nested call, such as</w:t>
        </w:r>
      </w:ins>
      <w:ins w:id="123" w:author="PR Preview" w:date="2026-01-01T00:00:00Z">
        <w:r>
          <w:t xml:space="preserve"> </w:t>
        </w:r>
      </w:ins>
      <w:ins w:id="124" w:author="PR Preview" w:date="2026-01-01T00:00:00Z">
        <w:r>
          <w:rPr>
            <w:rStyle w:val="VerbatimChar"/>
          </w:rPr>
          <w:t xml:space="preserve">is.na(strat)</w:t>
        </w:r>
      </w:ins>
      <w:ins w:id="125" w:author="PR Preview" w:date="2026-01-01T00:00:00Z">
        <w:r>
          <w:t xml:space="preserve">,</w:t>
        </w:r>
      </w:ins>
      <w:ins w:id="126" w:author="PR Preview" w:date="2026-01-01T00:00:00Z">
        <w:r>
          <w:t xml:space="preserve"> </w:t>
        </w:r>
      </w:ins>
      <w:ins w:id="127" w:author="PR Preview" w:date="2026-01-01T00:00:00Z">
        <w:r>
          <w:t xml:space="preserve">because the name is what documents the test.</w:t>
        </w:r>
      </w:ins>
    </w:p>
    <w:p>
      <w:pPr>
        <w:pStyle w:val="SourceCode"/>
      </w:pPr>
      <w:ins w:id="128" w:author="PR Preview" w:date="2026-01-01T00:00:00Z">
        <w:r>
          <w:rPr>
            <w:rStyle w:val="CommentTok"/>
          </w:rPr>
          <w:t xml:space="preserve"># Good: the name states what the test means</w:t>
        </w:r>
      </w:ins>
      <w:ins w:id="129" w:author="PR Preview" w:date="2026-01-01T00:00:00Z">
        <w:r>
          <w:br/>
        </w:r>
      </w:ins>
      <w:ins w:id="130" w:author="PR Preview" w:date="2026-01-01T00:00:00Z">
        <w:r>
          <w:rPr>
            <w:rStyle w:val="NormalTok"/>
          </w:rPr>
          <w:t xml:space="preserve">n_plots </w:t>
        </w:r>
      </w:ins>
      <w:ins w:id="131" w:author="PR Preview" w:date="2026-01-01T00:00:00Z">
        <w:r>
          <w:rPr>
            <w:rStyle w:val="OtherTok"/>
          </w:rPr>
          <w:t xml:space="preserve">&lt;-</w:t>
        </w:r>
      </w:ins>
      <w:ins w:id="132" w:author="PR Preview" w:date="2026-01-01T00:00:00Z">
        <w:r>
          <w:rPr>
            <w:rStyle w:val="NormalTok"/>
          </w:rPr>
          <w:t xml:space="preserve"> trace_strat_list </w:t>
        </w:r>
      </w:ins>
      <w:ins w:id="133" w:author="PR Preview" w:date="2026-01-01T00:00:00Z">
        <w:r>
          <w:rPr>
            <w:rStyle w:val="SpecialCharTok"/>
          </w:rPr>
          <w:t xml:space="preserve">|&gt;</w:t>
        </w:r>
      </w:ins>
      <w:ins w:id="134" w:author="PR Preview" w:date="2026-01-01T00:00:00Z">
        <w:r>
          <w:rPr>
            <w:rStyle w:val="NormalTok"/>
          </w:rPr>
          <w:t xml:space="preserve"> </w:t>
        </w:r>
      </w:ins>
      <w:ins w:id="135" w:author="PR Preview" w:date="2026-01-01T00:00:00Z">
        <w:r>
          <w:rPr>
            <w:rStyle w:val="FunctionTok"/>
          </w:rPr>
          <w:t xml:space="preserve">lengths</w:t>
        </w:r>
      </w:ins>
      <w:ins w:id="136" w:author="PR Preview" w:date="2026-01-01T00:00:00Z">
        <w:r>
          <w:rPr>
            <w:rStyle w:val="NormalTok"/>
          </w:rPr>
          <w:t xml:space="preserve">() </w:t>
        </w:r>
      </w:ins>
      <w:ins w:id="137" w:author="PR Preview" w:date="2026-01-01T00:00:00Z">
        <w:r>
          <w:rPr>
            <w:rStyle w:val="SpecialCharTok"/>
          </w:rPr>
          <w:t xml:space="preserve">|&gt;</w:t>
        </w:r>
      </w:ins>
      <w:ins w:id="138" w:author="PR Preview" w:date="2026-01-01T00:00:00Z">
        <w:r>
          <w:rPr>
            <w:rStyle w:val="NormalTok"/>
          </w:rPr>
          <w:t xml:space="preserve"> </w:t>
        </w:r>
      </w:ins>
      <w:ins w:id="139" w:author="PR Preview" w:date="2026-01-01T00:00:00Z">
        <w:r>
          <w:rPr>
            <w:rStyle w:val="FunctionTok"/>
          </w:rPr>
          <w:t xml:space="preserve">sum</w:t>
        </w:r>
      </w:ins>
      <w:ins w:id="140" w:author="PR Preview" w:date="2026-01-01T00:00:00Z">
        <w:r>
          <w:rPr>
            <w:rStyle w:val="NormalTok"/>
          </w:rPr>
          <w:t xml:space="preserve">()</w:t>
        </w:r>
      </w:ins>
      <w:ins w:id="141" w:author="PR Preview" w:date="2026-01-01T00:00:00Z">
        <w:r>
          <w:br/>
        </w:r>
      </w:ins>
      <w:ins w:id="142" w:author="PR Preview" w:date="2026-01-01T00:00:00Z">
        <w:r>
          <w:rPr>
            <w:rStyle w:val="NormalTok"/>
          </w:rPr>
          <w:t xml:space="preserve">single_plot </w:t>
        </w:r>
      </w:ins>
      <w:ins w:id="143" w:author="PR Preview" w:date="2026-01-01T00:00:00Z">
        <w:r>
          <w:rPr>
            <w:rStyle w:val="OtherTok"/>
          </w:rPr>
          <w:t xml:space="preserve">&lt;-</w:t>
        </w:r>
      </w:ins>
      <w:ins w:id="144" w:author="PR Preview" w:date="2026-01-01T00:00:00Z">
        <w:r>
          <w:rPr>
            <w:rStyle w:val="NormalTok"/>
          </w:rPr>
          <w:t xml:space="preserve"> n_plots </w:t>
        </w:r>
      </w:ins>
      <w:ins w:id="145" w:author="PR Preview" w:date="2026-01-01T00:00:00Z">
        <w:r>
          <w:rPr>
            <w:rStyle w:val="SpecialCharTok"/>
          </w:rPr>
          <w:t xml:space="preserve">==</w:t>
        </w:r>
      </w:ins>
      <w:ins w:id="146" w:author="PR Preview" w:date="2026-01-01T00:00:00Z">
        <w:r>
          <w:rPr>
            <w:rStyle w:val="NormalTok"/>
          </w:rPr>
          <w:t xml:space="preserve"> </w:t>
        </w:r>
      </w:ins>
      <w:ins w:id="147" w:author="PR Preview" w:date="2026-01-01T00:00:00Z">
        <w:r>
          <w:rPr>
            <w:rStyle w:val="DecValTok"/>
          </w:rPr>
          <w:t xml:space="preserve">1</w:t>
        </w:r>
      </w:ins>
      <w:ins w:id="148" w:author="PR Preview" w:date="2026-01-01T00:00:00Z">
        <w:r>
          <w:br/>
        </w:r>
      </w:ins>
      <w:ins w:id="149" w:author="PR Preview" w:date="2026-01-01T00:00:00Z">
        <w:r>
          <w:rPr>
            <w:rStyle w:val="ControlFlowTok"/>
          </w:rPr>
          <w:t xml:space="preserve">if</w:t>
        </w:r>
      </w:ins>
      <w:ins w:id="150" w:author="PR Preview" w:date="2026-01-01T00:00:00Z">
        <w:r>
          <w:rPr>
            <w:rStyle w:val="NormalTok"/>
          </w:rPr>
          <w:t xml:space="preserve"> (single_plot) {</w:t>
        </w:r>
      </w:ins>
      <w:ins w:id="151" w:author="PR Preview" w:date="2026-01-01T00:00:00Z">
        <w:r>
          <w:br/>
        </w:r>
      </w:ins>
      <w:ins w:id="152" w:author="PR Preview" w:date="2026-01-01T00:00:00Z">
        <w:r>
          <w:rPr>
            <w:rStyle w:val="NormalTok"/>
          </w:rPr>
          <w:t xml:space="preserve">  </w:t>
        </w:r>
      </w:ins>
      <w:ins w:id="153" w:author="PR Preview" w:date="2026-01-01T00:00:00Z">
        <w:r>
          <w:rPr>
            <w:rStyle w:val="CommentTok"/>
          </w:rPr>
          <w:t xml:space="preserve"># ...</w:t>
        </w:r>
      </w:ins>
      <w:ins w:id="154" w:author="PR Preview" w:date="2026-01-01T00:00:00Z">
        <w:r>
          <w:br/>
        </w:r>
      </w:ins>
      <w:ins w:id="155" w:author="PR Preview" w:date="2026-01-01T00:00:00Z">
        <w:r>
          <w:rPr>
            <w:rStyle w:val="NormalTok"/>
          </w:rPr>
          <w:t xml:space="preserve">}</w:t>
        </w:r>
      </w:ins>
      <w:ins w:id="156" w:author="PR Preview" w:date="2026-01-01T00:00:00Z">
        <w:r>
          <w:br/>
        </w:r>
      </w:ins>
      <w:ins w:id="157" w:author="PR Preview" w:date="2026-01-01T00:00:00Z">
        <w:r>
          <w:br/>
        </w:r>
      </w:ins>
      <w:ins w:id="158" w:author="PR Preview" w:date="2026-01-01T00:00:00Z">
        <w:r>
          <w:rPr>
            <w:rStyle w:val="CommentTok"/>
          </w:rPr>
          <w:t xml:space="preserve"># Avoid: the inline expression hides a misplaced parenthesis</w:t>
        </w:r>
      </w:ins>
      <w:ins w:id="159" w:author="PR Preview" w:date="2026-01-01T00:00:00Z">
        <w:r>
          <w:br/>
        </w:r>
      </w:ins>
      <w:ins w:id="160" w:author="PR Preview" w:date="2026-01-01T00:00:00Z">
        <w:r>
          <w:rPr>
            <w:rStyle w:val="ControlFlowTok"/>
          </w:rPr>
          <w:t xml:space="preserve">if</w:t>
        </w:r>
      </w:ins>
      <w:ins w:id="161" w:author="PR Preview" w:date="2026-01-01T00:00:00Z">
        <w:r>
          <w:rPr>
            <w:rStyle w:val="NormalTok"/>
          </w:rPr>
          <w:t xml:space="preserve"> (</w:t>
        </w:r>
      </w:ins>
      <w:ins w:id="162" w:author="PR Preview" w:date="2026-01-01T00:00:00Z">
        <w:r>
          <w:rPr>
            <w:rStyle w:val="FunctionTok"/>
          </w:rPr>
          <w:t xml:space="preserve">sum</w:t>
        </w:r>
      </w:ins>
      <w:ins w:id="163" w:author="PR Preview" w:date="2026-01-01T00:00:00Z">
        <w:r>
          <w:rPr>
            <w:rStyle w:val="NormalTok"/>
          </w:rPr>
          <w:t xml:space="preserve">(</w:t>
        </w:r>
      </w:ins>
      <w:ins w:id="164" w:author="PR Preview" w:date="2026-01-01T00:00:00Z">
        <w:r>
          <w:rPr>
            <w:rStyle w:val="FunctionTok"/>
          </w:rPr>
          <w:t xml:space="preserve">lengths</w:t>
        </w:r>
      </w:ins>
      <w:ins w:id="165" w:author="PR Preview" w:date="2026-01-01T00:00:00Z">
        <w:r>
          <w:rPr>
            <w:rStyle w:val="NormalTok"/>
          </w:rPr>
          <w:t xml:space="preserve">(trace_strat_list) </w:t>
        </w:r>
      </w:ins>
      <w:ins w:id="166" w:author="PR Preview" w:date="2026-01-01T00:00:00Z">
        <w:r>
          <w:rPr>
            <w:rStyle w:val="SpecialCharTok"/>
          </w:rPr>
          <w:t xml:space="preserve">==</w:t>
        </w:r>
      </w:ins>
      <w:ins w:id="167" w:author="PR Preview" w:date="2026-01-01T00:00:00Z">
        <w:r>
          <w:rPr>
            <w:rStyle w:val="NormalTok"/>
          </w:rPr>
          <w:t xml:space="preserve"> </w:t>
        </w:r>
      </w:ins>
      <w:ins w:id="168" w:author="PR Preview" w:date="2026-01-01T00:00:00Z">
        <w:r>
          <w:rPr>
            <w:rStyle w:val="DecValTok"/>
          </w:rPr>
          <w:t xml:space="preserve">1</w:t>
        </w:r>
      </w:ins>
      <w:ins w:id="169" w:author="PR Preview" w:date="2026-01-01T00:00:00Z">
        <w:r>
          <w:rPr>
            <w:rStyle w:val="NormalTok"/>
          </w:rPr>
          <w:t xml:space="preserve">)) {</w:t>
        </w:r>
      </w:ins>
      <w:ins w:id="170" w:author="PR Preview" w:date="2026-01-01T00:00:00Z">
        <w:r>
          <w:br/>
        </w:r>
      </w:ins>
      <w:ins w:id="171" w:author="PR Preview" w:date="2026-01-01T00:00:00Z">
        <w:r>
          <w:rPr>
            <w:rStyle w:val="NormalTok"/>
          </w:rPr>
          <w:t xml:space="preserve">  </w:t>
        </w:r>
      </w:ins>
      <w:ins w:id="172" w:author="PR Preview" w:date="2026-01-01T00:00:00Z">
        <w:r>
          <w:rPr>
            <w:rStyle w:val="CommentTok"/>
          </w:rPr>
          <w:t xml:space="preserve"># ...</w:t>
        </w:r>
      </w:ins>
      <w:ins w:id="173" w:author="PR Preview" w:date="2026-01-01T00:00:00Z">
        <w:r>
          <w:br/>
        </w:r>
      </w:ins>
      <w:ins w:id="174" w:author="PR Preview" w:date="2026-01-01T00:00:00Z">
        <w:r>
          <w:rPr>
            <w:rStyle w:val="NormalTok"/>
          </w:rPr>
          <w:t xml:space="preserve">}</w:t>
        </w:r>
      </w:ins>
    </w:p>
    <w:p>
      <w:pPr>
        <w:pStyle w:val="FirstParagraph"/>
      </w:pPr>
      <w:ins w:id="175" w:author="PR Preview" w:date="2026-01-01T00:00:00Z">
        <w:r>
          <w:t xml:space="preserve">For a</w:t>
        </w:r>
      </w:ins>
      <w:ins w:id="176" w:author="PR Preview" w:date="2026-01-01T00:00:00Z">
        <w:r>
          <w:t xml:space="preserve"> </w:t>
        </w:r>
      </w:ins>
      <w:ins w:id="177" w:author="PR Preview" w:date="2026-01-01T00:00:00Z">
        <w:r>
          <w:rPr>
            <w:rStyle w:val="VerbatimChar"/>
          </w:rPr>
          <w:t xml:space="preserve">while()</w:t>
        </w:r>
      </w:ins>
      <w:ins w:id="178" w:author="PR Preview" w:date="2026-01-01T00:00:00Z">
        <w:r>
          <w:t xml:space="preserve"> </w:t>
        </w:r>
      </w:ins>
      <w:ins w:id="179" w:author="PR Preview" w:date="2026-01-01T00:00:00Z">
        <w:r>
          <w:t xml:space="preserve">loop,</w:t>
        </w:r>
      </w:ins>
      <w:ins w:id="180" w:author="PR Preview" w:date="2026-01-01T00:00:00Z">
        <w:r>
          <w:t xml:space="preserve"> </w:t>
        </w:r>
      </w:ins>
      <w:ins w:id="181" w:author="PR Preview" w:date="2026-01-01T00:00:00Z">
        <w:r>
          <w:t xml:space="preserve">compute the named condition before the loop</w:t>
        </w:r>
      </w:ins>
      <w:ins w:id="182" w:author="PR Preview" w:date="2026-01-01T00:00:00Z">
        <w:r>
          <w:t xml:space="preserve"> </w:t>
        </w:r>
      </w:ins>
      <w:ins w:id="183" w:author="PR Preview" w:date="2026-01-01T00:00:00Z">
        <w:r>
          <w:t xml:space="preserve">and recompute it at the end of the loop body.</w:t>
        </w:r>
      </w:ins>
    </w:p>
    <w:p>
      <w:pPr>
        <w:pStyle w:val="BodyText"/>
      </w:pPr>
      <w:ins w:id="184" w:author="PR Preview" w:date="2026-01-01T00:00:00Z">
        <w:r>
          <w:t xml:space="preserve">The inline form above was a real bug,</w:t>
        </w:r>
      </w:ins>
      <w:ins w:id="185" w:author="PR Preview" w:date="2026-01-01T00:00:00Z">
        <w:r>
          <w:t xml:space="preserve"> </w:t>
        </w:r>
      </w:ins>
      <w:ins w:id="186" w:author="PR Preview" w:date="2026-01-01T00:00:00Z">
        <w:r>
          <w:t xml:space="preserve">fixed in</w:t>
        </w:r>
      </w:ins>
      <w:ins w:id="187" w:author="PR Preview" w:date="2026-01-01T00:00:00Z">
        <w:r>
          <w:t xml:space="preserve"> </w:t>
        </w:r>
      </w:ins>
      <w:hyperlink r:id="rId38">
        <w:ins w:id="188" w:author="PR Preview" w:date="2026-01-01T00:00:00Z">
          <w:r>
            <w:rPr>
              <w:rStyle w:val="VerbatimChar"/>
            </w:rPr>
            <w:t xml:space="preserve">{serodynamics}</w:t>
          </w:r>
        </w:ins>
        <w:ins w:id="189" w:author="PR Preview" w:date="2026-01-01T00:00:00Z">
          <w:r>
            <w:rPr>
              <w:rStyle w:val="Hyperlink"/>
            </w:rPr>
            <w:t xml:space="preserve"> </w:t>
          </w:r>
        </w:ins>
        <w:ins w:id="190" w:author="PR Preview" w:date="2026-01-01T00:00:00Z">
          <w:r>
            <w:rPr>
              <w:rStyle w:val="Hyperlink"/>
            </w:rPr>
            <w:t xml:space="preserve">PR #326</w:t>
          </w:r>
        </w:ins>
      </w:hyperlink>
      <w:ins w:id="191" w:author="PR Preview" w:date="2026-01-01T00:00:00Z">
        <w:r>
          <w:t xml:space="preserve">.</w:t>
        </w:r>
      </w:ins>
      <w:ins w:id="192" w:author="PR Preview" w:date="2026-01-01T00:00:00Z">
        <w:r>
          <w:t xml:space="preserve"> </w:t>
        </w:r>
      </w:ins>
      <w:ins w:id="193" w:author="PR Preview" w:date="2026-01-01T00:00:00Z">
        <w:r>
          <w:rPr>
            <w:rStyle w:val="VerbatimChar"/>
          </w:rPr>
          <w:t xml:space="preserve">sum(lengths(x) == 1)</w:t>
        </w:r>
      </w:ins>
      <w:ins w:id="194" w:author="PR Preview" w:date="2026-01-01T00:00:00Z">
        <w:r>
          <w:t xml:space="preserve"> </w:t>
        </w:r>
      </w:ins>
      <w:ins w:id="195" w:author="PR Preview" w:date="2026-01-01T00:00:00Z">
        <w:r>
          <w:t xml:space="preserve">counts the strata that hold exactly one plot,</w:t>
        </w:r>
      </w:ins>
      <w:ins w:id="196" w:author="PR Preview" w:date="2026-01-01T00:00:00Z">
        <w:r>
          <w:t xml:space="preserve"> </w:t>
        </w:r>
      </w:ins>
      <w:ins w:id="197" w:author="PR Preview" w:date="2026-01-01T00:00:00Z">
        <w:r>
          <w:t xml:space="preserve">so the single-plot branch ran whenever any stratum held one plot,</w:t>
        </w:r>
      </w:ins>
      <w:ins w:id="198" w:author="PR Preview" w:date="2026-01-01T00:00:00Z">
        <w:r>
          <w:t xml:space="preserve"> </w:t>
        </w:r>
      </w:ins>
      <w:ins w:id="199" w:author="PR Preview" w:date="2026-01-01T00:00:00Z">
        <w:r>
          <w:t xml:space="preserve">not only when the whole result was one plot.</w:t>
        </w:r>
      </w:ins>
      <w:ins w:id="200" w:author="PR Preview" w:date="2026-01-01T00:00:00Z">
        <w:r>
          <w:t xml:space="preserve"> </w:t>
        </w:r>
      </w:ins>
      <w:ins w:id="201" w:author="PR Preview" w:date="2026-01-01T00:00:00Z">
        <w:r>
          <w:t xml:space="preserve">Splitting the condition into named steps makes the author say what each step should mean (</w:t>
        </w:r>
      </w:ins>
      <w:ins w:id="202" w:author="PR Preview" w:date="2026-01-01T00:00:00Z">
        <w:r>
          <w:rPr>
            <w:rStyle w:val="VerbatimChar"/>
          </w:rPr>
          <w:t xml:space="preserve">n_plots</w:t>
        </w:r>
      </w:ins>
      <w:ins w:id="203" w:author="PR Preview" w:date="2026-01-01T00:00:00Z">
        <w:r>
          <w:t xml:space="preserve">, then</w:t>
        </w:r>
      </w:ins>
      <w:ins w:id="204" w:author="PR Preview" w:date="2026-01-01T00:00:00Z">
        <w:r>
          <w:t xml:space="preserve"> </w:t>
        </w:r>
      </w:ins>
      <w:ins w:id="205" w:author="PR Preview" w:date="2026-01-01T00:00:00Z">
        <w:r>
          <w:rPr>
            <w:rStyle w:val="VerbatimChar"/>
          </w:rPr>
          <w:t xml:space="preserve">single_plot</w:t>
        </w:r>
      </w:ins>
      <w:ins w:id="206" w:author="PR Preview" w:date="2026-01-01T00:00:00Z">
        <w:r>
          <w:t xml:space="preserve">),</w:t>
        </w:r>
      </w:ins>
      <w:ins w:id="207" w:author="PR Preview" w:date="2026-01-01T00:00:00Z">
        <w:r>
          <w:t xml:space="preserve"> </w:t>
        </w:r>
      </w:ins>
      <w:ins w:id="208" w:author="PR Preview" w:date="2026-01-01T00:00:00Z">
        <w:r>
          <w:t xml:space="preserve">which puts the comparison on its own line where a misplaced parenthesis is visible in review,</w:t>
        </w:r>
      </w:ins>
      <w:ins w:id="209" w:author="PR Preview" w:date="2026-01-01T00:00:00Z">
        <w:r>
          <w:t xml:space="preserve"> </w:t>
        </w:r>
      </w:ins>
      <w:ins w:id="210" w:author="PR Preview" w:date="2026-01-01T00:00:00Z">
        <w:r>
          <w:t xml:space="preserve">and the named value can be inspected in a debugger before the branch runs.</w:t>
        </w:r>
      </w:ins>
    </w:p>
    <w:bookmarkEnd w:id="39"/>
    <w:bookmarkStart w:id="41" w:name="Xe498262ae6be61f401e18dbcc7cafd360e15ce1"/>
    <w:p>
      <w:pPr>
        <w:pStyle w:val="Heading3"/>
      </w:pPr>
      <w:ins w:id="211" w:author="PR Preview" w:date="2026-01-01T00:00:00Z">
        <w:r>
          <w:t xml:space="preserve">5.2 Prefer more, simpler steps over fewer, denser ones</w:t>
        </w:r>
      </w:ins>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del w:id="212" w:author="PR Preview" w:date="2026-01-01T00:00:00Z">
        <w:r>
          <w:delText xml:space="preserve">5.2 Lambdas in map() and apply-family calls</w:delText>
        </w:r>
      </w:del>
    </w:p>
    <w:p>
      <w:pPr>
        <w:pStyle w:val="Heading3"/>
      </w:pPr>
      <w:ins w:id="213" w:author="PR Preview" w:date="2026-01-01T00:00:00Z">
        <w:r>
          <w:t xml:space="preserve">5.3 Lambdas in map() and apply-family calls</w:t>
        </w:r>
      </w:ins>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2026-10-12T08:13:57Z</dcterms:created>
  <dcterms:modified xsi:type="dcterms:W3CDTF">2026-10-12T08:13:57Z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