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2026-10-12 01:04:11 (PDT)</w:delText>
        </w:r>
      </w:del>
    </w:p>
    <w:p>
      <w:pPr>
        <w:pStyle w:val="Date"/>
      </w:pPr>
      <w:ins w:id="2" w:author="PR Preview" w:date="2026-01-01T00:00:00Z">
        <w:r>
          <w:t xml:space="preserve">Last modified: 2026-10-12 01:10:28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2026-10-12T08:14:34Z</dcterms:created>
  <dcterms:modified xsi:type="dcterms:W3CDTF">2026-10-12T08:14:34Z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01:10:28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