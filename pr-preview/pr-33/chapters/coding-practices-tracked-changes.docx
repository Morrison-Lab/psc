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09:28:12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del w:id="3" w:author="PR Preview" w:date="2026-01-01T00:00:00Z">
        <w:r>
          <w:delText xml:space="preserve">Much shared research infrastructure comes from exactly this pattern:</w:delText>
        </w:r>
      </w:del>
      <w:del w:id="4" w:author="PR Preview" w:date="2026-01-01T00:00:00Z">
        <w:r>
          <w:delText xml:space="preserve"> </w:delText>
        </w:r>
      </w:del>
      <w:del w:id="5" w:author="PR Preview" w:date="2026-01-01T00:00:00Z">
        <w:r>
          <w:delText xml:space="preserve">the Morrison Lab’s</w:delText>
        </w:r>
      </w:del>
      <w:del w:id="6" w:author="PR Preview" w:date="2026-01-01T00:00:00Z">
        <w:r>
          <w:delText xml:space="preserve"> </w:delText>
        </w:r>
      </w:del>
      <w:hyperlink r:id="rId13">
        <w:del w:id="7" w:author="PR Preview" w:date="2026-01-01T00:00:00Z">
          <w:r>
            <w:rPr>
              <w:rStyle w:val="VerbatimChar"/>
            </w:rPr>
            <w:delText xml:space="preserve">{snapr}</w:delText>
          </w:r>
        </w:del>
      </w:hyperlink>
      <w:del w:id="8" w:author="PR Preview" w:date="2026-01-01T00:00:00Z">
        <w:r>
          <w:delText xml:space="preserve"> </w:delText>
        </w:r>
      </w:del>
      <w:del w:id="9" w:author="PR Preview" w:date="2026-01-01T00:00:00Z">
        <w:r>
          <w:delText xml:space="preserve">package</w:delText>
        </w:r>
      </w:del>
      <w:del w:id="10" w:author="PR Preview" w:date="2026-01-01T00:00:00Z">
        <w:r>
          <w:delText xml:space="preserve"> </w:delText>
        </w:r>
      </w:del>
      <w:del w:id="11" w:author="PR Preview" w:date="2026-01-01T00:00:00Z">
        <w:r>
          <w:delText xml:space="preserve">packages snapshot-testing helpers,</w:delText>
        </w:r>
      </w:del>
      <w:del w:id="12" w:author="PR Preview" w:date="2026-01-01T00:00:00Z">
        <w:r>
          <w:delText xml:space="preserve"> </w:delText>
        </w:r>
      </w:del>
      <w:del w:id="13" w:author="PR Preview" w:date="2026-01-01T00:00:00Z">
        <w:r>
          <w:delText xml:space="preserve">the UCD-SERG lab manual’s</w:delText>
        </w:r>
      </w:del>
      <w:del w:id="14" w:author="PR Preview" w:date="2026-01-01T00:00:00Z">
        <w:r>
          <w:delText xml:space="preserve"> </w:delText>
        </w:r>
      </w:del>
      <w:hyperlink r:id="rId9">
        <w:del w:id="15" w:author="PR Preview" w:date="2026-01-01T00:00:00Z">
          <w:r>
            <w:rPr>
              <w:rStyle w:val="VerbatimChar"/>
            </w:rPr>
            <w:delText xml:space="preserve">{lms}</w:delText>
          </w:r>
        </w:del>
      </w:hyperlink>
      <w:del w:id="16" w:author="PR Preview" w:date="2026-01-01T00:00:00Z">
        <w:r>
          <w:delText xml:space="preserve"> </w:delText>
        </w:r>
      </w:del>
      <w:del w:id="17" w:author="PR Preview" w:date="2026-01-01T00:00:00Z">
        <w:r>
          <w:delText xml:space="preserve">linter package packages a shared lint configuration,</w:delText>
        </w:r>
      </w:del>
      <w:del w:id="18" w:author="PR Preview" w:date="2026-01-01T00:00:00Z">
        <w:r>
          <w:delText xml:space="preserve"> </w:delText>
        </w:r>
      </w:del>
      <w:del w:id="19" w:author="PR Preview" w:date="2026-01-01T00:00:00Z">
        <w:r>
          <w:delText xml:space="preserve">and the</w:delText>
        </w:r>
      </w:del>
      <w:del w:id="20" w:author="PR Preview" w:date="2026-01-01T00:00:00Z">
        <w:r>
          <w:delText xml:space="preserve"> </w:delText>
        </w:r>
      </w:del>
      <w:hyperlink r:id="rId15">
        <w:del w:id="21" w:author="PR Preview" w:date="2026-01-01T00:00:00Z">
          <w:r>
            <w:rPr>
              <w:rStyle w:val="Hyperlink"/>
            </w:rPr>
            <w:delText xml:space="preserve">Morrison-Lab/gha</w:delText>
          </w:r>
        </w:del>
      </w:hyperlink>
      <w:del w:id="22" w:author="PR Preview" w:date="2026-01-01T00:00:00Z">
        <w:r>
          <w:delText xml:space="preserve"> </w:delText>
        </w:r>
      </w:del>
      <w:del w:id="23" w:author="PR Preview" w:date="2026-01-01T00:00:00Z">
        <w:r>
          <w:delText xml:space="preserve">repository</w:delText>
        </w:r>
      </w:del>
      <w:del w:id="24" w:author="PR Preview" w:date="2026-01-01T00:00:00Z">
        <w:r>
          <w:delText xml:space="preserve"> </w:delText>
        </w:r>
      </w:del>
      <w:del w:id="25" w:author="PR Preview" w:date="2026-01-01T00:00:00Z">
        <w:r>
          <w:delText xml:space="preserve">collects reusable CI workflows and composite actions</w:delText>
        </w:r>
      </w:del>
      <w:del w:id="26" w:author="PR Preview" w:date="2026-01-01T00:00:00Z">
        <w:r>
          <w:delText xml:space="preserve"> </w:delText>
        </w:r>
      </w:del>
      <w:del w:id="27" w:author="PR Preview" w:date="2026-01-01T00:00:00Z">
        <w:r>
          <w:delText xml:space="preserve">shared across the Morrison Lab’s repositories.</w:delText>
        </w:r>
      </w:del>
    </w:p>
    <w:p>
      <w:pPr>
        <w:pStyle w:val="FirstParagraph"/>
      </w:pPr>
      <w:ins w:id="28" w:author="PR Preview" w:date="2026-01-01T00:00:00Z">
        <w:r>
          <w:t xml:space="preserve">Much shared research infrastructure comes from exactly this pattern:</w:t>
        </w:r>
      </w:ins>
      <w:ins w:id="29" w:author="PR Preview" w:date="2026-01-01T00:00:00Z">
        <w:r>
          <w:t xml:space="preserve"> </w:t>
        </w:r>
      </w:ins>
      <w:ins w:id="30" w:author="PR Preview" w:date="2026-01-01T00:00:00Z">
        <w:r>
          <w:t xml:space="preserve">the Morrison Lab’s</w:t>
        </w:r>
      </w:ins>
      <w:ins w:id="31" w:author="PR Preview" w:date="2026-01-01T00:00:00Z">
        <w:r>
          <w:t xml:space="preserve"> </w:t>
        </w:r>
      </w:ins>
      <w:hyperlink r:id="rId13">
        <w:ins w:id="32" w:author="PR Preview" w:date="2026-01-01T00:00:00Z">
          <w:r>
            <w:rPr>
              <w:rStyle w:val="VerbatimChar"/>
            </w:rPr>
            <w:t xml:space="preserve">{snapr}</w:t>
          </w:r>
        </w:ins>
      </w:hyperlink>
      <w:ins w:id="33" w:author="PR Preview" w:date="2026-01-01T00:00:00Z">
        <w:r>
          <w:t xml:space="preserve"> </w:t>
        </w:r>
      </w:ins>
      <w:ins w:id="34" w:author="PR Preview" w:date="2026-01-01T00:00:00Z">
        <w:r>
          <w:t xml:space="preserve">package</w:t>
        </w:r>
      </w:ins>
      <w:ins w:id="35" w:author="PR Preview" w:date="2026-01-01T00:00:00Z">
        <w:r>
          <w:t xml:space="preserve"> </w:t>
        </w:r>
      </w:ins>
      <w:ins w:id="36" w:author="PR Preview" w:date="2026-01-01T00:00:00Z">
        <w:r>
          <w:t xml:space="preserve">packages snapshot-testing helpers,</w:t>
        </w:r>
      </w:ins>
      <w:ins w:id="37" w:author="PR Preview" w:date="2026-01-01T00:00:00Z">
        <w:r>
          <w:t xml:space="preserve"> </w:t>
        </w:r>
      </w:ins>
      <w:ins w:id="38" w:author="PR Preview" w:date="2026-01-01T00:00:00Z">
        <w:r>
          <w:t xml:space="preserve">the</w:t>
        </w:r>
      </w:ins>
      <w:ins w:id="39" w:author="PR Preview" w:date="2026-01-01T00:00:00Z">
        <w:r>
          <w:t xml:space="preserve"> </w:t>
        </w:r>
      </w:ins>
      <w:hyperlink r:id="rId14">
        <w:ins w:id="40" w:author="PR Preview" w:date="2026-01-01T00:00:00Z">
          <w:r>
            <w:rPr>
              <w:rStyle w:val="VerbatimChar"/>
            </w:rPr>
            <w:t xml:space="preserve">{lms}</w:t>
          </w:r>
        </w:ins>
      </w:hyperlink>
      <w:ins w:id="41" w:author="PR Preview" w:date="2026-01-01T00:00:00Z">
        <w:r>
          <w:t xml:space="preserve"> </w:t>
        </w:r>
      </w:ins>
      <w:ins w:id="42" w:author="PR Preview" w:date="2026-01-01T00:00:00Z">
        <w:r>
          <w:t xml:space="preserve">linter package,</w:t>
        </w:r>
      </w:ins>
      <w:ins w:id="43" w:author="PR Preview" w:date="2026-01-01T00:00:00Z">
        <w:r>
          <w:t xml:space="preserve"> </w:t>
        </w:r>
      </w:ins>
      <w:ins w:id="44" w:author="PR Preview" w:date="2026-01-01T00:00:00Z">
        <w:r>
          <w:t xml:space="preserve">written for the UCD-SERG lab manual and now kept in this guide’s repository,</w:t>
        </w:r>
      </w:ins>
      <w:ins w:id="45" w:author="PR Preview" w:date="2026-01-01T00:00:00Z">
        <w:r>
          <w:t xml:space="preserve"> </w:t>
        </w:r>
      </w:ins>
      <w:ins w:id="46" w:author="PR Preview" w:date="2026-01-01T00:00:00Z">
        <w:r>
          <w:t xml:space="preserve">packages a shared lint configuration,</w:t>
        </w:r>
      </w:ins>
      <w:ins w:id="47" w:author="PR Preview" w:date="2026-01-01T00:00:00Z">
        <w:r>
          <w:t xml:space="preserve"> </w:t>
        </w:r>
      </w:ins>
      <w:ins w:id="48" w:author="PR Preview" w:date="2026-01-01T00:00:00Z">
        <w:r>
          <w:t xml:space="preserve">and the</w:t>
        </w:r>
      </w:ins>
      <w:ins w:id="49" w:author="PR Preview" w:date="2026-01-01T00:00:00Z">
        <w:r>
          <w:t xml:space="preserve"> </w:t>
        </w:r>
      </w:ins>
      <w:hyperlink r:id="rId15">
        <w:ins w:id="50" w:author="PR Preview" w:date="2026-01-01T00:00:00Z">
          <w:r>
            <w:rPr>
              <w:rStyle w:val="Hyperlink"/>
            </w:rPr>
            <w:t xml:space="preserve">Morrison-Lab/gha</w:t>
          </w:r>
        </w:ins>
      </w:hyperlink>
      <w:ins w:id="51" w:author="PR Preview" w:date="2026-01-01T00:00:00Z">
        <w:r>
          <w:t xml:space="preserve"> </w:t>
        </w:r>
      </w:ins>
      <w:ins w:id="52" w:author="PR Preview" w:date="2026-01-01T00:00:00Z">
        <w:r>
          <w:t xml:space="preserve">repository</w:t>
        </w:r>
      </w:ins>
      <w:ins w:id="53" w:author="PR Preview" w:date="2026-01-01T00:00:00Z">
        <w:r>
          <w:t xml:space="preserve"> </w:t>
        </w:r>
      </w:ins>
      <w:ins w:id="54" w:author="PR Preview" w:date="2026-01-01T00:00:00Z">
        <w:r>
          <w:t xml:space="preserve">collects reusable CI workflows and composite actions</w:t>
        </w:r>
      </w:ins>
      <w:ins w:id="55" w:author="PR Preview" w:date="2026-01-01T00:00:00Z">
        <w:r>
          <w:t xml:space="preserve"> </w:t>
        </w:r>
      </w:ins>
      <w:ins w:id="56" w:author="PR Preview" w:date="2026-01-01T00:00:00Z">
        <w:r>
          <w:t xml:space="preserve">shared across the Morrison Lab’s repositories.</w:t>
        </w:r>
      </w:ins>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 Id="rId9" Type="http://schemas.openxmlformats.org/officeDocument/2006/relationships/hyperlink" Target="https://github.com/UCD-SERG/lab-manual/tree/main/lm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2026-10-14T16:31:11Z</dcterms:created>
  <dcterms:modified xsi:type="dcterms:W3CDTF">2026-10-14T16:31:11Z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