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2026-10-14 04:15:39 (PDT)</w:delText>
        </w:r>
      </w:del>
    </w:p>
    <w:p>
      <w:pPr>
        <w:pStyle w:val="Date"/>
      </w:pPr>
      <w:ins w:id="2" w:author="PR Preview" w:date="2026-01-01T00:00:00Z">
        <w:r>
          <w:t xml:space="preserve">Last modified: 2026-10-14 09:28:12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2026-10-14T16:33:15Z</dcterms:created>
  <dcterms:modified xsi:type="dcterms:W3CDTF">2026-10-14T16:33:15Z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09:28:12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