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2026-10-14 04:15:39 (PDT)</w:delText>
        </w:r>
      </w:del>
    </w:p>
    <w:p>
      <w:pPr>
        <w:pStyle w:val="Date"/>
      </w:pPr>
      <w:ins w:id="2" w:author="PR Preview" w:date="2026-01-01T00:00:00Z">
        <w:r>
          <w:t xml:space="preserve">Last modified: 2026-10-14 12:06:44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2026-10-14T19:10:35Z</dcterms:created>
  <dcterms:modified xsi:type="dcterms:W3CDTF">2026-10-14T19:10:35Z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12:06:44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