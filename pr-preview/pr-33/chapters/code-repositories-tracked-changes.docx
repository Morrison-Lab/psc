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del w:id="1" w:author="PR Preview" w:date="2026-01-01T00:00:00Z">
        <w:r>
          <w:delText xml:space="preserve">Last modified: 2026-10-14 04:15:39 (PDT)</w:delText>
        </w:r>
      </w:del>
    </w:p>
    <w:p>
      <w:pPr>
        <w:pStyle w:val="Date"/>
      </w:pPr>
      <w:ins w:id="2" w:author="PR Preview" w:date="2026-01-01T00:00:00Z">
        <w:r>
          <w:t xml:space="preserve">Last modified: 2026-10-14 12:06:44 (PDT)</w:t>
        </w:r>
      </w:ins>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sec-template-repositories"/>
    <w:p>
      <w:pPr>
        <w:pStyle w:val="Heading2"/>
      </w:pPr>
      <w:r>
        <w:t xml:space="preserve">1 Template repositories</w:t>
      </w:r>
    </w:p>
    <w:p>
      <w:pPr>
        <w:pStyle w:val="FirstParagraph"/>
      </w:pPr>
      <w:r>
        <w:t xml:space="preserve">When starting a new package,</w:t>
      </w:r>
      <w:r>
        <w:t xml:space="preserve"> </w:t>
      </w:r>
      <w:r>
        <w:t xml:space="preserve">begin from a template repository,</w:t>
      </w:r>
      <w:r>
        <w:t xml:space="preserve"> </w:t>
      </w:r>
      <w:r>
        <w:t xml:space="preserve">such as</w:t>
      </w:r>
      <w:r>
        <w:t xml:space="preserve"> </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a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you mirror this workflow onto a self-managed GitLab CE</w:t>
      </w:r>
      <w:r>
        <w:t xml:space="preserve"> </w:t>
      </w:r>
      <w:r>
        <w:t xml:space="preserve">instance, plan to either fork a seed repository or budget for a paid tier.</w:t>
      </w:r>
    </w:p>
    <w:bookmarkEnd w:id="12"/>
    <w:bookmarkEnd w:id="13"/>
    <w:bookmarkStart w:id="23" w:name="sec-package-structure"/>
    <w:p>
      <w:pPr>
        <w:pStyle w:val="Heading2"/>
      </w:pPr>
      <w:r>
        <w:t xml:space="preserve">2 Package Structure</w:t>
      </w:r>
    </w:p>
    <w:p>
      <w:pPr>
        <w:pStyle w:val="FirstParagraph"/>
      </w:pPr>
      <w:r>
        <w:rPr>
          <w:b/>
          <w:bCs/>
        </w:rPr>
        <w:t xml:space="preserve">We recommend structuring every R project as an R package</w:t>
      </w:r>
      <w:r>
        <w:t xml:space="preserve">, even one that is primarily an analysis project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myproject.Rproj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.Rmd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w:t>
      </w:r>
      <w:r>
        <w:t xml:space="preserve"> </w:t>
      </w:r>
      <w:r>
        <w:rPr>
          <w:rStyle w:val="VerbatimChar"/>
        </w:rPr>
        <w:t xml:space="preserve">Rscript</w:t>
      </w:r>
      <w:r>
        <w:t xml:space="preserve"> </w:t>
      </w:r>
      <w:r>
        <w:t xml:space="preserve">prints output and errors to the terminal and writes no log file, so check that output.</w:t>
      </w:r>
      <w:r>
        <w:t xml:space="preserve"> </w:t>
      </w:r>
      <w:r>
        <w:t xml:space="preserve">Alternatively, run each script with</w:t>
      </w:r>
      <w:r>
        <w:t xml:space="preserve"> </w:t>
      </w:r>
      <w:r>
        <w:rPr>
          <w:rStyle w:val="VerbatimChar"/>
        </w:rPr>
        <w:t xml:space="preserve">R CMD BATCH</w:t>
      </w:r>
      <w:r>
        <w:t xml:space="preserve">, which writes a</w:t>
      </w:r>
      <w:r>
        <w:t xml:space="preserve"> </w:t>
      </w:r>
      <w:r>
        <w:rPr>
          <w:rStyle w:val="VerbatimChar"/>
        </w:rPr>
        <w:t xml:space="preserve">.Rout</w:t>
      </w:r>
      <w:r>
        <w:t xml:space="preserve"> </w:t>
      </w:r>
      <w:r>
        <w:t xml:space="preserve">log file for each script, and check those files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sec-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sec-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w:t>
      </w:r>
      <w:r>
        <w:t xml:space="preserve"> </w:t>
      </w:r>
      <w:r>
        <w:t xml:space="preserve">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source("0-config.R")</w:t>
      </w:r>
      <w:r>
        <w:t xml:space="preserve">, and its role is to reduce redundancy and create an abstraction layer that allows you to make changes in one place (</w:t>
      </w:r>
      <w:r>
        <w:rPr>
          <w:rStyle w:val="VerbatimChar"/>
        </w:rPr>
        <w:t xml:space="preserve">0-config.R</w:t>
      </w:r>
      <w:r>
        <w:t xml:space="preserve">) rather than 5 different files.</w:t>
      </w:r>
      <w:r>
        <w:t xml:space="preserve"> </w:t>
      </w:r>
      <w:r>
        <w:t xml:space="preserve">To this end, paths which will be referenced in multiple scripts (e.g.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their variable names in scripts.</w:t>
      </w:r>
      <w:r>
        <w:t xml:space="preserve"> </w:t>
      </w:r>
      <w:r>
        <w:t xml:space="preserve">If you ever want to change things, rename them, or even switch from a downsample to the full data, all you would then need to do is modify the path in one place and the change will automatically update throughout your project.</w:t>
      </w:r>
      <w:r>
        <w:t xml:space="preserve"> </w:t>
      </w:r>
      <w:r>
        <w:t xml:space="preserve">See the example config file for more details.</w:t>
      </w:r>
      <w:r>
        <w:t xml:space="preserve"> </w:t>
      </w:r>
      <w:r>
        <w:t xml:space="preserve">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2026-10-14T19:09:08Z</dcterms:created>
  <dcterms:modified xsi:type="dcterms:W3CDTF">2026-10-14T19:09:08Z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12:06:44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