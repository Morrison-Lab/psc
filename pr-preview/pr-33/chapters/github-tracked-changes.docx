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2026-10-14 04:15:39 (PDT)</w:delText>
        </w:r>
      </w:del>
    </w:p>
    <w:p>
      <w:pPr>
        <w:pStyle w:val="Date"/>
      </w:pPr>
      <w:ins w:id="2" w:author="PR Preview" w:date="2026-01-01T00:00:00Z">
        <w:r>
          <w:t xml:space="preserve">Last modified: 2026-10-14 10:05:03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2026-10-14T17:09:32Z</dcterms:created>
  <dcterms:modified xsi:type="dcterms:W3CDTF">2026-10-14T17:09:32Z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10:05:03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