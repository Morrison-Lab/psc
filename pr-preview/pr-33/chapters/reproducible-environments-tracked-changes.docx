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2026-10-14 04:15:39 (PDT)</w:delText>
        </w:r>
      </w:del>
    </w:p>
    <w:p>
      <w:pPr>
        <w:pStyle w:val="Date"/>
      </w:pPr>
      <w:ins w:id="2" w:author="PR Preview" w:date="2026-01-01T00:00:00Z">
        <w:r>
          <w:t xml:space="preserve">Last modified: 2026-10-14 10:35:08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2026-10-14T17:38:24Z</dcterms:created>
  <dcterms:modified xsi:type="dcterms:W3CDTF">2026-10-14T17:38:24Z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10:35:08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