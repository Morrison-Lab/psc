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2026-10-14 04:15:39 (PDT)</w:delText>
        </w:r>
      </w:del>
    </w:p>
    <w:p>
      <w:pPr>
        <w:pStyle w:val="Date"/>
      </w:pPr>
      <w:ins w:id="2" w:author="PR Preview" w:date="2026-01-01T00:00:00Z">
        <w:r>
          <w:t xml:space="preserve">Last modified: 2026-10-14 09:14:27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3" Type="http://schemas.openxmlformats.org/officeDocument/2006/relationships/image" Target="media/rId93.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08"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08"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2026-10-14T16:19:43Z</dcterms:created>
  <dcterms:modified xsi:type="dcterms:W3CDTF">2026-10-14T16:19:43Z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09:14:27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