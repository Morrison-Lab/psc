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2026-10-21 10:38:25 (PDT)</w:delText>
        </w:r>
      </w:del>
    </w:p>
    <w:p>
      <w:pPr>
        <w:pStyle w:val="Date"/>
      </w:pPr>
      <w:ins w:id="2" w:author="PR Preview" w:date="2026-01-01T00:00:00Z">
        <w:r>
          <w:t xml:space="preserve">Last modified: 2026-10-24 22:08:46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2026-10-25T05:12:43Z</dcterms:created>
  <dcterms:modified xsi:type="dcterms:W3CDTF">2026-10-25T05:12:43Z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22:08:46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