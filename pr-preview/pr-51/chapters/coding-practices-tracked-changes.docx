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2026-10-24 22:08:46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del w:id="3" w:author="PR Preview" w:date="2026-01-01T00:00:00Z">
          <w:r>
            <w:rPr>
              <w:rStyle w:val="VerbatimChar"/>
            </w:rPr>
            <w:delText xml:space="preserve">{memoise}</w:delText>
          </w:r>
        </w:del>
      </w:hyperlink>
      <w:del w:id="4" w:author="PR Preview" w:date="2026-01-01T00:00:00Z">
        <w:r>
          <w:delText xml:space="preserve"> </w:delText>
        </w:r>
      </w:del>
      <w:del w:id="5" w:author="PR Preview" w:date="2026-01-01T00:00:00Z">
        <w:r>
          <w:delText xml:space="preserve">- Function-call caching to eliminate repeated bottlenecks (</w:delText>
        </w:r>
      </w:del>
      <w:hyperlink w:anchor="sec-memoise">
        <w:del w:id="6" w:author="PR Preview" w:date="2026-01-01T00:00:00Z">
          <w:r>
            <w:rPr>
              <w:rStyle w:val="Hyperlink"/>
            </w:rPr>
            <w:delText xml:space="preserve">Section 36.2</w:delText>
          </w:r>
        </w:del>
      </w:hyperlink>
      <w:del w:id="7" w:author="PR Preview" w:date="2026-01-01T00:00:00Z">
        <w:r>
          <w:delText xml:space="preserve">)</w:delText>
        </w:r>
      </w:del>
    </w:p>
    <w:p>
      <w:pPr>
        <w:pStyle w:val="Compact"/>
        <w:numPr>
          <w:ilvl w:val="0"/>
          <w:numId w:val="1028"/>
        </w:numPr>
      </w:pPr>
      <w:hyperlink r:id="rId81">
        <w:ins w:id="8" w:author="PR Preview" w:date="2026-01-01T00:00:00Z">
          <w:r>
            <w:rPr>
              <w:rStyle w:val="VerbatimChar"/>
            </w:rPr>
            <w:t xml:space="preserve">{memoise}</w:t>
          </w:r>
        </w:ins>
      </w:hyperlink>
      <w:ins w:id="9" w:author="PR Preview" w:date="2026-01-01T00:00:00Z">
        <w:r>
          <w:t xml:space="preserve"> </w:t>
        </w:r>
      </w:ins>
      <w:ins w:id="10" w:author="PR Preview" w:date="2026-01-01T00:00:00Z">
        <w:r>
          <w:t xml:space="preserve">- Function-call caching to eliminate repeated bottlenecks (</w:t>
        </w:r>
      </w:ins>
      <w:hyperlink w:anchor="sec-memoise">
        <w:ins w:id="11" w:author="PR Preview" w:date="2026-01-01T00:00:00Z">
          <w:r>
            <w:rPr>
              <w:rStyle w:val="Hyperlink"/>
            </w:rPr>
            <w:t xml:space="preserve">Section 37.2</w:t>
          </w:r>
        </w:ins>
      </w:hyperlink>
      <w:ins w:id="12" w:author="PR Preview" w:date="2026-01-01T00:00:00Z">
        <w:r>
          <w:t xml:space="preserve">)</w:t>
        </w:r>
      </w:ins>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sec-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3" w:name="top-down-and-bottom-up-design"/>
    <w:p>
      <w:pPr>
        <w:pStyle w:val="Heading2"/>
      </w:pPr>
      <w:del w:id="13" w:author="PR Preview" w:date="2026-01-01T00:00:00Z">
        <w:r>
          <w:delText xml:space="preserve">21 Decomposing validation blocks</w:delText>
        </w:r>
      </w:del>
    </w:p>
    <w:p>
      <w:pPr>
        <w:pStyle w:val="Heading2"/>
      </w:pPr>
      <w:ins w:id="14" w:author="PR Preview" w:date="2026-01-01T00:00:00Z">
        <w:r>
          <w:t xml:space="preserve">21 Top-down and bottom-up design</w:t>
        </w:r>
      </w:ins>
    </w:p>
    <w:p>
      <w:pPr>
        <w:pStyle w:val="FirstParagraph"/>
      </w:pPr>
      <w:ins w:id="15" w:author="PR Preview" w:date="2026-01-01T00:00:00Z">
        <w:r>
          <w:t xml:space="preserve">The sequence in</w:t>
        </w:r>
      </w:ins>
      <w:ins w:id="16" w:author="PR Preview" w:date="2026-01-01T00:00:00Z">
        <w:r>
          <w:t xml:space="preserve"> </w:t>
        </w:r>
      </w:ins>
      <w:hyperlink w:anchor="sec-decompose-in-practice">
        <w:ins w:id="17" w:author="PR Preview" w:date="2026-01-01T00:00:00Z">
          <w:r>
            <w:rPr>
              <w:rStyle w:val="Hyperlink"/>
            </w:rPr>
            <w:t xml:space="preserve">How to decompose in practice</w:t>
          </w:r>
        </w:ins>
      </w:hyperlink>
      <w:ins w:id="18" w:author="PR Preview" w:date="2026-01-01T00:00:00Z">
        <w:r>
          <w:t xml:space="preserve"> </w:t>
        </w:r>
      </w:ins>
      <w:ins w:id="19" w:author="PR Preview" w:date="2026-01-01T00:00:00Z">
        <w:r>
          <w:t xml:space="preserve">starts from the top:</w:t>
        </w:r>
      </w:ins>
      <w:ins w:id="20" w:author="PR Preview" w:date="2026-01-01T00:00:00Z">
        <w:r>
          <w:t xml:space="preserve"> </w:t>
        </w:r>
      </w:ins>
      <w:ins w:id="21" w:author="PR Preview" w:date="2026-01-01T00:00:00Z">
        <w:r>
          <w:t xml:space="preserve">name the top-level steps first, then write a function for each.</w:t>
        </w:r>
      </w:ins>
      <w:ins w:id="22" w:author="PR Preview" w:date="2026-01-01T00:00:00Z">
        <w:r>
          <w:t xml:space="preserve"> </w:t>
        </w:r>
      </w:ins>
      <w:ins w:id="23" w:author="PR Preview" w:date="2026-01-01T00:00:00Z">
        <w:r>
          <w:t xml:space="preserve">This is top-down design, also called stepwise refinement,</w:t>
        </w:r>
      </w:ins>
      <w:ins w:id="24" w:author="PR Preview" w:date="2026-01-01T00:00:00Z">
        <w:r>
          <w:t xml:space="preserve"> </w:t>
        </w:r>
      </w:ins>
      <w:ins w:id="25" w:author="PR Preview" w:date="2026-01-01T00:00:00Z">
        <w:r>
          <w:t xml:space="preserve">and a step that is still too large can be refined the same way.</w:t>
        </w:r>
      </w:ins>
      <w:ins w:id="26" w:author="PR Preview" w:date="2026-01-01T00:00:00Z">
        <w:r>
          <w:t xml:space="preserve"> </w:t>
        </w:r>
      </w:ins>
      <w:ins w:id="27" w:author="PR Preview" w:date="2026-01-01T00:00:00Z">
        <w:r>
          <w:t xml:space="preserve">The opposite is bottom-up design:</w:t>
        </w:r>
      </w:ins>
      <w:ins w:id="28" w:author="PR Preview" w:date="2026-01-01T00:00:00Z">
        <w:r>
          <w:t xml:space="preserve"> </w:t>
        </w:r>
      </w:ins>
      <w:ins w:id="29" w:author="PR Preview" w:date="2026-01-01T00:00:00Z">
        <w:r>
          <w:t xml:space="preserve">write and test the small pieces first,</w:t>
        </w:r>
      </w:ins>
      <w:ins w:id="30" w:author="PR Preview" w:date="2026-01-01T00:00:00Z">
        <w:r>
          <w:t xml:space="preserve"> </w:t>
        </w:r>
      </w:ins>
      <w:ins w:id="31" w:author="PR Preview" w:date="2026-01-01T00:00:00Z">
        <w:r>
          <w:t xml:space="preserve">then combine them into larger functions</w:t>
        </w:r>
      </w:ins>
      <w:ins w:id="32" w:author="PR Preview" w:date="2026-01-01T00:00:00Z">
        <w:r>
          <w:t xml:space="preserve"> </w:t>
        </w:r>
      </w:ins>
      <w:ins w:id="33" w:author="PR Preview" w:date="2026-01-01T00:00:00Z">
        <w:r>
          <w:t xml:space="preserve">until the top-level workflow exists.</w:t>
        </w:r>
      </w:ins>
      <w:ins w:id="34" w:author="PR Preview" w:date="2026-01-01T00:00:00Z">
        <w:r>
          <w:t xml:space="preserve"> </w:t>
        </w:r>
      </w:ins>
      <w:ins w:id="35" w:author="PR Preview" w:date="2026-01-01T00:00:00Z">
        <w:r>
          <w:t xml:space="preserve">See</w:t>
        </w:r>
      </w:ins>
      <w:ins w:id="36" w:author="PR Preview" w:date="2026-01-01T00:00:00Z">
        <w:r>
          <w:t xml:space="preserve"> </w:t>
        </w:r>
      </w:ins>
      <w:hyperlink r:id="rId162">
        <w:ins w:id="37" w:author="PR Preview" w:date="2026-01-01T00:00:00Z">
          <w:r>
            <w:rPr>
              <w:rStyle w:val="Hyperlink"/>
            </w:rPr>
            <w:t xml:space="preserve">Bottom-up and top-down approaches</w:t>
          </w:r>
        </w:ins>
      </w:hyperlink>
      <w:ins w:id="38" w:author="PR Preview" w:date="2026-01-01T00:00:00Z">
        <w:r>
          <w:t xml:space="preserve"> </w:t>
        </w:r>
      </w:ins>
      <w:ins w:id="39" w:author="PR Preview" w:date="2026-01-01T00:00:00Z">
        <w:r>
          <w:t xml:space="preserve">for more on both approaches,</w:t>
        </w:r>
      </w:ins>
      <w:ins w:id="40" w:author="PR Preview" w:date="2026-01-01T00:00:00Z">
        <w:r>
          <w:t xml:space="preserve"> </w:t>
        </w:r>
      </w:ins>
      <w:ins w:id="41" w:author="PR Preview" w:date="2026-01-01T00:00:00Z">
        <w:r>
          <w:t xml:space="preserve">including how top-down design spread in software in the 1970s.</w:t>
        </w:r>
      </w:ins>
    </w:p>
    <w:p>
      <w:pPr>
        <w:pStyle w:val="BodyText"/>
      </w:pPr>
      <w:ins w:id="42" w:author="PR Preview" w:date="2026-01-01T00:00:00Z">
        <w:r>
          <w:t xml:space="preserve">Each approach has a strength and a typical risk:</w:t>
        </w:r>
      </w:ins>
    </w:p>
    <w:p>
      <w:pPr>
        <w:pStyle w:val="Compact"/>
        <w:numPr>
          <w:ilvl w:val="0"/>
          <w:numId w:val="1057"/>
        </w:numPr>
      </w:pPr>
      <w:ins w:id="43" w:author="PR Preview" w:date="2026-01-01T00:00:00Z">
        <w:r>
          <w:t xml:space="preserve">Top-down design keeps the overall workflow clear,</w:t>
        </w:r>
      </w:ins>
      <w:ins w:id="44" w:author="PR Preview" w:date="2026-01-01T00:00:00Z">
        <w:r>
          <w:t xml:space="preserve"> </w:t>
        </w:r>
      </w:ins>
      <w:ins w:id="45" w:author="PR Preview" w:date="2026-01-01T00:00:00Z">
        <w:r>
          <w:t xml:space="preserve">but the lowest-level functions are written and tested last,</w:t>
        </w:r>
      </w:ins>
      <w:ins w:id="46" w:author="PR Preview" w:date="2026-01-01T00:00:00Z">
        <w:r>
          <w:t xml:space="preserve"> </w:t>
        </w:r>
      </w:ins>
      <w:ins w:id="47" w:author="PR Preview" w:date="2026-01-01T00:00:00Z">
        <w:r>
          <w:t xml:space="preserve">so problems in them surface late.</w:t>
        </w:r>
      </w:ins>
      <w:ins w:id="48" w:author="PR Preview" w:date="2026-01-01T00:00:00Z">
        <w:r>
          <w:t xml:space="preserve"> </w:t>
        </w:r>
      </w:ins>
      <w:ins w:id="49" w:author="PR Preview" w:date="2026-01-01T00:00:00Z">
        <w:r>
          <w:t xml:space="preserve">Writing a short stub for each step,</w:t>
        </w:r>
      </w:ins>
      <w:ins w:id="50" w:author="PR Preview" w:date="2026-01-01T00:00:00Z">
        <w:r>
          <w:t xml:space="preserve"> </w:t>
        </w:r>
      </w:ins>
      <w:ins w:id="51" w:author="PR Preview" w:date="2026-01-01T00:00:00Z">
        <w:r>
          <w:t xml:space="preserve">a placeholder that returns a fixed value,</w:t>
        </w:r>
      </w:ins>
      <w:ins w:id="52" w:author="PR Preview" w:date="2026-01-01T00:00:00Z">
        <w:r>
          <w:t xml:space="preserve"> </w:t>
        </w:r>
      </w:ins>
      <w:ins w:id="53" w:author="PR Preview" w:date="2026-01-01T00:00:00Z">
        <w:r>
          <w:t xml:space="preserve">lets the top-level function run and be tested early.</w:t>
        </w:r>
      </w:ins>
    </w:p>
    <w:p>
      <w:pPr>
        <w:pStyle w:val="Compact"/>
        <w:numPr>
          <w:ilvl w:val="0"/>
          <w:numId w:val="1057"/>
        </w:numPr>
      </w:pPr>
      <w:ins w:id="54" w:author="PR Preview" w:date="2026-01-01T00:00:00Z">
        <w:r>
          <w:t xml:space="preserve">Bottom-up design gets working, tested pieces quickly,</w:t>
        </w:r>
      </w:ins>
      <w:ins w:id="55" w:author="PR Preview" w:date="2026-01-01T00:00:00Z">
        <w:r>
          <w:t xml:space="preserve"> </w:t>
        </w:r>
      </w:ins>
      <w:ins w:id="56" w:author="PR Preview" w:date="2026-01-01T00:00:00Z">
        <w:r>
          <w:t xml:space="preserve">and those pieces are easy to reuse.</w:t>
        </w:r>
      </w:ins>
      <w:ins w:id="57" w:author="PR Preview" w:date="2026-01-01T00:00:00Z">
        <w:r>
          <w:t xml:space="preserve"> </w:t>
        </w:r>
      </w:ins>
      <w:ins w:id="58" w:author="PR Preview" w:date="2026-01-01T00:00:00Z">
        <w:r>
          <w:t xml:space="preserve">But the pieces may not fit together,</w:t>
        </w:r>
      </w:ins>
      <w:ins w:id="59" w:author="PR Preview" w:date="2026-01-01T00:00:00Z">
        <w:r>
          <w:t xml:space="preserve"> </w:t>
        </w:r>
      </w:ins>
      <w:ins w:id="60" w:author="PR Preview" w:date="2026-01-01T00:00:00Z">
        <w:r>
          <w:t xml:space="preserve">because they were written before the workflow that calls them.</w:t>
        </w:r>
      </w:ins>
    </w:p>
    <w:p>
      <w:pPr>
        <w:pStyle w:val="FirstParagraph"/>
      </w:pPr>
      <w:ins w:id="61" w:author="PR Preview" w:date="2026-01-01T00:00:00Z">
        <w:r>
          <w:t xml:space="preserve">Most software projects combine the two.</w:t>
        </w:r>
      </w:ins>
      <w:ins w:id="62" w:author="PR Preview" w:date="2026-01-01T00:00:00Z">
        <w:r>
          <w:t xml:space="preserve"> </w:t>
        </w:r>
      </w:ins>
      <w:ins w:id="63" w:author="PR Preview" w:date="2026-01-01T00:00:00Z">
        <w:r>
          <w:t xml:space="preserve">Sketch the top-level workflow first,</w:t>
        </w:r>
      </w:ins>
      <w:ins w:id="64" w:author="PR Preview" w:date="2026-01-01T00:00:00Z">
        <w:r>
          <w:t xml:space="preserve"> </w:t>
        </w:r>
      </w:ins>
      <w:ins w:id="65" w:author="PR Preview" w:date="2026-01-01T00:00:00Z">
        <w:r>
          <w:t xml:space="preserve">so the pieces have a known purpose and interface,</w:t>
        </w:r>
      </w:ins>
      <w:ins w:id="66" w:author="PR Preview" w:date="2026-01-01T00:00:00Z">
        <w:r>
          <w:t xml:space="preserve"> </w:t>
        </w:r>
      </w:ins>
      <w:ins w:id="67" w:author="PR Preview" w:date="2026-01-01T00:00:00Z">
        <w:r>
          <w:t xml:space="preserve">and reuse existing functions, from your own code or from packages,</w:t>
        </w:r>
      </w:ins>
      <w:ins w:id="68" w:author="PR Preview" w:date="2026-01-01T00:00:00Z">
        <w:r>
          <w:t xml:space="preserve"> </w:t>
        </w:r>
      </w:ins>
      <w:ins w:id="69" w:author="PR Preview" w:date="2026-01-01T00:00:00Z">
        <w:r>
          <w:t xml:space="preserve">wherever one already does a step.</w:t>
        </w:r>
      </w:ins>
    </w:p>
    <w:bookmarkEnd w:id="163"/>
    <w:bookmarkStart w:id="164" w:name="sec-decompose-validation"/>
    <w:p>
      <w:pPr>
        <w:pStyle w:val="Heading2"/>
      </w:pPr>
      <w:ins w:id="70" w:author="PR Preview" w:date="2026-01-01T00:00:00Z">
        <w:r>
          <w:t xml:space="preserve">22 Decomposing validation blocks</w:t>
        </w:r>
      </w:ins>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8"/>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8"/>
        </w:numPr>
      </w:pPr>
      <w:r>
        <w:t xml:space="preserve">Each validation rule is defined once and tested once.</w:t>
      </w:r>
    </w:p>
    <w:p>
      <w:pPr>
        <w:pStyle w:val="Compact"/>
        <w:numPr>
          <w:ilvl w:val="0"/>
          <w:numId w:val="1058"/>
        </w:numPr>
      </w:pPr>
      <w:r>
        <w:t xml:space="preserve">Adding a new data source requires one new call, not a copy-pasted block.</w:t>
      </w:r>
    </w:p>
    <w:p>
      <w:pPr>
        <w:pStyle w:val="Compact"/>
        <w:numPr>
          <w:ilvl w:val="0"/>
          <w:numId w:val="1058"/>
        </w:numPr>
      </w:pPr>
      <w:r>
        <w:t xml:space="preserve">Error message formatting stays consistent across all sources.</w:t>
      </w:r>
    </w:p>
    <w:p>
      <w:pPr>
        <w:pStyle w:val="FirstParagraph"/>
      </w:pPr>
      <w:del w:id="71" w:author="PR Preview" w:date="2026-01-01T00:00:00Z">
        <w:r>
          <w:delText xml:space="preserve">Place each extracted helper in its own file</w:delText>
        </w:r>
      </w:del>
      <w:del w:id="72" w:author="PR Preview" w:date="2026-01-01T00:00:00Z">
        <w:r>
          <w:delText xml:space="preserve"> </w:delText>
        </w:r>
      </w:del>
      <w:del w:id="73" w:author="PR Preview" w:date="2026-01-01T00:00:00Z">
        <w:r>
          <w:delText xml:space="preserve">(</w:delText>
        </w:r>
      </w:del>
      <w:hyperlink w:anchor="sec-one-function-per-file">
        <w:del w:id="74" w:author="PR Preview" w:date="2026-01-01T00:00:00Z">
          <w:r>
            <w:rPr>
              <w:rStyle w:val="Hyperlink"/>
            </w:rPr>
            <w:delText xml:space="preserve">Section 24</w:delText>
          </w:r>
        </w:del>
      </w:hyperlink>
      <w:del w:id="75" w:author="PR Preview" w:date="2026-01-01T00:00:00Z">
        <w:r>
          <w:delText xml:space="preserve">),</w:delText>
        </w:r>
      </w:del>
      <w:del w:id="76" w:author="PR Preview" w:date="2026-01-01T00:00:00Z">
        <w:r>
          <w:delText xml:space="preserve"> </w:delText>
        </w:r>
      </w:del>
      <w:del w:id="77" w:author="PR Preview" w:date="2026-01-01T00:00:00Z">
        <w:r>
          <w:delText xml:space="preserve">not above or below the caller in the same file.</w:delText>
        </w:r>
      </w:del>
    </w:p>
    <w:p>
      <w:pPr>
        <w:pStyle w:val="Heading2"/>
      </w:pPr>
      <w:del w:id="78" w:author="PR Preview" w:date="2026-01-01T00:00:00Z">
        <w:r>
          <w:delText xml:space="preserve">22 Examples borrowed from package PRs</w:delText>
        </w:r>
      </w:del>
    </w:p>
    <w:p>
      <w:pPr>
        <w:pStyle w:val="FirstParagraph"/>
      </w:pPr>
      <w:ins w:id="79" w:author="PR Preview" w:date="2026-01-01T00:00:00Z">
        <w:r>
          <w:t xml:space="preserve">Place each extracted helper in its own file</w:t>
        </w:r>
      </w:ins>
      <w:ins w:id="80" w:author="PR Preview" w:date="2026-01-01T00:00:00Z">
        <w:r>
          <w:t xml:space="preserve"> </w:t>
        </w:r>
      </w:ins>
      <w:ins w:id="81" w:author="PR Preview" w:date="2026-01-01T00:00:00Z">
        <w:r>
          <w:t xml:space="preserve">(</w:t>
        </w:r>
      </w:ins>
      <w:hyperlink w:anchor="sec-one-function-per-file">
        <w:ins w:id="82" w:author="PR Preview" w:date="2026-01-01T00:00:00Z">
          <w:r>
            <w:rPr>
              <w:rStyle w:val="Hyperlink"/>
            </w:rPr>
            <w:t xml:space="preserve">Section 25</w:t>
          </w:r>
        </w:ins>
      </w:hyperlink>
      <w:ins w:id="83" w:author="PR Preview" w:date="2026-01-01T00:00:00Z">
        <w:r>
          <w:t xml:space="preserve">),</w:t>
        </w:r>
      </w:ins>
      <w:ins w:id="84" w:author="PR Preview" w:date="2026-01-01T00:00:00Z">
        <w:r>
          <w:t xml:space="preserve"> </w:t>
        </w:r>
      </w:ins>
      <w:ins w:id="85" w:author="PR Preview" w:date="2026-01-01T00:00:00Z">
        <w:r>
          <w:t xml:space="preserve">not above or below the caller in the same file.</w:t>
        </w:r>
      </w:ins>
    </w:p>
    <w:bookmarkEnd w:id="164"/>
    <w:bookmarkStart w:id="167" w:name="examples-borrowed-from-package-prs"/>
    <w:p>
      <w:pPr>
        <w:pStyle w:val="Heading2"/>
      </w:pPr>
      <w:ins w:id="86" w:author="PR Preview" w:date="2026-01-01T00:00:00Z">
        <w:r>
          <w:t xml:space="preserve">23 Examples borrowed from package PRs</w:t>
        </w:r>
      </w:ins>
    </w:p>
    <w:p>
      <w:pPr>
        <w:pStyle w:val="FirstParagraph"/>
      </w:pPr>
      <w:r>
        <w:t xml:space="preserve">In</w:t>
      </w:r>
      <w:r>
        <w:t xml:space="preserve"> </w:t>
      </w:r>
      <w:hyperlink r:id="rId16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7"/>
    <w:bookmarkStart w:id="171" w:name="related-references"/>
    <w:p>
      <w:pPr>
        <w:pStyle w:val="Heading2"/>
      </w:pPr>
      <w:del w:id="87" w:author="PR Preview" w:date="2026-01-01T00:00:00Z">
        <w:r>
          <w:delText xml:space="preserve">23 Related references</w:delText>
        </w:r>
      </w:del>
    </w:p>
    <w:p>
      <w:pPr>
        <w:pStyle w:val="Heading2"/>
      </w:pPr>
      <w:ins w:id="88" w:author="PR Preview" w:date="2026-01-01T00:00:00Z">
        <w:r>
          <w:t xml:space="preserve">24 Related references</w:t>
        </w:r>
      </w:ins>
    </w:p>
    <w:p>
      <w:pPr>
        <w:pStyle w:val="FirstParagraph"/>
      </w:pPr>
      <w:r>
        <w:t xml:space="preserve">For background and related ideas,</w:t>
      </w:r>
      <w:r>
        <w:t xml:space="preserve"> </w:t>
      </w:r>
      <w:r>
        <w:t xml:space="preserve">see</w:t>
      </w:r>
      <w:r>
        <w:t xml:space="preserve"> </w:t>
      </w:r>
      <w:hyperlink r:id="rId168">
        <w:r>
          <w:rPr>
            <w:rStyle w:val="Hyperlink"/>
          </w:rPr>
          <w:t xml:space="preserve">Decomposition (computer science)</w:t>
        </w:r>
      </w:hyperlink>
      <w:r>
        <w:t xml:space="preserve">,</w:t>
      </w:r>
      <w:r>
        <w:t xml:space="preserve"> </w:t>
      </w:r>
      <w:hyperlink r:id="rId169">
        <w:r>
          <w:rPr>
            <w:rStyle w:val="Hyperlink"/>
          </w:rPr>
          <w:t xml:space="preserve">Code refactoring</w:t>
        </w:r>
      </w:hyperlink>
      <w:r>
        <w:t xml:space="preserve">,</w:t>
      </w:r>
      <w:r>
        <w:t xml:space="preserve"> </w:t>
      </w:r>
      <w:r>
        <w:t xml:space="preserve">and</w:t>
      </w:r>
      <w:r>
        <w:t xml:space="preserve"> </w:t>
      </w:r>
      <w:hyperlink r:id="rId170">
        <w:r>
          <w:rPr>
            <w:rStyle w:val="Hyperlink"/>
          </w:rPr>
          <w:t xml:space="preserve">Functional decomposition</w:t>
        </w:r>
      </w:hyperlink>
      <w:r>
        <w:t xml:space="preserve">.</w:t>
      </w:r>
    </w:p>
    <w:bookmarkEnd w:id="171"/>
    <w:bookmarkStart w:id="176" w:name="sec-one-function-per-file"/>
    <w:p>
      <w:pPr>
        <w:pStyle w:val="Heading2"/>
      </w:pPr>
      <w:del w:id="89" w:author="PR Preview" w:date="2026-01-01T00:00:00Z">
        <w:r>
          <w:delText xml:space="preserve">24 One function per file</w:delText>
        </w:r>
      </w:del>
    </w:p>
    <w:p>
      <w:pPr>
        <w:pStyle w:val="Heading2"/>
      </w:pPr>
      <w:ins w:id="90" w:author="PR Preview" w:date="2026-01-01T00:00:00Z">
        <w:r>
          <w:t xml:space="preserve">25 One function per file</w:t>
        </w:r>
      </w:ins>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2" w:name="r-packages"/>
    <w:p>
      <w:pPr>
        <w:pStyle w:val="Heading3"/>
      </w:pPr>
      <w:del w:id="91" w:author="PR Preview" w:date="2026-01-01T00:00:00Z">
        <w:r>
          <w:delText xml:space="preserve">24.1 R packages</w:delText>
        </w:r>
      </w:del>
    </w:p>
    <w:p>
      <w:pPr>
        <w:pStyle w:val="Heading3"/>
      </w:pPr>
      <w:ins w:id="92" w:author="PR Preview" w:date="2026-01-01T00:00:00Z">
        <w:r>
          <w:t xml:space="preserve">25.1 R packages</w:t>
        </w:r>
      </w:ins>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2"/>
    <w:bookmarkStart w:id="173" w:name="why"/>
    <w:p>
      <w:pPr>
        <w:pStyle w:val="Heading3"/>
      </w:pPr>
      <w:del w:id="93" w:author="PR Preview" w:date="2026-01-01T00:00:00Z">
        <w:r>
          <w:delText xml:space="preserve">24.2 Why</w:delText>
        </w:r>
      </w:del>
    </w:p>
    <w:p>
      <w:pPr>
        <w:pStyle w:val="Heading3"/>
      </w:pPr>
      <w:ins w:id="94" w:author="PR Preview" w:date="2026-01-01T00:00:00Z">
        <w:r>
          <w:t xml:space="preserve">25.2 Why</w:t>
        </w:r>
      </w:ins>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3"/>
    <w:bookmarkStart w:id="174" w:name="X82cb167292354e6d55f501d979db1106686a1af"/>
    <w:p>
      <w:pPr>
        <w:pStyle w:val="Heading3"/>
      </w:pPr>
      <w:del w:id="95" w:author="PR Preview" w:date="2026-01-01T00:00:00Z">
        <w:r>
          <w:delText xml:space="preserve">24.3 Adding to an existing multi-function file</w:delText>
        </w:r>
      </w:del>
    </w:p>
    <w:p>
      <w:pPr>
        <w:pStyle w:val="Heading3"/>
      </w:pPr>
      <w:ins w:id="96" w:author="PR Preview" w:date="2026-01-01T00:00:00Z">
        <w:r>
          <w:t xml:space="preserve">25.3 Adding to an existing multi-function file</w:t>
        </w:r>
      </w:ins>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4"/>
    <w:bookmarkStart w:id="175" w:name="relationship-to-function-decomposition"/>
    <w:p>
      <w:pPr>
        <w:pStyle w:val="Heading3"/>
      </w:pPr>
      <w:del w:id="97" w:author="PR Preview" w:date="2026-01-01T00:00:00Z">
        <w:r>
          <w:delText xml:space="preserve">24.4 Relationship to function decomposition</w:delText>
        </w:r>
      </w:del>
    </w:p>
    <w:p>
      <w:pPr>
        <w:pStyle w:val="Heading3"/>
      </w:pPr>
      <w:ins w:id="98" w:author="PR Preview" w:date="2026-01-01T00:00:00Z">
        <w:r>
          <w:t xml:space="preserve">25.4 Relationship to function decomposition</w:t>
        </w:r>
      </w:ins>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5"/>
    <w:bookmarkEnd w:id="176"/>
    <w:bookmarkStart w:id="182" w:name="sec-function-length-limits"/>
    <w:p>
      <w:pPr>
        <w:pStyle w:val="Heading2"/>
      </w:pPr>
      <w:del w:id="99" w:author="PR Preview" w:date="2026-01-01T00:00:00Z">
        <w:r>
          <w:delText xml:space="preserve">25 Function length limits</w:delText>
        </w:r>
      </w:del>
    </w:p>
    <w:p>
      <w:pPr>
        <w:pStyle w:val="Heading2"/>
      </w:pPr>
      <w:ins w:id="100" w:author="PR Preview" w:date="2026-01-01T00:00:00Z">
        <w:r>
          <w:t xml:space="preserve">26 Function length limits</w:t>
        </w:r>
      </w:ins>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9"/>
        </w:numPr>
      </w:pPr>
      <w:hyperlink r:id="rId177">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9"/>
        </w:numPr>
      </w:pPr>
      <w:hyperlink r:id="rId178">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9"/>
        </w:numPr>
      </w:pPr>
      <w:hyperlink r:id="rId179">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0">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9"/>
        </w:numPr>
      </w:pPr>
      <w:hyperlink r:id="rId181">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60"/>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0"/>
        </w:numPr>
      </w:pPr>
      <w:r>
        <w:t xml:space="preserve">Prefer single-purpose functions with clear names and contracts.</w:t>
      </w:r>
    </w:p>
    <w:p>
      <w:pPr>
        <w:pStyle w:val="Compact"/>
        <w:numPr>
          <w:ilvl w:val="0"/>
          <w:numId w:val="1060"/>
        </w:numPr>
      </w:pPr>
      <w:r>
        <w:t xml:space="preserve">Watch decision complexity (branching and nesting), not only length.</w:t>
      </w:r>
    </w:p>
    <w:p>
      <w:pPr>
        <w:pStyle w:val="Compact"/>
        <w:numPr>
          <w:ilvl w:val="0"/>
          <w:numId w:val="1060"/>
        </w:numPr>
      </w:pPr>
      <w:r>
        <w:t xml:space="preserve">Decompose when the top-level story is hard to follow or hard to test.</w:t>
      </w:r>
    </w:p>
    <w:bookmarkEnd w:id="182"/>
    <w:bookmarkStart w:id="185" w:name="sec-kiss"/>
    <w:p>
      <w:pPr>
        <w:pStyle w:val="Heading2"/>
      </w:pPr>
      <w:del w:id="101" w:author="PR Preview" w:date="2026-01-01T00:00:00Z">
        <w:r>
          <w:delText xml:space="preserve">26 Keep It Short and Simple (KISS)</w:delText>
        </w:r>
      </w:del>
    </w:p>
    <w:p>
      <w:pPr>
        <w:pStyle w:val="Heading2"/>
      </w:pPr>
      <w:ins w:id="102" w:author="PR Preview" w:date="2026-01-01T00:00:00Z">
        <w:r>
          <w:t xml:space="preserve">27 Keep It Short and Simple (KISS)</w:t>
        </w:r>
      </w:ins>
    </w:p>
    <w:p>
      <w:pPr>
        <w:pStyle w:val="FirstParagraph"/>
      </w:pPr>
      <w:r>
        <w:t xml:space="preserve">The</w:t>
      </w:r>
      <w:r>
        <w:t xml:space="preserve"> </w:t>
      </w:r>
      <w:hyperlink r:id="rId183">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1"/>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1"/>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1"/>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1"/>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4">
        <w:r>
          <w:rPr>
            <w:rStyle w:val="Hyperlink"/>
          </w:rPr>
          <w:t xml:space="preserve">avoiding deep nesting</w:t>
        </w:r>
      </w:hyperlink>
      <w:r>
        <w:t xml:space="preserve">,</w:t>
      </w:r>
      <w:r>
        <w:t xml:space="preserve"> </w:t>
      </w:r>
      <w:r>
        <w:t xml:space="preserve">are concrete applications of this principle.</w:t>
      </w:r>
    </w:p>
    <w:bookmarkEnd w:id="185"/>
    <w:bookmarkStart w:id="186" w:name="sec-decompose-qmd-chunks"/>
    <w:p>
      <w:pPr>
        <w:pStyle w:val="Heading2"/>
      </w:pPr>
      <w:del w:id="103" w:author="PR Preview" w:date="2026-01-01T00:00:00Z">
        <w:r>
          <w:delText xml:space="preserve">27 Decomposing Code Chunks in Quarto Documents</w:delText>
        </w:r>
      </w:del>
    </w:p>
    <w:p>
      <w:pPr>
        <w:pStyle w:val="Heading2"/>
      </w:pPr>
      <w:ins w:id="104" w:author="PR Preview" w:date="2026-01-01T00:00:00Z">
        <w:r>
          <w:t xml:space="preserve">28 Decomposing Code Chunks in Quarto Documents</w:t>
        </w:r>
      </w:ins>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del w:id="105" w:author="PR Preview" w:date="2026-01-01T00:00:00Z">
        <w:r>
          <w:delText xml:space="preserve">When a chunk grows into substantial logic —</w:delText>
        </w:r>
      </w:del>
      <w:del w:id="106" w:author="PR Preview" w:date="2026-01-01T00:00:00Z">
        <w:r>
          <w:delText xml:space="preserve"> </w:delText>
        </w:r>
      </w:del>
      <w:del w:id="107" w:author="PR Preview" w:date="2026-01-01T00:00:00Z">
        <w:r>
          <w:delText xml:space="preserve">a multi-step data manipulation,</w:delText>
        </w:r>
      </w:del>
      <w:del w:id="108" w:author="PR Preview" w:date="2026-01-01T00:00:00Z">
        <w:r>
          <w:delText xml:space="preserve"> </w:delText>
        </w:r>
      </w:del>
      <w:del w:id="109" w:author="PR Preview" w:date="2026-01-01T00:00:00Z">
        <w:r>
          <w:delText xml:space="preserve">a function defined inline,</w:delText>
        </w:r>
      </w:del>
      <w:del w:id="110" w:author="PR Preview" w:date="2026-01-01T00:00:00Z">
        <w:r>
          <w:delText xml:space="preserve"> </w:delText>
        </w:r>
      </w:del>
      <w:del w:id="111" w:author="PR Preview" w:date="2026-01-01T00:00:00Z">
        <w:r>
          <w:delText xml:space="preserve">a non-trivial transformation,</w:delText>
        </w:r>
      </w:del>
      <w:del w:id="112" w:author="PR Preview" w:date="2026-01-01T00:00:00Z">
        <w:r>
          <w:delText xml:space="preserve"> </w:delText>
        </w:r>
      </w:del>
      <w:del w:id="113" w:author="PR Preview" w:date="2026-01-01T00:00:00Z">
        <w:r>
          <w:delText xml:space="preserve">or the same block copied across chunks —</w:delText>
        </w:r>
      </w:del>
      <w:del w:id="114" w:author="PR Preview" w:date="2026-01-01T00:00:00Z">
        <w:r>
          <w:delText xml:space="preserve"> </w:delText>
        </w:r>
      </w:del>
      <w:del w:id="115" w:author="PR Preview" w:date="2026-01-01T00:00:00Z">
        <w:r>
          <w:delText xml:space="preserve">extract that logic into a function and have the chunk call it.</w:delText>
        </w:r>
      </w:del>
      <w:del w:id="116" w:author="PR Preview" w:date="2026-01-01T00:00:00Z">
        <w:r>
          <w:delText xml:space="preserve"> </w:delText>
        </w:r>
      </w:del>
      <w:del w:id="117" w:author="PR Preview" w:date="2026-01-01T00:00:00Z">
        <w:r>
          <w:delText xml:space="preserve">Following the function-decomposition (</w:delText>
        </w:r>
      </w:del>
      <w:hyperlink w:anchor="sec-function-decomposition">
        <w:del w:id="118" w:author="PR Preview" w:date="2026-01-01T00:00:00Z">
          <w:r>
            <w:rPr>
              <w:rStyle w:val="Hyperlink"/>
            </w:rPr>
            <w:delText xml:space="preserve">Section 18</w:delText>
          </w:r>
        </w:del>
      </w:hyperlink>
      <w:del w:id="119" w:author="PR Preview" w:date="2026-01-01T00:00:00Z">
        <w:r>
          <w:delText xml:space="preserve">),</w:delText>
        </w:r>
      </w:del>
      <w:del w:id="120" w:author="PR Preview" w:date="2026-01-01T00:00:00Z">
        <w:r>
          <w:delText xml:space="preserve"> </w:delText>
        </w:r>
      </w:del>
      <w:del w:id="121" w:author="PR Preview" w:date="2026-01-01T00:00:00Z">
        <w:r>
          <w:delText xml:space="preserve">one-function-per-file (</w:delText>
        </w:r>
      </w:del>
      <w:hyperlink w:anchor="sec-one-function-per-file">
        <w:del w:id="122" w:author="PR Preview" w:date="2026-01-01T00:00:00Z">
          <w:r>
            <w:rPr>
              <w:rStyle w:val="Hyperlink"/>
            </w:rPr>
            <w:delText xml:space="preserve">Section 24</w:delText>
          </w:r>
        </w:del>
      </w:hyperlink>
      <w:del w:id="123" w:author="PR Preview" w:date="2026-01-01T00:00:00Z">
        <w:r>
          <w:delText xml:space="preserve">),</w:delText>
        </w:r>
      </w:del>
      <w:del w:id="124" w:author="PR Preview" w:date="2026-01-01T00:00:00Z">
        <w:r>
          <w:delText xml:space="preserve"> </w:delText>
        </w:r>
      </w:del>
      <w:del w:id="125" w:author="PR Preview" w:date="2026-01-01T00:00:00Z">
        <w:r>
          <w:delText xml:space="preserve">and length-limit (</w:delText>
        </w:r>
      </w:del>
      <w:hyperlink w:anchor="sec-function-length-limits">
        <w:del w:id="126" w:author="PR Preview" w:date="2026-01-01T00:00:00Z">
          <w:r>
            <w:rPr>
              <w:rStyle w:val="Hyperlink"/>
            </w:rPr>
            <w:delText xml:space="preserve">Section 25</w:delText>
          </w:r>
        </w:del>
      </w:hyperlink>
      <w:del w:id="127" w:author="PR Preview" w:date="2026-01-01T00:00:00Z">
        <w:r>
          <w:delText xml:space="preserve">) principles,</w:delText>
        </w:r>
      </w:del>
      <w:del w:id="128" w:author="PR Preview" w:date="2026-01-01T00:00:00Z">
        <w:r>
          <w:delText xml:space="preserve"> </w:delText>
        </w:r>
      </w:del>
      <w:del w:id="129" w:author="PR Preview" w:date="2026-01-01T00:00:00Z">
        <w:r>
          <w:delText xml:space="preserve">give the function its own file under</w:delText>
        </w:r>
      </w:del>
      <w:del w:id="130" w:author="PR Preview" w:date="2026-01-01T00:00:00Z">
        <w:r>
          <w:delText xml:space="preserve"> </w:delText>
        </w:r>
      </w:del>
      <w:del w:id="131" w:author="PR Preview" w:date="2026-01-01T00:00:00Z">
        <w:r>
          <w:rPr>
            <w:rStyle w:val="VerbatimChar"/>
          </w:rPr>
          <w:delText xml:space="preserve">R/</w:delText>
        </w:r>
      </w:del>
      <w:del w:id="132" w:author="PR Preview" w:date="2026-01-01T00:00:00Z">
        <w:r>
          <w:delText xml:space="preserve">,</w:delText>
        </w:r>
      </w:del>
      <w:del w:id="133" w:author="PR Preview" w:date="2026-01-01T00:00:00Z">
        <w:r>
          <w:delText xml:space="preserve"> </w:delText>
        </w:r>
      </w:del>
      <w:del w:id="134" w:author="PR Preview" w:date="2026-01-01T00:00:00Z">
        <w:r>
          <w:delText xml:space="preserve">with full</w:delText>
        </w:r>
      </w:del>
      <w:del w:id="135" w:author="PR Preview" w:date="2026-01-01T00:00:00Z">
        <w:r>
          <w:delText xml:space="preserve"> </w:delText>
        </w:r>
      </w:del>
      <w:hyperlink r:id="rId38">
        <w:del w:id="136" w:author="PR Preview" w:date="2026-01-01T00:00:00Z">
          <w:r>
            <w:rPr>
              <w:rStyle w:val="VerbatimChar"/>
            </w:rPr>
            <w:delText xml:space="preserve">{roxygen2}</w:delText>
          </w:r>
        </w:del>
      </w:hyperlink>
      <w:del w:id="137" w:author="PR Preview" w:date="2026-01-01T00:00:00Z">
        <w:r>
          <w:delText xml:space="preserve"> </w:delText>
        </w:r>
      </w:del>
      <w:del w:id="138" w:author="PR Preview" w:date="2026-01-01T00:00:00Z">
        <w:r>
          <w:delText xml:space="preserve">documentation,</w:delText>
        </w:r>
      </w:del>
      <w:del w:id="139" w:author="PR Preview" w:date="2026-01-01T00:00:00Z">
        <w:r>
          <w:delText xml:space="preserve"> </w:delText>
        </w:r>
      </w:del>
      <w:del w:id="140" w:author="PR Preview" w:date="2026-01-01T00:00:00Z">
        <w:r>
          <w:delText xml:space="preserve">the same way any other package function is written.</w:delText>
        </w:r>
      </w:del>
      <w:del w:id="141" w:author="PR Preview" w:date="2026-01-01T00:00:00Z">
        <w:r>
          <w:delText xml:space="preserve"> </w:delText>
        </w:r>
      </w:del>
      <w:del w:id="142" w:author="PR Preview" w:date="2026-01-01T00:00:00Z">
        <w:r>
          <w:delText xml:space="preserve">The chunk then shrinks to a call</w:delText>
        </w:r>
      </w:del>
      <w:del w:id="143" w:author="PR Preview" w:date="2026-01-01T00:00:00Z">
        <w:r>
          <w:delText xml:space="preserve"> </w:delText>
        </w:r>
      </w:del>
      <w:del w:id="144" w:author="PR Preview" w:date="2026-01-01T00:00:00Z">
        <w:r>
          <w:delText xml:space="preserve">plus whatever narrative or display wraps it.</w:delText>
        </w:r>
      </w:del>
    </w:p>
    <w:p>
      <w:pPr>
        <w:pStyle w:val="BodyText"/>
      </w:pPr>
      <w:ins w:id="145" w:author="PR Preview" w:date="2026-01-01T00:00:00Z">
        <w:r>
          <w:t xml:space="preserve">When a chunk grows into substantial logic —</w:t>
        </w:r>
      </w:ins>
      <w:ins w:id="146" w:author="PR Preview" w:date="2026-01-01T00:00:00Z">
        <w:r>
          <w:t xml:space="preserve"> </w:t>
        </w:r>
      </w:ins>
      <w:ins w:id="147" w:author="PR Preview" w:date="2026-01-01T00:00:00Z">
        <w:r>
          <w:t xml:space="preserve">a multi-step data manipulation,</w:t>
        </w:r>
      </w:ins>
      <w:ins w:id="148" w:author="PR Preview" w:date="2026-01-01T00:00:00Z">
        <w:r>
          <w:t xml:space="preserve"> </w:t>
        </w:r>
      </w:ins>
      <w:ins w:id="149" w:author="PR Preview" w:date="2026-01-01T00:00:00Z">
        <w:r>
          <w:t xml:space="preserve">a function defined inline,</w:t>
        </w:r>
      </w:ins>
      <w:ins w:id="150" w:author="PR Preview" w:date="2026-01-01T00:00:00Z">
        <w:r>
          <w:t xml:space="preserve"> </w:t>
        </w:r>
      </w:ins>
      <w:ins w:id="151" w:author="PR Preview" w:date="2026-01-01T00:00:00Z">
        <w:r>
          <w:t xml:space="preserve">a non-trivial transformation,</w:t>
        </w:r>
      </w:ins>
      <w:ins w:id="152" w:author="PR Preview" w:date="2026-01-01T00:00:00Z">
        <w:r>
          <w:t xml:space="preserve"> </w:t>
        </w:r>
      </w:ins>
      <w:ins w:id="153" w:author="PR Preview" w:date="2026-01-01T00:00:00Z">
        <w:r>
          <w:t xml:space="preserve">or the same block copied across chunks —</w:t>
        </w:r>
      </w:ins>
      <w:ins w:id="154" w:author="PR Preview" w:date="2026-01-01T00:00:00Z">
        <w:r>
          <w:t xml:space="preserve"> </w:t>
        </w:r>
      </w:ins>
      <w:ins w:id="155" w:author="PR Preview" w:date="2026-01-01T00:00:00Z">
        <w:r>
          <w:t xml:space="preserve">extract that logic into a function and have the chunk call it.</w:t>
        </w:r>
      </w:ins>
      <w:ins w:id="156" w:author="PR Preview" w:date="2026-01-01T00:00:00Z">
        <w:r>
          <w:t xml:space="preserve"> </w:t>
        </w:r>
      </w:ins>
      <w:ins w:id="157" w:author="PR Preview" w:date="2026-01-01T00:00:00Z">
        <w:r>
          <w:t xml:space="preserve">Following the function-decomposition (</w:t>
        </w:r>
      </w:ins>
      <w:hyperlink w:anchor="sec-function-decomposition">
        <w:ins w:id="158" w:author="PR Preview" w:date="2026-01-01T00:00:00Z">
          <w:r>
            <w:rPr>
              <w:rStyle w:val="Hyperlink"/>
            </w:rPr>
            <w:t xml:space="preserve">Section 18</w:t>
          </w:r>
        </w:ins>
      </w:hyperlink>
      <w:ins w:id="159" w:author="PR Preview" w:date="2026-01-01T00:00:00Z">
        <w:r>
          <w:t xml:space="preserve">),</w:t>
        </w:r>
      </w:ins>
      <w:ins w:id="160" w:author="PR Preview" w:date="2026-01-01T00:00:00Z">
        <w:r>
          <w:t xml:space="preserve"> </w:t>
        </w:r>
      </w:ins>
      <w:ins w:id="161" w:author="PR Preview" w:date="2026-01-01T00:00:00Z">
        <w:r>
          <w:t xml:space="preserve">one-function-per-file (</w:t>
        </w:r>
      </w:ins>
      <w:hyperlink w:anchor="sec-one-function-per-file">
        <w:ins w:id="162" w:author="PR Preview" w:date="2026-01-01T00:00:00Z">
          <w:r>
            <w:rPr>
              <w:rStyle w:val="Hyperlink"/>
            </w:rPr>
            <w:t xml:space="preserve">Section 25</w:t>
          </w:r>
        </w:ins>
      </w:hyperlink>
      <w:ins w:id="163" w:author="PR Preview" w:date="2026-01-01T00:00:00Z">
        <w:r>
          <w:t xml:space="preserve">),</w:t>
        </w:r>
      </w:ins>
      <w:ins w:id="164" w:author="PR Preview" w:date="2026-01-01T00:00:00Z">
        <w:r>
          <w:t xml:space="preserve"> </w:t>
        </w:r>
      </w:ins>
      <w:ins w:id="165" w:author="PR Preview" w:date="2026-01-01T00:00:00Z">
        <w:r>
          <w:t xml:space="preserve">and length-limit (</w:t>
        </w:r>
      </w:ins>
      <w:hyperlink w:anchor="sec-function-length-limits">
        <w:ins w:id="166" w:author="PR Preview" w:date="2026-01-01T00:00:00Z">
          <w:r>
            <w:rPr>
              <w:rStyle w:val="Hyperlink"/>
            </w:rPr>
            <w:t xml:space="preserve">Section 26</w:t>
          </w:r>
        </w:ins>
      </w:hyperlink>
      <w:ins w:id="167" w:author="PR Preview" w:date="2026-01-01T00:00:00Z">
        <w:r>
          <w:t xml:space="preserve">) principles,</w:t>
        </w:r>
      </w:ins>
      <w:ins w:id="168" w:author="PR Preview" w:date="2026-01-01T00:00:00Z">
        <w:r>
          <w:t xml:space="preserve"> </w:t>
        </w:r>
      </w:ins>
      <w:ins w:id="169" w:author="PR Preview" w:date="2026-01-01T00:00:00Z">
        <w:r>
          <w:t xml:space="preserve">give the function its own file under</w:t>
        </w:r>
      </w:ins>
      <w:ins w:id="170" w:author="PR Preview" w:date="2026-01-01T00:00:00Z">
        <w:r>
          <w:t xml:space="preserve"> </w:t>
        </w:r>
      </w:ins>
      <w:ins w:id="171" w:author="PR Preview" w:date="2026-01-01T00:00:00Z">
        <w:r>
          <w:rPr>
            <w:rStyle w:val="VerbatimChar"/>
          </w:rPr>
          <w:t xml:space="preserve">R/</w:t>
        </w:r>
      </w:ins>
      <w:ins w:id="172" w:author="PR Preview" w:date="2026-01-01T00:00:00Z">
        <w:r>
          <w:t xml:space="preserve">,</w:t>
        </w:r>
      </w:ins>
      <w:ins w:id="173" w:author="PR Preview" w:date="2026-01-01T00:00:00Z">
        <w:r>
          <w:t xml:space="preserve"> </w:t>
        </w:r>
      </w:ins>
      <w:ins w:id="174" w:author="PR Preview" w:date="2026-01-01T00:00:00Z">
        <w:r>
          <w:t xml:space="preserve">with full</w:t>
        </w:r>
      </w:ins>
      <w:ins w:id="175" w:author="PR Preview" w:date="2026-01-01T00:00:00Z">
        <w:r>
          <w:t xml:space="preserve"> </w:t>
        </w:r>
      </w:ins>
      <w:hyperlink r:id="rId38">
        <w:ins w:id="176" w:author="PR Preview" w:date="2026-01-01T00:00:00Z">
          <w:r>
            <w:rPr>
              <w:rStyle w:val="VerbatimChar"/>
            </w:rPr>
            <w:t xml:space="preserve">{roxygen2}</w:t>
          </w:r>
        </w:ins>
      </w:hyperlink>
      <w:ins w:id="177" w:author="PR Preview" w:date="2026-01-01T00:00:00Z">
        <w:r>
          <w:t xml:space="preserve"> </w:t>
        </w:r>
      </w:ins>
      <w:ins w:id="178" w:author="PR Preview" w:date="2026-01-01T00:00:00Z">
        <w:r>
          <w:t xml:space="preserve">documentation,</w:t>
        </w:r>
      </w:ins>
      <w:ins w:id="179" w:author="PR Preview" w:date="2026-01-01T00:00:00Z">
        <w:r>
          <w:t xml:space="preserve"> </w:t>
        </w:r>
      </w:ins>
      <w:ins w:id="180" w:author="PR Preview" w:date="2026-01-01T00:00:00Z">
        <w:r>
          <w:t xml:space="preserve">the same way any other package function is written.</w:t>
        </w:r>
      </w:ins>
      <w:ins w:id="181" w:author="PR Preview" w:date="2026-01-01T00:00:00Z">
        <w:r>
          <w:t xml:space="preserve"> </w:t>
        </w:r>
      </w:ins>
      <w:ins w:id="182" w:author="PR Preview" w:date="2026-01-01T00:00:00Z">
        <w:r>
          <w:t xml:space="preserve">The chunk then shrinks to a call</w:t>
        </w:r>
      </w:ins>
      <w:ins w:id="183" w:author="PR Preview" w:date="2026-01-01T00:00:00Z">
        <w:r>
          <w:t xml:space="preserve"> </w:t>
        </w:r>
      </w:ins>
      <w:ins w:id="184" w:author="PR Preview" w:date="2026-01-01T00:00:00Z">
        <w:r>
          <w:t xml:space="preserve">plus whatever narrative or display wraps it.</w:t>
        </w:r>
      </w:ins>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6"/>
    <w:bookmarkStart w:id="189" w:name="sec-here-package-practices"/>
    <w:p>
      <w:pPr>
        <w:pStyle w:val="Heading2"/>
      </w:pPr>
      <w:del w:id="185" w:author="PR Preview" w:date="2026-01-01T00:00:00Z">
        <w:r>
          <w:delText xml:space="preserve">28 The here package</w:delText>
        </w:r>
      </w:del>
    </w:p>
    <w:p>
      <w:pPr>
        <w:pStyle w:val="Heading2"/>
      </w:pPr>
      <w:ins w:id="186" w:author="PR Preview" w:date="2026-01-01T00:00:00Z">
        <w:r>
          <w:t xml:space="preserve">29 The here package</w:t>
        </w:r>
      </w:ins>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7">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8">
        <w:r>
          <w:rPr>
            <w:rStyle w:val="Hyperlink"/>
            <w:i/>
            <w:iCs/>
          </w:rPr>
          <w:t xml:space="preserve">The here Package</w:t>
        </w:r>
      </w:hyperlink>
      <w:r>
        <w:rPr>
          <w:i/>
          <w:iCs/>
        </w:rPr>
        <w:t xml:space="preserve"> </w:t>
      </w:r>
      <w:r>
        <w:rPr>
          <w:i/>
          <w:iCs/>
        </w:rPr>
        <w:t xml:space="preserve">for code style guidelines on using the here package.</w:t>
      </w:r>
    </w:p>
    <w:bookmarkEnd w:id="189"/>
    <w:bookmarkStart w:id="195" w:name="sec-integrating-box-and-dropbox"/>
    <w:p>
      <w:pPr>
        <w:pStyle w:val="Heading2"/>
      </w:pPr>
      <w:del w:id="187" w:author="PR Preview" w:date="2026-01-01T00:00:00Z">
        <w:r>
          <w:delText xml:space="preserve">29 Integrating Box and Dropbox</w:delText>
        </w:r>
      </w:del>
    </w:p>
    <w:p>
      <w:pPr>
        <w:pStyle w:val="Heading2"/>
      </w:pPr>
      <w:ins w:id="188" w:author="PR Preview" w:date="2026-01-01T00:00:00Z">
        <w:r>
          <w:t xml:space="preserve">30 Integrating Box and Dropbox</w:t>
        </w:r>
      </w:ins>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del w:id="189" w:author="PR Preview" w:date="2026-01-01T00:00:00Z">
        <w:r>
          <w:delText xml:space="preserve">29.1 Box</w:delText>
        </w:r>
      </w:del>
    </w:p>
    <w:p>
      <w:pPr>
        <w:pStyle w:val="Heading3"/>
      </w:pPr>
      <w:ins w:id="190" w:author="PR Preview" w:date="2026-01-01T00:00:00Z">
        <w:r>
          <w:t xml:space="preserve">30.1 Box</w:t>
        </w:r>
      </w:ins>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del w:id="191" w:author="PR Preview" w:date="2026-01-01T00:00:00Z">
        <w:r>
          <w:delText xml:space="preserve">29.2 Dropbox</w:delText>
        </w:r>
      </w:del>
    </w:p>
    <w:p>
      <w:pPr>
        <w:pStyle w:val="Heading3"/>
      </w:pPr>
      <w:ins w:id="192" w:author="PR Preview" w:date="2026-01-01T00:00:00Z">
        <w:r>
          <w:t xml:space="preserve">30.2 Dropbox</w:t>
        </w:r>
      </w:ins>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del w:id="193" w:author="PR Preview" w:date="2026-01-01T00:00:00Z">
        <w:r>
          <w:delText xml:space="preserve">30 r-lib Packages</w:delText>
        </w:r>
      </w:del>
    </w:p>
    <w:p>
      <w:pPr>
        <w:pStyle w:val="Heading2"/>
      </w:pPr>
      <w:ins w:id="194" w:author="PR Preview" w:date="2026-01-01T00:00:00Z">
        <w:r>
          <w:t xml:space="preserve">31 r-lib Packages</w:t>
        </w:r>
      </w:ins>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7"/>
    <w:bookmarkStart w:id="220" w:name="package-development"/>
    <w:p>
      <w:pPr>
        <w:pStyle w:val="Heading2"/>
      </w:pPr>
      <w:del w:id="195" w:author="PR Preview" w:date="2026-01-01T00:00:00Z">
        <w:r>
          <w:delText xml:space="preserve">31 Package Development</w:delText>
        </w:r>
      </w:del>
    </w:p>
    <w:p>
      <w:pPr>
        <w:pStyle w:val="Heading3"/>
      </w:pPr>
      <w:del w:id="196" w:author="PR Preview" w:date="2026-01-01T00:00:00Z">
        <w:r>
          <w:delText xml:space="preserve">31.1</w:delText>
        </w:r>
      </w:del>
      <w:del w:id="197" w:author="PR Preview" w:date="2026-01-01T00:00:00Z">
        <w:r>
          <w:delText xml:space="preserve"> </w:delText>
        </w:r>
      </w:del>
      <w:hyperlink r:id="rId36">
        <w:del w:id="198" w:author="PR Preview" w:date="2026-01-01T00:00:00Z">
          <w:r>
            <w:rPr>
              <w:rStyle w:val="VerbatimChar"/>
            </w:rPr>
            <w:delText xml:space="preserve">{usethis}</w:delText>
          </w:r>
        </w:del>
      </w:hyperlink>
    </w:p>
    <w:p>
      <w:pPr>
        <w:pStyle w:val="Heading2"/>
      </w:pPr>
      <w:ins w:id="199" w:author="PR Preview" w:date="2026-01-01T00:00:00Z">
        <w:r>
          <w:t xml:space="preserve">32 Package Development</w:t>
        </w:r>
      </w:ins>
    </w:p>
    <w:bookmarkStart w:id="198" w:name="sec-usethis"/>
    <w:p>
      <w:pPr>
        <w:pStyle w:val="Heading3"/>
      </w:pPr>
      <w:ins w:id="200" w:author="PR Preview" w:date="2026-01-01T00:00:00Z">
        <w:r>
          <w:t xml:space="preserve">32.1</w:t>
        </w:r>
      </w:ins>
      <w:ins w:id="201" w:author="PR Preview" w:date="2026-01-01T00:00:00Z">
        <w:r>
          <w:t xml:space="preserve"> </w:t>
        </w:r>
      </w:ins>
      <w:hyperlink r:id="rId36">
        <w:ins w:id="202" w:author="PR Preview" w:date="2026-01-01T00:00:00Z">
          <w:r>
            <w:rPr>
              <w:rStyle w:val="VerbatimChar"/>
            </w:rPr>
            <w:t xml:space="preserve">{usethis}</w:t>
          </w:r>
        </w:ins>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del w:id="203" w:author="PR Preview" w:date="2026-01-01T00:00:00Z">
        <w:r>
          <w:delText xml:space="preserve">31.2</w:delText>
        </w:r>
      </w:del>
      <w:del w:id="204" w:author="PR Preview" w:date="2026-01-01T00:00:00Z">
        <w:r>
          <w:delText xml:space="preserve"> </w:delText>
        </w:r>
      </w:del>
      <w:hyperlink r:id="rId37">
        <w:del w:id="205" w:author="PR Preview" w:date="2026-01-01T00:00:00Z">
          <w:r>
            <w:rPr>
              <w:rStyle w:val="VerbatimChar"/>
            </w:rPr>
            <w:delText xml:space="preserve">{devtools}</w:delText>
          </w:r>
        </w:del>
      </w:hyperlink>
    </w:p>
    <w:p>
      <w:pPr>
        <w:pStyle w:val="Heading3"/>
      </w:pPr>
      <w:ins w:id="206" w:author="PR Preview" w:date="2026-01-01T00:00:00Z">
        <w:r>
          <w:t xml:space="preserve">32.2</w:t>
        </w:r>
      </w:ins>
      <w:ins w:id="207" w:author="PR Preview" w:date="2026-01-01T00:00:00Z">
        <w:r>
          <w:t xml:space="preserve"> </w:t>
        </w:r>
      </w:ins>
      <w:hyperlink r:id="rId37">
        <w:ins w:id="208" w:author="PR Preview" w:date="2026-01-01T00:00:00Z">
          <w:r>
            <w:rPr>
              <w:rStyle w:val="VerbatimChar"/>
            </w:rPr>
            <w:t xml:space="preserve">{devtools}</w:t>
          </w:r>
        </w:ins>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del w:id="209" w:author="PR Preview" w:date="2026-01-01T00:00:00Z">
        <w:r>
          <w:delText xml:space="preserve">31.3</w:delText>
        </w:r>
      </w:del>
      <w:del w:id="210" w:author="PR Preview" w:date="2026-01-01T00:00:00Z">
        <w:r>
          <w:delText xml:space="preserve"> </w:delText>
        </w:r>
      </w:del>
      <w:hyperlink r:id="rId38">
        <w:del w:id="211" w:author="PR Preview" w:date="2026-01-01T00:00:00Z">
          <w:r>
            <w:rPr>
              <w:rStyle w:val="VerbatimChar"/>
            </w:rPr>
            <w:delText xml:space="preserve">{roxygen2}</w:delText>
          </w:r>
        </w:del>
      </w:hyperlink>
    </w:p>
    <w:p>
      <w:pPr>
        <w:pStyle w:val="Heading3"/>
      </w:pPr>
      <w:ins w:id="212" w:author="PR Preview" w:date="2026-01-01T00:00:00Z">
        <w:r>
          <w:t xml:space="preserve">32.3</w:t>
        </w:r>
      </w:ins>
      <w:ins w:id="213" w:author="PR Preview" w:date="2026-01-01T00:00:00Z">
        <w:r>
          <w:t xml:space="preserve"> </w:t>
        </w:r>
      </w:ins>
      <w:hyperlink r:id="rId38">
        <w:ins w:id="214" w:author="PR Preview" w:date="2026-01-01T00:00:00Z">
          <w:r>
            <w:rPr>
              <w:rStyle w:val="VerbatimChar"/>
            </w:rPr>
            <w:t xml:space="preserve">{roxygen2}</w:t>
          </w:r>
        </w:ins>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del w:id="215" w:author="PR Preview" w:date="2026-01-01T00:00:00Z">
        <w:r>
          <w:delText xml:space="preserve">31.4</w:delText>
        </w:r>
      </w:del>
      <w:del w:id="216" w:author="PR Preview" w:date="2026-01-01T00:00:00Z">
        <w:r>
          <w:delText xml:space="preserve"> </w:delText>
        </w:r>
      </w:del>
      <w:hyperlink r:id="rId23">
        <w:del w:id="217" w:author="PR Preview" w:date="2026-01-01T00:00:00Z">
          <w:r>
            <w:rPr>
              <w:rStyle w:val="VerbatimChar"/>
            </w:rPr>
            <w:delText xml:space="preserve">{pkgdown}</w:delText>
          </w:r>
        </w:del>
      </w:hyperlink>
    </w:p>
    <w:p>
      <w:pPr>
        <w:pStyle w:val="Heading3"/>
      </w:pPr>
      <w:ins w:id="218" w:author="PR Preview" w:date="2026-01-01T00:00:00Z">
        <w:r>
          <w:t xml:space="preserve">32.4</w:t>
        </w:r>
      </w:ins>
      <w:ins w:id="219" w:author="PR Preview" w:date="2026-01-01T00:00:00Z">
        <w:r>
          <w:t xml:space="preserve"> </w:t>
        </w:r>
      </w:ins>
      <w:hyperlink r:id="rId23">
        <w:ins w:id="220" w:author="PR Preview" w:date="2026-01-01T00:00:00Z">
          <w:r>
            <w:rPr>
              <w:rStyle w:val="VerbatimChar"/>
            </w:rPr>
            <w:t xml:space="preserve">{pkgdown}</w:t>
          </w:r>
        </w:ins>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del w:id="221" w:author="PR Preview" w:date="2026-01-01T00:00:00Z">
        <w:r>
          <w:delText xml:space="preserve">31.5</w:delText>
        </w:r>
      </w:del>
      <w:del w:id="222" w:author="PR Preview" w:date="2026-01-01T00:00:00Z">
        <w:r>
          <w:delText xml:space="preserve"> </w:delText>
        </w:r>
      </w:del>
      <w:hyperlink r:id="rId202">
        <w:del w:id="223" w:author="PR Preview" w:date="2026-01-01T00:00:00Z">
          <w:r>
            <w:rPr>
              <w:rStyle w:val="VerbatimChar"/>
            </w:rPr>
            <w:delText xml:space="preserve">{pkgload}</w:delText>
          </w:r>
        </w:del>
      </w:hyperlink>
    </w:p>
    <w:p>
      <w:pPr>
        <w:pStyle w:val="Heading3"/>
      </w:pPr>
      <w:ins w:id="224" w:author="PR Preview" w:date="2026-01-01T00:00:00Z">
        <w:r>
          <w:t xml:space="preserve">32.5</w:t>
        </w:r>
      </w:ins>
      <w:ins w:id="225" w:author="PR Preview" w:date="2026-01-01T00:00:00Z">
        <w:r>
          <w:t xml:space="preserve"> </w:t>
        </w:r>
      </w:ins>
      <w:hyperlink r:id="rId202">
        <w:ins w:id="226" w:author="PR Preview" w:date="2026-01-01T00:00:00Z">
          <w:r>
            <w:rPr>
              <w:rStyle w:val="VerbatimChar"/>
            </w:rPr>
            <w:t xml:space="preserve">{pkgload}</w:t>
          </w:r>
        </w:ins>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del w:id="227" w:author="PR Preview" w:date="2026-01-01T00:00:00Z">
        <w:r>
          <w:delText xml:space="preserve">31.6</w:delText>
        </w:r>
      </w:del>
      <w:del w:id="228" w:author="PR Preview" w:date="2026-01-01T00:00:00Z">
        <w:r>
          <w:delText xml:space="preserve"> </w:delText>
        </w:r>
      </w:del>
      <w:hyperlink r:id="rId204">
        <w:del w:id="229" w:author="PR Preview" w:date="2026-01-01T00:00:00Z">
          <w:r>
            <w:rPr>
              <w:rStyle w:val="VerbatimChar"/>
            </w:rPr>
            <w:delText xml:space="preserve">{pkgbuild}</w:delText>
          </w:r>
        </w:del>
      </w:hyperlink>
    </w:p>
    <w:p>
      <w:pPr>
        <w:pStyle w:val="Heading3"/>
      </w:pPr>
      <w:ins w:id="230" w:author="PR Preview" w:date="2026-01-01T00:00:00Z">
        <w:r>
          <w:t xml:space="preserve">32.6</w:t>
        </w:r>
      </w:ins>
      <w:ins w:id="231" w:author="PR Preview" w:date="2026-01-01T00:00:00Z">
        <w:r>
          <w:t xml:space="preserve"> </w:t>
        </w:r>
      </w:ins>
      <w:hyperlink r:id="rId204">
        <w:ins w:id="232" w:author="PR Preview" w:date="2026-01-01T00:00:00Z">
          <w:r>
            <w:rPr>
              <w:rStyle w:val="VerbatimChar"/>
            </w:rPr>
            <w:t xml:space="preserve">{pkgbuild}</w:t>
          </w:r>
        </w:ins>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del w:id="233" w:author="PR Preview" w:date="2026-01-01T00:00:00Z">
        <w:r>
          <w:delText xml:space="preserve">31.7</w:delText>
        </w:r>
      </w:del>
      <w:del w:id="234" w:author="PR Preview" w:date="2026-01-01T00:00:00Z">
        <w:r>
          <w:delText xml:space="preserve"> </w:delText>
        </w:r>
      </w:del>
      <w:hyperlink r:id="rId206">
        <w:del w:id="235" w:author="PR Preview" w:date="2026-01-01T00:00:00Z">
          <w:r>
            <w:rPr>
              <w:rStyle w:val="VerbatimChar"/>
            </w:rPr>
            <w:delText xml:space="preserve">{rcmdcheck}</w:delText>
          </w:r>
        </w:del>
      </w:hyperlink>
    </w:p>
    <w:p>
      <w:pPr>
        <w:pStyle w:val="Heading3"/>
      </w:pPr>
      <w:ins w:id="236" w:author="PR Preview" w:date="2026-01-01T00:00:00Z">
        <w:r>
          <w:t xml:space="preserve">32.7</w:t>
        </w:r>
      </w:ins>
      <w:ins w:id="237" w:author="PR Preview" w:date="2026-01-01T00:00:00Z">
        <w:r>
          <w:t xml:space="preserve"> </w:t>
        </w:r>
      </w:ins>
      <w:hyperlink r:id="rId206">
        <w:ins w:id="238" w:author="PR Preview" w:date="2026-01-01T00:00:00Z">
          <w:r>
            <w:rPr>
              <w:rStyle w:val="VerbatimChar"/>
            </w:rPr>
            <w:t xml:space="preserve">{rcmdcheck}</w:t>
          </w:r>
        </w:ins>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del w:id="239" w:author="PR Preview" w:date="2026-01-01T00:00:00Z">
        <w:r>
          <w:delText xml:space="preserve">31.8</w:delText>
        </w:r>
      </w:del>
      <w:del w:id="240" w:author="PR Preview" w:date="2026-01-01T00:00:00Z">
        <w:r>
          <w:delText xml:space="preserve"> </w:delText>
        </w:r>
      </w:del>
      <w:hyperlink r:id="rId208">
        <w:del w:id="241" w:author="PR Preview" w:date="2026-01-01T00:00:00Z">
          <w:r>
            <w:rPr>
              <w:rStyle w:val="VerbatimChar"/>
            </w:rPr>
            <w:delText xml:space="preserve">{remotes}</w:delText>
          </w:r>
        </w:del>
      </w:hyperlink>
    </w:p>
    <w:p>
      <w:pPr>
        <w:pStyle w:val="Heading3"/>
      </w:pPr>
      <w:ins w:id="242" w:author="PR Preview" w:date="2026-01-01T00:00:00Z">
        <w:r>
          <w:t xml:space="preserve">32.8</w:t>
        </w:r>
      </w:ins>
      <w:ins w:id="243" w:author="PR Preview" w:date="2026-01-01T00:00:00Z">
        <w:r>
          <w:t xml:space="preserve"> </w:t>
        </w:r>
      </w:ins>
      <w:hyperlink r:id="rId208">
        <w:ins w:id="244" w:author="PR Preview" w:date="2026-01-01T00:00:00Z">
          <w:r>
            <w:rPr>
              <w:rStyle w:val="VerbatimChar"/>
            </w:rPr>
            <w:t xml:space="preserve">{remotes}</w:t>
          </w:r>
        </w:ins>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del w:id="245" w:author="PR Preview" w:date="2026-01-01T00:00:00Z">
        <w:r>
          <w:delText xml:space="preserve">31.9</w:delText>
        </w:r>
      </w:del>
      <w:del w:id="246" w:author="PR Preview" w:date="2026-01-01T00:00:00Z">
        <w:r>
          <w:delText xml:space="preserve"> </w:delText>
        </w:r>
      </w:del>
      <w:hyperlink r:id="rId210">
        <w:del w:id="247" w:author="PR Preview" w:date="2026-01-01T00:00:00Z">
          <w:r>
            <w:rPr>
              <w:rStyle w:val="VerbatimChar"/>
            </w:rPr>
            <w:delText xml:space="preserve">{pak}</w:delText>
          </w:r>
        </w:del>
      </w:hyperlink>
    </w:p>
    <w:p>
      <w:pPr>
        <w:pStyle w:val="Heading3"/>
      </w:pPr>
      <w:ins w:id="248" w:author="PR Preview" w:date="2026-01-01T00:00:00Z">
        <w:r>
          <w:t xml:space="preserve">32.9</w:t>
        </w:r>
      </w:ins>
      <w:ins w:id="249" w:author="PR Preview" w:date="2026-01-01T00:00:00Z">
        <w:r>
          <w:t xml:space="preserve"> </w:t>
        </w:r>
      </w:ins>
      <w:hyperlink r:id="rId210">
        <w:ins w:id="250" w:author="PR Preview" w:date="2026-01-01T00:00:00Z">
          <w:r>
            <w:rPr>
              <w:rStyle w:val="VerbatimChar"/>
            </w:rPr>
            <w:t xml:space="preserve">{pak}</w:t>
          </w:r>
        </w:ins>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del w:id="251" w:author="PR Preview" w:date="2026-01-01T00:00:00Z">
        <w:r>
          <w:delText xml:space="preserve">31.10</w:delText>
        </w:r>
      </w:del>
      <w:del w:id="252" w:author="PR Preview" w:date="2026-01-01T00:00:00Z">
        <w:r>
          <w:delText xml:space="preserve"> </w:delText>
        </w:r>
      </w:del>
      <w:hyperlink r:id="rId212">
        <w:del w:id="253" w:author="PR Preview" w:date="2026-01-01T00:00:00Z">
          <w:r>
            <w:rPr>
              <w:rStyle w:val="VerbatimChar"/>
            </w:rPr>
            <w:delText xml:space="preserve">{revdepcheck}</w:delText>
          </w:r>
        </w:del>
      </w:hyperlink>
    </w:p>
    <w:p>
      <w:pPr>
        <w:pStyle w:val="Heading3"/>
      </w:pPr>
      <w:ins w:id="254" w:author="PR Preview" w:date="2026-01-01T00:00:00Z">
        <w:r>
          <w:t xml:space="preserve">32.10</w:t>
        </w:r>
      </w:ins>
      <w:ins w:id="255" w:author="PR Preview" w:date="2026-01-01T00:00:00Z">
        <w:r>
          <w:t xml:space="preserve"> </w:t>
        </w:r>
      </w:ins>
      <w:hyperlink r:id="rId212">
        <w:ins w:id="256" w:author="PR Preview" w:date="2026-01-01T00:00:00Z">
          <w:r>
            <w:rPr>
              <w:rStyle w:val="VerbatimChar"/>
            </w:rPr>
            <w:t xml:space="preserve">{revdepcheck}</w:t>
          </w:r>
        </w:ins>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del w:id="257" w:author="PR Preview" w:date="2026-01-01T00:00:00Z">
        <w:r>
          <w:delText xml:space="preserve">31.11</w:delText>
        </w:r>
      </w:del>
      <w:del w:id="258" w:author="PR Preview" w:date="2026-01-01T00:00:00Z">
        <w:r>
          <w:delText xml:space="preserve"> </w:delText>
        </w:r>
      </w:del>
      <w:hyperlink r:id="rId214">
        <w:del w:id="259" w:author="PR Preview" w:date="2026-01-01T00:00:00Z">
          <w:r>
            <w:rPr>
              <w:rStyle w:val="VerbatimChar"/>
            </w:rPr>
            <w:delText xml:space="preserve">{desc}</w:delText>
          </w:r>
        </w:del>
      </w:hyperlink>
    </w:p>
    <w:p>
      <w:pPr>
        <w:pStyle w:val="Heading3"/>
      </w:pPr>
      <w:ins w:id="260" w:author="PR Preview" w:date="2026-01-01T00:00:00Z">
        <w:r>
          <w:t xml:space="preserve">32.11</w:t>
        </w:r>
      </w:ins>
      <w:ins w:id="261" w:author="PR Preview" w:date="2026-01-01T00:00:00Z">
        <w:r>
          <w:t xml:space="preserve"> </w:t>
        </w:r>
      </w:ins>
      <w:hyperlink r:id="rId214">
        <w:ins w:id="262" w:author="PR Preview" w:date="2026-01-01T00:00:00Z">
          <w:r>
            <w:rPr>
              <w:rStyle w:val="VerbatimChar"/>
            </w:rPr>
            <w:t xml:space="preserve">{desc}</w:t>
          </w:r>
        </w:ins>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del w:id="263" w:author="PR Preview" w:date="2026-01-01T00:00:00Z">
        <w:r>
          <w:delText xml:space="preserve">31.12</w:delText>
        </w:r>
      </w:del>
      <w:del w:id="264" w:author="PR Preview" w:date="2026-01-01T00:00:00Z">
        <w:r>
          <w:delText xml:space="preserve"> </w:delText>
        </w:r>
      </w:del>
      <w:hyperlink r:id="rId216">
        <w:del w:id="265" w:author="PR Preview" w:date="2026-01-01T00:00:00Z">
          <w:r>
            <w:rPr>
              <w:rStyle w:val="VerbatimChar"/>
            </w:rPr>
            <w:delText xml:space="preserve">{pkgcache}</w:delText>
          </w:r>
        </w:del>
      </w:hyperlink>
    </w:p>
    <w:p>
      <w:pPr>
        <w:pStyle w:val="Heading3"/>
      </w:pPr>
      <w:ins w:id="266" w:author="PR Preview" w:date="2026-01-01T00:00:00Z">
        <w:r>
          <w:t xml:space="preserve">32.12</w:t>
        </w:r>
      </w:ins>
      <w:ins w:id="267" w:author="PR Preview" w:date="2026-01-01T00:00:00Z">
        <w:r>
          <w:t xml:space="preserve"> </w:t>
        </w:r>
      </w:ins>
      <w:hyperlink r:id="rId216">
        <w:ins w:id="268" w:author="PR Preview" w:date="2026-01-01T00:00:00Z">
          <w:r>
            <w:rPr>
              <w:rStyle w:val="VerbatimChar"/>
            </w:rPr>
            <w:t xml:space="preserve">{pkgcache}</w:t>
          </w:r>
        </w:ins>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del w:id="269" w:author="PR Preview" w:date="2026-01-01T00:00:00Z">
        <w:r>
          <w:delText xml:space="preserve">31.13</w:delText>
        </w:r>
      </w:del>
      <w:del w:id="270" w:author="PR Preview" w:date="2026-01-01T00:00:00Z">
        <w:r>
          <w:delText xml:space="preserve"> </w:delText>
        </w:r>
      </w:del>
      <w:hyperlink r:id="rId218">
        <w:del w:id="271" w:author="PR Preview" w:date="2026-01-01T00:00:00Z">
          <w:r>
            <w:rPr>
              <w:rStyle w:val="VerbatimChar"/>
            </w:rPr>
            <w:delText xml:space="preserve">{lifecycle}</w:delText>
          </w:r>
        </w:del>
      </w:hyperlink>
    </w:p>
    <w:p>
      <w:pPr>
        <w:pStyle w:val="Heading3"/>
      </w:pPr>
      <w:ins w:id="272" w:author="PR Preview" w:date="2026-01-01T00:00:00Z">
        <w:r>
          <w:t xml:space="preserve">32.13</w:t>
        </w:r>
      </w:ins>
      <w:ins w:id="273" w:author="PR Preview" w:date="2026-01-01T00:00:00Z">
        <w:r>
          <w:t xml:space="preserve"> </w:t>
        </w:r>
      </w:ins>
      <w:hyperlink r:id="rId218">
        <w:ins w:id="274" w:author="PR Preview" w:date="2026-01-01T00:00:00Z">
          <w:r>
            <w:rPr>
              <w:rStyle w:val="VerbatimChar"/>
            </w:rPr>
            <w:t xml:space="preserve">{lifecycle}</w:t>
          </w:r>
        </w:ins>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del w:id="275" w:author="PR Preview" w:date="2026-01-01T00:00:00Z">
        <w:r>
          <w:delText xml:space="preserve">32 Testing and Quality</w:delText>
        </w:r>
      </w:del>
    </w:p>
    <w:p>
      <w:pPr>
        <w:pStyle w:val="Heading3"/>
      </w:pPr>
      <w:del w:id="276" w:author="PR Preview" w:date="2026-01-01T00:00:00Z">
        <w:r>
          <w:delText xml:space="preserve">32.1</w:delText>
        </w:r>
      </w:del>
      <w:del w:id="277" w:author="PR Preview" w:date="2026-01-01T00:00:00Z">
        <w:r>
          <w:delText xml:space="preserve"> </w:delText>
        </w:r>
      </w:del>
      <w:hyperlink r:id="rId39">
        <w:del w:id="278" w:author="PR Preview" w:date="2026-01-01T00:00:00Z">
          <w:r>
            <w:rPr>
              <w:rStyle w:val="VerbatimChar"/>
            </w:rPr>
            <w:delText xml:space="preserve">{testthat}</w:delText>
          </w:r>
        </w:del>
      </w:hyperlink>
    </w:p>
    <w:p>
      <w:pPr>
        <w:pStyle w:val="Heading2"/>
      </w:pPr>
      <w:ins w:id="279" w:author="PR Preview" w:date="2026-01-01T00:00:00Z">
        <w:r>
          <w:t xml:space="preserve">33 Testing and Quality</w:t>
        </w:r>
      </w:ins>
    </w:p>
    <w:bookmarkStart w:id="221" w:name="sec-testthat"/>
    <w:p>
      <w:pPr>
        <w:pStyle w:val="Heading3"/>
      </w:pPr>
      <w:ins w:id="280" w:author="PR Preview" w:date="2026-01-01T00:00:00Z">
        <w:r>
          <w:t xml:space="preserve">33.1</w:t>
        </w:r>
      </w:ins>
      <w:ins w:id="281" w:author="PR Preview" w:date="2026-01-01T00:00:00Z">
        <w:r>
          <w:t xml:space="preserve"> </w:t>
        </w:r>
      </w:ins>
      <w:hyperlink r:id="rId39">
        <w:ins w:id="282" w:author="PR Preview" w:date="2026-01-01T00:00:00Z">
          <w:r>
            <w:rPr>
              <w:rStyle w:val="VerbatimChar"/>
            </w:rPr>
            <w:t xml:space="preserve">{testthat}</w:t>
          </w:r>
        </w:ins>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del w:id="283" w:author="PR Preview" w:date="2026-01-01T00:00:00Z">
        <w:r>
          <w:delText xml:space="preserve">32.2</w:delText>
        </w:r>
      </w:del>
      <w:del w:id="284" w:author="PR Preview" w:date="2026-01-01T00:00:00Z">
        <w:r>
          <w:delText xml:space="preserve"> </w:delText>
        </w:r>
      </w:del>
      <w:hyperlink r:id="rId222">
        <w:del w:id="285" w:author="PR Preview" w:date="2026-01-01T00:00:00Z">
          <w:r>
            <w:rPr>
              <w:rStyle w:val="VerbatimChar"/>
            </w:rPr>
            <w:delText xml:space="preserve">{covr}</w:delText>
          </w:r>
        </w:del>
      </w:hyperlink>
    </w:p>
    <w:p>
      <w:pPr>
        <w:pStyle w:val="Heading3"/>
      </w:pPr>
      <w:ins w:id="286" w:author="PR Preview" w:date="2026-01-01T00:00:00Z">
        <w:r>
          <w:t xml:space="preserve">33.2</w:t>
        </w:r>
      </w:ins>
      <w:ins w:id="287" w:author="PR Preview" w:date="2026-01-01T00:00:00Z">
        <w:r>
          <w:t xml:space="preserve"> </w:t>
        </w:r>
      </w:ins>
      <w:hyperlink r:id="rId222">
        <w:ins w:id="288" w:author="PR Preview" w:date="2026-01-01T00:00:00Z">
          <w:r>
            <w:rPr>
              <w:rStyle w:val="VerbatimChar"/>
            </w:rPr>
            <w:t xml:space="preserve">{covr}</w:t>
          </w:r>
        </w:ins>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del w:id="289" w:author="PR Preview" w:date="2026-01-01T00:00:00Z">
        <w:r>
          <w:delText xml:space="preserve">32.3</w:delText>
        </w:r>
      </w:del>
      <w:del w:id="290" w:author="PR Preview" w:date="2026-01-01T00:00:00Z">
        <w:r>
          <w:delText xml:space="preserve"> </w:delText>
        </w:r>
      </w:del>
      <w:hyperlink r:id="rId224">
        <w:del w:id="291" w:author="PR Preview" w:date="2026-01-01T00:00:00Z">
          <w:r>
            <w:rPr>
              <w:rStyle w:val="VerbatimChar"/>
            </w:rPr>
            <w:delText xml:space="preserve">{waldo}</w:delText>
          </w:r>
        </w:del>
      </w:hyperlink>
    </w:p>
    <w:p>
      <w:pPr>
        <w:pStyle w:val="Heading3"/>
      </w:pPr>
      <w:ins w:id="292" w:author="PR Preview" w:date="2026-01-01T00:00:00Z">
        <w:r>
          <w:t xml:space="preserve">33.3</w:t>
        </w:r>
      </w:ins>
      <w:ins w:id="293" w:author="PR Preview" w:date="2026-01-01T00:00:00Z">
        <w:r>
          <w:t xml:space="preserve"> </w:t>
        </w:r>
      </w:ins>
      <w:hyperlink r:id="rId224">
        <w:ins w:id="294" w:author="PR Preview" w:date="2026-01-01T00:00:00Z">
          <w:r>
            <w:rPr>
              <w:rStyle w:val="VerbatimChar"/>
            </w:rPr>
            <w:t xml:space="preserve">{waldo}</w:t>
          </w:r>
        </w:ins>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del w:id="295" w:author="PR Preview" w:date="2026-01-01T00:00:00Z">
        <w:r>
          <w:delText xml:space="preserve">32.4</w:delText>
        </w:r>
      </w:del>
      <w:del w:id="296" w:author="PR Preview" w:date="2026-01-01T00:00:00Z">
        <w:r>
          <w:delText xml:space="preserve"> </w:delText>
        </w:r>
      </w:del>
      <w:hyperlink r:id="rId226">
        <w:del w:id="297" w:author="PR Preview" w:date="2026-01-01T00:00:00Z">
          <w:r>
            <w:rPr>
              <w:rStyle w:val="VerbatimChar"/>
            </w:rPr>
            <w:delText xml:space="preserve">{lintr}</w:delText>
          </w:r>
        </w:del>
      </w:hyperlink>
    </w:p>
    <w:p>
      <w:pPr>
        <w:pStyle w:val="Heading3"/>
      </w:pPr>
      <w:ins w:id="298" w:author="PR Preview" w:date="2026-01-01T00:00:00Z">
        <w:r>
          <w:t xml:space="preserve">33.4</w:t>
        </w:r>
      </w:ins>
      <w:ins w:id="299" w:author="PR Preview" w:date="2026-01-01T00:00:00Z">
        <w:r>
          <w:t xml:space="preserve"> </w:t>
        </w:r>
      </w:ins>
      <w:hyperlink r:id="rId226">
        <w:ins w:id="300" w:author="PR Preview" w:date="2026-01-01T00:00:00Z">
          <w:r>
            <w:rPr>
              <w:rStyle w:val="VerbatimChar"/>
            </w:rPr>
            <w:t xml:space="preserve">{lintr}</w:t>
          </w:r>
        </w:ins>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del w:id="301" w:author="PR Preview" w:date="2026-01-01T00:00:00Z">
        <w:r>
          <w:delText xml:space="preserve">33 Core Language and Infrastructure</w:delText>
        </w:r>
      </w:del>
    </w:p>
    <w:p>
      <w:pPr>
        <w:pStyle w:val="Heading3"/>
      </w:pPr>
      <w:del w:id="302" w:author="PR Preview" w:date="2026-01-01T00:00:00Z">
        <w:r>
          <w:delText xml:space="preserve">33.1</w:delText>
        </w:r>
      </w:del>
      <w:del w:id="303" w:author="PR Preview" w:date="2026-01-01T00:00:00Z">
        <w:r>
          <w:delText xml:space="preserve"> </w:delText>
        </w:r>
      </w:del>
      <w:hyperlink r:id="rId229">
        <w:del w:id="304" w:author="PR Preview" w:date="2026-01-01T00:00:00Z">
          <w:r>
            <w:rPr>
              <w:rStyle w:val="VerbatimChar"/>
            </w:rPr>
            <w:delText xml:space="preserve">{rlang}</w:delText>
          </w:r>
        </w:del>
      </w:hyperlink>
    </w:p>
    <w:p>
      <w:pPr>
        <w:pStyle w:val="Heading2"/>
      </w:pPr>
      <w:ins w:id="305" w:author="PR Preview" w:date="2026-01-01T00:00:00Z">
        <w:r>
          <w:t xml:space="preserve">34 Core Language and Infrastructure</w:t>
        </w:r>
      </w:ins>
    </w:p>
    <w:bookmarkStart w:id="230" w:name="sec-rlang"/>
    <w:p>
      <w:pPr>
        <w:pStyle w:val="Heading3"/>
      </w:pPr>
      <w:ins w:id="306" w:author="PR Preview" w:date="2026-01-01T00:00:00Z">
        <w:r>
          <w:t xml:space="preserve">34.1</w:t>
        </w:r>
      </w:ins>
      <w:ins w:id="307" w:author="PR Preview" w:date="2026-01-01T00:00:00Z">
        <w:r>
          <w:t xml:space="preserve"> </w:t>
        </w:r>
      </w:ins>
      <w:hyperlink r:id="rId229">
        <w:ins w:id="308" w:author="PR Preview" w:date="2026-01-01T00:00:00Z">
          <w:r>
            <w:rPr>
              <w:rStyle w:val="VerbatimChar"/>
            </w:rPr>
            <w:t xml:space="preserve">{rlang}</w:t>
          </w:r>
        </w:ins>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del w:id="309" w:author="PR Preview" w:date="2026-01-01T00:00:00Z">
        <w:r>
          <w:delText xml:space="preserve">33.2</w:delText>
        </w:r>
      </w:del>
      <w:del w:id="310" w:author="PR Preview" w:date="2026-01-01T00:00:00Z">
        <w:r>
          <w:delText xml:space="preserve"> </w:delText>
        </w:r>
      </w:del>
      <w:hyperlink r:id="rId231">
        <w:del w:id="311" w:author="PR Preview" w:date="2026-01-01T00:00:00Z">
          <w:r>
            <w:rPr>
              <w:rStyle w:val="VerbatimChar"/>
            </w:rPr>
            <w:delText xml:space="preserve">{vctrs}</w:delText>
          </w:r>
        </w:del>
      </w:hyperlink>
    </w:p>
    <w:p>
      <w:pPr>
        <w:pStyle w:val="Heading3"/>
      </w:pPr>
      <w:ins w:id="312" w:author="PR Preview" w:date="2026-01-01T00:00:00Z">
        <w:r>
          <w:t xml:space="preserve">34.2</w:t>
        </w:r>
      </w:ins>
      <w:ins w:id="313" w:author="PR Preview" w:date="2026-01-01T00:00:00Z">
        <w:r>
          <w:t xml:space="preserve"> </w:t>
        </w:r>
      </w:ins>
      <w:hyperlink r:id="rId231">
        <w:ins w:id="314" w:author="PR Preview" w:date="2026-01-01T00:00:00Z">
          <w:r>
            <w:rPr>
              <w:rStyle w:val="VerbatimChar"/>
            </w:rPr>
            <w:t xml:space="preserve">{vctrs}</w:t>
          </w:r>
        </w:ins>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del w:id="315" w:author="PR Preview" w:date="2026-01-01T00:00:00Z">
        <w:r>
          <w:delText xml:space="preserve">33.3</w:delText>
        </w:r>
      </w:del>
      <w:del w:id="316" w:author="PR Preview" w:date="2026-01-01T00:00:00Z">
        <w:r>
          <w:delText xml:space="preserve"> </w:delText>
        </w:r>
      </w:del>
      <w:hyperlink r:id="rId233">
        <w:del w:id="317" w:author="PR Preview" w:date="2026-01-01T00:00:00Z">
          <w:r>
            <w:rPr>
              <w:rStyle w:val="VerbatimChar"/>
            </w:rPr>
            <w:delText xml:space="preserve">{withr}</w:delText>
          </w:r>
        </w:del>
      </w:hyperlink>
    </w:p>
    <w:p>
      <w:pPr>
        <w:pStyle w:val="Heading3"/>
      </w:pPr>
      <w:ins w:id="318" w:author="PR Preview" w:date="2026-01-01T00:00:00Z">
        <w:r>
          <w:t xml:space="preserve">34.3</w:t>
        </w:r>
      </w:ins>
      <w:ins w:id="319" w:author="PR Preview" w:date="2026-01-01T00:00:00Z">
        <w:r>
          <w:t xml:space="preserve"> </w:t>
        </w:r>
      </w:ins>
      <w:hyperlink r:id="rId233">
        <w:ins w:id="320" w:author="PR Preview" w:date="2026-01-01T00:00:00Z">
          <w:r>
            <w:rPr>
              <w:rStyle w:val="VerbatimChar"/>
            </w:rPr>
            <w:t xml:space="preserve">{withr}</w:t>
          </w:r>
        </w:ins>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del w:id="321" w:author="PR Preview" w:date="2026-01-01T00:00:00Z">
        <w:r>
          <w:delText xml:space="preserve">33.4</w:delText>
        </w:r>
      </w:del>
      <w:del w:id="322" w:author="PR Preview" w:date="2026-01-01T00:00:00Z">
        <w:r>
          <w:delText xml:space="preserve"> </w:delText>
        </w:r>
      </w:del>
      <w:hyperlink r:id="rId235">
        <w:del w:id="323" w:author="PR Preview" w:date="2026-01-01T00:00:00Z">
          <w:r>
            <w:rPr>
              <w:rStyle w:val="VerbatimChar"/>
            </w:rPr>
            <w:delText xml:space="preserve">{cli}</w:delText>
          </w:r>
        </w:del>
      </w:hyperlink>
    </w:p>
    <w:p>
      <w:pPr>
        <w:pStyle w:val="Heading3"/>
      </w:pPr>
      <w:ins w:id="324" w:author="PR Preview" w:date="2026-01-01T00:00:00Z">
        <w:r>
          <w:t xml:space="preserve">34.4</w:t>
        </w:r>
      </w:ins>
      <w:ins w:id="325" w:author="PR Preview" w:date="2026-01-01T00:00:00Z">
        <w:r>
          <w:t xml:space="preserve"> </w:t>
        </w:r>
      </w:ins>
      <w:hyperlink r:id="rId235">
        <w:ins w:id="326" w:author="PR Preview" w:date="2026-01-01T00:00:00Z">
          <w:r>
            <w:rPr>
              <w:rStyle w:val="VerbatimChar"/>
            </w:rPr>
            <w:t xml:space="preserve">{cli}</w:t>
          </w:r>
        </w:ins>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del w:id="327" w:author="PR Preview" w:date="2026-01-01T00:00:00Z">
        <w:r>
          <w:delText xml:space="preserve">33.5</w:delText>
        </w:r>
      </w:del>
      <w:del w:id="328" w:author="PR Preview" w:date="2026-01-01T00:00:00Z">
        <w:r>
          <w:delText xml:space="preserve"> </w:delText>
        </w:r>
      </w:del>
      <w:hyperlink r:id="rId237">
        <w:del w:id="329" w:author="PR Preview" w:date="2026-01-01T00:00:00Z">
          <w:r>
            <w:rPr>
              <w:rStyle w:val="VerbatimChar"/>
            </w:rPr>
            <w:delText xml:space="preserve">{R6}</w:delText>
          </w:r>
        </w:del>
      </w:hyperlink>
    </w:p>
    <w:p>
      <w:pPr>
        <w:pStyle w:val="Heading3"/>
      </w:pPr>
      <w:ins w:id="330" w:author="PR Preview" w:date="2026-01-01T00:00:00Z">
        <w:r>
          <w:t xml:space="preserve">34.5</w:t>
        </w:r>
      </w:ins>
      <w:ins w:id="331" w:author="PR Preview" w:date="2026-01-01T00:00:00Z">
        <w:r>
          <w:t xml:space="preserve"> </w:t>
        </w:r>
      </w:ins>
      <w:hyperlink r:id="rId237">
        <w:ins w:id="332" w:author="PR Preview" w:date="2026-01-01T00:00:00Z">
          <w:r>
            <w:rPr>
              <w:rStyle w:val="VerbatimChar"/>
            </w:rPr>
            <w:t xml:space="preserve">{R6}</w:t>
          </w:r>
        </w:ins>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del w:id="333" w:author="PR Preview" w:date="2026-01-01T00:00:00Z">
        <w:r>
          <w:delText xml:space="preserve">33.6</w:delText>
        </w:r>
      </w:del>
      <w:del w:id="334" w:author="PR Preview" w:date="2026-01-01T00:00:00Z">
        <w:r>
          <w:delText xml:space="preserve"> </w:delText>
        </w:r>
      </w:del>
      <w:hyperlink r:id="rId239">
        <w:del w:id="335" w:author="PR Preview" w:date="2026-01-01T00:00:00Z">
          <w:r>
            <w:rPr>
              <w:rStyle w:val="VerbatimChar"/>
            </w:rPr>
            <w:delText xml:space="preserve">{cpp11}</w:delText>
          </w:r>
        </w:del>
      </w:hyperlink>
    </w:p>
    <w:p>
      <w:pPr>
        <w:pStyle w:val="Heading3"/>
      </w:pPr>
      <w:ins w:id="336" w:author="PR Preview" w:date="2026-01-01T00:00:00Z">
        <w:r>
          <w:t xml:space="preserve">34.6</w:t>
        </w:r>
      </w:ins>
      <w:ins w:id="337" w:author="PR Preview" w:date="2026-01-01T00:00:00Z">
        <w:r>
          <w:t xml:space="preserve"> </w:t>
        </w:r>
      </w:ins>
      <w:hyperlink r:id="rId239">
        <w:ins w:id="338" w:author="PR Preview" w:date="2026-01-01T00:00:00Z">
          <w:r>
            <w:rPr>
              <w:rStyle w:val="VerbatimChar"/>
            </w:rPr>
            <w:t xml:space="preserve">{cpp11}</w:t>
          </w:r>
        </w:ins>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del w:id="339" w:author="PR Preview" w:date="2026-01-01T00:00:00Z">
        <w:r>
          <w:delText xml:space="preserve">34 System and Process</w:delText>
        </w:r>
      </w:del>
    </w:p>
    <w:p>
      <w:pPr>
        <w:pStyle w:val="Heading3"/>
      </w:pPr>
      <w:del w:id="340" w:author="PR Preview" w:date="2026-01-01T00:00:00Z">
        <w:r>
          <w:delText xml:space="preserve">34.1</w:delText>
        </w:r>
      </w:del>
      <w:del w:id="341" w:author="PR Preview" w:date="2026-01-01T00:00:00Z">
        <w:r>
          <w:delText xml:space="preserve"> </w:delText>
        </w:r>
      </w:del>
      <w:hyperlink r:id="rId242">
        <w:del w:id="342" w:author="PR Preview" w:date="2026-01-01T00:00:00Z">
          <w:r>
            <w:rPr>
              <w:rStyle w:val="VerbatimChar"/>
            </w:rPr>
            <w:delText xml:space="preserve">{fs}</w:delText>
          </w:r>
        </w:del>
      </w:hyperlink>
    </w:p>
    <w:p>
      <w:pPr>
        <w:pStyle w:val="Heading2"/>
      </w:pPr>
      <w:ins w:id="343" w:author="PR Preview" w:date="2026-01-01T00:00:00Z">
        <w:r>
          <w:t xml:space="preserve">35 System and Process</w:t>
        </w:r>
      </w:ins>
    </w:p>
    <w:bookmarkStart w:id="243" w:name="sec-fs"/>
    <w:p>
      <w:pPr>
        <w:pStyle w:val="Heading3"/>
      </w:pPr>
      <w:ins w:id="344" w:author="PR Preview" w:date="2026-01-01T00:00:00Z">
        <w:r>
          <w:t xml:space="preserve">35.1</w:t>
        </w:r>
      </w:ins>
      <w:ins w:id="345" w:author="PR Preview" w:date="2026-01-01T00:00:00Z">
        <w:r>
          <w:t xml:space="preserve"> </w:t>
        </w:r>
      </w:ins>
      <w:hyperlink r:id="rId242">
        <w:ins w:id="346" w:author="PR Preview" w:date="2026-01-01T00:00:00Z">
          <w:r>
            <w:rPr>
              <w:rStyle w:val="VerbatimChar"/>
            </w:rPr>
            <w:t xml:space="preserve">{fs}</w:t>
          </w:r>
        </w:ins>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del w:id="347" w:author="PR Preview" w:date="2026-01-01T00:00:00Z">
        <w:r>
          <w:delText xml:space="preserve">34.2</w:delText>
        </w:r>
      </w:del>
      <w:del w:id="348" w:author="PR Preview" w:date="2026-01-01T00:00:00Z">
        <w:r>
          <w:delText xml:space="preserve"> </w:delText>
        </w:r>
      </w:del>
      <w:hyperlink r:id="rId244">
        <w:del w:id="349" w:author="PR Preview" w:date="2026-01-01T00:00:00Z">
          <w:r>
            <w:rPr>
              <w:rStyle w:val="VerbatimChar"/>
            </w:rPr>
            <w:delText xml:space="preserve">{processx}</w:delText>
          </w:r>
        </w:del>
      </w:hyperlink>
    </w:p>
    <w:p>
      <w:pPr>
        <w:pStyle w:val="Heading3"/>
      </w:pPr>
      <w:ins w:id="350" w:author="PR Preview" w:date="2026-01-01T00:00:00Z">
        <w:r>
          <w:t xml:space="preserve">35.2</w:t>
        </w:r>
      </w:ins>
      <w:ins w:id="351" w:author="PR Preview" w:date="2026-01-01T00:00:00Z">
        <w:r>
          <w:t xml:space="preserve"> </w:t>
        </w:r>
      </w:ins>
      <w:hyperlink r:id="rId244">
        <w:ins w:id="352" w:author="PR Preview" w:date="2026-01-01T00:00:00Z">
          <w:r>
            <w:rPr>
              <w:rStyle w:val="VerbatimChar"/>
            </w:rPr>
            <w:t xml:space="preserve">{processx}</w:t>
          </w:r>
        </w:ins>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del w:id="353" w:author="PR Preview" w:date="2026-01-01T00:00:00Z">
        <w:r>
          <w:delText xml:space="preserve">34.3</w:delText>
        </w:r>
      </w:del>
      <w:del w:id="354" w:author="PR Preview" w:date="2026-01-01T00:00:00Z">
        <w:r>
          <w:delText xml:space="preserve"> </w:delText>
        </w:r>
      </w:del>
      <w:hyperlink r:id="rId246">
        <w:del w:id="355" w:author="PR Preview" w:date="2026-01-01T00:00:00Z">
          <w:r>
            <w:rPr>
              <w:rStyle w:val="VerbatimChar"/>
            </w:rPr>
            <w:delText xml:space="preserve">{callr}</w:delText>
          </w:r>
        </w:del>
      </w:hyperlink>
    </w:p>
    <w:p>
      <w:pPr>
        <w:pStyle w:val="Heading3"/>
      </w:pPr>
      <w:ins w:id="356" w:author="PR Preview" w:date="2026-01-01T00:00:00Z">
        <w:r>
          <w:t xml:space="preserve">35.3</w:t>
        </w:r>
      </w:ins>
      <w:ins w:id="357" w:author="PR Preview" w:date="2026-01-01T00:00:00Z">
        <w:r>
          <w:t xml:space="preserve"> </w:t>
        </w:r>
      </w:ins>
      <w:hyperlink r:id="rId246">
        <w:ins w:id="358" w:author="PR Preview" w:date="2026-01-01T00:00:00Z">
          <w:r>
            <w:rPr>
              <w:rStyle w:val="VerbatimChar"/>
            </w:rPr>
            <w:t xml:space="preserve">{callr}</w:t>
          </w:r>
        </w:ins>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del w:id="359" w:author="PR Preview" w:date="2026-01-01T00:00:00Z">
        <w:r>
          <w:delText xml:space="preserve">34.4</w:delText>
        </w:r>
      </w:del>
      <w:del w:id="360" w:author="PR Preview" w:date="2026-01-01T00:00:00Z">
        <w:r>
          <w:delText xml:space="preserve"> </w:delText>
        </w:r>
      </w:del>
      <w:hyperlink r:id="rId248">
        <w:del w:id="361" w:author="PR Preview" w:date="2026-01-01T00:00:00Z">
          <w:r>
            <w:rPr>
              <w:rStyle w:val="VerbatimChar"/>
            </w:rPr>
            <w:delText xml:space="preserve">{ps}</w:delText>
          </w:r>
        </w:del>
      </w:hyperlink>
    </w:p>
    <w:p>
      <w:pPr>
        <w:pStyle w:val="Heading3"/>
      </w:pPr>
      <w:ins w:id="362" w:author="PR Preview" w:date="2026-01-01T00:00:00Z">
        <w:r>
          <w:t xml:space="preserve">35.4</w:t>
        </w:r>
      </w:ins>
      <w:ins w:id="363" w:author="PR Preview" w:date="2026-01-01T00:00:00Z">
        <w:r>
          <w:t xml:space="preserve"> </w:t>
        </w:r>
      </w:ins>
      <w:hyperlink r:id="rId248">
        <w:ins w:id="364" w:author="PR Preview" w:date="2026-01-01T00:00:00Z">
          <w:r>
            <w:rPr>
              <w:rStyle w:val="VerbatimChar"/>
            </w:rPr>
            <w:t xml:space="preserve">{ps}</w:t>
          </w:r>
        </w:ins>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del w:id="365" w:author="PR Preview" w:date="2026-01-01T00:00:00Z">
        <w:r>
          <w:delText xml:space="preserve">35 HTTP and Web</w:delText>
        </w:r>
      </w:del>
    </w:p>
    <w:p>
      <w:pPr>
        <w:pStyle w:val="Heading3"/>
      </w:pPr>
      <w:del w:id="366" w:author="PR Preview" w:date="2026-01-01T00:00:00Z">
        <w:r>
          <w:delText xml:space="preserve">35.1</w:delText>
        </w:r>
      </w:del>
      <w:del w:id="367" w:author="PR Preview" w:date="2026-01-01T00:00:00Z">
        <w:r>
          <w:delText xml:space="preserve"> </w:delText>
        </w:r>
      </w:del>
      <w:hyperlink r:id="rId251">
        <w:del w:id="368" w:author="PR Preview" w:date="2026-01-01T00:00:00Z">
          <w:r>
            <w:rPr>
              <w:rStyle w:val="VerbatimChar"/>
            </w:rPr>
            <w:delText xml:space="preserve">{httr2}</w:delText>
          </w:r>
        </w:del>
      </w:hyperlink>
    </w:p>
    <w:p>
      <w:pPr>
        <w:pStyle w:val="Heading2"/>
      </w:pPr>
      <w:ins w:id="369" w:author="PR Preview" w:date="2026-01-01T00:00:00Z">
        <w:r>
          <w:t xml:space="preserve">36 HTTP and Web</w:t>
        </w:r>
      </w:ins>
    </w:p>
    <w:bookmarkStart w:id="252" w:name="sec-httr2"/>
    <w:p>
      <w:pPr>
        <w:pStyle w:val="Heading3"/>
      </w:pPr>
      <w:ins w:id="370" w:author="PR Preview" w:date="2026-01-01T00:00:00Z">
        <w:r>
          <w:t xml:space="preserve">36.1</w:t>
        </w:r>
      </w:ins>
      <w:ins w:id="371" w:author="PR Preview" w:date="2026-01-01T00:00:00Z">
        <w:r>
          <w:t xml:space="preserve"> </w:t>
        </w:r>
      </w:ins>
      <w:hyperlink r:id="rId251">
        <w:ins w:id="372" w:author="PR Preview" w:date="2026-01-01T00:00:00Z">
          <w:r>
            <w:rPr>
              <w:rStyle w:val="VerbatimChar"/>
            </w:rPr>
            <w:t xml:space="preserve">{httr2}</w:t>
          </w:r>
        </w:ins>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del w:id="373" w:author="PR Preview" w:date="2026-01-01T00:00:00Z">
        <w:r>
          <w:delText xml:space="preserve">35.2</w:delText>
        </w:r>
      </w:del>
      <w:del w:id="374" w:author="PR Preview" w:date="2026-01-01T00:00:00Z">
        <w:r>
          <w:delText xml:space="preserve"> </w:delText>
        </w:r>
      </w:del>
      <w:hyperlink r:id="rId253">
        <w:del w:id="375" w:author="PR Preview" w:date="2026-01-01T00:00:00Z">
          <w:r>
            <w:rPr>
              <w:rStyle w:val="VerbatimChar"/>
            </w:rPr>
            <w:delText xml:space="preserve">{httr}</w:delText>
          </w:r>
        </w:del>
      </w:hyperlink>
    </w:p>
    <w:p>
      <w:pPr>
        <w:pStyle w:val="Heading3"/>
      </w:pPr>
      <w:ins w:id="376" w:author="PR Preview" w:date="2026-01-01T00:00:00Z">
        <w:r>
          <w:t xml:space="preserve">36.2</w:t>
        </w:r>
      </w:ins>
      <w:ins w:id="377" w:author="PR Preview" w:date="2026-01-01T00:00:00Z">
        <w:r>
          <w:t xml:space="preserve"> </w:t>
        </w:r>
      </w:ins>
      <w:hyperlink r:id="rId253">
        <w:ins w:id="378" w:author="PR Preview" w:date="2026-01-01T00:00:00Z">
          <w:r>
            <w:rPr>
              <w:rStyle w:val="VerbatimChar"/>
            </w:rPr>
            <w:t xml:space="preserve">{httr}</w:t>
          </w:r>
        </w:ins>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del w:id="379" w:author="PR Preview" w:date="2026-01-01T00:00:00Z">
        <w:r>
          <w:delText xml:space="preserve">35.3</w:delText>
        </w:r>
      </w:del>
      <w:del w:id="380" w:author="PR Preview" w:date="2026-01-01T00:00:00Z">
        <w:r>
          <w:delText xml:space="preserve"> </w:delText>
        </w:r>
      </w:del>
      <w:hyperlink r:id="rId255">
        <w:del w:id="381" w:author="PR Preview" w:date="2026-01-01T00:00:00Z">
          <w:r>
            <w:rPr>
              <w:rStyle w:val="VerbatimChar"/>
            </w:rPr>
            <w:delText xml:space="preserve">{gh}</w:delText>
          </w:r>
        </w:del>
      </w:hyperlink>
    </w:p>
    <w:p>
      <w:pPr>
        <w:pStyle w:val="Heading3"/>
      </w:pPr>
      <w:ins w:id="382" w:author="PR Preview" w:date="2026-01-01T00:00:00Z">
        <w:r>
          <w:t xml:space="preserve">36.3</w:t>
        </w:r>
      </w:ins>
      <w:ins w:id="383" w:author="PR Preview" w:date="2026-01-01T00:00:00Z">
        <w:r>
          <w:t xml:space="preserve"> </w:t>
        </w:r>
      </w:ins>
      <w:hyperlink r:id="rId255">
        <w:ins w:id="384" w:author="PR Preview" w:date="2026-01-01T00:00:00Z">
          <w:r>
            <w:rPr>
              <w:rStyle w:val="VerbatimChar"/>
            </w:rPr>
            <w:t xml:space="preserve">{gh}</w:t>
          </w:r>
        </w:ins>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del w:id="385" w:author="PR Preview" w:date="2026-01-01T00:00:00Z">
        <w:r>
          <w:delText xml:space="preserve">35.4</w:delText>
        </w:r>
      </w:del>
      <w:del w:id="386" w:author="PR Preview" w:date="2026-01-01T00:00:00Z">
        <w:r>
          <w:delText xml:space="preserve"> </w:delText>
        </w:r>
      </w:del>
      <w:hyperlink r:id="rId257">
        <w:del w:id="387" w:author="PR Preview" w:date="2026-01-01T00:00:00Z">
          <w:r>
            <w:rPr>
              <w:rStyle w:val="VerbatimChar"/>
            </w:rPr>
            <w:delText xml:space="preserve">{gargle}</w:delText>
          </w:r>
        </w:del>
      </w:hyperlink>
    </w:p>
    <w:p>
      <w:pPr>
        <w:pStyle w:val="Heading3"/>
      </w:pPr>
      <w:ins w:id="388" w:author="PR Preview" w:date="2026-01-01T00:00:00Z">
        <w:r>
          <w:t xml:space="preserve">36.4</w:t>
        </w:r>
      </w:ins>
      <w:ins w:id="389" w:author="PR Preview" w:date="2026-01-01T00:00:00Z">
        <w:r>
          <w:t xml:space="preserve"> </w:t>
        </w:r>
      </w:ins>
      <w:hyperlink r:id="rId257">
        <w:ins w:id="390" w:author="PR Preview" w:date="2026-01-01T00:00:00Z">
          <w:r>
            <w:rPr>
              <w:rStyle w:val="VerbatimChar"/>
            </w:rPr>
            <w:t xml:space="preserve">{gargle}</w:t>
          </w:r>
        </w:ins>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del w:id="391" w:author="PR Preview" w:date="2026-01-01T00:00:00Z">
        <w:r>
          <w:delText xml:space="preserve">36 Utilities</w:delText>
        </w:r>
      </w:del>
    </w:p>
    <w:p>
      <w:pPr>
        <w:pStyle w:val="Heading3"/>
      </w:pPr>
      <w:del w:id="392" w:author="PR Preview" w:date="2026-01-01T00:00:00Z">
        <w:r>
          <w:delText xml:space="preserve">36.1</w:delText>
        </w:r>
      </w:del>
      <w:del w:id="393" w:author="PR Preview" w:date="2026-01-01T00:00:00Z">
        <w:r>
          <w:delText xml:space="preserve"> </w:delText>
        </w:r>
      </w:del>
      <w:hyperlink r:id="rId260">
        <w:del w:id="394" w:author="PR Preview" w:date="2026-01-01T00:00:00Z">
          <w:r>
            <w:rPr>
              <w:rStyle w:val="VerbatimChar"/>
            </w:rPr>
            <w:delText xml:space="preserve">{here}</w:delText>
          </w:r>
        </w:del>
      </w:hyperlink>
    </w:p>
    <w:p>
      <w:pPr>
        <w:pStyle w:val="FirstParagraph"/>
      </w:pPr>
      <w:hyperlink r:id="rId260">
        <w:del w:id="395" w:author="PR Preview" w:date="2026-01-01T00:00:00Z">
          <w:r>
            <w:rPr>
              <w:rStyle w:val="VerbatimChar"/>
            </w:rPr>
            <w:delText xml:space="preserve">{here}</w:delText>
          </w:r>
        </w:del>
      </w:hyperlink>
      <w:del w:id="396" w:author="PR Preview" w:date="2026-01-01T00:00:00Z">
        <w:r>
          <w:delText xml:space="preserve"> </w:delText>
        </w:r>
      </w:del>
      <w:del w:id="397" w:author="PR Preview" w:date="2026-01-01T00:00:00Z">
        <w:r>
          <w:delText xml:space="preserve">builds file paths relative to the project root,</w:delText>
        </w:r>
      </w:del>
      <w:del w:id="398" w:author="PR Preview" w:date="2026-01-01T00:00:00Z">
        <w:r>
          <w:delText xml:space="preserve"> </w:delText>
        </w:r>
      </w:del>
      <w:del w:id="399" w:author="PR Preview" w:date="2026-01-01T00:00:00Z">
        <w:r>
          <w:delText xml:space="preserve">so scripts work regardless of the current working directory.</w:delText>
        </w:r>
      </w:del>
      <w:del w:id="400" w:author="PR Preview" w:date="2026-01-01T00:00:00Z">
        <w:r>
          <w:delText xml:space="preserve"> </w:delText>
        </w:r>
      </w:del>
      <w:del w:id="401" w:author="PR Preview" w:date="2026-01-01T00:00:00Z">
        <w:r>
          <w:delText xml:space="preserve">We recommend</w:delText>
        </w:r>
      </w:del>
      <w:del w:id="402" w:author="PR Preview" w:date="2026-01-01T00:00:00Z">
        <w:r>
          <w:delText xml:space="preserve"> </w:delText>
        </w:r>
      </w:del>
      <w:del w:id="403" w:author="PR Preview" w:date="2026-01-01T00:00:00Z">
        <w:r>
          <w:rPr>
            <w:rStyle w:val="VerbatimChar"/>
          </w:rPr>
          <w:delText xml:space="preserve">{here}</w:delText>
        </w:r>
      </w:del>
      <w:del w:id="404" w:author="PR Preview" w:date="2026-01-01T00:00:00Z">
        <w:r>
          <w:delText xml:space="preserve"> </w:delText>
        </w:r>
      </w:del>
      <w:del w:id="405" w:author="PR Preview" w:date="2026-01-01T00:00:00Z">
        <w:r>
          <w:delText xml:space="preserve">for file paths (see</w:delText>
        </w:r>
      </w:del>
      <w:del w:id="406" w:author="PR Preview" w:date="2026-01-01T00:00:00Z">
        <w:r>
          <w:delText xml:space="preserve"> </w:delText>
        </w:r>
      </w:del>
      <w:hyperlink w:anchor="sec-here-package-practices">
        <w:del w:id="407" w:author="PR Preview" w:date="2026-01-01T00:00:00Z">
          <w:r>
            <w:rPr>
              <w:rStyle w:val="Hyperlink"/>
            </w:rPr>
            <w:delText xml:space="preserve">Section 28</w:delText>
          </w:r>
        </w:del>
      </w:hyperlink>
      <w:del w:id="408" w:author="PR Preview" w:date="2026-01-01T00:00:00Z">
        <w:r>
          <w:delText xml:space="preserve">).</w:delText>
        </w:r>
      </w:del>
    </w:p>
    <w:p>
      <w:pPr>
        <w:pStyle w:val="Heading3"/>
      </w:pPr>
      <w:del w:id="409" w:author="PR Preview" w:date="2026-01-01T00:00:00Z">
        <w:r>
          <w:delText xml:space="preserve">36.2</w:delText>
        </w:r>
      </w:del>
      <w:del w:id="410" w:author="PR Preview" w:date="2026-01-01T00:00:00Z">
        <w:r>
          <w:delText xml:space="preserve"> </w:delText>
        </w:r>
      </w:del>
      <w:hyperlink r:id="rId81">
        <w:del w:id="411" w:author="PR Preview" w:date="2026-01-01T00:00:00Z">
          <w:r>
            <w:rPr>
              <w:rStyle w:val="VerbatimChar"/>
            </w:rPr>
            <w:delText xml:space="preserve">{memoise}</w:delText>
          </w:r>
        </w:del>
      </w:hyperlink>
    </w:p>
    <w:p>
      <w:pPr>
        <w:pStyle w:val="Heading2"/>
      </w:pPr>
      <w:ins w:id="412" w:author="PR Preview" w:date="2026-01-01T00:00:00Z">
        <w:r>
          <w:t xml:space="preserve">37 Utilities</w:t>
        </w:r>
      </w:ins>
    </w:p>
    <w:bookmarkStart w:id="261" w:name="sec-here-pkg"/>
    <w:p>
      <w:pPr>
        <w:pStyle w:val="Heading3"/>
      </w:pPr>
      <w:ins w:id="413" w:author="PR Preview" w:date="2026-01-01T00:00:00Z">
        <w:r>
          <w:t xml:space="preserve">37.1</w:t>
        </w:r>
      </w:ins>
      <w:ins w:id="414" w:author="PR Preview" w:date="2026-01-01T00:00:00Z">
        <w:r>
          <w:t xml:space="preserve"> </w:t>
        </w:r>
      </w:ins>
      <w:hyperlink r:id="rId260">
        <w:ins w:id="415" w:author="PR Preview" w:date="2026-01-01T00:00:00Z">
          <w:r>
            <w:rPr>
              <w:rStyle w:val="VerbatimChar"/>
            </w:rPr>
            <w:t xml:space="preserve">{here}</w:t>
          </w:r>
        </w:ins>
      </w:hyperlink>
    </w:p>
    <w:p>
      <w:pPr>
        <w:pStyle w:val="FirstParagraph"/>
      </w:pPr>
      <w:hyperlink r:id="rId260">
        <w:ins w:id="416" w:author="PR Preview" w:date="2026-01-01T00:00:00Z">
          <w:r>
            <w:rPr>
              <w:rStyle w:val="VerbatimChar"/>
            </w:rPr>
            <w:t xml:space="preserve">{here}</w:t>
          </w:r>
        </w:ins>
      </w:hyperlink>
      <w:ins w:id="417" w:author="PR Preview" w:date="2026-01-01T00:00:00Z">
        <w:r>
          <w:t xml:space="preserve"> </w:t>
        </w:r>
      </w:ins>
      <w:ins w:id="418" w:author="PR Preview" w:date="2026-01-01T00:00:00Z">
        <w:r>
          <w:t xml:space="preserve">builds file paths relative to the project root,</w:t>
        </w:r>
      </w:ins>
      <w:ins w:id="419" w:author="PR Preview" w:date="2026-01-01T00:00:00Z">
        <w:r>
          <w:t xml:space="preserve"> </w:t>
        </w:r>
      </w:ins>
      <w:ins w:id="420" w:author="PR Preview" w:date="2026-01-01T00:00:00Z">
        <w:r>
          <w:t xml:space="preserve">so scripts work regardless of the current working directory.</w:t>
        </w:r>
      </w:ins>
      <w:ins w:id="421" w:author="PR Preview" w:date="2026-01-01T00:00:00Z">
        <w:r>
          <w:t xml:space="preserve"> </w:t>
        </w:r>
      </w:ins>
      <w:ins w:id="422" w:author="PR Preview" w:date="2026-01-01T00:00:00Z">
        <w:r>
          <w:t xml:space="preserve">We recommend</w:t>
        </w:r>
      </w:ins>
      <w:ins w:id="423" w:author="PR Preview" w:date="2026-01-01T00:00:00Z">
        <w:r>
          <w:t xml:space="preserve"> </w:t>
        </w:r>
      </w:ins>
      <w:ins w:id="424" w:author="PR Preview" w:date="2026-01-01T00:00:00Z">
        <w:r>
          <w:rPr>
            <w:rStyle w:val="VerbatimChar"/>
          </w:rPr>
          <w:t xml:space="preserve">{here}</w:t>
        </w:r>
      </w:ins>
      <w:ins w:id="425" w:author="PR Preview" w:date="2026-01-01T00:00:00Z">
        <w:r>
          <w:t xml:space="preserve"> </w:t>
        </w:r>
      </w:ins>
      <w:ins w:id="426" w:author="PR Preview" w:date="2026-01-01T00:00:00Z">
        <w:r>
          <w:t xml:space="preserve">for file paths (see</w:t>
        </w:r>
      </w:ins>
      <w:ins w:id="427" w:author="PR Preview" w:date="2026-01-01T00:00:00Z">
        <w:r>
          <w:t xml:space="preserve"> </w:t>
        </w:r>
      </w:ins>
      <w:hyperlink w:anchor="sec-here-package-practices">
        <w:ins w:id="428" w:author="PR Preview" w:date="2026-01-01T00:00:00Z">
          <w:r>
            <w:rPr>
              <w:rStyle w:val="Hyperlink"/>
            </w:rPr>
            <w:t xml:space="preserve">Section 29</w:t>
          </w:r>
        </w:ins>
      </w:hyperlink>
      <w:ins w:id="429" w:author="PR Preview" w:date="2026-01-01T00:00:00Z">
        <w:r>
          <w:t xml:space="preserve">).</w:t>
        </w:r>
      </w:ins>
    </w:p>
    <w:bookmarkEnd w:id="261"/>
    <w:bookmarkStart w:id="262" w:name="sec-memoise"/>
    <w:p>
      <w:pPr>
        <w:pStyle w:val="Heading3"/>
      </w:pPr>
      <w:ins w:id="430" w:author="PR Preview" w:date="2026-01-01T00:00:00Z">
        <w:r>
          <w:t xml:space="preserve">37.2</w:t>
        </w:r>
      </w:ins>
      <w:ins w:id="431" w:author="PR Preview" w:date="2026-01-01T00:00:00Z">
        <w:r>
          <w:t xml:space="preserve"> </w:t>
        </w:r>
      </w:ins>
      <w:hyperlink r:id="rId81">
        <w:ins w:id="432" w:author="PR Preview" w:date="2026-01-01T00:00:00Z">
          <w:r>
            <w:rPr>
              <w:rStyle w:val="VerbatimChar"/>
            </w:rPr>
            <w:t xml:space="preserve">{memoise}</w:t>
          </w:r>
        </w:ins>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del w:id="433" w:author="PR Preview" w:date="2026-01-01T00:00:00Z">
        <w:r>
          <w:delText xml:space="preserve">36.3</w:delText>
        </w:r>
      </w:del>
      <w:del w:id="434" w:author="PR Preview" w:date="2026-01-01T00:00:00Z">
        <w:r>
          <w:delText xml:space="preserve"> </w:delText>
        </w:r>
      </w:del>
      <w:hyperlink r:id="rId263">
        <w:del w:id="435" w:author="PR Preview" w:date="2026-01-01T00:00:00Z">
          <w:r>
            <w:rPr>
              <w:rStyle w:val="VerbatimChar"/>
            </w:rPr>
            <w:delText xml:space="preserve">{scales}</w:delText>
          </w:r>
        </w:del>
      </w:hyperlink>
    </w:p>
    <w:p>
      <w:pPr>
        <w:pStyle w:val="Heading3"/>
      </w:pPr>
      <w:ins w:id="436" w:author="PR Preview" w:date="2026-01-01T00:00:00Z">
        <w:r>
          <w:t xml:space="preserve">37.3</w:t>
        </w:r>
      </w:ins>
      <w:ins w:id="437" w:author="PR Preview" w:date="2026-01-01T00:00:00Z">
        <w:r>
          <w:t xml:space="preserve"> </w:t>
        </w:r>
      </w:ins>
      <w:hyperlink r:id="rId263">
        <w:ins w:id="438" w:author="PR Preview" w:date="2026-01-01T00:00:00Z">
          <w:r>
            <w:rPr>
              <w:rStyle w:val="VerbatimChar"/>
            </w:rPr>
            <w:t xml:space="preserve">{scales}</w:t>
          </w:r>
        </w:ins>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del w:id="439" w:author="PR Preview" w:date="2026-01-01T00:00:00Z">
        <w:r>
          <w:delText xml:space="preserve">36.4</w:delText>
        </w:r>
      </w:del>
      <w:del w:id="440" w:author="PR Preview" w:date="2026-01-01T00:00:00Z">
        <w:r>
          <w:delText xml:space="preserve"> </w:delText>
        </w:r>
      </w:del>
      <w:hyperlink r:id="rId266">
        <w:del w:id="441" w:author="PR Preview" w:date="2026-01-01T00:00:00Z">
          <w:r>
            <w:rPr>
              <w:rStyle w:val="VerbatimChar"/>
            </w:rPr>
            <w:delText xml:space="preserve">{sessioninfo}</w:delText>
          </w:r>
        </w:del>
      </w:hyperlink>
    </w:p>
    <w:p>
      <w:pPr>
        <w:pStyle w:val="Heading3"/>
      </w:pPr>
      <w:ins w:id="442" w:author="PR Preview" w:date="2026-01-01T00:00:00Z">
        <w:r>
          <w:t xml:space="preserve">37.4</w:t>
        </w:r>
      </w:ins>
      <w:ins w:id="443" w:author="PR Preview" w:date="2026-01-01T00:00:00Z">
        <w:r>
          <w:t xml:space="preserve"> </w:t>
        </w:r>
      </w:ins>
      <w:hyperlink r:id="rId266">
        <w:ins w:id="444" w:author="PR Preview" w:date="2026-01-01T00:00:00Z">
          <w:r>
            <w:rPr>
              <w:rStyle w:val="VerbatimChar"/>
            </w:rPr>
            <w:t xml:space="preserve">{sessioninfo}</w:t>
          </w:r>
        </w:ins>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del w:id="445" w:author="PR Preview" w:date="2026-01-01T00:00:00Z">
        <w:r>
          <w:delText xml:space="preserve">36.5</w:delText>
        </w:r>
      </w:del>
      <w:del w:id="446" w:author="PR Preview" w:date="2026-01-01T00:00:00Z">
        <w:r>
          <w:delText xml:space="preserve"> </w:delText>
        </w:r>
      </w:del>
      <w:hyperlink r:id="rId268">
        <w:del w:id="447" w:author="PR Preview" w:date="2026-01-01T00:00:00Z">
          <w:r>
            <w:rPr>
              <w:rStyle w:val="VerbatimChar"/>
            </w:rPr>
            <w:delText xml:space="preserve">{downlit}</w:delText>
          </w:r>
        </w:del>
      </w:hyperlink>
    </w:p>
    <w:p>
      <w:pPr>
        <w:pStyle w:val="Heading3"/>
      </w:pPr>
      <w:ins w:id="448" w:author="PR Preview" w:date="2026-01-01T00:00:00Z">
        <w:r>
          <w:t xml:space="preserve">37.5</w:t>
        </w:r>
      </w:ins>
      <w:ins w:id="449" w:author="PR Preview" w:date="2026-01-01T00:00:00Z">
        <w:r>
          <w:t xml:space="preserve"> </w:t>
        </w:r>
      </w:ins>
      <w:hyperlink r:id="rId268">
        <w:ins w:id="450" w:author="PR Preview" w:date="2026-01-01T00:00:00Z">
          <w:r>
            <w:rPr>
              <w:rStyle w:val="VerbatimChar"/>
            </w:rPr>
            <w:t xml:space="preserve">{downlit}</w:t>
          </w:r>
        </w:ins>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del w:id="451" w:author="PR Preview" w:date="2026-01-01T00:00:00Z">
        <w:r>
          <w:delText xml:space="preserve">36.6</w:delText>
        </w:r>
      </w:del>
      <w:del w:id="452" w:author="PR Preview" w:date="2026-01-01T00:00:00Z">
        <w:r>
          <w:delText xml:space="preserve"> </w:delText>
        </w:r>
      </w:del>
      <w:hyperlink r:id="rId270">
        <w:del w:id="453" w:author="PR Preview" w:date="2026-01-01T00:00:00Z">
          <w:r>
            <w:rPr>
              <w:rStyle w:val="VerbatimChar"/>
            </w:rPr>
            <w:delText xml:space="preserve">{prettyunits}</w:delText>
          </w:r>
        </w:del>
      </w:hyperlink>
    </w:p>
    <w:p>
      <w:pPr>
        <w:pStyle w:val="Heading3"/>
      </w:pPr>
      <w:ins w:id="454" w:author="PR Preview" w:date="2026-01-01T00:00:00Z">
        <w:r>
          <w:t xml:space="preserve">37.6</w:t>
        </w:r>
      </w:ins>
      <w:ins w:id="455" w:author="PR Preview" w:date="2026-01-01T00:00:00Z">
        <w:r>
          <w:t xml:space="preserve"> </w:t>
        </w:r>
      </w:ins>
      <w:hyperlink r:id="rId270">
        <w:ins w:id="456" w:author="PR Preview" w:date="2026-01-01T00:00:00Z">
          <w:r>
            <w:rPr>
              <w:rStyle w:val="VerbatimChar"/>
            </w:rPr>
            <w:t xml:space="preserve">{prettyunits}</w:t>
          </w:r>
        </w:ins>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del w:id="457" w:author="PR Preview" w:date="2026-01-01T00:00:00Z">
        <w:r>
          <w:delText xml:space="preserve">36.7</w:delText>
        </w:r>
      </w:del>
      <w:del w:id="458" w:author="PR Preview" w:date="2026-01-01T00:00:00Z">
        <w:r>
          <w:delText xml:space="preserve"> </w:delText>
        </w:r>
      </w:del>
      <w:hyperlink r:id="rId272">
        <w:del w:id="459" w:author="PR Preview" w:date="2026-01-01T00:00:00Z">
          <w:r>
            <w:rPr>
              <w:rStyle w:val="VerbatimChar"/>
            </w:rPr>
            <w:delText xml:space="preserve">{lobstr}</w:delText>
          </w:r>
        </w:del>
      </w:hyperlink>
    </w:p>
    <w:p>
      <w:pPr>
        <w:pStyle w:val="Heading3"/>
      </w:pPr>
      <w:ins w:id="460" w:author="PR Preview" w:date="2026-01-01T00:00:00Z">
        <w:r>
          <w:t xml:space="preserve">37.7</w:t>
        </w:r>
      </w:ins>
      <w:ins w:id="461" w:author="PR Preview" w:date="2026-01-01T00:00:00Z">
        <w:r>
          <w:t xml:space="preserve"> </w:t>
        </w:r>
      </w:ins>
      <w:hyperlink r:id="rId272">
        <w:ins w:id="462" w:author="PR Preview" w:date="2026-01-01T00:00:00Z">
          <w:r>
            <w:rPr>
              <w:rStyle w:val="VerbatimChar"/>
            </w:rPr>
            <w:t xml:space="preserve">{lobstr}</w:t>
          </w:r>
        </w:ins>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del w:id="463" w:author="PR Preview" w:date="2026-01-01T00:00:00Z">
        <w:r>
          <w:delText xml:space="preserve">36.8</w:delText>
        </w:r>
      </w:del>
      <w:del w:id="464" w:author="PR Preview" w:date="2026-01-01T00:00:00Z">
        <w:r>
          <w:delText xml:space="preserve"> </w:delText>
        </w:r>
      </w:del>
      <w:hyperlink r:id="rId274">
        <w:del w:id="465" w:author="PR Preview" w:date="2026-01-01T00:00:00Z">
          <w:r>
            <w:rPr>
              <w:rStyle w:val="VerbatimChar"/>
            </w:rPr>
            <w:delText xml:space="preserve">{crayon}</w:delText>
          </w:r>
        </w:del>
      </w:hyperlink>
    </w:p>
    <w:p>
      <w:pPr>
        <w:pStyle w:val="Heading3"/>
      </w:pPr>
      <w:ins w:id="466" w:author="PR Preview" w:date="2026-01-01T00:00:00Z">
        <w:r>
          <w:t xml:space="preserve">37.8</w:t>
        </w:r>
      </w:ins>
      <w:ins w:id="467" w:author="PR Preview" w:date="2026-01-01T00:00:00Z">
        <w:r>
          <w:t xml:space="preserve"> </w:t>
        </w:r>
      </w:ins>
      <w:hyperlink r:id="rId274">
        <w:ins w:id="468" w:author="PR Preview" w:date="2026-01-01T00:00:00Z">
          <w:r>
            <w:rPr>
              <w:rStyle w:val="VerbatimChar"/>
            </w:rPr>
            <w:t xml:space="preserve">{crayon}</w:t>
          </w:r>
        </w:ins>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del w:id="469" w:author="PR Preview" w:date="2026-01-01T00:00:00Z">
        <w:r>
          <w:delText xml:space="preserve">36.9</w:delText>
        </w:r>
      </w:del>
      <w:del w:id="470" w:author="PR Preview" w:date="2026-01-01T00:00:00Z">
        <w:r>
          <w:delText xml:space="preserve"> </w:delText>
        </w:r>
      </w:del>
      <w:hyperlink r:id="rId276">
        <w:del w:id="471" w:author="PR Preview" w:date="2026-01-01T00:00:00Z">
          <w:r>
            <w:rPr>
              <w:rStyle w:val="VerbatimChar"/>
            </w:rPr>
            <w:delText xml:space="preserve">{styler}</w:delText>
          </w:r>
        </w:del>
      </w:hyperlink>
    </w:p>
    <w:p>
      <w:pPr>
        <w:pStyle w:val="Heading3"/>
      </w:pPr>
      <w:ins w:id="472" w:author="PR Preview" w:date="2026-01-01T00:00:00Z">
        <w:r>
          <w:t xml:space="preserve">37.9</w:t>
        </w:r>
      </w:ins>
      <w:ins w:id="473" w:author="PR Preview" w:date="2026-01-01T00:00:00Z">
        <w:r>
          <w:t xml:space="preserve"> </w:t>
        </w:r>
      </w:ins>
      <w:hyperlink r:id="rId276">
        <w:ins w:id="474" w:author="PR Preview" w:date="2026-01-01T00:00:00Z">
          <w:r>
            <w:rPr>
              <w:rStyle w:val="VerbatimChar"/>
            </w:rPr>
            <w:t xml:space="preserve">{styler}</w:t>
          </w:r>
        </w:ins>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del w:id="475" w:author="PR Preview" w:date="2026-01-01T00:00:00Z">
        <w:r>
          <w:delText xml:space="preserve">36.10</w:delText>
        </w:r>
      </w:del>
      <w:del w:id="476" w:author="PR Preview" w:date="2026-01-01T00:00:00Z">
        <w:r>
          <w:delText xml:space="preserve"> </w:delText>
        </w:r>
      </w:del>
      <w:hyperlink r:id="rId278">
        <w:del w:id="477" w:author="PR Preview" w:date="2026-01-01T00:00:00Z">
          <w:r>
            <w:rPr>
              <w:rStyle w:val="VerbatimChar"/>
            </w:rPr>
            <w:delText xml:space="preserve">{rex}</w:delText>
          </w:r>
        </w:del>
      </w:hyperlink>
    </w:p>
    <w:p>
      <w:pPr>
        <w:pStyle w:val="Heading3"/>
      </w:pPr>
      <w:ins w:id="478" w:author="PR Preview" w:date="2026-01-01T00:00:00Z">
        <w:r>
          <w:t xml:space="preserve">37.10</w:t>
        </w:r>
      </w:ins>
      <w:ins w:id="479" w:author="PR Preview" w:date="2026-01-01T00:00:00Z">
        <w:r>
          <w:t xml:space="preserve"> </w:t>
        </w:r>
      </w:ins>
      <w:hyperlink r:id="rId278">
        <w:ins w:id="480" w:author="PR Preview" w:date="2026-01-01T00:00:00Z">
          <w:r>
            <w:rPr>
              <w:rStyle w:val="VerbatimChar"/>
            </w:rPr>
            <w:t xml:space="preserve">{rex}</w:t>
          </w:r>
        </w:ins>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2"/>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2"/>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2"/>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del w:id="481" w:author="PR Preview" w:date="2026-01-01T00:00:00Z">
        <w:r>
          <w:delText xml:space="preserve">37 GitHub Actions</w:delText>
        </w:r>
      </w:del>
    </w:p>
    <w:p>
      <w:pPr>
        <w:pStyle w:val="Heading3"/>
      </w:pPr>
      <w:del w:id="482" w:author="PR Preview" w:date="2026-01-01T00:00:00Z">
        <w:r>
          <w:delText xml:space="preserve">37.1</w:delText>
        </w:r>
      </w:del>
      <w:del w:id="483" w:author="PR Preview" w:date="2026-01-01T00:00:00Z">
        <w:r>
          <w:delText xml:space="preserve"> </w:delText>
        </w:r>
      </w:del>
      <w:hyperlink r:id="rId282">
        <w:del w:id="484" w:author="PR Preview" w:date="2026-01-01T00:00:00Z">
          <w:r>
            <w:rPr>
              <w:rStyle w:val="Hyperlink"/>
            </w:rPr>
            <w:delText xml:space="preserve">actions</w:delText>
          </w:r>
        </w:del>
      </w:hyperlink>
    </w:p>
    <w:p>
      <w:pPr>
        <w:pStyle w:val="Heading2"/>
      </w:pPr>
      <w:ins w:id="485" w:author="PR Preview" w:date="2026-01-01T00:00:00Z">
        <w:r>
          <w:t xml:space="preserve">38 GitHub Actions</w:t>
        </w:r>
      </w:ins>
    </w:p>
    <w:bookmarkStart w:id="283" w:name="sec-r-lib-actions"/>
    <w:p>
      <w:pPr>
        <w:pStyle w:val="Heading3"/>
      </w:pPr>
      <w:ins w:id="486" w:author="PR Preview" w:date="2026-01-01T00:00:00Z">
        <w:r>
          <w:t xml:space="preserve">38.1</w:t>
        </w:r>
      </w:ins>
      <w:ins w:id="487" w:author="PR Preview" w:date="2026-01-01T00:00:00Z">
        <w:r>
          <w:t xml:space="preserve"> </w:t>
        </w:r>
      </w:ins>
      <w:hyperlink r:id="rId282">
        <w:ins w:id="488" w:author="PR Preview" w:date="2026-01-01T00:00:00Z">
          <w:r>
            <w:rPr>
              <w:rStyle w:val="Hyperlink"/>
            </w:rPr>
            <w:t xml:space="preserve">actions</w:t>
          </w:r>
        </w:ins>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3"/>
        </w:numPr>
      </w:pPr>
      <w:r>
        <w:rPr>
          <w:rStyle w:val="VerbatimChar"/>
        </w:rPr>
        <w:t xml:space="preserve">r-lib/actions/setup-r</w:t>
      </w:r>
      <w:r>
        <w:t xml:space="preserve"> </w:t>
      </w:r>
      <w:r>
        <w:t xml:space="preserve">— installs R</w:t>
      </w:r>
    </w:p>
    <w:p>
      <w:pPr>
        <w:pStyle w:val="Compact"/>
        <w:numPr>
          <w:ilvl w:val="0"/>
          <w:numId w:val="1063"/>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3"/>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3"/>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3"/>
    <w:bookmarkEnd w:id="284"/>
    <w:bookmarkStart w:id="287" w:name="sec-tidyverse"/>
    <w:p>
      <w:pPr>
        <w:pStyle w:val="Heading2"/>
      </w:pPr>
      <w:del w:id="489" w:author="PR Preview" w:date="2026-01-01T00:00:00Z">
        <w:r>
          <w:delText xml:space="preserve">38 Tidyverse</w:delText>
        </w:r>
      </w:del>
    </w:p>
    <w:p>
      <w:pPr>
        <w:pStyle w:val="Heading2"/>
      </w:pPr>
      <w:ins w:id="490" w:author="PR Preview" w:date="2026-01-01T00:00:00Z">
        <w:r>
          <w:t xml:space="preserve">39 Tidyverse</w:t>
        </w:r>
      </w:ins>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del w:id="491" w:author="PR Preview" w:date="2026-01-01T00:00:00Z">
        <w:r>
          <w:delText xml:space="preserve">39 Core Tidyverse Packages</w:delText>
        </w:r>
      </w:del>
    </w:p>
    <w:p>
      <w:pPr>
        <w:pStyle w:val="Heading2"/>
      </w:pPr>
      <w:ins w:id="492" w:author="PR Preview" w:date="2026-01-01T00:00:00Z">
        <w:r>
          <w:t xml:space="preserve">40 Core Tidyverse Packages</w:t>
        </w:r>
      </w:ins>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del w:id="493" w:author="PR Preview" w:date="2026-01-01T00:00:00Z">
        <w:r>
          <w:delText xml:space="preserve">39.1</w:delText>
        </w:r>
      </w:del>
      <w:del w:id="494" w:author="PR Preview" w:date="2026-01-01T00:00:00Z">
        <w:r>
          <w:delText xml:space="preserve"> </w:delText>
        </w:r>
      </w:del>
      <w:hyperlink r:id="rId264">
        <w:del w:id="495" w:author="PR Preview" w:date="2026-01-01T00:00:00Z">
          <w:r>
            <w:rPr>
              <w:rStyle w:val="Hyperlink"/>
            </w:rPr>
            <w:delText xml:space="preserve">ggplot2</w:delText>
          </w:r>
        </w:del>
      </w:hyperlink>
    </w:p>
    <w:p>
      <w:pPr>
        <w:pStyle w:val="Heading3"/>
      </w:pPr>
      <w:ins w:id="496" w:author="PR Preview" w:date="2026-01-01T00:00:00Z">
        <w:r>
          <w:t xml:space="preserve">40.1</w:t>
        </w:r>
      </w:ins>
      <w:ins w:id="497" w:author="PR Preview" w:date="2026-01-01T00:00:00Z">
        <w:r>
          <w:t xml:space="preserve"> </w:t>
        </w:r>
      </w:ins>
      <w:hyperlink r:id="rId264">
        <w:ins w:id="498" w:author="PR Preview" w:date="2026-01-01T00:00:00Z">
          <w:r>
            <w:rPr>
              <w:rStyle w:val="Hyperlink"/>
            </w:rPr>
            <w:t xml:space="preserve">ggplot2</w:t>
          </w:r>
        </w:ins>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del w:id="499" w:author="PR Preview" w:date="2026-01-01T00:00:00Z">
        <w:r>
          <w:delText xml:space="preserve">39.2</w:delText>
        </w:r>
      </w:del>
      <w:del w:id="500" w:author="PR Preview" w:date="2026-01-01T00:00:00Z">
        <w:r>
          <w:delText xml:space="preserve"> </w:delText>
        </w:r>
      </w:del>
      <w:hyperlink r:id="rId290">
        <w:del w:id="501" w:author="PR Preview" w:date="2026-01-01T00:00:00Z">
          <w:r>
            <w:rPr>
              <w:rStyle w:val="Hyperlink"/>
            </w:rPr>
            <w:delText xml:space="preserve">dplyr</w:delText>
          </w:r>
        </w:del>
      </w:hyperlink>
    </w:p>
    <w:p>
      <w:pPr>
        <w:pStyle w:val="Heading3"/>
      </w:pPr>
      <w:ins w:id="502" w:author="PR Preview" w:date="2026-01-01T00:00:00Z">
        <w:r>
          <w:t xml:space="preserve">40.2</w:t>
        </w:r>
      </w:ins>
      <w:ins w:id="503" w:author="PR Preview" w:date="2026-01-01T00:00:00Z">
        <w:r>
          <w:t xml:space="preserve"> </w:t>
        </w:r>
      </w:ins>
      <w:hyperlink r:id="rId290">
        <w:ins w:id="504" w:author="PR Preview" w:date="2026-01-01T00:00:00Z">
          <w:r>
            <w:rPr>
              <w:rStyle w:val="Hyperlink"/>
            </w:rPr>
            <w:t xml:space="preserve">dplyr</w:t>
          </w:r>
        </w:ins>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del w:id="505" w:author="PR Preview" w:date="2026-01-01T00:00:00Z">
        <w:r>
          <w:delText xml:space="preserve">39.3</w:delText>
        </w:r>
      </w:del>
      <w:del w:id="506" w:author="PR Preview" w:date="2026-01-01T00:00:00Z">
        <w:r>
          <w:delText xml:space="preserve"> </w:delText>
        </w:r>
      </w:del>
      <w:hyperlink r:id="rId292">
        <w:del w:id="507" w:author="PR Preview" w:date="2026-01-01T00:00:00Z">
          <w:r>
            <w:rPr>
              <w:rStyle w:val="Hyperlink"/>
            </w:rPr>
            <w:delText xml:space="preserve">tidyr</w:delText>
          </w:r>
        </w:del>
      </w:hyperlink>
    </w:p>
    <w:p>
      <w:pPr>
        <w:pStyle w:val="Heading3"/>
      </w:pPr>
      <w:ins w:id="508" w:author="PR Preview" w:date="2026-01-01T00:00:00Z">
        <w:r>
          <w:t xml:space="preserve">40.3</w:t>
        </w:r>
      </w:ins>
      <w:ins w:id="509" w:author="PR Preview" w:date="2026-01-01T00:00:00Z">
        <w:r>
          <w:t xml:space="preserve"> </w:t>
        </w:r>
      </w:ins>
      <w:hyperlink r:id="rId292">
        <w:ins w:id="510" w:author="PR Preview" w:date="2026-01-01T00:00:00Z">
          <w:r>
            <w:rPr>
              <w:rStyle w:val="Hyperlink"/>
            </w:rPr>
            <w:t xml:space="preserve">tidyr</w:t>
          </w:r>
        </w:ins>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4"/>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4"/>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del w:id="511" w:author="PR Preview" w:date="2026-01-01T00:00:00Z">
        <w:r>
          <w:delText xml:space="preserve">39.4</w:delText>
        </w:r>
      </w:del>
      <w:del w:id="512" w:author="PR Preview" w:date="2026-01-01T00:00:00Z">
        <w:r>
          <w:delText xml:space="preserve"> </w:delText>
        </w:r>
      </w:del>
      <w:hyperlink r:id="rId295">
        <w:del w:id="513" w:author="PR Preview" w:date="2026-01-01T00:00:00Z">
          <w:r>
            <w:rPr>
              <w:rStyle w:val="Hyperlink"/>
            </w:rPr>
            <w:delText xml:space="preserve">readr</w:delText>
          </w:r>
        </w:del>
      </w:hyperlink>
    </w:p>
    <w:p>
      <w:pPr>
        <w:pStyle w:val="Heading3"/>
      </w:pPr>
      <w:ins w:id="514" w:author="PR Preview" w:date="2026-01-01T00:00:00Z">
        <w:r>
          <w:t xml:space="preserve">40.4</w:t>
        </w:r>
      </w:ins>
      <w:ins w:id="515" w:author="PR Preview" w:date="2026-01-01T00:00:00Z">
        <w:r>
          <w:t xml:space="preserve"> </w:t>
        </w:r>
      </w:ins>
      <w:hyperlink r:id="rId295">
        <w:ins w:id="516" w:author="PR Preview" w:date="2026-01-01T00:00:00Z">
          <w:r>
            <w:rPr>
              <w:rStyle w:val="Hyperlink"/>
            </w:rPr>
            <w:t xml:space="preserve">readr</w:t>
          </w:r>
        </w:ins>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del w:id="517" w:author="PR Preview" w:date="2026-01-01T00:00:00Z">
        <w:r>
          <w:delText xml:space="preserve">39.5</w:delText>
        </w:r>
      </w:del>
      <w:del w:id="518" w:author="PR Preview" w:date="2026-01-01T00:00:00Z">
        <w:r>
          <w:delText xml:space="preserve"> </w:delText>
        </w:r>
      </w:del>
      <w:hyperlink r:id="rId86">
        <w:del w:id="519" w:author="PR Preview" w:date="2026-01-01T00:00:00Z">
          <w:r>
            <w:rPr>
              <w:rStyle w:val="Hyperlink"/>
            </w:rPr>
            <w:delText xml:space="preserve">purrr</w:delText>
          </w:r>
        </w:del>
      </w:hyperlink>
    </w:p>
    <w:p>
      <w:pPr>
        <w:pStyle w:val="Heading3"/>
      </w:pPr>
      <w:ins w:id="520" w:author="PR Preview" w:date="2026-01-01T00:00:00Z">
        <w:r>
          <w:t xml:space="preserve">40.5</w:t>
        </w:r>
      </w:ins>
      <w:ins w:id="521" w:author="PR Preview" w:date="2026-01-01T00:00:00Z">
        <w:r>
          <w:t xml:space="preserve"> </w:t>
        </w:r>
      </w:ins>
      <w:hyperlink r:id="rId86">
        <w:ins w:id="522" w:author="PR Preview" w:date="2026-01-01T00:00:00Z">
          <w:r>
            <w:rPr>
              <w:rStyle w:val="Hyperlink"/>
            </w:rPr>
            <w:t xml:space="preserve">purrr</w:t>
          </w:r>
        </w:ins>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del w:id="523" w:author="PR Preview" w:date="2026-01-01T00:00:00Z">
        <w:r>
          <w:delText xml:space="preserve">39.6</w:delText>
        </w:r>
      </w:del>
      <w:del w:id="524" w:author="PR Preview" w:date="2026-01-01T00:00:00Z">
        <w:r>
          <w:delText xml:space="preserve"> </w:delText>
        </w:r>
      </w:del>
      <w:hyperlink r:id="rId299">
        <w:del w:id="525" w:author="PR Preview" w:date="2026-01-01T00:00:00Z">
          <w:r>
            <w:rPr>
              <w:rStyle w:val="Hyperlink"/>
            </w:rPr>
            <w:delText xml:space="preserve">tibble</w:delText>
          </w:r>
        </w:del>
      </w:hyperlink>
    </w:p>
    <w:p>
      <w:pPr>
        <w:pStyle w:val="Heading3"/>
      </w:pPr>
      <w:ins w:id="526" w:author="PR Preview" w:date="2026-01-01T00:00:00Z">
        <w:r>
          <w:t xml:space="preserve">40.6</w:t>
        </w:r>
      </w:ins>
      <w:ins w:id="527" w:author="PR Preview" w:date="2026-01-01T00:00:00Z">
        <w:r>
          <w:t xml:space="preserve"> </w:t>
        </w:r>
      </w:ins>
      <w:hyperlink r:id="rId299">
        <w:ins w:id="528" w:author="PR Preview" w:date="2026-01-01T00:00:00Z">
          <w:r>
            <w:rPr>
              <w:rStyle w:val="Hyperlink"/>
            </w:rPr>
            <w:t xml:space="preserve">tibble</w:t>
          </w:r>
        </w:ins>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del w:id="529" w:author="PR Preview" w:date="2026-01-01T00:00:00Z">
        <w:r>
          <w:delText xml:space="preserve">39.7</w:delText>
        </w:r>
      </w:del>
      <w:del w:id="530" w:author="PR Preview" w:date="2026-01-01T00:00:00Z">
        <w:r>
          <w:delText xml:space="preserve"> </w:delText>
        </w:r>
      </w:del>
      <w:hyperlink r:id="rId279">
        <w:del w:id="531" w:author="PR Preview" w:date="2026-01-01T00:00:00Z">
          <w:r>
            <w:rPr>
              <w:rStyle w:val="Hyperlink"/>
            </w:rPr>
            <w:delText xml:space="preserve">stringr</w:delText>
          </w:r>
        </w:del>
      </w:hyperlink>
    </w:p>
    <w:p>
      <w:pPr>
        <w:pStyle w:val="Heading3"/>
      </w:pPr>
      <w:ins w:id="532" w:author="PR Preview" w:date="2026-01-01T00:00:00Z">
        <w:r>
          <w:t xml:space="preserve">40.7</w:t>
        </w:r>
      </w:ins>
      <w:ins w:id="533" w:author="PR Preview" w:date="2026-01-01T00:00:00Z">
        <w:r>
          <w:t xml:space="preserve"> </w:t>
        </w:r>
      </w:ins>
      <w:hyperlink r:id="rId279">
        <w:ins w:id="534" w:author="PR Preview" w:date="2026-01-01T00:00:00Z">
          <w:r>
            <w:rPr>
              <w:rStyle w:val="Hyperlink"/>
            </w:rPr>
            <w:t xml:space="preserve">stringr</w:t>
          </w:r>
        </w:ins>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del w:id="535" w:author="PR Preview" w:date="2026-01-01T00:00:00Z">
        <w:r>
          <w:delText xml:space="preserve">39.8</w:delText>
        </w:r>
      </w:del>
      <w:del w:id="536" w:author="PR Preview" w:date="2026-01-01T00:00:00Z">
        <w:r>
          <w:delText xml:space="preserve"> </w:delText>
        </w:r>
      </w:del>
      <w:hyperlink r:id="rId302">
        <w:del w:id="537" w:author="PR Preview" w:date="2026-01-01T00:00:00Z">
          <w:r>
            <w:rPr>
              <w:rStyle w:val="Hyperlink"/>
            </w:rPr>
            <w:delText xml:space="preserve">forcats</w:delText>
          </w:r>
        </w:del>
      </w:hyperlink>
    </w:p>
    <w:p>
      <w:pPr>
        <w:pStyle w:val="Heading3"/>
      </w:pPr>
      <w:ins w:id="538" w:author="PR Preview" w:date="2026-01-01T00:00:00Z">
        <w:r>
          <w:t xml:space="preserve">40.8</w:t>
        </w:r>
      </w:ins>
      <w:ins w:id="539" w:author="PR Preview" w:date="2026-01-01T00:00:00Z">
        <w:r>
          <w:t xml:space="preserve"> </w:t>
        </w:r>
      </w:ins>
      <w:hyperlink r:id="rId302">
        <w:ins w:id="540" w:author="PR Preview" w:date="2026-01-01T00:00:00Z">
          <w:r>
            <w:rPr>
              <w:rStyle w:val="Hyperlink"/>
            </w:rPr>
            <w:t xml:space="preserve">forcats</w:t>
          </w:r>
        </w:ins>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del w:id="541" w:author="PR Preview" w:date="2026-01-01T00:00:00Z">
        <w:r>
          <w:delText xml:space="preserve">39.9</w:delText>
        </w:r>
      </w:del>
      <w:del w:id="542" w:author="PR Preview" w:date="2026-01-01T00:00:00Z">
        <w:r>
          <w:delText xml:space="preserve"> </w:delText>
        </w:r>
      </w:del>
      <w:hyperlink r:id="rId304">
        <w:del w:id="543" w:author="PR Preview" w:date="2026-01-01T00:00:00Z">
          <w:r>
            <w:rPr>
              <w:rStyle w:val="Hyperlink"/>
            </w:rPr>
            <w:delText xml:space="preserve">lubridate</w:delText>
          </w:r>
        </w:del>
      </w:hyperlink>
    </w:p>
    <w:p>
      <w:pPr>
        <w:pStyle w:val="Heading3"/>
      </w:pPr>
      <w:ins w:id="544" w:author="PR Preview" w:date="2026-01-01T00:00:00Z">
        <w:r>
          <w:t xml:space="preserve">40.9</w:t>
        </w:r>
      </w:ins>
      <w:ins w:id="545" w:author="PR Preview" w:date="2026-01-01T00:00:00Z">
        <w:r>
          <w:t xml:space="preserve"> </w:t>
        </w:r>
      </w:ins>
      <w:hyperlink r:id="rId304">
        <w:ins w:id="546" w:author="PR Preview" w:date="2026-01-01T00:00:00Z">
          <w:r>
            <w:rPr>
              <w:rStyle w:val="Hyperlink"/>
            </w:rPr>
            <w:t xml:space="preserve">lubridate</w:t>
          </w:r>
        </w:ins>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del w:id="547" w:author="PR Preview" w:date="2026-01-01T00:00:00Z">
        <w:r>
          <w:delText xml:space="preserve">40 Base R to Tidyverse Translation</w:delText>
        </w:r>
      </w:del>
    </w:p>
    <w:p>
      <w:pPr>
        <w:pStyle w:val="Heading2"/>
      </w:pPr>
      <w:ins w:id="548" w:author="PR Preview" w:date="2026-01-01T00:00:00Z">
        <w:r>
          <w:t xml:space="preserve">41 Base R to Tidyverse Translation</w:t>
        </w:r>
      </w:ins>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7" w:name="programming-with-tidyverse"/>
    <w:p>
      <w:pPr>
        <w:pStyle w:val="Heading2"/>
      </w:pPr>
      <w:del w:id="549" w:author="PR Preview" w:date="2026-01-01T00:00:00Z">
        <w:r>
          <w:delText xml:space="preserve">41 Programming with Tidyverse</w:delText>
        </w:r>
      </w:del>
    </w:p>
    <w:p>
      <w:pPr>
        <w:pStyle w:val="Heading2"/>
      </w:pPr>
      <w:ins w:id="550" w:author="PR Preview" w:date="2026-01-01T00:00:00Z">
        <w:r>
          <w:t xml:space="preserve">42 Programming with Tidyverse</w:t>
        </w:r>
      </w:ins>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5"/>
        </w:numPr>
      </w:pPr>
      <w:hyperlink r:id="rId309">
        <w:r>
          <w:rPr>
            <w:rStyle w:val="Hyperlink"/>
          </w:rPr>
          <w:t xml:space="preserve">Programming with dplyr</w:t>
        </w:r>
      </w:hyperlink>
      <w:r>
        <w:t xml:space="preserve"> </w:t>
      </w:r>
      <w:r>
        <w:t xml:space="preserve">(package vignette)</w:t>
      </w:r>
    </w:p>
    <w:p>
      <w:pPr>
        <w:pStyle w:val="Compact"/>
        <w:numPr>
          <w:ilvl w:val="0"/>
          <w:numId w:val="1065"/>
        </w:numPr>
      </w:pPr>
      <w:hyperlink r:id="rId310">
        <w:r>
          <w:rPr>
            <w:rStyle w:val="Hyperlink"/>
          </w:rPr>
          <w:t xml:space="preserve">Using dplyr in packages</w:t>
        </w:r>
      </w:hyperlink>
      <w:r>
        <w:t xml:space="preserve"> </w:t>
      </w:r>
      <w:r>
        <w:t xml:space="preserve">(package vignette)</w:t>
      </w:r>
    </w:p>
    <w:p>
      <w:pPr>
        <w:pStyle w:val="Compact"/>
        <w:numPr>
          <w:ilvl w:val="0"/>
          <w:numId w:val="1065"/>
        </w:numPr>
      </w:pPr>
      <w:hyperlink r:id="rId311">
        <w:r>
          <w:rPr>
            <w:rStyle w:val="Hyperlink"/>
          </w:rPr>
          <w:t xml:space="preserve">Tidy Eval in 5 Minutes</w:t>
        </w:r>
      </w:hyperlink>
      <w:r>
        <w:t xml:space="preserve"> </w:t>
      </w:r>
      <w:r>
        <w:t xml:space="preserve">(video)</w:t>
      </w:r>
    </w:p>
    <w:p>
      <w:pPr>
        <w:pStyle w:val="Compact"/>
        <w:numPr>
          <w:ilvl w:val="0"/>
          <w:numId w:val="1065"/>
        </w:numPr>
      </w:pPr>
      <w:hyperlink r:id="rId312">
        <w:r>
          <w:rPr>
            <w:rStyle w:val="Hyperlink"/>
          </w:rPr>
          <w:t xml:space="preserve">Data masking</w:t>
        </w:r>
      </w:hyperlink>
      <w:r>
        <w:t xml:space="preserve"> </w:t>
      </w:r>
      <w:r>
        <w:t xml:space="preserve">(rlang documentation)</w:t>
      </w:r>
    </w:p>
    <w:p>
      <w:pPr>
        <w:pStyle w:val="Compact"/>
        <w:numPr>
          <w:ilvl w:val="0"/>
          <w:numId w:val="1065"/>
        </w:numPr>
      </w:pPr>
      <w:hyperlink r:id="rId313">
        <w:r>
          <w:rPr>
            <w:rStyle w:val="Hyperlink"/>
          </w:rPr>
          <w:t xml:space="preserve">Evaluation</w:t>
        </w:r>
      </w:hyperlink>
      <w:r>
        <w:t xml:space="preserve"> </w:t>
      </w:r>
      <w:r>
        <w:t xml:space="preserve">(advanced details)</w:t>
      </w:r>
    </w:p>
    <w:p>
      <w:pPr>
        <w:pStyle w:val="Compact"/>
        <w:numPr>
          <w:ilvl w:val="0"/>
          <w:numId w:val="1065"/>
        </w:numPr>
      </w:pPr>
      <w:hyperlink r:id="rId314">
        <w:r>
          <w:rPr>
            <w:rStyle w:val="Hyperlink"/>
          </w:rPr>
          <w:t xml:space="preserve">Data Frame Columns as Arguments to Dplyr Functions</w:t>
        </w:r>
      </w:hyperlink>
      <w:r>
        <w:t xml:space="preserve"> </w:t>
      </w:r>
      <w:r>
        <w:t xml:space="preserve">(blog)</w:t>
      </w:r>
    </w:p>
    <w:p>
      <w:pPr>
        <w:pStyle w:val="Compact"/>
        <w:numPr>
          <w:ilvl w:val="0"/>
          <w:numId w:val="1065"/>
        </w:numPr>
      </w:pPr>
      <w:hyperlink r:id="rId315">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6">
        <w:r>
          <w:rPr>
            <w:rStyle w:val="Hyperlink"/>
          </w:rPr>
          <w:t xml:space="preserve">Tidyverse Replacements</w:t>
        </w:r>
      </w:hyperlink>
    </w:p>
    <w:bookmarkEnd w:id="317"/>
    <w:bookmarkStart w:id="320" w:name="sec-coding-with-r-and-python"/>
    <w:p>
      <w:pPr>
        <w:pStyle w:val="Heading2"/>
      </w:pPr>
      <w:del w:id="551" w:author="PR Preview" w:date="2026-01-01T00:00:00Z">
        <w:r>
          <w:delText xml:space="preserve">42 Coding with R and Python</w:delText>
        </w:r>
      </w:del>
    </w:p>
    <w:p>
      <w:pPr>
        <w:pStyle w:val="Heading2"/>
      </w:pPr>
      <w:ins w:id="552" w:author="PR Preview" w:date="2026-01-01T00:00:00Z">
        <w:r>
          <w:t xml:space="preserve">43 Coding with R and Python</w:t>
        </w:r>
      </w:ins>
    </w:p>
    <w:p>
      <w:pPr>
        <w:pStyle w:val="FirstParagraph"/>
      </w:pPr>
      <w:r>
        <w:t xml:space="preserve">If you’re using both R and Python, you may wish to check out the</w:t>
      </w:r>
      <w:r>
        <w:t xml:space="preserve"> </w:t>
      </w:r>
      <w:hyperlink r:id="rId318">
        <w:r>
          <w:rPr>
            <w:rStyle w:val="Hyperlink"/>
          </w:rPr>
          <w:t xml:space="preserve">Feather package</w:t>
        </w:r>
      </w:hyperlink>
      <w:r>
        <w:t xml:space="preserve"> </w:t>
      </w:r>
      <w:r>
        <w:t xml:space="preserve">for exchanging data between the two languages</w:t>
      </w:r>
      <w:r>
        <w:t xml:space="preserve"> </w:t>
      </w:r>
      <w:hyperlink r:id="rId319">
        <w:r>
          <w:rPr>
            <w:rStyle w:val="Hyperlink"/>
          </w:rPr>
          <w:t xml:space="preserve">extremely quickly</w:t>
        </w:r>
      </w:hyperlink>
      <w:r>
        <w:t xml:space="preserve">.</w:t>
      </w:r>
    </w:p>
    <w:bookmarkEnd w:id="320"/>
    <w:bookmarkStart w:id="326" w:name="X06dce33c5a777f8322711dde05e81eef8b1d1f6"/>
    <w:p>
      <w:pPr>
        <w:pStyle w:val="Heading2"/>
      </w:pPr>
      <w:del w:id="553" w:author="PR Preview" w:date="2026-01-01T00:00:00Z">
        <w:r>
          <w:delText xml:space="preserve">43 Repeating analyses with different variations</w:delText>
        </w:r>
      </w:del>
    </w:p>
    <w:p>
      <w:pPr>
        <w:pStyle w:val="Heading2"/>
      </w:pPr>
      <w:ins w:id="554" w:author="PR Preview" w:date="2026-01-01T00:00:00Z">
        <w:r>
          <w:t xml:space="preserve">44 Repeating analyses with different variations</w:t>
        </w:r>
      </w:ins>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1" w:name="lapply-and-sapply-1"/>
    <w:p>
      <w:pPr>
        <w:pStyle w:val="Heading3"/>
      </w:pPr>
      <w:del w:id="555" w:author="PR Preview" w:date="2026-01-01T00:00:00Z">
        <w:r>
          <w:delText xml:space="preserve">43.1</w:delText>
        </w:r>
      </w:del>
      <w:del w:id="556" w:author="PR Preview" w:date="2026-01-01T00:00:00Z">
        <w:r>
          <w:delText xml:space="preserve"> </w:delText>
        </w:r>
      </w:del>
      <w:del w:id="557" w:author="PR Preview" w:date="2026-01-01T00:00:00Z">
        <w:r>
          <w:rPr>
            <w:rStyle w:val="VerbatimChar"/>
          </w:rPr>
          <w:delText xml:space="preserve">lapply()</w:delText>
        </w:r>
      </w:del>
      <w:del w:id="558" w:author="PR Preview" w:date="2026-01-01T00:00:00Z">
        <w:r>
          <w:delText xml:space="preserve"> </w:delText>
        </w:r>
      </w:del>
      <w:del w:id="559" w:author="PR Preview" w:date="2026-01-01T00:00:00Z">
        <w:r>
          <w:delText xml:space="preserve">and</w:delText>
        </w:r>
      </w:del>
      <w:del w:id="560" w:author="PR Preview" w:date="2026-01-01T00:00:00Z">
        <w:r>
          <w:delText xml:space="preserve"> </w:delText>
        </w:r>
      </w:del>
      <w:del w:id="561" w:author="PR Preview" w:date="2026-01-01T00:00:00Z">
        <w:r>
          <w:rPr>
            <w:rStyle w:val="VerbatimChar"/>
          </w:rPr>
          <w:delText xml:space="preserve">sapply()</w:delText>
        </w:r>
      </w:del>
    </w:p>
    <w:p>
      <w:pPr>
        <w:pStyle w:val="Heading3"/>
      </w:pPr>
      <w:ins w:id="562" w:author="PR Preview" w:date="2026-01-01T00:00:00Z">
        <w:r>
          <w:t xml:space="preserve">44.1</w:t>
        </w:r>
      </w:ins>
      <w:ins w:id="563" w:author="PR Preview" w:date="2026-01-01T00:00:00Z">
        <w:r>
          <w:t xml:space="preserve"> </w:t>
        </w:r>
      </w:ins>
      <w:ins w:id="564" w:author="PR Preview" w:date="2026-01-01T00:00:00Z">
        <w:r>
          <w:rPr>
            <w:rStyle w:val="VerbatimChar"/>
          </w:rPr>
          <w:t xml:space="preserve">lapply()</w:t>
        </w:r>
      </w:ins>
      <w:ins w:id="565" w:author="PR Preview" w:date="2026-01-01T00:00:00Z">
        <w:r>
          <w:t xml:space="preserve"> </w:t>
        </w:r>
      </w:ins>
      <w:ins w:id="566" w:author="PR Preview" w:date="2026-01-01T00:00:00Z">
        <w:r>
          <w:t xml:space="preserve">and</w:t>
        </w:r>
      </w:ins>
      <w:ins w:id="567" w:author="PR Preview" w:date="2026-01-01T00:00:00Z">
        <w:r>
          <w:t xml:space="preserve"> </w:t>
        </w:r>
      </w:ins>
      <w:ins w:id="568" w:author="PR Preview" w:date="2026-01-01T00:00:00Z">
        <w:r>
          <w:rPr>
            <w:rStyle w:val="VerbatimChar"/>
          </w:rPr>
          <w:t xml:space="preserve">sapply()</w:t>
        </w:r>
      </w:ins>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1"/>
    <w:bookmarkStart w:id="322" w:name="mapply-and-pmap"/>
    <w:p>
      <w:pPr>
        <w:pStyle w:val="Heading3"/>
      </w:pPr>
      <w:del w:id="569" w:author="PR Preview" w:date="2026-01-01T00:00:00Z">
        <w:r>
          <w:delText xml:space="preserve">43.2</w:delText>
        </w:r>
      </w:del>
      <w:del w:id="570" w:author="PR Preview" w:date="2026-01-01T00:00:00Z">
        <w:r>
          <w:delText xml:space="preserve"> </w:delText>
        </w:r>
      </w:del>
      <w:del w:id="571" w:author="PR Preview" w:date="2026-01-01T00:00:00Z">
        <w:r>
          <w:rPr>
            <w:rStyle w:val="VerbatimChar"/>
          </w:rPr>
          <w:delText xml:space="preserve">mapply()</w:delText>
        </w:r>
      </w:del>
      <w:del w:id="572" w:author="PR Preview" w:date="2026-01-01T00:00:00Z">
        <w:r>
          <w:delText xml:space="preserve"> </w:delText>
        </w:r>
      </w:del>
      <w:del w:id="573" w:author="PR Preview" w:date="2026-01-01T00:00:00Z">
        <w:r>
          <w:delText xml:space="preserve">and</w:delText>
        </w:r>
      </w:del>
      <w:del w:id="574" w:author="PR Preview" w:date="2026-01-01T00:00:00Z">
        <w:r>
          <w:delText xml:space="preserve"> </w:delText>
        </w:r>
      </w:del>
      <w:del w:id="575" w:author="PR Preview" w:date="2026-01-01T00:00:00Z">
        <w:r>
          <w:rPr>
            <w:rStyle w:val="VerbatimChar"/>
          </w:rPr>
          <w:delText xml:space="preserve">pmap()</w:delText>
        </w:r>
      </w:del>
    </w:p>
    <w:p>
      <w:pPr>
        <w:pStyle w:val="Heading3"/>
      </w:pPr>
      <w:ins w:id="576" w:author="PR Preview" w:date="2026-01-01T00:00:00Z">
        <w:r>
          <w:t xml:space="preserve">44.2</w:t>
        </w:r>
      </w:ins>
      <w:ins w:id="577" w:author="PR Preview" w:date="2026-01-01T00:00:00Z">
        <w:r>
          <w:t xml:space="preserve"> </w:t>
        </w:r>
      </w:ins>
      <w:ins w:id="578" w:author="PR Preview" w:date="2026-01-01T00:00:00Z">
        <w:r>
          <w:rPr>
            <w:rStyle w:val="VerbatimChar"/>
          </w:rPr>
          <w:t xml:space="preserve">mapply()</w:t>
        </w:r>
      </w:ins>
      <w:ins w:id="579" w:author="PR Preview" w:date="2026-01-01T00:00:00Z">
        <w:r>
          <w:t xml:space="preserve"> </w:t>
        </w:r>
      </w:ins>
      <w:ins w:id="580" w:author="PR Preview" w:date="2026-01-01T00:00:00Z">
        <w:r>
          <w:t xml:space="preserve">and</w:t>
        </w:r>
      </w:ins>
      <w:ins w:id="581" w:author="PR Preview" w:date="2026-01-01T00:00:00Z">
        <w:r>
          <w:t xml:space="preserve"> </w:t>
        </w:r>
      </w:ins>
      <w:ins w:id="582" w:author="PR Preview" w:date="2026-01-01T00:00:00Z">
        <w:r>
          <w:rPr>
            <w:rStyle w:val="VerbatimChar"/>
          </w:rPr>
          <w:t xml:space="preserve">pmap()</w:t>
        </w:r>
      </w:ins>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2"/>
    <w:bookmarkStart w:id="325" w:name="Xf551672fa8f1190aa44df63554b00ab4edf5974"/>
    <w:p>
      <w:pPr>
        <w:pStyle w:val="Heading3"/>
      </w:pPr>
      <w:del w:id="583" w:author="PR Preview" w:date="2026-01-01T00:00:00Z">
        <w:r>
          <w:delText xml:space="preserve">43.3 Parallel processing with</w:delText>
        </w:r>
      </w:del>
      <w:del w:id="584" w:author="PR Preview" w:date="2026-01-01T00:00:00Z">
        <w:r>
          <w:delText xml:space="preserve"> </w:delText>
        </w:r>
      </w:del>
      <w:del w:id="585" w:author="PR Preview" w:date="2026-01-01T00:00:00Z">
        <w:r>
          <w:rPr>
            <w:rStyle w:val="VerbatimChar"/>
          </w:rPr>
          <w:delText xml:space="preserve">parallel</w:delText>
        </w:r>
      </w:del>
      <w:del w:id="586" w:author="PR Preview" w:date="2026-01-01T00:00:00Z">
        <w:r>
          <w:delText xml:space="preserve"> </w:delText>
        </w:r>
      </w:del>
      <w:del w:id="587" w:author="PR Preview" w:date="2026-01-01T00:00:00Z">
        <w:r>
          <w:delText xml:space="preserve">and</w:delText>
        </w:r>
      </w:del>
      <w:del w:id="588" w:author="PR Preview" w:date="2026-01-01T00:00:00Z">
        <w:r>
          <w:delText xml:space="preserve"> </w:delText>
        </w:r>
      </w:del>
      <w:del w:id="589" w:author="PR Preview" w:date="2026-01-01T00:00:00Z">
        <w:r>
          <w:rPr>
            <w:rStyle w:val="VerbatimChar"/>
          </w:rPr>
          <w:delText xml:space="preserve">future</w:delText>
        </w:r>
      </w:del>
      <w:del w:id="590" w:author="PR Preview" w:date="2026-01-01T00:00:00Z">
        <w:r>
          <w:delText xml:space="preserve"> </w:delText>
        </w:r>
      </w:del>
      <w:del w:id="591" w:author="PR Preview" w:date="2026-01-01T00:00:00Z">
        <w:r>
          <w:delText xml:space="preserve">packages</w:delText>
        </w:r>
      </w:del>
    </w:p>
    <w:p>
      <w:pPr>
        <w:pStyle w:val="Heading3"/>
      </w:pPr>
      <w:ins w:id="592" w:author="PR Preview" w:date="2026-01-01T00:00:00Z">
        <w:r>
          <w:t xml:space="preserve">44.3 Parallel processing with</w:t>
        </w:r>
      </w:ins>
      <w:ins w:id="593" w:author="PR Preview" w:date="2026-01-01T00:00:00Z">
        <w:r>
          <w:t xml:space="preserve"> </w:t>
        </w:r>
      </w:ins>
      <w:ins w:id="594" w:author="PR Preview" w:date="2026-01-01T00:00:00Z">
        <w:r>
          <w:rPr>
            <w:rStyle w:val="VerbatimChar"/>
          </w:rPr>
          <w:t xml:space="preserve">parallel</w:t>
        </w:r>
      </w:ins>
      <w:ins w:id="595" w:author="PR Preview" w:date="2026-01-01T00:00:00Z">
        <w:r>
          <w:t xml:space="preserve"> </w:t>
        </w:r>
      </w:ins>
      <w:ins w:id="596" w:author="PR Preview" w:date="2026-01-01T00:00:00Z">
        <w:r>
          <w:t xml:space="preserve">and</w:t>
        </w:r>
      </w:ins>
      <w:ins w:id="597" w:author="PR Preview" w:date="2026-01-01T00:00:00Z">
        <w:r>
          <w:t xml:space="preserve"> </w:t>
        </w:r>
      </w:ins>
      <w:ins w:id="598" w:author="PR Preview" w:date="2026-01-01T00:00:00Z">
        <w:r>
          <w:rPr>
            <w:rStyle w:val="VerbatimChar"/>
          </w:rPr>
          <w:t xml:space="preserve">future</w:t>
        </w:r>
      </w:ins>
      <w:ins w:id="599" w:author="PR Preview" w:date="2026-01-01T00:00:00Z">
        <w:r>
          <w:t xml:space="preserve"> </w:t>
        </w:r>
      </w:ins>
      <w:ins w:id="600" w:author="PR Preview" w:date="2026-01-01T00:00:00Z">
        <w:r>
          <w:t xml:space="preserve">packages</w:t>
        </w:r>
      </w:ins>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3"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3"/>
    <w:bookmarkStart w:id="324"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4"/>
    <w:bookmarkEnd w:id="325"/>
    <w:bookmarkEnd w:id="326"/>
    <w:bookmarkStart w:id="335" w:name="sec-reviewing-code"/>
    <w:p>
      <w:pPr>
        <w:pStyle w:val="Heading2"/>
      </w:pPr>
      <w:del w:id="601" w:author="PR Preview" w:date="2026-01-01T00:00:00Z">
        <w:r>
          <w:delText xml:space="preserve">44 Reviewing Code</w:delText>
        </w:r>
      </w:del>
    </w:p>
    <w:p>
      <w:pPr>
        <w:pStyle w:val="Heading2"/>
      </w:pPr>
      <w:ins w:id="602" w:author="PR Preview" w:date="2026-01-01T00:00:00Z">
        <w:r>
          <w:t xml:space="preserve">45 Reviewing Code</w:t>
        </w:r>
      </w:ins>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7">
        <w:r>
          <w:rPr>
            <w:rStyle w:val="Hyperlink"/>
          </w:rPr>
          <w:t xml:space="preserve">Collaborative Software Development</w:t>
        </w:r>
      </w:hyperlink>
      <w:r>
        <w:t xml:space="preserve">.</w:t>
      </w:r>
    </w:p>
    <w:bookmarkStart w:id="328" w:name="sec-why-review-code"/>
    <w:p>
      <w:pPr>
        <w:pStyle w:val="Heading3"/>
      </w:pPr>
      <w:del w:id="603" w:author="PR Preview" w:date="2026-01-01T00:00:00Z">
        <w:r>
          <w:delText xml:space="preserve">44.1 Why We Review Code</w:delText>
        </w:r>
      </w:del>
    </w:p>
    <w:p>
      <w:pPr>
        <w:pStyle w:val="Heading3"/>
      </w:pPr>
      <w:ins w:id="604" w:author="PR Preview" w:date="2026-01-01T00:00:00Z">
        <w:r>
          <w:t xml:space="preserve">45.1 Why We Review Code</w:t>
        </w:r>
      </w:ins>
    </w:p>
    <w:p>
      <w:pPr>
        <w:pStyle w:val="FirstParagraph"/>
      </w:pPr>
      <w:r>
        <w:t xml:space="preserve">Code review serves several vital purposes:</w:t>
      </w:r>
    </w:p>
    <w:p>
      <w:pPr>
        <w:pStyle w:val="Compact"/>
        <w:numPr>
          <w:ilvl w:val="0"/>
          <w:numId w:val="1066"/>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6"/>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6"/>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6"/>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8"/>
    <w:bookmarkStart w:id="332" w:name="sec-what-to-look-for"/>
    <w:p>
      <w:pPr>
        <w:pStyle w:val="Heading3"/>
      </w:pPr>
      <w:del w:id="605" w:author="PR Preview" w:date="2026-01-01T00:00:00Z">
        <w:r>
          <w:delText xml:space="preserve">44.2 What Reviewers Look For</w:delText>
        </w:r>
      </w:del>
    </w:p>
    <w:p>
      <w:pPr>
        <w:pStyle w:val="Heading3"/>
      </w:pPr>
      <w:ins w:id="606" w:author="PR Preview" w:date="2026-01-01T00:00:00Z">
        <w:r>
          <w:t xml:space="preserve">45.2 What Reviewers Look For</w:t>
        </w:r>
      </w:ins>
    </w:p>
    <w:p>
      <w:pPr>
        <w:pStyle w:val="FirstParagraph"/>
      </w:pPr>
      <w:r>
        <w:t xml:space="preserve">When reviewing a colleague’s code, evaluate these key dimensions:</w:t>
      </w:r>
    </w:p>
    <w:p>
      <w:pPr>
        <w:pStyle w:val="Compact"/>
        <w:numPr>
          <w:ilvl w:val="0"/>
          <w:numId w:val="1067"/>
        </w:numPr>
      </w:pPr>
      <w:r>
        <w:rPr>
          <w:b/>
          <w:bCs/>
        </w:rPr>
        <w:t xml:space="preserve">Reproducibility</w:t>
      </w:r>
      <w:r>
        <w:t xml:space="preserve">:</w:t>
      </w:r>
    </w:p>
    <w:p>
      <w:pPr>
        <w:pStyle w:val="Compact"/>
        <w:numPr>
          <w:ilvl w:val="1"/>
          <w:numId w:val="1068"/>
        </w:numPr>
      </w:pPr>
      <w:r>
        <w:t xml:space="preserve">Does the script run cleanly from start to finish in a fresh R session?</w:t>
      </w:r>
    </w:p>
    <w:p>
      <w:pPr>
        <w:pStyle w:val="Compact"/>
        <w:numPr>
          <w:ilvl w:val="1"/>
          <w:numId w:val="1068"/>
        </w:numPr>
      </w:pPr>
      <w:r>
        <w:t xml:space="preserve">Are package dependencies managed reproducibly via</w:t>
      </w:r>
      <w:r>
        <w:t xml:space="preserve"> </w:t>
      </w:r>
      <w:hyperlink r:id="rId329">
        <w:r>
          <w:rPr>
            <w:rStyle w:val="VerbatimChar"/>
          </w:rPr>
          <w:t xml:space="preserve">{renv}</w:t>
        </w:r>
      </w:hyperlink>
      <w:r>
        <w:t xml:space="preserve"> </w:t>
      </w:r>
      <w:r>
        <w:t xml:space="preserve">(see</w:t>
      </w:r>
      <w:r>
        <w:t xml:space="preserve"> </w:t>
      </w:r>
      <w:hyperlink r:id="rId330">
        <w:r>
          <w:rPr>
            <w:rStyle w:val="Hyperlink"/>
          </w:rPr>
          <w:t xml:space="preserve">Reproducible Environments</w:t>
        </w:r>
      </w:hyperlink>
      <w:r>
        <w:t xml:space="preserve">)?</w:t>
      </w:r>
    </w:p>
    <w:p>
      <w:pPr>
        <w:pStyle w:val="Compact"/>
        <w:numPr>
          <w:ilvl w:val="1"/>
          <w:numId w:val="1067"/>
        </w:numPr>
      </w:pPr>
      <w:del w:id="607" w:author="PR Preview" w:date="2026-01-01T00:00:00Z">
        <w:r>
          <w:delText xml:space="preserve">Are file paths relative and constructed with</w:delText>
        </w:r>
      </w:del>
      <w:del w:id="608" w:author="PR Preview" w:date="2026-01-01T00:00:00Z">
        <w:r>
          <w:delText xml:space="preserve"> </w:delText>
        </w:r>
      </w:del>
      <w:hyperlink r:id="rId260">
        <w:del w:id="609" w:author="PR Preview" w:date="2026-01-01T00:00:00Z">
          <w:r>
            <w:rPr>
              <w:rStyle w:val="VerbatimChar"/>
            </w:rPr>
            <w:delText xml:space="preserve">{here}</w:delText>
          </w:r>
        </w:del>
      </w:hyperlink>
      <w:del w:id="610" w:author="PR Preview" w:date="2026-01-01T00:00:00Z">
        <w:r>
          <w:delText xml:space="preserve"> </w:delText>
        </w:r>
      </w:del>
      <w:del w:id="611" w:author="PR Preview" w:date="2026-01-01T00:00:00Z">
        <w:r>
          <w:delText xml:space="preserve">(see</w:delText>
        </w:r>
      </w:del>
      <w:del w:id="612" w:author="PR Preview" w:date="2026-01-01T00:00:00Z">
        <w:r>
          <w:delText xml:space="preserve"> </w:delText>
        </w:r>
      </w:del>
      <w:hyperlink w:anchor="sec-here-package-practices">
        <w:del w:id="613" w:author="PR Preview" w:date="2026-01-01T00:00:00Z">
          <w:r>
            <w:rPr>
              <w:rStyle w:val="Hyperlink"/>
            </w:rPr>
            <w:delText xml:space="preserve">Section 28</w:delText>
          </w:r>
        </w:del>
      </w:hyperlink>
      <w:del w:id="614" w:author="PR Preview" w:date="2026-01-01T00:00:00Z">
        <w:r>
          <w:delText xml:space="preserve">),</w:delText>
        </w:r>
      </w:del>
      <w:del w:id="615" w:author="PR Preview" w:date="2026-01-01T00:00:00Z">
        <w:r>
          <w:delText xml:space="preserve"> </w:delText>
        </w:r>
      </w:del>
      <w:del w:id="616" w:author="PR Preview" w:date="2026-01-01T00:00:00Z">
        <w:r>
          <w:delText xml:space="preserve">avoiding machine-specific absolute paths?</w:delText>
        </w:r>
      </w:del>
    </w:p>
    <w:p>
      <w:pPr>
        <w:pStyle w:val="Compact"/>
        <w:numPr>
          <w:ilvl w:val="1"/>
          <w:numId w:val="1068"/>
        </w:numPr>
      </w:pPr>
      <w:ins w:id="617" w:author="PR Preview" w:date="2026-01-01T00:00:00Z">
        <w:r>
          <w:t xml:space="preserve">Are file paths relative and constructed with</w:t>
        </w:r>
      </w:ins>
      <w:ins w:id="618" w:author="PR Preview" w:date="2026-01-01T00:00:00Z">
        <w:r>
          <w:t xml:space="preserve"> </w:t>
        </w:r>
      </w:ins>
      <w:hyperlink r:id="rId260">
        <w:ins w:id="619" w:author="PR Preview" w:date="2026-01-01T00:00:00Z">
          <w:r>
            <w:rPr>
              <w:rStyle w:val="VerbatimChar"/>
            </w:rPr>
            <w:t xml:space="preserve">{here}</w:t>
          </w:r>
        </w:ins>
      </w:hyperlink>
      <w:ins w:id="620" w:author="PR Preview" w:date="2026-01-01T00:00:00Z">
        <w:r>
          <w:t xml:space="preserve"> </w:t>
        </w:r>
      </w:ins>
      <w:ins w:id="621" w:author="PR Preview" w:date="2026-01-01T00:00:00Z">
        <w:r>
          <w:t xml:space="preserve">(see</w:t>
        </w:r>
      </w:ins>
      <w:ins w:id="622" w:author="PR Preview" w:date="2026-01-01T00:00:00Z">
        <w:r>
          <w:t xml:space="preserve"> </w:t>
        </w:r>
      </w:ins>
      <w:hyperlink w:anchor="sec-here-package-practices">
        <w:ins w:id="623" w:author="PR Preview" w:date="2026-01-01T00:00:00Z">
          <w:r>
            <w:rPr>
              <w:rStyle w:val="Hyperlink"/>
            </w:rPr>
            <w:t xml:space="preserve">Section 29</w:t>
          </w:r>
        </w:ins>
      </w:hyperlink>
      <w:ins w:id="624" w:author="PR Preview" w:date="2026-01-01T00:00:00Z">
        <w:r>
          <w:t xml:space="preserve">),</w:t>
        </w:r>
      </w:ins>
      <w:ins w:id="625" w:author="PR Preview" w:date="2026-01-01T00:00:00Z">
        <w:r>
          <w:t xml:space="preserve"> </w:t>
        </w:r>
      </w:ins>
      <w:ins w:id="626" w:author="PR Preview" w:date="2026-01-01T00:00:00Z">
        <w:r>
          <w:t xml:space="preserve">avoiding machine-specific absolute paths?</w:t>
        </w:r>
      </w:ins>
    </w:p>
    <w:p>
      <w:pPr>
        <w:pStyle w:val="Compact"/>
        <w:numPr>
          <w:ilvl w:val="0"/>
          <w:numId w:val="1067"/>
        </w:numPr>
      </w:pPr>
      <w:r>
        <w:rPr>
          <w:b/>
          <w:bCs/>
        </w:rPr>
        <w:t xml:space="preserve">Code correctness and data integrity</w:t>
      </w:r>
      <w:r>
        <w:t xml:space="preserve">:</w:t>
      </w:r>
    </w:p>
    <w:p>
      <w:pPr>
        <w:pStyle w:val="Compact"/>
        <w:numPr>
          <w:ilvl w:val="1"/>
          <w:numId w:val="1069"/>
        </w:numPr>
      </w:pPr>
      <w:r>
        <w:t xml:space="preserve">Are data transformations and filtering steps logical and documented?</w:t>
      </w:r>
    </w:p>
    <w:p>
      <w:pPr>
        <w:pStyle w:val="Compact"/>
        <w:numPr>
          <w:ilvl w:val="1"/>
          <w:numId w:val="1069"/>
        </w:numPr>
      </w:pPr>
      <w:r>
        <w:t xml:space="preserve">Are missing values (</w:t>
      </w:r>
      <w:r>
        <w:rPr>
          <w:rStyle w:val="VerbatimChar"/>
        </w:rPr>
        <w:t xml:space="preserve">NA</w:t>
      </w:r>
      <w:r>
        <w:t xml:space="preserve">), edge cases, and empty groupings handled appropriately?</w:t>
      </w:r>
    </w:p>
    <w:p>
      <w:pPr>
        <w:pStyle w:val="Compact"/>
        <w:numPr>
          <w:ilvl w:val="1"/>
          <w:numId w:val="1069"/>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7"/>
        </w:numPr>
      </w:pPr>
      <w:r>
        <w:rPr>
          <w:b/>
          <w:bCs/>
        </w:rPr>
        <w:t xml:space="preserve">Style and structure</w:t>
      </w:r>
      <w:r>
        <w:t xml:space="preserve">:</w:t>
      </w:r>
    </w:p>
    <w:p>
      <w:pPr>
        <w:pStyle w:val="Compact"/>
        <w:numPr>
          <w:ilvl w:val="1"/>
          <w:numId w:val="1070"/>
        </w:numPr>
      </w:pPr>
      <w:r>
        <w:t xml:space="preserve">Does the code follow the project’s R code style (see</w:t>
      </w:r>
      <w:r>
        <w:t xml:space="preserve"> </w:t>
      </w:r>
      <w:hyperlink r:id="rId331">
        <w:r>
          <w:rPr>
            <w:rStyle w:val="Hyperlink"/>
          </w:rPr>
          <w:t xml:space="preserve">R Code Style</w:t>
        </w:r>
      </w:hyperlink>
      <w:r>
        <w:t xml:space="preserve">)?</w:t>
      </w:r>
    </w:p>
    <w:p>
      <w:pPr>
        <w:pStyle w:val="Compact"/>
        <w:numPr>
          <w:ilvl w:val="1"/>
          <w:numId w:val="1070"/>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70"/>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7"/>
        </w:numPr>
      </w:pPr>
      <w:r>
        <w:rPr>
          <w:b/>
          <w:bCs/>
        </w:rPr>
        <w:t xml:space="preserve">Documentation</w:t>
      </w:r>
      <w:r>
        <w:t xml:space="preserve">:</w:t>
      </w:r>
    </w:p>
    <w:p>
      <w:pPr>
        <w:pStyle w:val="Compact"/>
        <w:numPr>
          <w:ilvl w:val="1"/>
          <w:numId w:val="1071"/>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1"/>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2"/>
    <w:bookmarkStart w:id="333" w:name="sec-constructive-feedback"/>
    <w:p>
      <w:pPr>
        <w:pStyle w:val="Heading3"/>
      </w:pPr>
      <w:del w:id="627" w:author="PR Preview" w:date="2026-01-01T00:00:00Z">
        <w:r>
          <w:delText xml:space="preserve">44.3 How to Give Constructive Feedback</w:delText>
        </w:r>
      </w:del>
    </w:p>
    <w:p>
      <w:pPr>
        <w:pStyle w:val="Heading3"/>
      </w:pPr>
      <w:ins w:id="628" w:author="PR Preview" w:date="2026-01-01T00:00:00Z">
        <w:r>
          <w:t xml:space="preserve">45.3 How to Give Constructive Feedback</w:t>
        </w:r>
      </w:ins>
    </w:p>
    <w:p>
      <w:pPr>
        <w:pStyle w:val="FirstParagraph"/>
      </w:pPr>
      <w:r>
        <w:t xml:space="preserve">Effective code review builds a supportive, high-trust research culture:</w:t>
      </w:r>
    </w:p>
    <w:p>
      <w:pPr>
        <w:pStyle w:val="Compact"/>
        <w:numPr>
          <w:ilvl w:val="0"/>
          <w:numId w:val="1072"/>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2"/>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2"/>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2"/>
        </w:numPr>
      </w:pPr>
      <w:r>
        <w:rPr>
          <w:b/>
          <w:bCs/>
        </w:rPr>
        <w:t xml:space="preserve">Ask clarifying questions</w:t>
      </w:r>
      <w:r>
        <w:t xml:space="preserve">: When logic is unclear,</w:t>
      </w:r>
      <w:r>
        <w:t xml:space="preserve"> </w:t>
      </w:r>
      <w:r>
        <w:t xml:space="preserve">ask the author to explain their intent before proposing a rewrite.</w:t>
      </w:r>
    </w:p>
    <w:bookmarkEnd w:id="333"/>
    <w:bookmarkStart w:id="334" w:name="sec-when-to-approve"/>
    <w:p>
      <w:pPr>
        <w:pStyle w:val="Heading3"/>
      </w:pPr>
      <w:del w:id="629" w:author="PR Preview" w:date="2026-01-01T00:00:00Z">
        <w:r>
          <w:delText xml:space="preserve">44.4 When to Approve</w:delText>
        </w:r>
      </w:del>
    </w:p>
    <w:p>
      <w:pPr>
        <w:pStyle w:val="Heading3"/>
      </w:pPr>
      <w:ins w:id="630" w:author="PR Preview" w:date="2026-01-01T00:00:00Z">
        <w:r>
          <w:t xml:space="preserve">45.4 When to Approve</w:t>
        </w:r>
      </w:ins>
    </w:p>
    <w:p>
      <w:pPr>
        <w:pStyle w:val="FirstParagraph"/>
      </w:pPr>
      <w:r>
        <w:t xml:space="preserve">Approve a pull request when:</w:t>
      </w:r>
    </w:p>
    <w:p>
      <w:pPr>
        <w:pStyle w:val="Compact"/>
        <w:numPr>
          <w:ilvl w:val="0"/>
          <w:numId w:val="1073"/>
        </w:numPr>
      </w:pPr>
      <w:r>
        <w:t xml:space="preserve">All automated CI checks and workflows pass cleanly.</w:t>
      </w:r>
    </w:p>
    <w:p>
      <w:pPr>
        <w:pStyle w:val="Compact"/>
        <w:numPr>
          <w:ilvl w:val="0"/>
          <w:numId w:val="1073"/>
        </w:numPr>
      </w:pPr>
      <w:r>
        <w:t xml:space="preserve">The code runs end-to-end and produces expected outputs.</w:t>
      </w:r>
    </w:p>
    <w:p>
      <w:pPr>
        <w:pStyle w:val="Compact"/>
        <w:numPr>
          <w:ilvl w:val="0"/>
          <w:numId w:val="1073"/>
        </w:numPr>
      </w:pPr>
      <w:r>
        <w:t xml:space="preserve">All blocking review findings have been resolved or explicitly deferred to a tracked follow-up issue.</w:t>
      </w:r>
    </w:p>
    <w:p>
      <w:pPr>
        <w:pStyle w:val="Compact"/>
        <w:numPr>
          <w:ilvl w:val="0"/>
          <w:numId w:val="1073"/>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4"/>
    <w:bookmarkEnd w:id="335"/>
    <w:bookmarkStart w:id="338" w:name="sec-getting-help-with-code"/>
    <w:p>
      <w:pPr>
        <w:pStyle w:val="Heading2"/>
      </w:pPr>
      <w:del w:id="631" w:author="PR Preview" w:date="2026-01-01T00:00:00Z">
        <w:r>
          <w:delText xml:space="preserve">45 Getting Help with Code</w:delText>
        </w:r>
      </w:del>
    </w:p>
    <w:p>
      <w:pPr>
        <w:pStyle w:val="Heading2"/>
      </w:pPr>
      <w:ins w:id="632" w:author="PR Preview" w:date="2026-01-01T00:00:00Z">
        <w:r>
          <w:t xml:space="preserve">46 Getting Help with Code</w:t>
        </w:r>
      </w:ins>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4"/>
        </w:numPr>
      </w:pPr>
      <w:r>
        <w:t xml:space="preserve">Is</w:t>
      </w:r>
      <w:r>
        <w:t xml:space="preserve"> </w:t>
      </w:r>
      <w:r>
        <w:rPr>
          <w:b/>
          <w:bCs/>
        </w:rPr>
        <w:t xml:space="preserve">minimal</w:t>
      </w:r>
      <w:r>
        <w:t xml:space="preserve">: Strips away everything not directly related to your problem</w:t>
      </w:r>
    </w:p>
    <w:p>
      <w:pPr>
        <w:pStyle w:val="Compact"/>
        <w:numPr>
          <w:ilvl w:val="0"/>
          <w:numId w:val="1074"/>
        </w:numPr>
      </w:pPr>
      <w:r>
        <w:t xml:space="preserve">Uses small, simple example data (often built-in datasets)</w:t>
      </w:r>
    </w:p>
    <w:p>
      <w:pPr>
        <w:pStyle w:val="FirstParagraph"/>
      </w:pPr>
      <w:r>
        <w:rPr>
          <w:b/>
          <w:bCs/>
        </w:rPr>
        <w:t xml:space="preserve">Why create a reprex:</w:t>
      </w:r>
    </w:p>
    <w:p>
      <w:pPr>
        <w:pStyle w:val="Compact"/>
        <w:numPr>
          <w:ilvl w:val="0"/>
          <w:numId w:val="1075"/>
        </w:numPr>
      </w:pPr>
      <w:r>
        <w:t xml:space="preserve">80% of the time, creating a reprex helps you discover the solution yourself</w:t>
      </w:r>
    </w:p>
    <w:p>
      <w:pPr>
        <w:pStyle w:val="Compact"/>
        <w:numPr>
          <w:ilvl w:val="0"/>
          <w:numId w:val="1075"/>
        </w:numPr>
      </w:pPr>
      <w:r>
        <w:t xml:space="preserve">20% of the time, you’ll have a clear example that makes it easy for others to help you</w:t>
      </w:r>
    </w:p>
    <w:p>
      <w:pPr>
        <w:pStyle w:val="Compact"/>
        <w:numPr>
          <w:ilvl w:val="0"/>
          <w:numId w:val="107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6"/>
        </w:numPr>
      </w:pPr>
      <w:hyperlink r:id="rId336">
        <w:r>
          <w:rPr>
            <w:rStyle w:val="VerbatimChar"/>
          </w:rPr>
          <w:t xml:space="preserve">{reprex}</w:t>
        </w:r>
      </w:hyperlink>
      <w:r>
        <w:t xml:space="preserve"> </w:t>
      </w:r>
      <w:r>
        <w:t xml:space="preserve">package: Automates creation of reproducible examples</w:t>
      </w:r>
    </w:p>
    <w:p>
      <w:pPr>
        <w:pStyle w:val="Compact"/>
        <w:numPr>
          <w:ilvl w:val="0"/>
          <w:numId w:val="1076"/>
        </w:numPr>
      </w:pPr>
      <w:hyperlink r:id="rId337">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8"/>
    <w:bookmarkStart w:id="392" w:name="sec-r-resources"/>
    <w:p>
      <w:pPr>
        <w:pStyle w:val="Heading2"/>
      </w:pPr>
      <w:del w:id="633" w:author="PR Preview" w:date="2026-01-01T00:00:00Z">
        <w:r>
          <w:delText xml:space="preserve">46 Additional Resources</w:delText>
        </w:r>
      </w:del>
    </w:p>
    <w:p>
      <w:pPr>
        <w:pStyle w:val="Heading3"/>
      </w:pPr>
      <w:del w:id="634" w:author="PR Preview" w:date="2026-01-01T00:00:00Z">
        <w:r>
          <w:delText xml:space="preserve">46.1 Learning R</w:delText>
        </w:r>
      </w:del>
    </w:p>
    <w:p>
      <w:pPr>
        <w:pStyle w:val="Heading2"/>
      </w:pPr>
      <w:ins w:id="635" w:author="PR Preview" w:date="2026-01-01T00:00:00Z">
        <w:r>
          <w:t xml:space="preserve">47 Additional Resources</w:t>
        </w:r>
      </w:ins>
    </w:p>
    <w:bookmarkStart w:id="345" w:name="learning-r"/>
    <w:p>
      <w:pPr>
        <w:pStyle w:val="Heading3"/>
      </w:pPr>
      <w:ins w:id="636" w:author="PR Preview" w:date="2026-01-01T00:00:00Z">
        <w:r>
          <w:t xml:space="preserve">47.1 Learning R</w:t>
        </w:r>
      </w:ins>
    </w:p>
    <w:p>
      <w:pPr>
        <w:pStyle w:val="Compact"/>
        <w:numPr>
          <w:ilvl w:val="0"/>
          <w:numId w:val="107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7"/>
        </w:numPr>
      </w:pPr>
      <w:hyperlink r:id="rId339">
        <w:r>
          <w:rPr>
            <w:rStyle w:val="Hyperlink"/>
          </w:rPr>
          <w:t xml:space="preserve">R for Epidemiology</w:t>
        </w:r>
      </w:hyperlink>
      <w:r>
        <w:t xml:space="preserve"> </w:t>
      </w:r>
      <w:r>
        <w:t xml:space="preserve">- an introduction to R, with epidemiology examples</w:t>
      </w:r>
    </w:p>
    <w:p>
      <w:pPr>
        <w:pStyle w:val="Compact"/>
        <w:numPr>
          <w:ilvl w:val="0"/>
          <w:numId w:val="1077"/>
        </w:numPr>
      </w:pPr>
      <w:hyperlink r:id="rId340">
        <w:r>
          <w:rPr>
            <w:rStyle w:val="Hyperlink"/>
          </w:rPr>
          <w:t xml:space="preserve">The Epidemiologist R Handbook</w:t>
        </w:r>
      </w:hyperlink>
      <w:r>
        <w:t xml:space="preserve"> </w:t>
      </w:r>
      <w:r>
        <w:t xml:space="preserve">- task-oriented reference for applied epidemiology</w:t>
      </w:r>
    </w:p>
    <w:p>
      <w:pPr>
        <w:pStyle w:val="Compact"/>
        <w:numPr>
          <w:ilvl w:val="0"/>
          <w:numId w:val="1077"/>
        </w:numPr>
      </w:pPr>
      <w:hyperlink r:id="rId341">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7"/>
        </w:numPr>
      </w:pPr>
      <w:hyperlink r:id="rId342">
        <w:r>
          <w:rPr>
            <w:rStyle w:val="Hyperlink"/>
          </w:rPr>
          <w:t xml:space="preserve">R for Reproducible Scientific Analysis</w:t>
        </w:r>
      </w:hyperlink>
      <w:r>
        <w:t xml:space="preserve"> </w:t>
      </w:r>
      <w:r>
        <w:t xml:space="preserve">- Software Carpentry’s introductory lesson</w:t>
      </w:r>
    </w:p>
    <w:p>
      <w:pPr>
        <w:pStyle w:val="Compact"/>
        <w:numPr>
          <w:ilvl w:val="0"/>
          <w:numId w:val="1077"/>
        </w:numPr>
      </w:pPr>
      <w:hyperlink r:id="rId343">
        <w:r>
          <w:rPr>
            <w:rStyle w:val="Hyperlink"/>
          </w:rPr>
          <w:t xml:space="preserve">Building reproducible analytical pipelines with R</w:t>
        </w:r>
      </w:hyperlink>
      <w:r>
        <w:t xml:space="preserve"> </w:t>
      </w:r>
      <w:r>
        <w:t xml:space="preserve">- project-level reproducibility in R</w:t>
      </w:r>
    </w:p>
    <w:p>
      <w:pPr>
        <w:pStyle w:val="Compact"/>
        <w:numPr>
          <w:ilvl w:val="0"/>
          <w:numId w:val="1077"/>
        </w:numPr>
      </w:pPr>
      <w:hyperlink r:id="rId344">
        <w:r>
          <w:rPr>
            <w:rStyle w:val="Hyperlink"/>
          </w:rPr>
          <w:t xml:space="preserve">Posit Recipes</w:t>
        </w:r>
      </w:hyperlink>
      <w:r>
        <w:t xml:space="preserve"> </w:t>
      </w:r>
      <w:r>
        <w:t xml:space="preserve">- short, task-focused R code snippets</w:t>
      </w:r>
    </w:p>
    <w:bookmarkEnd w:id="345"/>
    <w:bookmarkStart w:id="347" w:name="learning-python"/>
    <w:p>
      <w:pPr>
        <w:pStyle w:val="Heading3"/>
      </w:pPr>
      <w:del w:id="637" w:author="PR Preview" w:date="2026-01-01T00:00:00Z">
        <w:r>
          <w:delText xml:space="preserve">46.2 Learning Python</w:delText>
        </w:r>
      </w:del>
    </w:p>
    <w:p>
      <w:pPr>
        <w:pStyle w:val="Heading3"/>
      </w:pPr>
      <w:ins w:id="638" w:author="PR Preview" w:date="2026-01-01T00:00:00Z">
        <w:r>
          <w:t xml:space="preserve">47.2 Learning Python</w:t>
        </w:r>
      </w:ins>
    </w:p>
    <w:p>
      <w:pPr>
        <w:pStyle w:val="Compact"/>
        <w:numPr>
          <w:ilvl w:val="0"/>
          <w:numId w:val="1078"/>
        </w:numPr>
      </w:pPr>
      <w:hyperlink r:id="rId346">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47"/>
    <w:bookmarkStart w:id="352" w:name="coming-to-r-from-sas"/>
    <w:p>
      <w:pPr>
        <w:pStyle w:val="Heading3"/>
      </w:pPr>
      <w:del w:id="639" w:author="PR Preview" w:date="2026-01-01T00:00:00Z">
        <w:r>
          <w:delText xml:space="preserve">46.3 Coming to R from SAS</w:delText>
        </w:r>
      </w:del>
    </w:p>
    <w:p>
      <w:pPr>
        <w:pStyle w:val="Heading3"/>
      </w:pPr>
      <w:ins w:id="640" w:author="PR Preview" w:date="2026-01-01T00:00:00Z">
        <w:r>
          <w:t xml:space="preserve">47.3 Coming to R from SAS</w:t>
        </w:r>
      </w:ins>
    </w:p>
    <w:p>
      <w:pPr>
        <w:pStyle w:val="Compact"/>
        <w:numPr>
          <w:ilvl w:val="0"/>
          <w:numId w:val="1079"/>
        </w:numPr>
      </w:pPr>
      <w:hyperlink r:id="rId348">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9">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9"/>
        </w:numPr>
      </w:pPr>
      <w:hyperlink r:id="rId350">
        <w:r>
          <w:rPr>
            <w:rStyle w:val="Hyperlink"/>
          </w:rPr>
          <w:t xml:space="preserve">R for SAS and SPSS Users</w:t>
        </w:r>
      </w:hyperlink>
      <w:r>
        <w:t xml:space="preserve"> </w:t>
      </w:r>
      <w:r>
        <w:t xml:space="preserve">(Muenchen) - common SAS and SPSS tasks, done in R</w:t>
      </w:r>
    </w:p>
    <w:p>
      <w:pPr>
        <w:pStyle w:val="Compact"/>
        <w:numPr>
          <w:ilvl w:val="0"/>
          <w:numId w:val="1079"/>
        </w:numPr>
      </w:pPr>
      <w:hyperlink r:id="rId351">
        <w:r>
          <w:rPr>
            <w:rStyle w:val="Hyperlink"/>
          </w:rPr>
          <w:t xml:space="preserve">SAS and R</w:t>
        </w:r>
      </w:hyperlink>
      <w:r>
        <w:t xml:space="preserve"> </w:t>
      </w:r>
      <w:r>
        <w:t xml:space="preserve">(Kleinman and Horton) - side-by-side SAS and R code for data management and analysis</w:t>
      </w:r>
    </w:p>
    <w:bookmarkEnd w:id="352"/>
    <w:bookmarkStart w:id="359" w:name="general-r-programming"/>
    <w:p>
      <w:pPr>
        <w:pStyle w:val="Heading3"/>
      </w:pPr>
      <w:del w:id="641" w:author="PR Preview" w:date="2026-01-01T00:00:00Z">
        <w:r>
          <w:delText xml:space="preserve">46.4 General R Programming</w:delText>
        </w:r>
      </w:del>
    </w:p>
    <w:p>
      <w:pPr>
        <w:pStyle w:val="Heading3"/>
      </w:pPr>
      <w:ins w:id="642" w:author="PR Preview" w:date="2026-01-01T00:00:00Z">
        <w:r>
          <w:t xml:space="preserve">47.4 General R Programming</w:t>
        </w:r>
      </w:ins>
    </w:p>
    <w:p>
      <w:pPr>
        <w:pStyle w:val="Compact"/>
        <w:numPr>
          <w:ilvl w:val="0"/>
          <w:numId w:val="1080"/>
        </w:numPr>
      </w:pPr>
      <w:r>
        <w:t xml:space="preserve">Advanced R</w:t>
      </w:r>
      <w:r>
        <w:t xml:space="preserve"> </w:t>
      </w:r>
      <w:r>
        <w:t xml:space="preserve">(Wickham 2019)</w:t>
      </w:r>
      <w:r>
        <w:t xml:space="preserve"> </w:t>
      </w:r>
      <w:r>
        <w:t xml:space="preserve">- deep dive into R programming and internals, including</w:t>
      </w:r>
      <w:r>
        <w:t xml:space="preserve"> </w:t>
      </w:r>
      <w:hyperlink r:id="rId353">
        <w:r>
          <w:rPr>
            <w:rStyle w:val="Hyperlink"/>
          </w:rPr>
          <w:t xml:space="preserve">functions</w:t>
        </w:r>
      </w:hyperlink>
      <w:r>
        <w:t xml:space="preserve">,</w:t>
      </w:r>
      <w:r>
        <w:t xml:space="preserve"> </w:t>
      </w:r>
      <w:hyperlink r:id="rId354">
        <w:r>
          <w:rPr>
            <w:rStyle w:val="Hyperlink"/>
          </w:rPr>
          <w:t xml:space="preserve">object-oriented systems</w:t>
        </w:r>
      </w:hyperlink>
      <w:r>
        <w:t xml:space="preserve">,</w:t>
      </w:r>
      <w:r>
        <w:t xml:space="preserve"> </w:t>
      </w:r>
      <w:r>
        <w:t xml:space="preserve">and</w:t>
      </w:r>
      <w:r>
        <w:t xml:space="preserve"> </w:t>
      </w:r>
      <w:hyperlink r:id="rId355">
        <w:r>
          <w:rPr>
            <w:rStyle w:val="Hyperlink"/>
          </w:rPr>
          <w:t xml:space="preserve">debugging</w:t>
        </w:r>
      </w:hyperlink>
    </w:p>
    <w:p>
      <w:pPr>
        <w:pStyle w:val="Compact"/>
        <w:numPr>
          <w:ilvl w:val="0"/>
          <w:numId w:val="1080"/>
        </w:numPr>
      </w:pPr>
      <w:hyperlink r:id="rId356">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80"/>
        </w:numPr>
      </w:pPr>
      <w:hyperlink r:id="rId357">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80"/>
        </w:numPr>
      </w:pPr>
      <w:hyperlink r:id="rId358">
        <w:r>
          <w:rPr>
            <w:rStyle w:val="Hyperlink"/>
          </w:rPr>
          <w:t xml:space="preserve">Spatial Data Science: With Applications in R</w:t>
        </w:r>
      </w:hyperlink>
      <w:r>
        <w:t xml:space="preserve"> </w:t>
      </w:r>
      <w:r>
        <w:t xml:space="preserve">- spatial data analysis in R</w:t>
      </w:r>
    </w:p>
    <w:bookmarkEnd w:id="359"/>
    <w:bookmarkStart w:id="362" w:name="summary-tables"/>
    <w:p>
      <w:pPr>
        <w:pStyle w:val="Heading3"/>
      </w:pPr>
      <w:del w:id="643" w:author="PR Preview" w:date="2026-01-01T00:00:00Z">
        <w:r>
          <w:delText xml:space="preserve">46.5 Summary tables</w:delText>
        </w:r>
      </w:del>
    </w:p>
    <w:p>
      <w:pPr>
        <w:pStyle w:val="Heading3"/>
      </w:pPr>
      <w:ins w:id="644" w:author="PR Preview" w:date="2026-01-01T00:00:00Z">
        <w:r>
          <w:t xml:space="preserve">47.5 Summary tables</w:t>
        </w:r>
      </w:ins>
    </w:p>
    <w:p>
      <w:pPr>
        <w:pStyle w:val="Compact"/>
        <w:numPr>
          <w:ilvl w:val="0"/>
          <w:numId w:val="1081"/>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1"/>
        </w:numPr>
      </w:pPr>
      <w:hyperlink r:id="rId360">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1"/>
        </w:numPr>
      </w:pPr>
      <w:hyperlink r:id="rId361">
        <w:r>
          <w:rPr>
            <w:rStyle w:val="VerbatimChar"/>
          </w:rPr>
          <w:t xml:space="preserve">{arsenal}</w:t>
        </w:r>
      </w:hyperlink>
      <w:r>
        <w:t xml:space="preserve"> </w:t>
      </w:r>
      <w:r>
        <w:t xml:space="preserve">- summary tables, from the Mayo Clinic</w:t>
      </w:r>
    </w:p>
    <w:p>
      <w:pPr>
        <w:pStyle w:val="Compact"/>
        <w:numPr>
          <w:ilvl w:val="0"/>
          <w:numId w:val="1081"/>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2"/>
    <w:bookmarkStart w:id="367" w:name="r-package-development"/>
    <w:p>
      <w:pPr>
        <w:pStyle w:val="Heading3"/>
      </w:pPr>
      <w:del w:id="645" w:author="PR Preview" w:date="2026-01-01T00:00:00Z">
        <w:r>
          <w:delText xml:space="preserve">46.6 R Package Development</w:delText>
        </w:r>
      </w:del>
    </w:p>
    <w:p>
      <w:pPr>
        <w:pStyle w:val="Heading3"/>
      </w:pPr>
      <w:ins w:id="646" w:author="PR Preview" w:date="2026-01-01T00:00:00Z">
        <w:r>
          <w:t xml:space="preserve">47.6 R Package Development</w:t>
        </w:r>
      </w:ins>
    </w:p>
    <w:p>
      <w:pPr>
        <w:pStyle w:val="Compact"/>
        <w:numPr>
          <w:ilvl w:val="0"/>
          <w:numId w:val="1082"/>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2"/>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2"/>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2"/>
        </w:numPr>
      </w:pPr>
      <w:hyperlink r:id="rId37">
        <w:r>
          <w:rPr>
            <w:rStyle w:val="Hyperlink"/>
          </w:rPr>
          <w:t xml:space="preserve">devtools documentation</w:t>
        </w:r>
      </w:hyperlink>
      <w:r>
        <w:t xml:space="preserve"> </w:t>
      </w:r>
      <w:r>
        <w:t xml:space="preserve">- essential development tools</w:t>
      </w:r>
    </w:p>
    <w:p>
      <w:pPr>
        <w:pStyle w:val="Compact"/>
        <w:numPr>
          <w:ilvl w:val="0"/>
          <w:numId w:val="1082"/>
        </w:numPr>
      </w:pPr>
      <w:hyperlink r:id="rId23">
        <w:r>
          <w:rPr>
            <w:rStyle w:val="Hyperlink"/>
          </w:rPr>
          <w:t xml:space="preserve">pkgdown documentation</w:t>
        </w:r>
      </w:hyperlink>
      <w:r>
        <w:t xml:space="preserve"> </w:t>
      </w:r>
      <w:r>
        <w:t xml:space="preserve">- create package websites</w:t>
      </w:r>
    </w:p>
    <w:p>
      <w:pPr>
        <w:pStyle w:val="Compact"/>
        <w:numPr>
          <w:ilvl w:val="0"/>
          <w:numId w:val="1082"/>
        </w:numPr>
      </w:pPr>
      <w:hyperlink r:id="rId39">
        <w:r>
          <w:rPr>
            <w:rStyle w:val="Hyperlink"/>
          </w:rPr>
          <w:t xml:space="preserve">testthat documentation</w:t>
        </w:r>
      </w:hyperlink>
      <w:r>
        <w:t xml:space="preserve"> </w:t>
      </w:r>
      <w:r>
        <w:t xml:space="preserve">- unit testing framework</w:t>
      </w:r>
    </w:p>
    <w:p>
      <w:pPr>
        <w:pStyle w:val="Compact"/>
        <w:numPr>
          <w:ilvl w:val="0"/>
          <w:numId w:val="1082"/>
        </w:numPr>
      </w:pPr>
      <w:hyperlink r:id="rId363">
        <w:r>
          <w:rPr>
            <w:rStyle w:val="Hyperlink"/>
          </w:rPr>
          <w:t xml:space="preserve">Releasing to CRAN</w:t>
        </w:r>
      </w:hyperlink>
      <w:r>
        <w:t xml:space="preserve"> </w:t>
      </w:r>
      <w:r>
        <w:t xml:space="preserve">and the</w:t>
      </w:r>
      <w:r>
        <w:t xml:space="preserve"> </w:t>
      </w:r>
      <w:hyperlink r:id="rId364">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5">
        <w:r>
          <w:rPr>
            <w:rStyle w:val="Hyperlink"/>
          </w:rPr>
          <w:t xml:space="preserve">Code Publication</w:t>
        </w:r>
      </w:hyperlink>
      <w:r>
        <w:t xml:space="preserve">)</w:t>
      </w:r>
    </w:p>
    <w:p>
      <w:pPr>
        <w:pStyle w:val="Compact"/>
        <w:numPr>
          <w:ilvl w:val="0"/>
          <w:numId w:val="1082"/>
        </w:numPr>
      </w:pPr>
      <w:hyperlink r:id="rId366">
        <w:r>
          <w:rPr>
            <w:rStyle w:val="Hyperlink"/>
          </w:rPr>
          <w:t xml:space="preserve">Contributing to R</w:t>
        </w:r>
      </w:hyperlink>
      <w:r>
        <w:t xml:space="preserve"> </w:t>
      </w:r>
      <w:r>
        <w:t xml:space="preserve">- getting involved with base R itself</w:t>
      </w:r>
    </w:p>
    <w:bookmarkEnd w:id="367"/>
    <w:bookmarkStart w:id="368" w:name="shiny-development"/>
    <w:p>
      <w:pPr>
        <w:pStyle w:val="Heading3"/>
      </w:pPr>
      <w:del w:id="647" w:author="PR Preview" w:date="2026-01-01T00:00:00Z">
        <w:r>
          <w:delText xml:space="preserve">46.7 Shiny Development</w:delText>
        </w:r>
      </w:del>
    </w:p>
    <w:p>
      <w:pPr>
        <w:pStyle w:val="Heading3"/>
      </w:pPr>
      <w:ins w:id="648" w:author="PR Preview" w:date="2026-01-01T00:00:00Z">
        <w:r>
          <w:t xml:space="preserve">47.7 Shiny Development</w:t>
        </w:r>
      </w:ins>
    </w:p>
    <w:p>
      <w:pPr>
        <w:pStyle w:val="Compact"/>
        <w:numPr>
          <w:ilvl w:val="0"/>
          <w:numId w:val="108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3"/>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91" w:name="git-and-version-control"/>
    <w:p>
      <w:pPr>
        <w:pStyle w:val="Heading3"/>
      </w:pPr>
      <w:del w:id="649" w:author="PR Preview" w:date="2026-01-01T00:00:00Z">
        <w:r>
          <w:delText xml:space="preserve">46.8 Git and Version Control</w:delText>
        </w:r>
      </w:del>
    </w:p>
    <w:p>
      <w:pPr>
        <w:pStyle w:val="Heading3"/>
      </w:pPr>
      <w:ins w:id="650" w:author="PR Preview" w:date="2026-01-01T00:00:00Z">
        <w:r>
          <w:t xml:space="preserve">47.8 Git and Version Control</w:t>
        </w:r>
      </w:ins>
    </w:p>
    <w:p>
      <w:pPr>
        <w:pStyle w:val="Compact"/>
        <w:numPr>
          <w:ilvl w:val="0"/>
          <w:numId w:val="1084"/>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4"/>
        </w:numPr>
      </w:pPr>
      <w:hyperlink r:id="rId369">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4"/>
        </w:numPr>
      </w:pPr>
      <w:hyperlink r:id="rId370">
        <w:r>
          <w:rPr>
            <w:rStyle w:val="Hyperlink"/>
          </w:rPr>
          <w:t xml:space="preserve">Oh Shit, Git!?!</w:t>
        </w:r>
      </w:hyperlink>
      <w:r>
        <w:t xml:space="preserve"> </w:t>
      </w:r>
      <w:r>
        <w:t xml:space="preserve">- plain-language fixes for common Git mistakes</w:t>
      </w:r>
    </w:p>
    <w:p>
      <w:pPr>
        <w:pStyle w:val="Compact"/>
        <w:numPr>
          <w:ilvl w:val="0"/>
          <w:numId w:val="1084"/>
        </w:numPr>
      </w:pPr>
      <w:hyperlink r:id="rId371">
        <w:r>
          <w:rPr>
            <w:rStyle w:val="VerbatimChar"/>
          </w:rPr>
          <w:t xml:space="preserve">{saperlipopette}</w:t>
        </w:r>
      </w:hyperlink>
      <w:r>
        <w:t xml:space="preserve"> </w:t>
      </w:r>
      <w:r>
        <w:t xml:space="preserve">- practice Git rescue exercises from R</w:t>
      </w:r>
    </w:p>
    <w:p>
      <w:pPr>
        <w:pStyle w:val="Compact"/>
        <w:numPr>
          <w:ilvl w:val="0"/>
          <w:numId w:val="1083"/>
        </w:numPr>
      </w:pPr>
      <w:hyperlink r:id="rId9">
        <w:del w:id="651" w:author="PR Preview" w:date="2026-01-01T00:00:00Z">
          <w:r>
            <w:rPr>
              <w:rStyle w:val="Hyperlink"/>
            </w:rPr>
            <w:delText xml:space="preserve">Git Magic</w:delText>
          </w:r>
        </w:del>
      </w:hyperlink>
      <w:del w:id="652" w:author="PR Preview" w:date="2026-01-01T00:00:00Z">
        <w:r>
          <w:delText xml:space="preserve"> </w:delText>
        </w:r>
      </w:del>
      <w:del w:id="653" w:author="PR Preview" w:date="2026-01-01T00:00:00Z">
        <w:r>
          <w:delText xml:space="preserve">- a short, free Git book</w:delText>
        </w:r>
      </w:del>
    </w:p>
    <w:p>
      <w:pPr>
        <w:pStyle w:val="Compact"/>
        <w:numPr>
          <w:ilvl w:val="0"/>
          <w:numId w:val="1084"/>
        </w:numPr>
      </w:pPr>
      <w:hyperlink r:id="rId372">
        <w:ins w:id="654" w:author="PR Preview" w:date="2026-01-01T00:00:00Z">
          <w:r>
            <w:rPr>
              <w:rStyle w:val="Hyperlink"/>
            </w:rPr>
            <w:t xml:space="preserve">Git Magic</w:t>
          </w:r>
        </w:ins>
      </w:hyperlink>
      <w:ins w:id="655" w:author="PR Preview" w:date="2026-01-01T00:00:00Z">
        <w:r>
          <w:t xml:space="preserve"> </w:t>
        </w:r>
      </w:ins>
      <w:ins w:id="656" w:author="PR Preview" w:date="2026-01-01T00:00:00Z">
        <w:r>
          <w:t xml:space="preserve">- source repository of a short, free Git book</w:t>
        </w:r>
      </w:ins>
    </w:p>
    <w:p>
      <w:pPr>
        <w:pStyle w:val="Compact"/>
        <w:numPr>
          <w:ilvl w:val="0"/>
          <w:numId w:val="1084"/>
        </w:numPr>
      </w:pPr>
      <w:hyperlink r:id="rId37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90" w:name="refs"/>
    <w:bookmarkStart w:id="37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4">
        <w:r>
          <w:rPr>
            <w:rStyle w:val="Hyperlink"/>
          </w:rPr>
          <w:t xml:space="preserve">https://happygitwithr.com/</w:t>
        </w:r>
      </w:hyperlink>
      <w:r>
        <w:t xml:space="preserve">.</w:t>
      </w:r>
    </w:p>
    <w:bookmarkEnd w:id="375"/>
    <w:bookmarkStart w:id="37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6">
        <w:r>
          <w:rPr>
            <w:rStyle w:val="Hyperlink"/>
          </w:rPr>
          <w:t xml:space="preserve">https://reprex.tidyverse.org/</w:t>
        </w:r>
      </w:hyperlink>
      <w:r>
        <w:t xml:space="preserve">.</w:t>
      </w:r>
    </w:p>
    <w:bookmarkEnd w:id="376"/>
    <w:bookmarkStart w:id="37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7">
        <w:r>
          <w:rPr>
            <w:rStyle w:val="Hyperlink"/>
          </w:rPr>
          <w:t xml:space="preserve">https://doi.org/10.1201/9781003029878</w:t>
        </w:r>
      </w:hyperlink>
      <w:r>
        <w:t xml:space="preserve">.</w:t>
      </w:r>
    </w:p>
    <w:bookmarkEnd w:id="378"/>
    <w:bookmarkStart w:id="38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9">
        <w:r>
          <w:rPr>
            <w:rStyle w:val="Hyperlink"/>
          </w:rPr>
          <w:t xml:space="preserve">https://doi.org/10.1201/9781351201315</w:t>
        </w:r>
      </w:hyperlink>
      <w:r>
        <w:t xml:space="preserve">.</w:t>
      </w:r>
    </w:p>
    <w:bookmarkEnd w:id="380"/>
    <w:bookmarkStart w:id="382"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81">
        <w:r>
          <w:rPr>
            <w:rStyle w:val="Hyperlink"/>
          </w:rPr>
          <w:t xml:space="preserve">https://mastering-shiny.org/</w:t>
        </w:r>
      </w:hyperlink>
      <w:r>
        <w:t xml:space="preserve">.</w:t>
      </w:r>
    </w:p>
    <w:bookmarkEnd w:id="382"/>
    <w:bookmarkStart w:id="384"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3">
        <w:r>
          <w:rPr>
            <w:rStyle w:val="Hyperlink"/>
          </w:rPr>
          <w:t xml:space="preserve">https://design.tidyverse.org/</w:t>
        </w:r>
      </w:hyperlink>
      <w:r>
        <w:t xml:space="preserve">.</w:t>
      </w:r>
    </w:p>
    <w:bookmarkEnd w:id="384"/>
    <w:bookmarkStart w:id="38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5">
        <w:r>
          <w:rPr>
            <w:rStyle w:val="Hyperlink"/>
          </w:rPr>
          <w:t xml:space="preserve">https://r-pkgs.org/</w:t>
        </w:r>
      </w:hyperlink>
      <w:r>
        <w:t xml:space="preserve">.</w:t>
      </w:r>
    </w:p>
    <w:bookmarkEnd w:id="386"/>
    <w:bookmarkStart w:id="38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7">
        <w:r>
          <w:rPr>
            <w:rStyle w:val="Hyperlink"/>
          </w:rPr>
          <w:t xml:space="preserve">https://r4ds.hadley.nz/</w:t>
        </w:r>
      </w:hyperlink>
      <w:r>
        <w:t xml:space="preserve">.</w:t>
      </w:r>
    </w:p>
    <w:bookmarkEnd w:id="388"/>
    <w:bookmarkStart w:id="38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9"/>
    <w:bookmarkEnd w:id="390"/>
    <w:bookmarkEnd w:id="391"/>
    <w:bookmarkEnd w:id="3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5" Type="http://schemas.openxmlformats.org/officeDocument/2006/relationships/hyperlink" Target="code-publication.qmd" TargetMode="External"/><Relationship Id="rId184"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8"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1"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6" Type="http://schemas.openxmlformats.org/officeDocument/2006/relationships/hyperlink" Target="coding-style.qmd#sec-tidyverse-replacements" TargetMode="External"/><Relationship Id="rId327" Type="http://schemas.openxmlformats.org/officeDocument/2006/relationships/hyperlink" Target="collaborative-software-development.qmd#sec-collab-dev" TargetMode="External"/><Relationship Id="rId355" Type="http://schemas.openxmlformats.org/officeDocument/2006/relationships/hyperlink" Target="https://adv-r.hadley.nz/debugging.html" TargetMode="External"/><Relationship Id="rId313" Type="http://schemas.openxmlformats.org/officeDocument/2006/relationships/hyperlink" Target="https://adv-r.hadley.nz/evaluation.html" TargetMode="External"/><Relationship Id="rId353" Type="http://schemas.openxmlformats.org/officeDocument/2006/relationships/hyperlink" Target="https://adv-r.hadley.nz/functions.html" TargetMode="External"/><Relationship Id="rId354"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9"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6" Type="http://schemas.openxmlformats.org/officeDocument/2006/relationships/hyperlink" Target="https://contributor.r-project.org/" TargetMode="External"/><Relationship Id="rId364"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61" Type="http://schemas.openxmlformats.org/officeDocument/2006/relationships/hyperlink" Target="https://cran.r-project.org/package=arsenal" TargetMode="External"/><Relationship Id="rId349"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60"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3"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7" Type="http://schemas.openxmlformats.org/officeDocument/2006/relationships/hyperlink" Target="https://doi.org/10.1201/9781003029878" TargetMode="External"/><Relationship Id="rId379"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2" Type="http://schemas.openxmlformats.org/officeDocument/2006/relationships/hyperlink" Target="https://en.wikipedia.org/wiki/Bottom-up_and_top-down_approaches#Software_development" TargetMode="External"/><Relationship Id="rId169" Type="http://schemas.openxmlformats.org/officeDocument/2006/relationships/hyperlink" Target="https://en.wikipedia.org/wiki/Code_refactoring" TargetMode="External"/><Relationship Id="rId181" Type="http://schemas.openxmlformats.org/officeDocument/2006/relationships/hyperlink" Target="https://en.wikipedia.org/wiki/Cyclomatic_complexity" TargetMode="External"/><Relationship Id="rId168" Type="http://schemas.openxmlformats.org/officeDocument/2006/relationships/hyperlink" Target="https://en.wikipedia.org/wiki/Decomposition_(computer_science)" TargetMode="External"/><Relationship Id="rId170"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83"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40"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5" Type="http://schemas.openxmlformats.org/officeDocument/2006/relationships/hyperlink" Target="https://github.com/UCD-SERG/rpt/pull/100" TargetMode="External"/><Relationship Id="rId166" Type="http://schemas.openxmlformats.org/officeDocument/2006/relationships/hyperlink" Target="https://github.com/UCD-SERG/shigella/pull/11" TargetMode="External"/><Relationship Id="rId372" Type="http://schemas.openxmlformats.org/officeDocument/2006/relationships/hyperlink" Target="https://github.com/blynn/gitmagic" TargetMode="External"/><Relationship Id="rId29" Type="http://schemas.openxmlformats.org/officeDocument/2006/relationships/hyperlink" Target="https://github.com/edgararuiz/ecodown" TargetMode="External"/><Relationship Id="rId193"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4" Type="http://schemas.openxmlformats.org/officeDocument/2006/relationships/hyperlink" Target="https://happygitwithr.com/" TargetMode="External"/><Relationship Id="rId260" Type="http://schemas.openxmlformats.org/officeDocument/2006/relationships/hyperlink" Target="https://here.r-lib.org/" TargetMode="External"/><Relationship Id="rId187" Type="http://schemas.openxmlformats.org/officeDocument/2006/relationships/hyperlink" Target="https://here.r-lib.org/articles/here.html"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50"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71" Type="http://schemas.openxmlformats.org/officeDocument/2006/relationships/hyperlink" Target="https://maelle.github.io/saperlipopette/" TargetMode="External"/><Relationship Id="rId381"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70"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4"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346"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1"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5"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3"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8" Type="http://schemas.openxmlformats.org/officeDocument/2006/relationships/hyperlink" Target="https://r-sassy.org/" TargetMode="External"/><Relationship Id="rId358" Type="http://schemas.openxmlformats.org/officeDocument/2006/relationships/hyperlink" Target="https://r-spatial.org/book" TargetMode="External"/><Relationship Id="rId387" Type="http://schemas.openxmlformats.org/officeDocument/2006/relationships/hyperlink" Target="https://r4ds.hadley.nz/" TargetMode="External"/><Relationship Id="rId337"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3"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6"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312"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9"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80"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5" Type="http://schemas.openxmlformats.org/officeDocument/2006/relationships/hyperlink" Target="https://stackoverflow.com/questions/28125816/r-standard-evaluation-for-join-dplyr" TargetMode="External"/><Relationship Id="rId179"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2"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3"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9"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4"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6" Type="http://schemas.openxmlformats.org/officeDocument/2006/relationships/hyperlink" Target="https://www.maths.ed.ac.uk/~swood34/RCdebug/RCdebug.html" TargetMode="External"/><Relationship Id="rId339" Type="http://schemas.openxmlformats.org/officeDocument/2006/relationships/hyperlink" Target="https://www.r4epi.com/" TargetMode="External"/><Relationship Id="rId318" Type="http://schemas.openxmlformats.org/officeDocument/2006/relationships/hyperlink" Target="https://www.rdocumentation.org/packages/feather/versions/0.3.3" TargetMode="External"/><Relationship Id="rId177" Type="http://schemas.openxmlformats.org/officeDocument/2006/relationships/hyperlink" Target="https://www.reddit.com/r/learnprogramming/comments/47avb5/one_long_function_2001000_lines_of_codes_or_one/" TargetMode="External"/><Relationship Id="rId351" Type="http://schemas.openxmlformats.org/officeDocument/2006/relationships/hyperlink" Target="https://www.routledge.com/SAS-and-R-Data-Management-Statistical-Analysis-and-Graphics-Second-Edition/Kleinman-Horton/p/book/9781466584495" TargetMode="External"/><Relationship Id="rId178"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7"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30" Type="http://schemas.openxmlformats.org/officeDocument/2006/relationships/hyperlink" Target="reproducible-environments.qmd#sec-reproducible-environments" TargetMode="External"/><Relationship Id="rId9" Type="http://schemas.openxmlformats.org/officeDocument/2006/relationships/hyperlink" Target="http://www-cs-students.stanford.edu/~blynn/gitmagic/" TargetMode="External"/></Relationships>
</file>

<file path=word/_rels/footnotes.xml.rels><?xml version='1.0' encoding='UTF-8' standalone='yes'?>
<Relationships xmlns="http://schemas.openxmlformats.org/package/2006/relationships"><Relationship Id="rId365" Type="http://schemas.openxmlformats.org/officeDocument/2006/relationships/hyperlink" Target="code-publication.qmd" TargetMode="External"/><Relationship Id="rId184"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8"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1"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6" Type="http://schemas.openxmlformats.org/officeDocument/2006/relationships/hyperlink" Target="coding-style.qmd#sec-tidyverse-replacements" TargetMode="External"/><Relationship Id="rId327" Type="http://schemas.openxmlformats.org/officeDocument/2006/relationships/hyperlink" Target="collaborative-software-development.qmd#sec-collab-dev" TargetMode="External"/><Relationship Id="rId355" Type="http://schemas.openxmlformats.org/officeDocument/2006/relationships/hyperlink" Target="https://adv-r.hadley.nz/debugging.html" TargetMode="External"/><Relationship Id="rId313" Type="http://schemas.openxmlformats.org/officeDocument/2006/relationships/hyperlink" Target="https://adv-r.hadley.nz/evaluation.html" TargetMode="External"/><Relationship Id="rId353" Type="http://schemas.openxmlformats.org/officeDocument/2006/relationships/hyperlink" Target="https://adv-r.hadley.nz/functions.html" TargetMode="External"/><Relationship Id="rId354"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9"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6" Type="http://schemas.openxmlformats.org/officeDocument/2006/relationships/hyperlink" Target="https://contributor.r-project.org/" TargetMode="External"/><Relationship Id="rId364"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61" Type="http://schemas.openxmlformats.org/officeDocument/2006/relationships/hyperlink" Target="https://cran.r-project.org/package=arsenal" TargetMode="External"/><Relationship Id="rId349"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60"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3"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7" Type="http://schemas.openxmlformats.org/officeDocument/2006/relationships/hyperlink" Target="https://doi.org/10.1201/9781003029878" TargetMode="External"/><Relationship Id="rId379"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2" Type="http://schemas.openxmlformats.org/officeDocument/2006/relationships/hyperlink" Target="https://en.wikipedia.org/wiki/Bottom-up_and_top-down_approaches#Software_development" TargetMode="External"/><Relationship Id="rId169" Type="http://schemas.openxmlformats.org/officeDocument/2006/relationships/hyperlink" Target="https://en.wikipedia.org/wiki/Code_refactoring" TargetMode="External"/><Relationship Id="rId181" Type="http://schemas.openxmlformats.org/officeDocument/2006/relationships/hyperlink" Target="https://en.wikipedia.org/wiki/Cyclomatic_complexity" TargetMode="External"/><Relationship Id="rId168" Type="http://schemas.openxmlformats.org/officeDocument/2006/relationships/hyperlink" Target="https://en.wikipedia.org/wiki/Decomposition_(computer_science)" TargetMode="External"/><Relationship Id="rId170"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83"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40"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5" Type="http://schemas.openxmlformats.org/officeDocument/2006/relationships/hyperlink" Target="https://github.com/UCD-SERG/rpt/pull/100" TargetMode="External"/><Relationship Id="rId166" Type="http://schemas.openxmlformats.org/officeDocument/2006/relationships/hyperlink" Target="https://github.com/UCD-SERG/shigella/pull/11" TargetMode="External"/><Relationship Id="rId372" Type="http://schemas.openxmlformats.org/officeDocument/2006/relationships/hyperlink" Target="https://github.com/blynn/gitmagic" TargetMode="External"/><Relationship Id="rId29" Type="http://schemas.openxmlformats.org/officeDocument/2006/relationships/hyperlink" Target="https://github.com/edgararuiz/ecodown" TargetMode="External"/><Relationship Id="rId193"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4" Type="http://schemas.openxmlformats.org/officeDocument/2006/relationships/hyperlink" Target="https://happygitwithr.com/" TargetMode="External"/><Relationship Id="rId260" Type="http://schemas.openxmlformats.org/officeDocument/2006/relationships/hyperlink" Target="https://here.r-lib.org/" TargetMode="External"/><Relationship Id="rId187" Type="http://schemas.openxmlformats.org/officeDocument/2006/relationships/hyperlink" Target="https://here.r-lib.org/articles/here.html"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50"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71" Type="http://schemas.openxmlformats.org/officeDocument/2006/relationships/hyperlink" Target="https://maelle.github.io/saperlipopette/" TargetMode="External"/><Relationship Id="rId381"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70"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4"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346"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1"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5"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3"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8" Type="http://schemas.openxmlformats.org/officeDocument/2006/relationships/hyperlink" Target="https://r-sassy.org/" TargetMode="External"/><Relationship Id="rId358" Type="http://schemas.openxmlformats.org/officeDocument/2006/relationships/hyperlink" Target="https://r-spatial.org/book" TargetMode="External"/><Relationship Id="rId387" Type="http://schemas.openxmlformats.org/officeDocument/2006/relationships/hyperlink" Target="https://r4ds.hadley.nz/" TargetMode="External"/><Relationship Id="rId337"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3"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6"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312"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9"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80"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5" Type="http://schemas.openxmlformats.org/officeDocument/2006/relationships/hyperlink" Target="https://stackoverflow.com/questions/28125816/r-standard-evaluation-for-join-dplyr" TargetMode="External"/><Relationship Id="rId179"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2"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3"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9"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4"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6" Type="http://schemas.openxmlformats.org/officeDocument/2006/relationships/hyperlink" Target="https://www.maths.ed.ac.uk/~swood34/RCdebug/RCdebug.html" TargetMode="External"/><Relationship Id="rId339" Type="http://schemas.openxmlformats.org/officeDocument/2006/relationships/hyperlink" Target="https://www.r4epi.com/" TargetMode="External"/><Relationship Id="rId318" Type="http://schemas.openxmlformats.org/officeDocument/2006/relationships/hyperlink" Target="https://www.rdocumentation.org/packages/feather/versions/0.3.3" TargetMode="External"/><Relationship Id="rId177" Type="http://schemas.openxmlformats.org/officeDocument/2006/relationships/hyperlink" Target="https://www.reddit.com/r/learnprogramming/comments/47avb5/one_long_function_2001000_lines_of_codes_or_one/" TargetMode="External"/><Relationship Id="rId351" Type="http://schemas.openxmlformats.org/officeDocument/2006/relationships/hyperlink" Target="https://www.routledge.com/SAS-and-R-Data-Management-Statistical-Analysis-and-Graphics-Second-Edition/Kleinman-Horton/p/book/9781466584495" TargetMode="External"/><Relationship Id="rId178"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7"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30"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2026-10-25T05:11:29Z</dcterms:created>
  <dcterms:modified xsi:type="dcterms:W3CDTF">2026-10-25T05:11:29Z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22:08:46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