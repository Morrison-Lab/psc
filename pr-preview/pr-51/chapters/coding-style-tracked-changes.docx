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2026-10-21 10:38:25 (PDT)</w:delText>
        </w:r>
      </w:del>
    </w:p>
    <w:p>
      <w:pPr>
        <w:pStyle w:val="Date"/>
      </w:pPr>
      <w:ins w:id="2" w:author="PR Preview" w:date="2026-01-01T00:00:00Z">
        <w:r>
          <w:t xml:space="preserve">Last modified: 2026-10-24 22:08:46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3" Type="http://schemas.openxmlformats.org/officeDocument/2006/relationships/image" Target="media/rId93.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08"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08"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2026-10-25T05:11:58Z</dcterms:created>
  <dcterms:modified xsi:type="dcterms:W3CDTF">2026-10-25T05:11:58Z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22:08:46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