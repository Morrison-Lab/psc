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Reproducible Environments</w:t>
      </w:r>
    </w:p>
    <w:p>
      <w:pPr>
        <w:pStyle w:val="Date"/>
      </w:pPr>
      <w:del w:id="1" w:author="PR Preview" w:date="2026-01-01T00:00:00Z">
        <w:r>
          <w:delText xml:space="preserve">Last modified: 2026-10-10 01:40:28 (PDT)</w:delText>
        </w:r>
      </w:del>
    </w:p>
    <w:p>
      <w:pPr>
        <w:pStyle w:val="Date"/>
      </w:pPr>
      <w:ins w:id="2" w:author="PR Preview" w:date="2026-01-01T00:00:00Z">
        <w:r>
          <w:t xml:space="preserve">Last modified: 2026-10-10 12:05:13 (PDT)</w:t>
        </w:r>
      </w:ins>
    </w:p>
    <w:p>
      <w:pPr>
        <w:pStyle w:val="FirstParagraph"/>
      </w:pPr>
      <w:bookmarkStart w:id="9" w:name="sec-reproducible-environments"/>
      <w:bookmarkEnd w:id="9"/>
    </w:p>
    <w:bookmarkStart w:id="16" w:name="package-version-control-with-renv"/>
    <w:p>
      <w:pPr>
        <w:pStyle w:val="Heading2"/>
      </w:pPr>
      <w:r>
        <w:t xml:space="preserve">1 Package Version Control with renv</w:t>
      </w:r>
    </w:p>
    <w:bookmarkStart w:id="10" w:name="introduction"/>
    <w:p>
      <w:pPr>
        <w:pStyle w:val="Heading3"/>
      </w:pPr>
      <w:r>
        <w:t xml:space="preserve">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This chapter provides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10"/>
    <w:bookmarkStart w:id="11" w:name="implementing-renv-in-projects"/>
    <w:p>
      <w:pPr>
        <w:pStyle w:val="Heading3"/>
      </w:pPr>
      <w:r>
        <w:t xml:space="preserve">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0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1"/>
        </w:numPr>
      </w:pPr>
      <w:r>
        <w:t xml:space="preserve">Create an RProject file and ensure that your working directory is set to the correct folder</w:t>
      </w:r>
    </w:p>
    <w:p>
      <w:pPr>
        <w:pStyle w:val="Compact"/>
        <w:numPr>
          <w:ilvl w:val="0"/>
          <w:numId w:val="1001"/>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001"/>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0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0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11"/>
    <w:bookmarkStart w:id="14" w:name="configuring-renv-settings"/>
    <w:p>
      <w:pPr>
        <w:pStyle w:val="Heading3"/>
      </w:pPr>
      <w:r>
        <w:t xml:space="preserve">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13" w:name="reducing-startup-messages"/>
    <w:p>
      <w:pPr>
        <w:pStyle w:val="Heading4"/>
      </w:pPr>
      <w:r>
        <w:t xml:space="preserve">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12">
        <w:r>
          <w:rPr>
            <w:rStyle w:val="Hyperlink"/>
          </w:rPr>
          <w:t xml:space="preserve">official renv documentation</w:t>
        </w:r>
      </w:hyperlink>
      <w:r>
        <w:t xml:space="preserve">.</w:t>
      </w:r>
    </w:p>
    <w:bookmarkEnd w:id="13"/>
    <w:bookmarkEnd w:id="14"/>
    <w:bookmarkStart w:id="15" w:name="using-projects-with-renv"/>
    <w:p>
      <w:pPr>
        <w:pStyle w:val="Heading3"/>
      </w:pPr>
      <w:r>
        <w:t xml:space="preserve">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2"/>
        </w:numPr>
      </w:pPr>
      <w:r>
        <w:t xml:space="preserve">Pull the most updated version of the project from GitHub</w:t>
      </w:r>
    </w:p>
    <w:p>
      <w:pPr>
        <w:pStyle w:val="Compact"/>
        <w:numPr>
          <w:ilvl w:val="0"/>
          <w:numId w:val="1002"/>
        </w:numPr>
      </w:pPr>
      <w:r>
        <w:t xml:space="preserve">Open the project’s RProject file</w:t>
      </w:r>
    </w:p>
    <w:p>
      <w:pPr>
        <w:pStyle w:val="Compact"/>
        <w:numPr>
          <w:ilvl w:val="0"/>
          <w:numId w:val="1002"/>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00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02"/>
        </w:numPr>
      </w:pPr>
      <w:r>
        <w:t xml:space="preserve">Wait for the correct versions of each package to install/update. This may take some time, depending on how many packages the project uses.</w:t>
      </w:r>
    </w:p>
    <w:p>
      <w:pPr>
        <w:pStyle w:val="Compact"/>
        <w:numPr>
          <w:ilvl w:val="0"/>
          <w:numId w:val="100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02"/>
        </w:numPr>
      </w:pPr>
      <w:r>
        <w:t xml:space="preserve">If you make edits to the code and introduce new/updated packages, see the section above for instructions on how to make updates.</w:t>
      </w:r>
    </w:p>
    <w:bookmarkEnd w:id="15"/>
    <w:bookmarkEnd w:id="16"/>
    <w:bookmarkStart w:id="18" w:name="X95323e1d396258fce1ce82f3a573e34bd494b0b"/>
    <w:p>
      <w:pPr>
        <w:pStyle w:val="Heading2"/>
      </w:pPr>
      <w:r>
        <w:t xml:space="preserve">2 Fast Package Installation on Ubuntu with r2u</w:t>
      </w:r>
    </w:p>
    <w:p>
      <w:pPr>
        <w:pStyle w:val="FirstParagraph"/>
      </w:pPr>
      <w:r>
        <w:t xml:space="preserve">For users working on Ubuntu Linux systems,</w:t>
      </w:r>
      <w:r>
        <w:t xml:space="preserve"> </w:t>
      </w:r>
      <w:hyperlink r:id="rId17">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003"/>
        </w:numPr>
      </w:pPr>
      <w:r>
        <w:rPr>
          <w:b/>
          <w:bCs/>
        </w:rPr>
        <w:t xml:space="preserve">Fast installation</w:t>
      </w:r>
      <w:r>
        <w:t xml:space="preserve">: Binary packages install in seconds, not minutes</w:t>
      </w:r>
    </w:p>
    <w:p>
      <w:pPr>
        <w:pStyle w:val="Compact"/>
        <w:numPr>
          <w:ilvl w:val="0"/>
          <w:numId w:val="1003"/>
        </w:numPr>
      </w:pPr>
      <w:r>
        <w:rPr>
          <w:b/>
          <w:bCs/>
        </w:rPr>
        <w:t xml:space="preserve">Automatic dependency resolution</w:t>
      </w:r>
      <w:r>
        <w:t xml:space="preserve">: System dependencies are handled automatically</w:t>
      </w:r>
    </w:p>
    <w:p>
      <w:pPr>
        <w:pStyle w:val="Compact"/>
        <w:numPr>
          <w:ilvl w:val="0"/>
          <w:numId w:val="1003"/>
        </w:numPr>
      </w:pPr>
      <w:r>
        <w:rPr>
          <w:b/>
          <w:bCs/>
        </w:rPr>
        <w:t xml:space="preserve">System-level integration</w:t>
      </w:r>
      <w:r>
        <w:t xml:space="preserve">: Packages integrate with Ubuntu’s package management</w:t>
      </w:r>
    </w:p>
    <w:p>
      <w:pPr>
        <w:pStyle w:val="Compact"/>
        <w:numPr>
          <w:ilvl w:val="0"/>
          <w:numId w:val="1003"/>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004"/>
        </w:numPr>
      </w:pPr>
      <w:r>
        <w:t xml:space="preserve">Ubuntu 24.04</w:t>
      </w:r>
      <w:r>
        <w:t xml:space="preserve"> </w:t>
      </w:r>
      <w:r>
        <w:t xml:space="preserve">“noble”</w:t>
      </w:r>
      <w:r>
        <w:t xml:space="preserve"> </w:t>
      </w:r>
      <w:r>
        <w:t xml:space="preserve">(amd64 and arm64)</w:t>
      </w:r>
    </w:p>
    <w:p>
      <w:pPr>
        <w:pStyle w:val="Compact"/>
        <w:numPr>
          <w:ilvl w:val="0"/>
          <w:numId w:val="1004"/>
        </w:numPr>
      </w:pPr>
      <w:r>
        <w:t xml:space="preserve">Ubuntu 22.04</w:t>
      </w:r>
      <w:r>
        <w:t xml:space="preserve"> </w:t>
      </w:r>
      <w:r>
        <w:t xml:space="preserve">“jammy”</w:t>
      </w:r>
      <w:r>
        <w:t xml:space="preserve"> </w:t>
      </w:r>
      <w:r>
        <w:t xml:space="preserve">(amd64)</w:t>
      </w:r>
    </w:p>
    <w:p>
      <w:pPr>
        <w:pStyle w:val="Compact"/>
        <w:numPr>
          <w:ilvl w:val="0"/>
          <w:numId w:val="1004"/>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005"/>
        </w:numPr>
      </w:pPr>
      <w:r>
        <w:rPr>
          <w:b/>
          <w:bCs/>
        </w:rPr>
        <w:t xml:space="preserve">Use r2u when</w:t>
      </w:r>
      <w:r>
        <w:t xml:space="preserve">: You work primarily on Ubuntu systems, want fast package installation, or need system-level package management</w:t>
      </w:r>
    </w:p>
    <w:p>
      <w:pPr>
        <w:pStyle w:val="Compact"/>
        <w:numPr>
          <w:ilvl w:val="0"/>
          <w:numId w:val="1005"/>
        </w:numPr>
      </w:pPr>
      <w:r>
        <w:rPr>
          <w:b/>
          <w:bCs/>
        </w:rPr>
        <w:t xml:space="preserve">Use renv when</w:t>
      </w:r>
      <w:r>
        <w:t xml:space="preserve">: You need cross-platform reproducibility, work on macOS/Windows, or require project-specific package libraries</w:t>
      </w:r>
    </w:p>
    <w:p>
      <w:pPr>
        <w:pStyle w:val="Compact"/>
        <w:numPr>
          <w:ilvl w:val="0"/>
          <w:numId w:val="1005"/>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17">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17">
        <w:r>
          <w:rPr>
            <w:rStyle w:val="Hyperlink"/>
          </w:rPr>
          <w:t xml:space="preserve">r2u website</w:t>
        </w:r>
      </w:hyperlink>
      <w:r>
        <w:t xml:space="preserve">.</w:t>
      </w:r>
    </w:p>
    <w:bookmarkEnd w:id="18"/>
    <w:bookmarkStart w:id="20" w:name="managing-r-versions-with-rig"/>
    <w:p>
      <w:pPr>
        <w:pStyle w:val="Heading2"/>
      </w:pPr>
      <w:r>
        <w:t xml:space="preserve">3 Managing R Versions with rig</w:t>
      </w:r>
    </w:p>
    <w:p>
      <w:pPr>
        <w:pStyle w:val="FirstParagraph"/>
      </w:pPr>
      <w:hyperlink r:id="rId19">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006"/>
        </w:numPr>
      </w:pPr>
      <w:r>
        <w:rPr>
          <w:b/>
          <w:bCs/>
        </w:rPr>
        <w:t xml:space="preserve">Multi-version support</w:t>
      </w:r>
      <w:r>
        <w:t xml:space="preserve">: Install and switch between multiple R versions</w:t>
      </w:r>
    </w:p>
    <w:p>
      <w:pPr>
        <w:pStyle w:val="Compact"/>
        <w:numPr>
          <w:ilvl w:val="0"/>
          <w:numId w:val="1006"/>
        </w:numPr>
      </w:pPr>
      <w:r>
        <w:rPr>
          <w:b/>
          <w:bCs/>
        </w:rPr>
        <w:t xml:space="preserve">Cross-platform</w:t>
      </w:r>
      <w:r>
        <w:t xml:space="preserve">: Works on macOS, Windows, and Linux</w:t>
      </w:r>
    </w:p>
    <w:p>
      <w:pPr>
        <w:pStyle w:val="Compact"/>
        <w:numPr>
          <w:ilvl w:val="0"/>
          <w:numId w:val="1006"/>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006"/>
        </w:numPr>
      </w:pPr>
      <w:r>
        <w:rPr>
          <w:b/>
          <w:bCs/>
        </w:rPr>
        <w:t xml:space="preserve">RStudio / Positron integration</w:t>
      </w:r>
      <w:r>
        <w:t xml:space="preserve">: Registered R versions are automatically available in RStudio and Positron</w:t>
      </w:r>
    </w:p>
    <w:p>
      <w:pPr>
        <w:pStyle w:val="Compact"/>
        <w:numPr>
          <w:ilvl w:val="0"/>
          <w:numId w:val="1006"/>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007"/>
        </w:numPr>
      </w:pPr>
      <w:r>
        <w:t xml:space="preserve">You need a specific older R version to reproduce results from a published analysis</w:t>
      </w:r>
    </w:p>
    <w:p>
      <w:pPr>
        <w:pStyle w:val="Compact"/>
        <w:numPr>
          <w:ilvl w:val="0"/>
          <w:numId w:val="1007"/>
        </w:numPr>
      </w:pPr>
      <w:r>
        <w:t xml:space="preserve">You want to test code against multiple R versions</w:t>
      </w:r>
    </w:p>
    <w:p>
      <w:pPr>
        <w:pStyle w:val="Compact"/>
        <w:numPr>
          <w:ilvl w:val="0"/>
          <w:numId w:val="1007"/>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19">
        <w:r>
          <w:rPr>
            <w:rStyle w:val="Hyperlink"/>
          </w:rPr>
          <w:t xml:space="preserve">rig GitHub repository</w:t>
        </w:r>
      </w:hyperlink>
      <w:r>
        <w:t xml:space="preserve">.</w:t>
      </w:r>
    </w:p>
    <w:bookmarkEnd w:id="20"/>
    <w:bookmarkStart w:id="24" w:name="clearing-docker-cache"/>
    <w:p>
      <w:pPr>
        <w:pStyle w:val="Heading2"/>
      </w:pPr>
      <w:r>
        <w:t xml:space="preserve">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008"/>
        </w:numPr>
      </w:pPr>
      <w:r>
        <w:t xml:space="preserve">SSH into the Docker server.</w:t>
      </w:r>
    </w:p>
    <w:p>
      <w:pPr>
        <w:pStyle w:val="Compact"/>
        <w:numPr>
          <w:ilvl w:val="0"/>
          <w:numId w:val="1008"/>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warning.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1" Type="http://schemas.openxmlformats.org/officeDocument/2006/relationships/image" Target="media/rId21.png"/><Relationship Id="rId17" Type="http://schemas.openxmlformats.org/officeDocument/2006/relationships/hyperlink" Target="https://eddelbuettel.github.io/r2u/" TargetMode="External"/><Relationship Id="rId19" Type="http://schemas.openxmlformats.org/officeDocument/2006/relationships/hyperlink" Target="https://github.com/r-lib/rig" TargetMode="External"/><Relationship Id="rId12" Type="http://schemas.openxmlformats.org/officeDocument/2006/relationships/hyperlink" Target="https://rstudio.github.io/renv/" TargetMode="External"/></Relationships>
</file>

<file path=word/_rels/footnotes.xml.rels><?xml version='1.0' encoding='UTF-8' standalone='yes'?>
<Relationships xmlns="http://schemas.openxmlformats.org/package/2006/relationships"><Relationship Id="rId17" Type="http://schemas.openxmlformats.org/officeDocument/2006/relationships/hyperlink" Target="https://eddelbuettel.github.io/r2u/" TargetMode="External"/><Relationship Id="rId19" Type="http://schemas.openxmlformats.org/officeDocument/2006/relationships/hyperlink" Target="https://github.com/r-lib/rig" TargetMode="External"/><Relationship Id="rId12" Type="http://schemas.openxmlformats.org/officeDocument/2006/relationships/hyperlink" Target="https://rstudio.github.io/ren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Environments</dc:title>
  <dc:creator/>
  <cp:keywords/>
  <dcterms:created xsi:type="dcterms:W3CDTF">2026-10-10T19:11:33Z</dcterms:created>
  <dcterms:modified xsi:type="dcterms:W3CDTF">2026-10-10T19:11:33Z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2026-10-10 12:05:13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