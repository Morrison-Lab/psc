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2026-10-10 01:40:28 (PDT)</w:delText>
        </w:r>
      </w:del>
    </w:p>
    <w:p>
      <w:pPr>
        <w:pStyle w:val="Date"/>
      </w:pPr>
      <w:ins w:id="2" w:author="PR Preview" w:date="2026-01-01T00:00:00Z">
        <w:r>
          <w:t xml:space="preserve">Last modified: 2026-10-10 12:05:13 (PDT)</w:t>
        </w:r>
      </w:ins>
    </w:p>
    <w:bookmarkStart w:id="10" w:name="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2026-10-10T19:09:23Z</dcterms:created>
  <dcterms:modified xsi:type="dcterms:W3CDTF">2026-10-10T19:09:23Z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12:05:13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