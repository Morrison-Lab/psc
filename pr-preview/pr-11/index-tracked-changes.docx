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12:05:13 (PDT)</w:t>
        </w:r>
      </w:ins>
    </w:p>
    <w:bookmarkStart w:id="29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8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ins w:id="3" w:author="PR Preview" w:date="2026-01-01T00:00:00Z">
        <w:r>
          <w:t xml:space="preserve">The UCD-SERG lab manual is a fork of the</w:t>
        </w:r>
      </w:ins>
      <w:ins w:id="4" w:author="PR Preview" w:date="2026-01-01T00:00:00Z">
        <w:r>
          <w:t xml:space="preserve"> </w:t>
        </w:r>
      </w:ins>
      <w:hyperlink r:id="rId26">
        <w:ins w:id="5" w:author="PR Preview" w:date="2026-01-01T00:00:00Z">
          <w:r>
            <w:rPr>
              <w:rStyle w:val="Hyperlink"/>
            </w:rPr>
            <w:t xml:space="preserve">Benjamin-Chung Lab Manual</w:t>
          </w:r>
        </w:ins>
      </w:hyperlink>
      <w:ins w:id="6" w:author="PR Preview" w:date="2026-01-01T00:00:00Z">
        <w:r>
          <w:t xml:space="preserve">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 many of these chapters keep text from it.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We are grateful to Jade Benjamin-Chung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 that manual’s other original contributors,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Kunal Mishra,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Stephanie Djajadi,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Nolan Pokpongkiat,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Anna Nguyen,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Iris Tong,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Gabby Barratt Heitmann,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for writing it and sharing it openly.</w:t>
        </w:r>
      </w:ins>
    </w:p>
    <w:p>
      <w:pPr>
        <w:pStyle w:val="BodyText"/>
      </w:pPr>
      <w:ins w:id="27" w:author="PR Preview" w:date="2026-01-01T00:00:00Z">
        <w:r>
          <w:t xml:space="preserve">This site is built from the</w:t>
        </w:r>
      </w:ins>
      <w:ins w:id="28" w:author="PR Preview" w:date="2026-01-01T00:00:00Z">
        <w:r>
          <w:t xml:space="preserve"> </w:t>
        </w:r>
      </w:ins>
      <w:hyperlink r:id="rId27">
        <w:ins w:id="29" w:author="PR Preview" w:date="2026-01-01T00:00:00Z">
          <w:r>
            <w:rPr>
              <w:rStyle w:val="Hyperlink"/>
            </w:rPr>
            <w:t xml:space="preserve">qwt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Quarto website template,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whose structure also comes from the UCD-SERG lab manual.</w:t>
        </w:r>
      </w:ins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27" Type="http://schemas.openxmlformats.org/officeDocument/2006/relationships/hyperlink" Target="https://github.com/Morrison-Lab/qwt" TargetMode="External"/><Relationship Id="rId26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27" Type="http://schemas.openxmlformats.org/officeDocument/2006/relationships/hyperlink" Target="https://github.com/Morrison-Lab/qwt" TargetMode="External"/><Relationship Id="rId26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2026-10-10T19:11:51Z</dcterms:created>
  <dcterms:modified xsi:type="dcterms:W3CDTF">2026-10-10T19:11:51Z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