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2026-10-25 19:40:13 (PDT)</w:delText>
        </w:r>
      </w:del>
    </w:p>
    <w:p>
      <w:pPr>
        <w:pStyle w:val="Date"/>
      </w:pPr>
      <w:ins w:id="2" w:author="PR Preview" w:date="2026-01-01T00:00:00Z">
        <w:r>
          <w:t xml:space="preserve">Last modified: 2026-10-26 11:58:18 (PDT)</w:t>
        </w:r>
      </w:ins>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19</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38.2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3" w:name="sec-modular-design"/>
    <w:p>
      <w:pPr>
        <w:pStyle w:val="Heading2"/>
      </w:pPr>
      <w:r>
        <w:t xml:space="preserve">18 Modular design</w:t>
      </w:r>
    </w:p>
    <w:p>
      <w:pPr>
        <w:pStyle w:val="FirstParagraph"/>
      </w:pPr>
      <w:hyperlink r:id="rId159">
        <w:r>
          <w:rPr>
            <w:rStyle w:val="Hyperlink"/>
          </w:rPr>
          <w:t xml:space="preserve">Modular programming</w:t>
        </w:r>
      </w:hyperlink>
      <w:r>
        <w:t xml:space="preserve"> </w:t>
      </w:r>
      <w:r>
        <w:t xml:space="preserve">splits a program into separate</w:t>
      </w:r>
      <w:r>
        <w:t xml:space="preserve"> </w:t>
      </w:r>
      <w:r>
        <w:rPr>
          <w:b/>
          <w:bCs/>
        </w:rPr>
        <w:t xml:space="preserve">modules</w:t>
      </w:r>
      <w:r>
        <w:t xml:space="preserve">,</w:t>
      </w:r>
      <w:r>
        <w:t xml:space="preserve"> </w:t>
      </w:r>
      <w:r>
        <w:t xml:space="preserve">each of which does one job and can be understood, tested and changed on its own.</w:t>
      </w:r>
      <w:r>
        <w:t xml:space="preserve"> </w:t>
      </w:r>
      <w:r>
        <w:t xml:space="preserve">In R and Python, a module can be a function, a file or a package.</w:t>
      </w:r>
      <w:r>
        <w:t xml:space="preserve"> </w:t>
      </w:r>
      <w:r>
        <w:t xml:space="preserve">Splitting a problem into such parts is called</w:t>
      </w:r>
      <w:r>
        <w:t xml:space="preserve"> </w:t>
      </w:r>
      <w:hyperlink r:id="rId160">
        <w:r>
          <w:rPr>
            <w:rStyle w:val="Hyperlink"/>
          </w:rPr>
          <w:t xml:space="preserve">decomposition</w:t>
        </w:r>
      </w:hyperlink>
      <w:r>
        <w:t xml:space="preserve">.</w:t>
      </w:r>
      <w:r>
        <w:t xml:space="preserve"> </w:t>
      </w:r>
      <w:r>
        <w:t xml:space="preserve">Guides to scientific computing recommend it:</w:t>
      </w:r>
      <w:r>
        <w:t xml:space="preserve"> </w:t>
      </w:r>
      <w:r>
        <w:t xml:space="preserve">Wilson et al. (2014)</w:t>
      </w:r>
      <w:r>
        <w:t xml:space="preserve"> </w:t>
      </w:r>
      <w:r>
        <w:t xml:space="preserve">advise modularizing code rather than copying and pasting it,</w:t>
      </w:r>
      <w:r>
        <w:t xml:space="preserve"> </w:t>
      </w:r>
      <w:r>
        <w:t xml:space="preserve">and</w:t>
      </w:r>
      <w:r>
        <w:t xml:space="preserve"> </w:t>
      </w:r>
      <w:r>
        <w:t xml:space="preserve">Wilson et al. (2017)</w:t>
      </w:r>
      <w:r>
        <w:t xml:space="preserve"> </w:t>
      </w:r>
      <w:r>
        <w:t xml:space="preserve">advise decomposing programs into functions.</w:t>
      </w:r>
    </w:p>
    <w:p>
      <w:pPr>
        <w:pStyle w:val="BodyText"/>
      </w:pPr>
      <w:r>
        <w:t xml:space="preserve">Each module has an</w:t>
      </w:r>
      <w:r>
        <w:t xml:space="preserve"> </w:t>
      </w:r>
      <w:r>
        <w:rPr>
          <w:b/>
          <w:bCs/>
        </w:rPr>
        <w:t xml:space="preserve">interface</w:t>
      </w:r>
      <w:r>
        <w:t xml:space="preserve"> </w:t>
      </w:r>
      <w:r>
        <w:t xml:space="preserve">and an</w:t>
      </w:r>
      <w:r>
        <w:t xml:space="preserve"> </w:t>
      </w:r>
      <w:r>
        <w:rPr>
          <w:b/>
          <w:bCs/>
        </w:rPr>
        <w:t xml:space="preserve">implementation</w:t>
      </w:r>
      <w:r>
        <w:t xml:space="preserve">.</w:t>
      </w:r>
      <w:r>
        <w:t xml:space="preserve"> </w:t>
      </w:r>
      <w:r>
        <w:t xml:space="preserve">The interface is what other code may rely on:</w:t>
      </w:r>
      <w:r>
        <w:t xml:space="preserve"> </w:t>
      </w:r>
      <w:r>
        <w:t xml:space="preserve">for an R function, its name, arguments and return value;</w:t>
      </w:r>
      <w:r>
        <w:t xml:space="preserve"> </w:t>
      </w:r>
      <w:r>
        <w:t xml:space="preserve">for a package, its exported functions</w:t>
      </w:r>
      <w:r>
        <w:t xml:space="preserve"> </w:t>
      </w:r>
      <w:r>
        <w:t xml:space="preserve">(Wickham and Bryan 2023)</w:t>
      </w:r>
      <w:r>
        <w:t xml:space="preserve">.</w:t>
      </w:r>
      <w:r>
        <w:t xml:space="preserve"> </w:t>
      </w:r>
      <w:r>
        <w:t xml:space="preserve">The implementation is everything else.</w:t>
      </w:r>
      <w:r>
        <w:t xml:space="preserve"> </w:t>
      </w:r>
      <w:r>
        <w:t xml:space="preserve">Code that calls a module depends only on its interface,</w:t>
      </w:r>
      <w:r>
        <w:t xml:space="preserve"> </w:t>
      </w:r>
      <w:r>
        <w:t xml:space="preserve">so the smaller the interface,</w:t>
      </w:r>
      <w:r>
        <w:t xml:space="preserve"> </w:t>
      </w:r>
      <w:r>
        <w:t xml:space="preserve">the more of the module you can change without changing that code.</w:t>
      </w:r>
    </w:p>
    <w:p>
      <w:pPr>
        <w:pStyle w:val="BodyText"/>
      </w:pPr>
      <w:r>
        <w:t xml:space="preserve">Two properties describe how well a program is divided</w:t>
      </w:r>
      <w:r>
        <w:t xml:space="preserve"> </w:t>
      </w:r>
      <w:r>
        <w:t xml:space="preserve">(Stevens et al. 1974)</w:t>
      </w:r>
      <w:r>
        <w:t xml:space="preserve">:</w:t>
      </w:r>
    </w:p>
    <w:p>
      <w:pPr>
        <w:pStyle w:val="Compact"/>
        <w:numPr>
          <w:ilvl w:val="0"/>
          <w:numId w:val="1054"/>
        </w:numPr>
      </w:pPr>
      <w:r>
        <w:rPr>
          <w:b/>
          <w:bCs/>
        </w:rPr>
        <w:t xml:space="preserve">Cohesion</w:t>
      </w:r>
      <w:r>
        <w:t xml:space="preserve"> </w:t>
      </w:r>
      <w:r>
        <w:t xml:space="preserve">is how closely the parts inside one module belong together.</w:t>
      </w:r>
      <w:r>
        <w:t xml:space="preserve"> </w:t>
      </w:r>
      <w:r>
        <w:t xml:space="preserve">Aim for high cohesion:</w:t>
      </w:r>
      <w:r>
        <w:t xml:space="preserve"> </w:t>
      </w:r>
      <w:r>
        <w:t xml:space="preserve">a file that cleans one dataset is more cohesive</w:t>
      </w:r>
      <w:r>
        <w:t xml:space="preserve"> </w:t>
      </w:r>
      <w:r>
        <w:t xml:space="preserve">than a</w:t>
      </w:r>
      <w:r>
        <w:t xml:space="preserve"> </w:t>
      </w:r>
      <w:r>
        <w:rPr>
          <w:rStyle w:val="VerbatimChar"/>
        </w:rPr>
        <w:t xml:space="preserve">utils.R</w:t>
      </w:r>
      <w:r>
        <w:t xml:space="preserve"> </w:t>
      </w:r>
      <w:r>
        <w:t xml:space="preserve">file that holds every helper in the project.</w:t>
      </w:r>
    </w:p>
    <w:p>
      <w:pPr>
        <w:pStyle w:val="Compact"/>
        <w:numPr>
          <w:ilvl w:val="0"/>
          <w:numId w:val="1054"/>
        </w:numPr>
      </w:pPr>
      <w:r>
        <w:rPr>
          <w:b/>
          <w:bCs/>
        </w:rPr>
        <w:t xml:space="preserve">Coupling</w:t>
      </w:r>
      <w:r>
        <w:t xml:space="preserve"> </w:t>
      </w:r>
      <w:r>
        <w:t xml:space="preserve">is how strongly one module depends on another,</w:t>
      </w:r>
      <w:r>
        <w:t xml:space="preserve"> </w:t>
      </w:r>
      <w:r>
        <w:t xml:space="preserve">for example on its internal details or on shared global state.</w:t>
      </w:r>
      <w:r>
        <w:t xml:space="preserve"> </w:t>
      </w:r>
      <w:r>
        <w:t xml:space="preserve">Aim for low coupling:</w:t>
      </w:r>
      <w:r>
        <w:t xml:space="preserve"> </w:t>
      </w:r>
      <w:r>
        <w:t xml:space="preserve">a script that calls a function from another file</w:t>
      </w:r>
      <w:r>
        <w:t xml:space="preserve"> </w:t>
      </w:r>
      <w:r>
        <w:t xml:space="preserve">is less coupled than one that</w:t>
      </w:r>
      <w:r>
        <w:t xml:space="preserve"> </w:t>
      </w:r>
      <w:r>
        <w:rPr>
          <w:rStyle w:val="VerbatimChar"/>
        </w:rPr>
        <w:t xml:space="preserve">source()</w:t>
      </w:r>
      <w:r>
        <w:t xml:space="preserve">s that file</w:t>
      </w:r>
      <w:r>
        <w:t xml:space="preserve"> </w:t>
      </w:r>
      <w:r>
        <w:t xml:space="preserve">and then uses the intermediate objects it created.</w:t>
      </w:r>
    </w:p>
    <w:bookmarkStart w:id="161" w:name="decide-what-each-module-hides"/>
    <w:p>
      <w:pPr>
        <w:pStyle w:val="Heading3"/>
      </w:pPr>
      <w:r>
        <w:t xml:space="preserve">18.1 Decide what each module hides</w:t>
      </w:r>
    </w:p>
    <w:p>
      <w:pPr>
        <w:pStyle w:val="FirstParagraph"/>
      </w:pPr>
      <w:r>
        <w:t xml:space="preserve">Parnas (1972)</w:t>
      </w:r>
      <w:r>
        <w:t xml:space="preserve"> </w:t>
      </w:r>
      <w:r>
        <w:t xml:space="preserve">described two ways to split the same program into modules.</w:t>
      </w:r>
      <w:r>
        <w:t xml:space="preserve"> </w:t>
      </w:r>
      <w:r>
        <w:t xml:space="preserve">One split followed the steps of the program in order.</w:t>
      </w:r>
      <w:r>
        <w:t xml:space="preserve"> </w:t>
      </w:r>
      <w:r>
        <w:t xml:space="preserve">The other gave each module one design decision that was likely to change,</w:t>
      </w:r>
      <w:r>
        <w:t xml:space="preserve"> </w:t>
      </w:r>
      <w:r>
        <w:t xml:space="preserve">such as a file format or a data structure,</w:t>
      </w:r>
      <w:r>
        <w:t xml:space="preserve"> </w:t>
      </w:r>
      <w:r>
        <w:t xml:space="preserve">and hid that decision behind the module’s interface.</w:t>
      </w:r>
      <w:r>
        <w:t xml:space="preserve"> </w:t>
      </w:r>
      <w:r>
        <w:t xml:space="preserve">Parnas argued that the second split is easier to change,</w:t>
      </w:r>
      <w:r>
        <w:t xml:space="preserve"> </w:t>
      </w:r>
      <w:r>
        <w:t xml:space="preserve">because a change to one of those decisions touches only one module.</w:t>
      </w:r>
      <w:r>
        <w:t xml:space="preserve"> </w:t>
      </w:r>
      <w:r>
        <w:t xml:space="preserve">This approach is called</w:t>
      </w:r>
      <w:r>
        <w:t xml:space="preserve"> </w:t>
      </w:r>
      <w:r>
        <w:rPr>
          <w:b/>
          <w:bCs/>
        </w:rPr>
        <w:t xml:space="preserve">information hiding</w:t>
      </w:r>
      <w:r>
        <w:t xml:space="preserve">.</w:t>
      </w:r>
    </w:p>
    <w:p>
      <w:pPr>
        <w:pStyle w:val="BodyText"/>
      </w:pPr>
      <w:r>
        <w:t xml:space="preserve">In a data analysis, decisions that often change include:</w:t>
      </w:r>
    </w:p>
    <w:p>
      <w:pPr>
        <w:pStyle w:val="Compact"/>
        <w:numPr>
          <w:ilvl w:val="0"/>
          <w:numId w:val="1055"/>
        </w:numPr>
      </w:pPr>
      <w:r>
        <w:t xml:space="preserve">the format and location of the raw data;</w:t>
      </w:r>
    </w:p>
    <w:p>
      <w:pPr>
        <w:pStyle w:val="Compact"/>
        <w:numPr>
          <w:ilvl w:val="0"/>
          <w:numId w:val="1055"/>
        </w:numPr>
      </w:pPr>
      <w:r>
        <w:t xml:space="preserve">how a variable is coded or cleaned;</w:t>
      </w:r>
    </w:p>
    <w:p>
      <w:pPr>
        <w:pStyle w:val="Compact"/>
        <w:numPr>
          <w:ilvl w:val="0"/>
          <w:numId w:val="1055"/>
        </w:numPr>
      </w:pPr>
      <w:r>
        <w:t xml:space="preserve">which model is fitted.</w:t>
      </w:r>
    </w:p>
    <w:p>
      <w:pPr>
        <w:pStyle w:val="FirstParagraph"/>
      </w:pPr>
      <w:r>
        <w:t xml:space="preserve">Give each decision its own function or file.</w:t>
      </w:r>
      <w:r>
        <w:t xml:space="preserve"> </w:t>
      </w:r>
      <w:r>
        <w:t xml:space="preserve">For example, suppose that only</w:t>
      </w:r>
      <w:r>
        <w:t xml:space="preserve"> </w:t>
      </w:r>
      <w:r>
        <w:rPr>
          <w:rStyle w:val="VerbatimChar"/>
        </w:rPr>
        <w:t xml:space="preserve">read_survey_data()</w:t>
      </w:r>
      <w:r>
        <w:t xml:space="preserve"> </w:t>
      </w:r>
      <w:r>
        <w:t xml:space="preserve">knows that the survey arrives as a CSV file:</w:t>
      </w:r>
    </w:p>
    <w:p>
      <w:pPr>
        <w:pStyle w:val="SourceCode"/>
      </w:pPr>
      <w:r>
        <w:rPr>
          <w:rStyle w:val="NormalTok"/>
        </w:rPr>
        <w:t xml:space="preserve">read_survey_data </w:t>
      </w:r>
      <w:r>
        <w:rPr>
          <w:rStyle w:val="OtherTok"/>
        </w:rPr>
        <w:t xml:space="preserve">&lt;-</w:t>
      </w:r>
      <w:r>
        <w:rPr>
          <w:rStyle w:val="NormalTok"/>
        </w:rPr>
        <w:t xml:space="preserve"> </w:t>
      </w:r>
      <w:r>
        <w:rPr>
          <w:rStyle w:val="ControlFlowTok"/>
        </w:rPr>
        <w:t xml:space="preserve">function</w:t>
      </w:r>
      <w:r>
        <w:rPr>
          <w:rStyle w:val="NormalTok"/>
        </w:rPr>
        <w:t xml:space="preserve">(path) {</w:t>
      </w:r>
      <w:r>
        <w:br/>
      </w:r>
      <w:r>
        <w:rPr>
          <w:rStyle w:val="NormalTok"/>
        </w:rPr>
        <w:t xml:space="preserve">  readr</w:t>
      </w:r>
      <w:r>
        <w:rPr>
          <w:rStyle w:val="SpecialCharTok"/>
        </w:rPr>
        <w:t xml:space="preserve">::</w:t>
      </w:r>
      <w:r>
        <w:rPr>
          <w:rStyle w:val="FunctionTok"/>
        </w:rPr>
        <w:t xml:space="preserve">read_csv</w:t>
      </w:r>
      <w:r>
        <w:rPr>
          <w:rStyle w:val="NormalTok"/>
        </w:rPr>
        <w:t xml:space="preserve">(path,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NormalTok"/>
        </w:rPr>
        <w:t xml:space="preserve">}</w:t>
      </w:r>
    </w:p>
    <w:p>
      <w:pPr>
        <w:pStyle w:val="FirstParagraph"/>
      </w:pPr>
      <w:r>
        <w:t xml:space="preserve">If the survey later moves into a database,</w:t>
      </w:r>
      <w:r>
        <w:t xml:space="preserve"> </w:t>
      </w:r>
      <w:r>
        <w:t xml:space="preserve">you change only</w:t>
      </w:r>
      <w:r>
        <w:t xml:space="preserve"> </w:t>
      </w:r>
      <w:r>
        <w:rPr>
          <w:rStyle w:val="VerbatimChar"/>
        </w:rPr>
        <w:t xml:space="preserve">read_survey_data()</w:t>
      </w:r>
      <w:r>
        <w:t xml:space="preserve">,</w:t>
      </w:r>
      <w:r>
        <w:t xml:space="preserve"> </w:t>
      </w:r>
      <w:r>
        <w:t xml:space="preserve">and the code that calls it keeps working:</w:t>
      </w:r>
    </w:p>
    <w:p>
      <w:pPr>
        <w:pStyle w:val="SourceCode"/>
      </w:pPr>
      <w:r>
        <w:rPr>
          <w:rStyle w:val="NormalTok"/>
        </w:rPr>
        <w:t xml:space="preserve">raw_data </w:t>
      </w:r>
      <w:r>
        <w:rPr>
          <w:rStyle w:val="OtherTok"/>
        </w:rPr>
        <w:t xml:space="preserve">&lt;-</w:t>
      </w:r>
      <w:r>
        <w:rPr>
          <w:rStyle w:val="NormalTok"/>
        </w:rPr>
        <w:t xml:space="preserve"> </w:t>
      </w:r>
      <w:r>
        <w:rPr>
          <w:rStyle w:val="FunctionTok"/>
        </w:rPr>
        <w:t xml:space="preserve">read_survey_data</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"survey.csv"</w:t>
      </w:r>
      <w:r>
        <w:rPr>
          <w:rStyle w:val="NormalTok"/>
        </w:rPr>
        <w:t xml:space="preserve">))</w:t>
      </w:r>
      <w:r>
        <w:br/>
      </w:r>
      <w:r>
        <w:rPr>
          <w:rStyle w:val="NormalTok"/>
        </w:rPr>
        <w:t xml:space="preserve">clean_data </w:t>
      </w:r>
      <w:r>
        <w:rPr>
          <w:rStyle w:val="OtherTok"/>
        </w:rPr>
        <w:t xml:space="preserve">&lt;-</w:t>
      </w:r>
      <w:r>
        <w:rPr>
          <w:rStyle w:val="NormalTok"/>
        </w:rPr>
        <w:t xml:space="preserve"> </w:t>
      </w:r>
      <w:r>
        <w:rPr>
          <w:rStyle w:val="FunctionTok"/>
        </w:rPr>
        <w:t xml:space="preserve">clean_survey_data</w:t>
      </w:r>
      <w:r>
        <w:rPr>
          <w:rStyle w:val="NormalTok"/>
        </w:rPr>
        <w:t xml:space="preserve">(raw_data)</w:t>
      </w:r>
      <w:r>
        <w:br/>
      </w:r>
      <w:r>
        <w:rPr>
          <w:rStyle w:val="NormalTok"/>
        </w:rPr>
        <w:t xml:space="preserve">model </w:t>
      </w:r>
      <w:r>
        <w:rPr>
          <w:rStyle w:val="OtherTok"/>
        </w:rPr>
        <w:t xml:space="preserve">&lt;-</w:t>
      </w:r>
      <w:r>
        <w:rPr>
          <w:rStyle w:val="NormalTok"/>
        </w:rPr>
        <w:t xml:space="preserve"> </w:t>
      </w:r>
      <w:r>
        <w:rPr>
          <w:rStyle w:val="FunctionTok"/>
        </w:rPr>
        <w:t xml:space="preserve">fit_coverage_model</w:t>
      </w:r>
      <w:r>
        <w:rPr>
          <w:rStyle w:val="NormalTok"/>
        </w:rPr>
        <w:t xml:space="preserve">(clean_data)</w:t>
      </w:r>
    </w:p>
    <w:bookmarkEnd w:id="161"/>
    <w:bookmarkStart w:id="162" w:name="when-to-make-something-a-module"/>
    <w:p>
      <w:pPr>
        <w:pStyle w:val="Heading3"/>
      </w:pPr>
      <w:r>
        <w:t xml:space="preserve">18.2 When to make something a module</w:t>
      </w:r>
    </w:p>
    <w:p>
      <w:pPr>
        <w:pStyle w:val="FirstParagraph"/>
      </w:pPr>
      <w:r>
        <w:t xml:space="preserve">A useful test is whether you can state the code’s job in one sentence</w:t>
      </w:r>
      <w:r>
        <w:t xml:space="preserve"> </w:t>
      </w:r>
      <w:r>
        <w:t xml:space="preserve">and name its inputs and outputs.</w:t>
      </w:r>
      <w:r>
        <w:t xml:space="preserve"> </w:t>
      </w:r>
      <w:r>
        <w:t xml:space="preserve">If you can, it is a candidate for its own function.</w:t>
      </w:r>
      <w:r>
        <w:t xml:space="preserve"> </w:t>
      </w:r>
      <w:r>
        <w:t xml:space="preserve">Move a set of functions into a package</w:t>
      </w:r>
      <w:r>
        <w:t xml:space="preserve"> </w:t>
      </w:r>
      <w:r>
        <w:t xml:space="preserve">only once several projects use them,</w:t>
      </w:r>
      <w:r>
        <w:t xml:space="preserve"> </w:t>
      </w:r>
      <w:r>
        <w:t xml:space="preserve">since a package adds documentation, tests and releases to maintain</w:t>
      </w:r>
      <w:r>
        <w:t xml:space="preserve"> </w:t>
      </w:r>
      <w:r>
        <w:t xml:space="preserve">(see</w:t>
      </w:r>
      <w:r>
        <w:t xml:space="preserve"> </w:t>
      </w:r>
      <w:hyperlink w:anchor="sec-r-workflow">
        <w:r>
          <w:rPr>
            <w:rStyle w:val="Hyperlink"/>
          </w:rPr>
          <w:t xml:space="preserve">Complete Package Development Workflow</w:t>
        </w:r>
      </w:hyperlink>
      <w:r>
        <w:t xml:space="preserve">).</w:t>
      </w:r>
    </w:p>
    <w:bookmarkEnd w:id="162"/>
    <w:bookmarkEnd w:id="163"/>
    <w:bookmarkStart w:id="164" w:name="sec-function-decomposition"/>
    <w:p>
      <w:pPr>
        <w:pStyle w:val="Heading2"/>
      </w:pPr>
      <w:r>
        <w:t xml:space="preserve">19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6"/>
        </w:numPr>
      </w:pPr>
      <w:r>
        <w:t xml:space="preserve">Breaking a big problem into smaller subproblems that are easier to reason about</w:t>
      </w:r>
    </w:p>
    <w:p>
      <w:pPr>
        <w:pStyle w:val="Compact"/>
        <w:numPr>
          <w:ilvl w:val="0"/>
          <w:numId w:val="1056"/>
        </w:numPr>
      </w:pPr>
      <w:r>
        <w:t xml:space="preserve">Making code easier to read, review, and test</w:t>
      </w:r>
    </w:p>
    <w:p>
      <w:pPr>
        <w:pStyle w:val="Compact"/>
        <w:numPr>
          <w:ilvl w:val="0"/>
          <w:numId w:val="1056"/>
        </w:numPr>
      </w:pPr>
      <w:r>
        <w:t xml:space="preserve">Pushing low-level complexity</w:t>
      </w:r>
      <w:r>
        <w:t xml:space="preserve"> </w:t>
      </w:r>
      <w:r>
        <w:t xml:space="preserve">“downward”</w:t>
      </w:r>
      <w:r>
        <w:t xml:space="preserve"> </w:t>
      </w:r>
      <w:r>
        <w:t xml:space="preserve">into helper functions so the main workflow stays clear</w:t>
      </w:r>
    </w:p>
    <w:bookmarkEnd w:id="164"/>
    <w:bookmarkStart w:id="165" w:name="when-to-decompose-a-function"/>
    <w:p>
      <w:pPr>
        <w:pStyle w:val="Heading2"/>
      </w:pPr>
      <w:r>
        <w:t xml:space="preserve">20 When to decompose a function</w:t>
      </w:r>
    </w:p>
    <w:p>
      <w:pPr>
        <w:pStyle w:val="FirstParagraph"/>
      </w:pPr>
      <w:r>
        <w:t xml:space="preserve">Consider decomposition when one or more of these are true:</w:t>
      </w:r>
    </w:p>
    <w:p>
      <w:pPr>
        <w:pStyle w:val="Compact"/>
        <w:numPr>
          <w:ilvl w:val="0"/>
          <w:numId w:val="1057"/>
        </w:numPr>
      </w:pPr>
      <w:r>
        <w:t xml:space="preserve">A function is doing multiple jobs (validation, transformation, modeling, and formatting)</w:t>
      </w:r>
    </w:p>
    <w:p>
      <w:pPr>
        <w:pStyle w:val="Compact"/>
        <w:numPr>
          <w:ilvl w:val="0"/>
          <w:numId w:val="1057"/>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7"/>
        </w:numPr>
      </w:pPr>
      <w:r>
        <w:t xml:space="preserve">You need comments to explain every few lines just to follow the logic</w:t>
      </w:r>
    </w:p>
    <w:p>
      <w:pPr>
        <w:pStyle w:val="Compact"/>
        <w:numPr>
          <w:ilvl w:val="0"/>
          <w:numId w:val="1057"/>
        </w:numPr>
      </w:pPr>
      <w:r>
        <w:t xml:space="preserve">You are repeating the same block in multiple places</w:t>
      </w:r>
    </w:p>
    <w:p>
      <w:pPr>
        <w:pStyle w:val="Compact"/>
        <w:numPr>
          <w:ilvl w:val="0"/>
          <w:numId w:val="1057"/>
        </w:numPr>
      </w:pPr>
      <w:r>
        <w:t xml:space="preserve">You want to test one part of a workflow independently of the rest</w:t>
      </w:r>
    </w:p>
    <w:p>
      <w:pPr>
        <w:pStyle w:val="Compact"/>
        <w:numPr>
          <w:ilvl w:val="0"/>
          <w:numId w:val="1057"/>
        </w:numPr>
      </w:pPr>
      <w:r>
        <w:t xml:space="preserve">The current function is hard to scan because implementation details hide the main idea</w:t>
      </w:r>
    </w:p>
    <w:bookmarkEnd w:id="165"/>
    <w:bookmarkStart w:id="166" w:name="sec-decompose-in-practice"/>
    <w:p>
      <w:pPr>
        <w:pStyle w:val="Heading2"/>
      </w:pPr>
      <w:r>
        <w:t xml:space="preserve">21 How to decompose in practice</w:t>
      </w:r>
    </w:p>
    <w:p>
      <w:pPr>
        <w:pStyle w:val="FirstParagraph"/>
      </w:pPr>
      <w:r>
        <w:t xml:space="preserve">A practical sequence is:</w:t>
      </w:r>
    </w:p>
    <w:p>
      <w:pPr>
        <w:pStyle w:val="Compact"/>
        <w:numPr>
          <w:ilvl w:val="0"/>
          <w:numId w:val="1058"/>
        </w:numPr>
      </w:pPr>
      <w:r>
        <w:t xml:space="preserve">Write down the top-level steps in plain language.</w:t>
      </w:r>
    </w:p>
    <w:p>
      <w:pPr>
        <w:pStyle w:val="Compact"/>
        <w:numPr>
          <w:ilvl w:val="0"/>
          <w:numId w:val="1058"/>
        </w:numPr>
      </w:pPr>
      <w:r>
        <w:t xml:space="preserve">Extract one step at a time into a helper function.</w:t>
      </w:r>
    </w:p>
    <w:p>
      <w:pPr>
        <w:pStyle w:val="Compact"/>
        <w:numPr>
          <w:ilvl w:val="0"/>
          <w:numId w:val="1058"/>
        </w:numPr>
      </w:pPr>
      <w:r>
        <w:t xml:space="preserve">Give each helper a single, specific contract (inputs, outputs, and assumptions).</w:t>
      </w:r>
    </w:p>
    <w:p>
      <w:pPr>
        <w:pStyle w:val="Compact"/>
        <w:numPr>
          <w:ilvl w:val="0"/>
          <w:numId w:val="1058"/>
        </w:numPr>
      </w:pPr>
      <w:r>
        <w:t xml:space="preserve">Keep the orchestration function short, so it reads like a workflow outline.</w:t>
      </w:r>
    </w:p>
    <w:p>
      <w:pPr>
        <w:pStyle w:val="Compact"/>
        <w:numPr>
          <w:ilvl w:val="0"/>
          <w:numId w:val="1058"/>
        </w:numPr>
      </w:pPr>
      <w:r>
        <w:t xml:space="preserve">Add or update tests around each helper and the top-level function.</w:t>
      </w:r>
    </w:p>
    <w:bookmarkEnd w:id="166"/>
    <w:bookmarkStart w:id="168" w:name="top-down-and-bottom-up-design"/>
    <w:p>
      <w:pPr>
        <w:pStyle w:val="Heading2"/>
      </w:pPr>
      <w:r>
        <w:t xml:space="preserve">22 Top-down and bottom-up design</w:t>
      </w:r>
    </w:p>
    <w:p>
      <w:pPr>
        <w:pStyle w:val="FirstParagraph"/>
      </w:pPr>
      <w:r>
        <w:t xml:space="preserve">The sequence in</w:t>
      </w:r>
      <w:r>
        <w:t xml:space="preserve"> </w:t>
      </w:r>
      <w:hyperlink w:anchor="sec-decompose-in-practice">
        <w:r>
          <w:rPr>
            <w:rStyle w:val="Hyperlink"/>
          </w:rPr>
          <w:t xml:space="preserve">How to decompose in practice</w:t>
        </w:r>
      </w:hyperlink>
      <w:r>
        <w:t xml:space="preserve"> </w:t>
      </w:r>
      <w:r>
        <w:t xml:space="preserve">starts from the top:</w:t>
      </w:r>
      <w:r>
        <w:t xml:space="preserve"> </w:t>
      </w:r>
      <w:r>
        <w:t xml:space="preserve">name the top-level steps first, then write a function for each.</w:t>
      </w:r>
      <w:r>
        <w:t xml:space="preserve"> </w:t>
      </w:r>
      <w:r>
        <w:t xml:space="preserve">This is top-down design, also called stepwise refinement,</w:t>
      </w:r>
      <w:r>
        <w:t xml:space="preserve"> </w:t>
      </w:r>
      <w:r>
        <w:t xml:space="preserve">and a step that is still too large can be refined the same way.</w:t>
      </w:r>
      <w:r>
        <w:t xml:space="preserve"> </w:t>
      </w:r>
      <w:r>
        <w:t xml:space="preserve">The opposite is bottom-up design:</w:t>
      </w:r>
      <w:r>
        <w:t xml:space="preserve"> </w:t>
      </w:r>
      <w:r>
        <w:t xml:space="preserve">write and test the small pieces first,</w:t>
      </w:r>
      <w:r>
        <w:t xml:space="preserve"> </w:t>
      </w:r>
      <w:r>
        <w:t xml:space="preserve">then combine them into larger functions</w:t>
      </w:r>
      <w:r>
        <w:t xml:space="preserve"> </w:t>
      </w:r>
      <w:r>
        <w:t xml:space="preserve">until the top-level workflow exists.</w:t>
      </w:r>
      <w:r>
        <w:t xml:space="preserve"> </w:t>
      </w:r>
      <w:r>
        <w:t xml:space="preserve">See</w:t>
      </w:r>
      <w:r>
        <w:t xml:space="preserve"> </w:t>
      </w:r>
      <w:hyperlink r:id="rId167">
        <w:r>
          <w:rPr>
            <w:rStyle w:val="Hyperlink"/>
          </w:rPr>
          <w:t xml:space="preserve">Bottom-up and top-down approaches</w:t>
        </w:r>
      </w:hyperlink>
      <w:r>
        <w:t xml:space="preserve"> </w:t>
      </w:r>
      <w:r>
        <w:t xml:space="preserve">for more on both approaches,</w:t>
      </w:r>
      <w:r>
        <w:t xml:space="preserve"> </w:t>
      </w:r>
      <w:r>
        <w:t xml:space="preserve">including how top-down design spread in software in the 1970s.</w:t>
      </w:r>
    </w:p>
    <w:p>
      <w:pPr>
        <w:pStyle w:val="BodyText"/>
      </w:pPr>
      <w:r>
        <w:t xml:space="preserve">Each approach has a strength and a typical risk:</w:t>
      </w:r>
    </w:p>
    <w:p>
      <w:pPr>
        <w:pStyle w:val="Compact"/>
        <w:numPr>
          <w:ilvl w:val="0"/>
          <w:numId w:val="1059"/>
        </w:numPr>
      </w:pPr>
      <w:r>
        <w:t xml:space="preserve">Top-down design keeps the overall workflow clear,</w:t>
      </w:r>
      <w:r>
        <w:t xml:space="preserve"> </w:t>
      </w:r>
      <w:r>
        <w:t xml:space="preserve">but the lowest-level functions are written and tested last,</w:t>
      </w:r>
      <w:r>
        <w:t xml:space="preserve"> </w:t>
      </w:r>
      <w:r>
        <w:t xml:space="preserve">so problems in them surface late.</w:t>
      </w:r>
      <w:r>
        <w:t xml:space="preserve"> </w:t>
      </w:r>
      <w:r>
        <w:t xml:space="preserve">Writing a short stub for each step,</w:t>
      </w:r>
      <w:r>
        <w:t xml:space="preserve"> </w:t>
      </w:r>
      <w:r>
        <w:t xml:space="preserve">a placeholder that returns a fixed value,</w:t>
      </w:r>
      <w:r>
        <w:t xml:space="preserve"> </w:t>
      </w:r>
      <w:r>
        <w:t xml:space="preserve">lets the top-level function run and be tested early.</w:t>
      </w:r>
    </w:p>
    <w:p>
      <w:pPr>
        <w:pStyle w:val="Compact"/>
        <w:numPr>
          <w:ilvl w:val="0"/>
          <w:numId w:val="1059"/>
        </w:numPr>
      </w:pPr>
      <w:r>
        <w:t xml:space="preserve">Bottom-up design gets working, tested pieces quickly,</w:t>
      </w:r>
      <w:r>
        <w:t xml:space="preserve"> </w:t>
      </w:r>
      <w:r>
        <w:t xml:space="preserve">and those pieces are easy to reuse.</w:t>
      </w:r>
      <w:r>
        <w:t xml:space="preserve"> </w:t>
      </w:r>
      <w:r>
        <w:t xml:space="preserve">But the pieces may not fit together,</w:t>
      </w:r>
      <w:r>
        <w:t xml:space="preserve"> </w:t>
      </w:r>
      <w:r>
        <w:t xml:space="preserve">because they were written before the workflow that calls them.</w:t>
      </w:r>
    </w:p>
    <w:p>
      <w:pPr>
        <w:pStyle w:val="FirstParagraph"/>
      </w:pPr>
      <w:r>
        <w:t xml:space="preserve">Most software projects combine the two.</w:t>
      </w:r>
      <w:r>
        <w:t xml:space="preserve"> </w:t>
      </w:r>
      <w:r>
        <w:t xml:space="preserve">Sketch the top-level workflow first,</w:t>
      </w:r>
      <w:r>
        <w:t xml:space="preserve"> </w:t>
      </w:r>
      <w:r>
        <w:t xml:space="preserve">so the pieces have a known purpose and interface,</w:t>
      </w:r>
      <w:r>
        <w:t xml:space="preserve"> </w:t>
      </w:r>
      <w:r>
        <w:t xml:space="preserve">and reuse existing functions, from your own code or from packages,</w:t>
      </w:r>
      <w:r>
        <w:t xml:space="preserve"> </w:t>
      </w:r>
      <w:r>
        <w:t xml:space="preserve">wherever one already does a step.</w:t>
      </w:r>
    </w:p>
    <w:bookmarkEnd w:id="168"/>
    <w:bookmarkStart w:id="169" w:name="sec-decompose-validation"/>
    <w:p>
      <w:pPr>
        <w:pStyle w:val="Heading2"/>
      </w:pPr>
      <w:r>
        <w:t xml:space="preserve">23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60"/>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60"/>
        </w:numPr>
      </w:pPr>
      <w:r>
        <w:t xml:space="preserve">Each validation rule is defined once and tested once.</w:t>
      </w:r>
    </w:p>
    <w:p>
      <w:pPr>
        <w:pStyle w:val="Compact"/>
        <w:numPr>
          <w:ilvl w:val="0"/>
          <w:numId w:val="1060"/>
        </w:numPr>
      </w:pPr>
      <w:r>
        <w:t xml:space="preserve">Adding a new data source requires one new call, not a copy-pasted block.</w:t>
      </w:r>
    </w:p>
    <w:p>
      <w:pPr>
        <w:pStyle w:val="Compact"/>
        <w:numPr>
          <w:ilvl w:val="0"/>
          <w:numId w:val="1060"/>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26</w:t>
        </w:r>
      </w:hyperlink>
      <w:r>
        <w:t xml:space="preserve">),</w:t>
      </w:r>
      <w:r>
        <w:t xml:space="preserve"> </w:t>
      </w:r>
      <w:r>
        <w:t xml:space="preserve">not above or below the caller in the same file.</w:t>
      </w:r>
    </w:p>
    <w:bookmarkEnd w:id="169"/>
    <w:bookmarkStart w:id="172" w:name="examples-borrowed-from-package-prs"/>
    <w:p>
      <w:pPr>
        <w:pStyle w:val="Heading2"/>
      </w:pPr>
      <w:r>
        <w:t xml:space="preserve">24 Examples borrowed from package PRs</w:t>
      </w:r>
    </w:p>
    <w:p>
      <w:pPr>
        <w:pStyle w:val="FirstParagraph"/>
      </w:pPr>
      <w:r>
        <w:t xml:space="preserve">In</w:t>
      </w:r>
      <w:r>
        <w:t xml:space="preserve"> </w:t>
      </w:r>
      <w:hyperlink r:id="rId17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2"/>
    <w:bookmarkStart w:id="175" w:name="related-references"/>
    <w:p>
      <w:pPr>
        <w:pStyle w:val="Heading2"/>
      </w:pPr>
      <w:r>
        <w:t xml:space="preserve">25 Related references</w:t>
      </w:r>
    </w:p>
    <w:p>
      <w:pPr>
        <w:pStyle w:val="FirstParagraph"/>
      </w:pPr>
      <w:r>
        <w:t xml:space="preserve">For background and related ideas,</w:t>
      </w:r>
      <w:r>
        <w:t xml:space="preserve"> </w:t>
      </w:r>
      <w:r>
        <w:t xml:space="preserve">see</w:t>
      </w:r>
      <w:r>
        <w:t xml:space="preserve"> </w:t>
      </w:r>
      <w:hyperlink w:anchor="sec-modular-design">
        <w:r>
          <w:rPr>
            <w:rStyle w:val="Hyperlink"/>
          </w:rPr>
          <w:t xml:space="preserve">Modular design</w:t>
        </w:r>
      </w:hyperlink>
      <w:r>
        <w:t xml:space="preserve">,</w:t>
      </w:r>
      <w:r>
        <w:t xml:space="preserve"> </w:t>
      </w:r>
      <w:hyperlink r:id="rId173">
        <w:r>
          <w:rPr>
            <w:rStyle w:val="Hyperlink"/>
          </w:rPr>
          <w:t xml:space="preserve">Code refactoring</w:t>
        </w:r>
      </w:hyperlink>
      <w:r>
        <w:t xml:space="preserve">,</w:t>
      </w:r>
      <w:r>
        <w:t xml:space="preserve"> </w:t>
      </w:r>
      <w:r>
        <w:t xml:space="preserve">and</w:t>
      </w:r>
      <w:r>
        <w:t xml:space="preserve"> </w:t>
      </w:r>
      <w:hyperlink r:id="rId174">
        <w:r>
          <w:rPr>
            <w:rStyle w:val="Hyperlink"/>
          </w:rPr>
          <w:t xml:space="preserve">Functional decomposition</w:t>
        </w:r>
      </w:hyperlink>
      <w:r>
        <w:t xml:space="preserve">.</w:t>
      </w:r>
    </w:p>
    <w:bookmarkEnd w:id="175"/>
    <w:bookmarkStart w:id="180" w:name="sec-one-function-per-file"/>
    <w:p>
      <w:pPr>
        <w:pStyle w:val="Heading2"/>
      </w:pPr>
      <w:r>
        <w:t xml:space="preserve">26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6" w:name="r-packages"/>
    <w:p>
      <w:pPr>
        <w:pStyle w:val="Heading3"/>
      </w:pPr>
      <w:r>
        <w:t xml:space="preserve">26.1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6"/>
    <w:bookmarkStart w:id="177" w:name="why"/>
    <w:p>
      <w:pPr>
        <w:pStyle w:val="Heading3"/>
      </w:pPr>
      <w:r>
        <w:t xml:space="preserve">26.2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7"/>
    <w:bookmarkStart w:id="178" w:name="X82cb167292354e6d55f501d979db1106686a1af"/>
    <w:p>
      <w:pPr>
        <w:pStyle w:val="Heading3"/>
      </w:pPr>
      <w:r>
        <w:t xml:space="preserve">26.3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8"/>
    <w:bookmarkStart w:id="179" w:name="relationship-to-function-decomposition"/>
    <w:p>
      <w:pPr>
        <w:pStyle w:val="Heading3"/>
      </w:pPr>
      <w:r>
        <w:t xml:space="preserve">26.4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19</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9"/>
    <w:bookmarkEnd w:id="180"/>
    <w:bookmarkStart w:id="186" w:name="sec-function-length-limits"/>
    <w:p>
      <w:pPr>
        <w:pStyle w:val="Heading2"/>
      </w:pPr>
      <w:r>
        <w:t xml:space="preserve">27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61"/>
        </w:numPr>
      </w:pPr>
      <w:hyperlink r:id="rId18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61"/>
        </w:numPr>
      </w:pPr>
      <w:hyperlink r:id="rId18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61"/>
        </w:numPr>
      </w:pPr>
      <w:hyperlink r:id="rId18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61"/>
        </w:numPr>
      </w:pPr>
      <w:hyperlink r:id="rId18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6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62"/>
        </w:numPr>
      </w:pPr>
      <w:r>
        <w:t xml:space="preserve">Prefer single-purpose functions with clear names and contracts.</w:t>
      </w:r>
    </w:p>
    <w:p>
      <w:pPr>
        <w:pStyle w:val="Compact"/>
        <w:numPr>
          <w:ilvl w:val="0"/>
          <w:numId w:val="1062"/>
        </w:numPr>
      </w:pPr>
      <w:r>
        <w:t xml:space="preserve">Watch decision complexity (branching and nesting), not only length.</w:t>
      </w:r>
    </w:p>
    <w:p>
      <w:pPr>
        <w:pStyle w:val="Compact"/>
        <w:numPr>
          <w:ilvl w:val="0"/>
          <w:numId w:val="1062"/>
        </w:numPr>
      </w:pPr>
      <w:r>
        <w:t xml:space="preserve">Decompose when the top-level story is hard to follow or hard to test.</w:t>
      </w:r>
    </w:p>
    <w:bookmarkEnd w:id="186"/>
    <w:bookmarkStart w:id="189" w:name="sec-kiss"/>
    <w:p>
      <w:pPr>
        <w:pStyle w:val="Heading2"/>
      </w:pPr>
      <w:r>
        <w:t xml:space="preserve">28 Keep It Short and Simple (KISS)</w:t>
      </w:r>
    </w:p>
    <w:p>
      <w:pPr>
        <w:pStyle w:val="FirstParagraph"/>
      </w:pPr>
      <w:r>
        <w:t xml:space="preserve">The</w:t>
      </w:r>
      <w:r>
        <w:t xml:space="preserve"> </w:t>
      </w:r>
      <w:hyperlink r:id="rId18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3"/>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3"/>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3"/>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3"/>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8">
        <w:r>
          <w:rPr>
            <w:rStyle w:val="Hyperlink"/>
          </w:rPr>
          <w:t xml:space="preserve">avoiding deep nesting</w:t>
        </w:r>
      </w:hyperlink>
      <w:r>
        <w:t xml:space="preserve">,</w:t>
      </w:r>
      <w:r>
        <w:t xml:space="preserve"> </w:t>
      </w:r>
      <w:r>
        <w:t xml:space="preserve">are concrete applications of this principle.</w:t>
      </w:r>
    </w:p>
    <w:bookmarkEnd w:id="189"/>
    <w:bookmarkStart w:id="190" w:name="sec-decompose-qmd-chunks"/>
    <w:p>
      <w:pPr>
        <w:pStyle w:val="Heading2"/>
      </w:pPr>
      <w:r>
        <w:t xml:space="preserve">29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19</w:t>
        </w:r>
      </w:hyperlink>
      <w:r>
        <w:t xml:space="preserve">),</w:t>
      </w:r>
      <w:r>
        <w:t xml:space="preserve"> </w:t>
      </w:r>
      <w:r>
        <w:t xml:space="preserve">one-function-per-file (</w:t>
      </w:r>
      <w:hyperlink w:anchor="sec-one-function-per-file">
        <w:r>
          <w:rPr>
            <w:rStyle w:val="Hyperlink"/>
          </w:rPr>
          <w:t xml:space="preserve">Section 26</w:t>
        </w:r>
      </w:hyperlink>
      <w:r>
        <w:t xml:space="preserve">),</w:t>
      </w:r>
      <w:r>
        <w:t xml:space="preserve"> </w:t>
      </w:r>
      <w:r>
        <w:t xml:space="preserve">and length-limit (</w:t>
      </w:r>
      <w:hyperlink w:anchor="sec-function-length-limits">
        <w:r>
          <w:rPr>
            <w:rStyle w:val="Hyperlink"/>
          </w:rPr>
          <w:t xml:space="preserve">Section 27</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90"/>
    <w:bookmarkStart w:id="193" w:name="sec-here-package-practices"/>
    <w:p>
      <w:pPr>
        <w:pStyle w:val="Heading2"/>
      </w:pPr>
      <w:r>
        <w:t xml:space="preserve">30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91">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92">
        <w:r>
          <w:rPr>
            <w:rStyle w:val="Hyperlink"/>
            <w:i/>
            <w:iCs/>
          </w:rPr>
          <w:t xml:space="preserve">The here Package</w:t>
        </w:r>
      </w:hyperlink>
      <w:r>
        <w:rPr>
          <w:i/>
          <w:iCs/>
        </w:rPr>
        <w:t xml:space="preserve"> </w:t>
      </w:r>
      <w:r>
        <w:rPr>
          <w:i/>
          <w:iCs/>
        </w:rPr>
        <w:t xml:space="preserve">for code style guidelines on using the here package.</w:t>
      </w:r>
    </w:p>
    <w:bookmarkEnd w:id="193"/>
    <w:bookmarkStart w:id="199" w:name="sec-integrating-box-and-dropbox"/>
    <w:p>
      <w:pPr>
        <w:pStyle w:val="Heading2"/>
      </w:pPr>
      <w:r>
        <w:t xml:space="preserve">31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6" w:name="box"/>
    <w:p>
      <w:pPr>
        <w:pStyle w:val="Heading3"/>
      </w:pPr>
      <w:r>
        <w:t xml:space="preserve">31.1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4">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5">
        <w:r>
          <w:rPr>
            <w:rStyle w:val="Hyperlink"/>
          </w:rPr>
          <w:t xml:space="preserve">here</w:t>
        </w:r>
      </w:hyperlink>
      <w:r>
        <w:t xml:space="preserve">.</w:t>
      </w:r>
    </w:p>
    <w:bookmarkEnd w:id="196"/>
    <w:bookmarkStart w:id="198" w:name="dropbox"/>
    <w:p>
      <w:pPr>
        <w:pStyle w:val="Heading3"/>
      </w:pPr>
      <w:r>
        <w:t xml:space="preserve">31.2 Dropbox</w:t>
      </w:r>
    </w:p>
    <w:p>
      <w:pPr>
        <w:pStyle w:val="FirstParagraph"/>
      </w:pPr>
      <w:r>
        <w:t xml:space="preserve">Follow the instructions at</w:t>
      </w:r>
      <w:r>
        <w:t xml:space="preserve"> </w:t>
      </w:r>
      <w:hyperlink r:id="rId197">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8"/>
    <w:bookmarkEnd w:id="199"/>
    <w:bookmarkStart w:id="201" w:name="sec-r-lib-packages"/>
    <w:p>
      <w:pPr>
        <w:pStyle w:val="Heading2"/>
      </w:pPr>
      <w:r>
        <w:t xml:space="preserve">32 r-lib Packages</w:t>
      </w:r>
    </w:p>
    <w:p>
      <w:pPr>
        <w:pStyle w:val="FirstParagraph"/>
      </w:pPr>
      <w:r>
        <w:t xml:space="preserve">The</w:t>
      </w:r>
      <w:r>
        <w:t xml:space="preserve"> </w:t>
      </w:r>
      <w:hyperlink r:id="rId200">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201"/>
    <w:bookmarkStart w:id="224" w:name="package-development"/>
    <w:p>
      <w:pPr>
        <w:pStyle w:val="Heading2"/>
      </w:pPr>
      <w:r>
        <w:t xml:space="preserve">33 Package Development</w:t>
      </w:r>
    </w:p>
    <w:bookmarkStart w:id="202" w:name="sec-usethis"/>
    <w:p>
      <w:pPr>
        <w:pStyle w:val="Heading3"/>
      </w:pPr>
      <w:r>
        <w:t xml:space="preserve">33.1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02"/>
    <w:bookmarkStart w:id="203" w:name="sec-devtools"/>
    <w:p>
      <w:pPr>
        <w:pStyle w:val="Heading3"/>
      </w:pPr>
      <w:r>
        <w:t xml:space="preserve">33.2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03"/>
    <w:bookmarkStart w:id="204" w:name="sec-roxygen2"/>
    <w:p>
      <w:pPr>
        <w:pStyle w:val="Heading3"/>
      </w:pPr>
      <w:r>
        <w:t xml:space="preserve">33.3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4"/>
    <w:bookmarkStart w:id="205" w:name="sec-pkgdown"/>
    <w:p>
      <w:pPr>
        <w:pStyle w:val="Heading3"/>
      </w:pPr>
      <w:r>
        <w:t xml:space="preserve">33.4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5"/>
    <w:bookmarkStart w:id="207" w:name="sec-pkgload"/>
    <w:p>
      <w:pPr>
        <w:pStyle w:val="Heading3"/>
      </w:pPr>
      <w:r>
        <w:t xml:space="preserve">33.5</w:t>
      </w:r>
      <w:r>
        <w:t xml:space="preserve"> </w:t>
      </w:r>
      <w:hyperlink r:id="rId206">
        <w:r>
          <w:rPr>
            <w:rStyle w:val="VerbatimChar"/>
          </w:rPr>
          <w:t xml:space="preserve">{pkgload}</w:t>
        </w:r>
      </w:hyperlink>
    </w:p>
    <w:p>
      <w:pPr>
        <w:pStyle w:val="FirstParagraph"/>
      </w:pPr>
      <w:hyperlink r:id="rId206">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7"/>
    <w:bookmarkStart w:id="209" w:name="sec-pkgbuild"/>
    <w:p>
      <w:pPr>
        <w:pStyle w:val="Heading3"/>
      </w:pPr>
      <w:r>
        <w:t xml:space="preserve">33.6</w:t>
      </w:r>
      <w:r>
        <w:t xml:space="preserve"> </w:t>
      </w:r>
      <w:hyperlink r:id="rId208">
        <w:r>
          <w:rPr>
            <w:rStyle w:val="VerbatimChar"/>
          </w:rPr>
          <w:t xml:space="preserve">{pkgbuild}</w:t>
        </w:r>
      </w:hyperlink>
    </w:p>
    <w:p>
      <w:pPr>
        <w:pStyle w:val="FirstParagraph"/>
      </w:pPr>
      <w:hyperlink r:id="rId208">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9"/>
    <w:bookmarkStart w:id="211" w:name="sec-rcmdcheck"/>
    <w:p>
      <w:pPr>
        <w:pStyle w:val="Heading3"/>
      </w:pPr>
      <w:r>
        <w:t xml:space="preserve">33.7</w:t>
      </w:r>
      <w:r>
        <w:t xml:space="preserve"> </w:t>
      </w:r>
      <w:hyperlink r:id="rId210">
        <w:r>
          <w:rPr>
            <w:rStyle w:val="VerbatimChar"/>
          </w:rPr>
          <w:t xml:space="preserve">{rcmdcheck}</w:t>
        </w:r>
      </w:hyperlink>
    </w:p>
    <w:p>
      <w:pPr>
        <w:pStyle w:val="FirstParagraph"/>
      </w:pPr>
      <w:hyperlink r:id="rId210">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11"/>
    <w:bookmarkStart w:id="213" w:name="sec-remotes"/>
    <w:p>
      <w:pPr>
        <w:pStyle w:val="Heading3"/>
      </w:pPr>
      <w:r>
        <w:t xml:space="preserve">33.8</w:t>
      </w:r>
      <w:r>
        <w:t xml:space="preserve"> </w:t>
      </w:r>
      <w:hyperlink r:id="rId212">
        <w:r>
          <w:rPr>
            <w:rStyle w:val="VerbatimChar"/>
          </w:rPr>
          <w:t xml:space="preserve">{remotes}</w:t>
        </w:r>
      </w:hyperlink>
    </w:p>
    <w:p>
      <w:pPr>
        <w:pStyle w:val="FirstParagraph"/>
      </w:pPr>
      <w:hyperlink r:id="rId212">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13"/>
    <w:bookmarkStart w:id="215" w:name="sec-pak"/>
    <w:p>
      <w:pPr>
        <w:pStyle w:val="Heading3"/>
      </w:pPr>
      <w:r>
        <w:t xml:space="preserve">33.9</w:t>
      </w:r>
      <w:r>
        <w:t xml:space="preserve"> </w:t>
      </w:r>
      <w:hyperlink r:id="rId214">
        <w:r>
          <w:rPr>
            <w:rStyle w:val="VerbatimChar"/>
          </w:rPr>
          <w:t xml:space="preserve">{pak}</w:t>
        </w:r>
      </w:hyperlink>
    </w:p>
    <w:p>
      <w:pPr>
        <w:pStyle w:val="FirstParagraph"/>
      </w:pPr>
      <w:hyperlink r:id="rId214">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5"/>
    <w:bookmarkStart w:id="217" w:name="sec-revdepcheck"/>
    <w:p>
      <w:pPr>
        <w:pStyle w:val="Heading3"/>
      </w:pPr>
      <w:r>
        <w:t xml:space="preserve">33.10</w:t>
      </w:r>
      <w:r>
        <w:t xml:space="preserve"> </w:t>
      </w:r>
      <w:hyperlink r:id="rId216">
        <w:r>
          <w:rPr>
            <w:rStyle w:val="VerbatimChar"/>
          </w:rPr>
          <w:t xml:space="preserve">{revdepcheck}</w:t>
        </w:r>
      </w:hyperlink>
    </w:p>
    <w:p>
      <w:pPr>
        <w:pStyle w:val="FirstParagraph"/>
      </w:pPr>
      <w:hyperlink r:id="rId216">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7"/>
    <w:bookmarkStart w:id="219" w:name="sec-desc"/>
    <w:p>
      <w:pPr>
        <w:pStyle w:val="Heading3"/>
      </w:pPr>
      <w:r>
        <w:t xml:space="preserve">33.11</w:t>
      </w:r>
      <w:r>
        <w:t xml:space="preserve"> </w:t>
      </w:r>
      <w:hyperlink r:id="rId218">
        <w:r>
          <w:rPr>
            <w:rStyle w:val="VerbatimChar"/>
          </w:rPr>
          <w:t xml:space="preserve">{desc}</w:t>
        </w:r>
      </w:hyperlink>
    </w:p>
    <w:p>
      <w:pPr>
        <w:pStyle w:val="FirstParagraph"/>
      </w:pPr>
      <w:hyperlink r:id="rId218">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9"/>
    <w:bookmarkStart w:id="221" w:name="sec-pkgcache"/>
    <w:p>
      <w:pPr>
        <w:pStyle w:val="Heading3"/>
      </w:pPr>
      <w:r>
        <w:t xml:space="preserve">33.12</w:t>
      </w:r>
      <w:r>
        <w:t xml:space="preserve"> </w:t>
      </w:r>
      <w:hyperlink r:id="rId220">
        <w:r>
          <w:rPr>
            <w:rStyle w:val="VerbatimChar"/>
          </w:rPr>
          <w:t xml:space="preserve">{pkgcache}</w:t>
        </w:r>
      </w:hyperlink>
    </w:p>
    <w:p>
      <w:pPr>
        <w:pStyle w:val="FirstParagraph"/>
      </w:pPr>
      <w:hyperlink r:id="rId220">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21"/>
    <w:bookmarkStart w:id="223" w:name="sec-lifecycle"/>
    <w:p>
      <w:pPr>
        <w:pStyle w:val="Heading3"/>
      </w:pPr>
      <w:r>
        <w:t xml:space="preserve">33.13</w:t>
      </w:r>
      <w:r>
        <w:t xml:space="preserve"> </w:t>
      </w:r>
      <w:hyperlink r:id="rId222">
        <w:r>
          <w:rPr>
            <w:rStyle w:val="VerbatimChar"/>
          </w:rPr>
          <w:t xml:space="preserve">{lifecycle}</w:t>
        </w:r>
      </w:hyperlink>
    </w:p>
    <w:p>
      <w:pPr>
        <w:pStyle w:val="FirstParagraph"/>
      </w:pPr>
      <w:hyperlink r:id="rId222">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23"/>
    <w:bookmarkEnd w:id="224"/>
    <w:bookmarkStart w:id="232" w:name="testing-and-quality"/>
    <w:p>
      <w:pPr>
        <w:pStyle w:val="Heading2"/>
      </w:pPr>
      <w:r>
        <w:t xml:space="preserve">34 Testing and Quality</w:t>
      </w:r>
    </w:p>
    <w:bookmarkStart w:id="225" w:name="sec-testthat"/>
    <w:p>
      <w:pPr>
        <w:pStyle w:val="Heading3"/>
      </w:pPr>
      <w:r>
        <w:t xml:space="preserve">34.1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5"/>
    <w:bookmarkStart w:id="227" w:name="sec-covr"/>
    <w:p>
      <w:pPr>
        <w:pStyle w:val="Heading3"/>
      </w:pPr>
      <w:r>
        <w:t xml:space="preserve">34.2</w:t>
      </w:r>
      <w:r>
        <w:t xml:space="preserve"> </w:t>
      </w:r>
      <w:hyperlink r:id="rId226">
        <w:r>
          <w:rPr>
            <w:rStyle w:val="VerbatimChar"/>
          </w:rPr>
          <w:t xml:space="preserve">{covr}</w:t>
        </w:r>
      </w:hyperlink>
    </w:p>
    <w:p>
      <w:pPr>
        <w:pStyle w:val="FirstParagraph"/>
      </w:pPr>
      <w:hyperlink r:id="rId226">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7"/>
    <w:bookmarkStart w:id="229" w:name="sec-waldo"/>
    <w:p>
      <w:pPr>
        <w:pStyle w:val="Heading3"/>
      </w:pPr>
      <w:r>
        <w:t xml:space="preserve">34.3</w:t>
      </w:r>
      <w:r>
        <w:t xml:space="preserve"> </w:t>
      </w:r>
      <w:hyperlink r:id="rId228">
        <w:r>
          <w:rPr>
            <w:rStyle w:val="VerbatimChar"/>
          </w:rPr>
          <w:t xml:space="preserve">{waldo}</w:t>
        </w:r>
      </w:hyperlink>
    </w:p>
    <w:p>
      <w:pPr>
        <w:pStyle w:val="FirstParagraph"/>
      </w:pPr>
      <w:hyperlink r:id="rId228">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9"/>
    <w:bookmarkStart w:id="231" w:name="sec-lintr"/>
    <w:p>
      <w:pPr>
        <w:pStyle w:val="Heading3"/>
      </w:pPr>
      <w:r>
        <w:t xml:space="preserve">34.4</w:t>
      </w:r>
      <w:r>
        <w:t xml:space="preserve"> </w:t>
      </w:r>
      <w:hyperlink r:id="rId230">
        <w:r>
          <w:rPr>
            <w:rStyle w:val="VerbatimChar"/>
          </w:rPr>
          <w:t xml:space="preserve">{lintr}</w:t>
        </w:r>
      </w:hyperlink>
    </w:p>
    <w:p>
      <w:pPr>
        <w:pStyle w:val="FirstParagraph"/>
      </w:pPr>
      <w:hyperlink r:id="rId230">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31"/>
    <w:bookmarkEnd w:id="232"/>
    <w:bookmarkStart w:id="245" w:name="core-language-and-infrastructure"/>
    <w:p>
      <w:pPr>
        <w:pStyle w:val="Heading2"/>
      </w:pPr>
      <w:r>
        <w:t xml:space="preserve">35 Core Language and Infrastructure</w:t>
      </w:r>
    </w:p>
    <w:bookmarkStart w:id="234" w:name="sec-rlang"/>
    <w:p>
      <w:pPr>
        <w:pStyle w:val="Heading3"/>
      </w:pPr>
      <w:r>
        <w:t xml:space="preserve">35.1</w:t>
      </w:r>
      <w:r>
        <w:t xml:space="preserve"> </w:t>
      </w:r>
      <w:hyperlink r:id="rId233">
        <w:r>
          <w:rPr>
            <w:rStyle w:val="VerbatimChar"/>
          </w:rPr>
          <w:t xml:space="preserve">{rlang}</w:t>
        </w:r>
      </w:hyperlink>
    </w:p>
    <w:p>
      <w:pPr>
        <w:pStyle w:val="FirstParagraph"/>
      </w:pPr>
      <w:hyperlink r:id="rId233">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4"/>
    <w:bookmarkStart w:id="236" w:name="sec-vctrs"/>
    <w:p>
      <w:pPr>
        <w:pStyle w:val="Heading3"/>
      </w:pPr>
      <w:r>
        <w:t xml:space="preserve">35.2</w:t>
      </w:r>
      <w:r>
        <w:t xml:space="preserve"> </w:t>
      </w:r>
      <w:hyperlink r:id="rId235">
        <w:r>
          <w:rPr>
            <w:rStyle w:val="VerbatimChar"/>
          </w:rPr>
          <w:t xml:space="preserve">{vctrs}</w:t>
        </w:r>
      </w:hyperlink>
    </w:p>
    <w:p>
      <w:pPr>
        <w:pStyle w:val="FirstParagraph"/>
      </w:pPr>
      <w:hyperlink r:id="rId235">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6"/>
    <w:bookmarkStart w:id="238" w:name="sec-withr"/>
    <w:p>
      <w:pPr>
        <w:pStyle w:val="Heading3"/>
      </w:pPr>
      <w:r>
        <w:t xml:space="preserve">35.3</w:t>
      </w:r>
      <w:r>
        <w:t xml:space="preserve"> </w:t>
      </w:r>
      <w:hyperlink r:id="rId237">
        <w:r>
          <w:rPr>
            <w:rStyle w:val="VerbatimChar"/>
          </w:rPr>
          <w:t xml:space="preserve">{withr}</w:t>
        </w:r>
      </w:hyperlink>
    </w:p>
    <w:p>
      <w:pPr>
        <w:pStyle w:val="FirstParagraph"/>
      </w:pPr>
      <w:hyperlink r:id="rId237">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8"/>
    <w:bookmarkStart w:id="240" w:name="sec-cli"/>
    <w:p>
      <w:pPr>
        <w:pStyle w:val="Heading3"/>
      </w:pPr>
      <w:r>
        <w:t xml:space="preserve">35.4</w:t>
      </w:r>
      <w:r>
        <w:t xml:space="preserve"> </w:t>
      </w:r>
      <w:hyperlink r:id="rId239">
        <w:r>
          <w:rPr>
            <w:rStyle w:val="VerbatimChar"/>
          </w:rPr>
          <w:t xml:space="preserve">{cli}</w:t>
        </w:r>
      </w:hyperlink>
    </w:p>
    <w:p>
      <w:pPr>
        <w:pStyle w:val="FirstParagraph"/>
      </w:pPr>
      <w:hyperlink r:id="rId239">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40"/>
    <w:bookmarkStart w:id="242" w:name="sec-R6"/>
    <w:p>
      <w:pPr>
        <w:pStyle w:val="Heading3"/>
      </w:pPr>
      <w:r>
        <w:t xml:space="preserve">35.5</w:t>
      </w:r>
      <w:r>
        <w:t xml:space="preserve"> </w:t>
      </w:r>
      <w:hyperlink r:id="rId241">
        <w:r>
          <w:rPr>
            <w:rStyle w:val="VerbatimChar"/>
          </w:rPr>
          <w:t xml:space="preserve">{R6}</w:t>
        </w:r>
      </w:hyperlink>
    </w:p>
    <w:p>
      <w:pPr>
        <w:pStyle w:val="FirstParagraph"/>
      </w:pPr>
      <w:hyperlink r:id="rId241">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42"/>
    <w:bookmarkStart w:id="244" w:name="sec-cpp11"/>
    <w:p>
      <w:pPr>
        <w:pStyle w:val="Heading3"/>
      </w:pPr>
      <w:r>
        <w:t xml:space="preserve">35.6</w:t>
      </w:r>
      <w:r>
        <w:t xml:space="preserve"> </w:t>
      </w:r>
      <w:hyperlink r:id="rId243">
        <w:r>
          <w:rPr>
            <w:rStyle w:val="VerbatimChar"/>
          </w:rPr>
          <w:t xml:space="preserve">{cpp11}</w:t>
        </w:r>
      </w:hyperlink>
    </w:p>
    <w:p>
      <w:pPr>
        <w:pStyle w:val="FirstParagraph"/>
      </w:pPr>
      <w:hyperlink r:id="rId243">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4"/>
    <w:bookmarkEnd w:id="245"/>
    <w:bookmarkStart w:id="254" w:name="system-and-process"/>
    <w:p>
      <w:pPr>
        <w:pStyle w:val="Heading2"/>
      </w:pPr>
      <w:r>
        <w:t xml:space="preserve">36 System and Process</w:t>
      </w:r>
    </w:p>
    <w:bookmarkStart w:id="247" w:name="sec-fs"/>
    <w:p>
      <w:pPr>
        <w:pStyle w:val="Heading3"/>
      </w:pPr>
      <w:r>
        <w:t xml:space="preserve">36.1</w:t>
      </w:r>
      <w:r>
        <w:t xml:space="preserve"> </w:t>
      </w:r>
      <w:hyperlink r:id="rId246">
        <w:r>
          <w:rPr>
            <w:rStyle w:val="VerbatimChar"/>
          </w:rPr>
          <w:t xml:space="preserve">{fs}</w:t>
        </w:r>
      </w:hyperlink>
    </w:p>
    <w:p>
      <w:pPr>
        <w:pStyle w:val="FirstParagraph"/>
      </w:pPr>
      <w:hyperlink r:id="rId246">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7"/>
    <w:bookmarkStart w:id="249" w:name="sec-processx"/>
    <w:p>
      <w:pPr>
        <w:pStyle w:val="Heading3"/>
      </w:pPr>
      <w:r>
        <w:t xml:space="preserve">36.2</w:t>
      </w:r>
      <w:r>
        <w:t xml:space="preserve"> </w:t>
      </w:r>
      <w:hyperlink r:id="rId248">
        <w:r>
          <w:rPr>
            <w:rStyle w:val="VerbatimChar"/>
          </w:rPr>
          <w:t xml:space="preserve">{processx}</w:t>
        </w:r>
      </w:hyperlink>
    </w:p>
    <w:p>
      <w:pPr>
        <w:pStyle w:val="FirstParagraph"/>
      </w:pPr>
      <w:hyperlink r:id="rId248">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9"/>
    <w:bookmarkStart w:id="251" w:name="sec-callr"/>
    <w:p>
      <w:pPr>
        <w:pStyle w:val="Heading3"/>
      </w:pPr>
      <w:r>
        <w:t xml:space="preserve">36.3</w:t>
      </w:r>
      <w:r>
        <w:t xml:space="preserve"> </w:t>
      </w:r>
      <w:hyperlink r:id="rId250">
        <w:r>
          <w:rPr>
            <w:rStyle w:val="VerbatimChar"/>
          </w:rPr>
          <w:t xml:space="preserve">{callr}</w:t>
        </w:r>
      </w:hyperlink>
    </w:p>
    <w:p>
      <w:pPr>
        <w:pStyle w:val="FirstParagraph"/>
      </w:pPr>
      <w:hyperlink r:id="rId250">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51"/>
    <w:bookmarkStart w:id="253" w:name="sec-ps"/>
    <w:p>
      <w:pPr>
        <w:pStyle w:val="Heading3"/>
      </w:pPr>
      <w:r>
        <w:t xml:space="preserve">36.4</w:t>
      </w:r>
      <w:r>
        <w:t xml:space="preserve"> </w:t>
      </w:r>
      <w:hyperlink r:id="rId252">
        <w:r>
          <w:rPr>
            <w:rStyle w:val="VerbatimChar"/>
          </w:rPr>
          <w:t xml:space="preserve">{ps}</w:t>
        </w:r>
      </w:hyperlink>
    </w:p>
    <w:p>
      <w:pPr>
        <w:pStyle w:val="FirstParagraph"/>
      </w:pPr>
      <w:hyperlink r:id="rId252">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53"/>
    <w:bookmarkEnd w:id="254"/>
    <w:bookmarkStart w:id="263" w:name="http-and-web"/>
    <w:p>
      <w:pPr>
        <w:pStyle w:val="Heading2"/>
      </w:pPr>
      <w:r>
        <w:t xml:space="preserve">37 HTTP and Web</w:t>
      </w:r>
    </w:p>
    <w:bookmarkStart w:id="256" w:name="sec-httr2"/>
    <w:p>
      <w:pPr>
        <w:pStyle w:val="Heading3"/>
      </w:pPr>
      <w:r>
        <w:t xml:space="preserve">37.1</w:t>
      </w:r>
      <w:r>
        <w:t xml:space="preserve"> </w:t>
      </w:r>
      <w:hyperlink r:id="rId255">
        <w:r>
          <w:rPr>
            <w:rStyle w:val="VerbatimChar"/>
          </w:rPr>
          <w:t xml:space="preserve">{httr2}</w:t>
        </w:r>
      </w:hyperlink>
    </w:p>
    <w:p>
      <w:pPr>
        <w:pStyle w:val="FirstParagraph"/>
      </w:pPr>
      <w:hyperlink r:id="rId255">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6"/>
    <w:bookmarkStart w:id="258" w:name="sec-httr"/>
    <w:p>
      <w:pPr>
        <w:pStyle w:val="Heading3"/>
      </w:pPr>
      <w:r>
        <w:t xml:space="preserve">37.2</w:t>
      </w:r>
      <w:r>
        <w:t xml:space="preserve"> </w:t>
      </w:r>
      <w:hyperlink r:id="rId257">
        <w:r>
          <w:rPr>
            <w:rStyle w:val="VerbatimChar"/>
          </w:rPr>
          <w:t xml:space="preserve">{httr}</w:t>
        </w:r>
      </w:hyperlink>
    </w:p>
    <w:p>
      <w:pPr>
        <w:pStyle w:val="FirstParagraph"/>
      </w:pPr>
      <w:hyperlink r:id="rId257">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8"/>
    <w:bookmarkStart w:id="260" w:name="sec-gh"/>
    <w:p>
      <w:pPr>
        <w:pStyle w:val="Heading3"/>
      </w:pPr>
      <w:r>
        <w:t xml:space="preserve">37.3</w:t>
      </w:r>
      <w:r>
        <w:t xml:space="preserve"> </w:t>
      </w:r>
      <w:hyperlink r:id="rId259">
        <w:r>
          <w:rPr>
            <w:rStyle w:val="VerbatimChar"/>
          </w:rPr>
          <w:t xml:space="preserve">{gh}</w:t>
        </w:r>
      </w:hyperlink>
    </w:p>
    <w:p>
      <w:pPr>
        <w:pStyle w:val="FirstParagraph"/>
      </w:pPr>
      <w:hyperlink r:id="rId259">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60"/>
    <w:bookmarkStart w:id="262" w:name="sec-gargle"/>
    <w:p>
      <w:pPr>
        <w:pStyle w:val="Heading3"/>
      </w:pPr>
      <w:r>
        <w:t xml:space="preserve">37.4</w:t>
      </w:r>
      <w:r>
        <w:t xml:space="preserve"> </w:t>
      </w:r>
      <w:hyperlink r:id="rId261">
        <w:r>
          <w:rPr>
            <w:rStyle w:val="VerbatimChar"/>
          </w:rPr>
          <w:t xml:space="preserve">{gargle}</w:t>
        </w:r>
      </w:hyperlink>
    </w:p>
    <w:p>
      <w:pPr>
        <w:pStyle w:val="FirstParagraph"/>
      </w:pPr>
      <w:hyperlink r:id="rId261">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62"/>
    <w:bookmarkEnd w:id="263"/>
    <w:bookmarkStart w:id="285" w:name="utilities"/>
    <w:p>
      <w:pPr>
        <w:pStyle w:val="Heading2"/>
      </w:pPr>
      <w:r>
        <w:t xml:space="preserve">38 Utilities</w:t>
      </w:r>
    </w:p>
    <w:bookmarkStart w:id="265" w:name="sec-here-pkg"/>
    <w:p>
      <w:pPr>
        <w:pStyle w:val="Heading3"/>
      </w:pPr>
      <w:r>
        <w:t xml:space="preserve">38.1</w:t>
      </w:r>
      <w:r>
        <w:t xml:space="preserve"> </w:t>
      </w:r>
      <w:hyperlink r:id="rId264">
        <w:r>
          <w:rPr>
            <w:rStyle w:val="VerbatimChar"/>
          </w:rPr>
          <w:t xml:space="preserve">{here}</w:t>
        </w:r>
      </w:hyperlink>
    </w:p>
    <w:p>
      <w:pPr>
        <w:pStyle w:val="FirstParagraph"/>
      </w:pPr>
      <w:hyperlink r:id="rId264">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30</w:t>
        </w:r>
      </w:hyperlink>
      <w:r>
        <w:t xml:space="preserve">).</w:t>
      </w:r>
    </w:p>
    <w:bookmarkEnd w:id="265"/>
    <w:bookmarkStart w:id="266" w:name="sec-memoise"/>
    <w:p>
      <w:pPr>
        <w:pStyle w:val="Heading3"/>
      </w:pPr>
      <w:r>
        <w:t xml:space="preserve">38.2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6"/>
    <w:bookmarkStart w:id="269" w:name="sec-scales"/>
    <w:p>
      <w:pPr>
        <w:pStyle w:val="Heading3"/>
      </w:pPr>
      <w:r>
        <w:t xml:space="preserve">38.3</w:t>
      </w:r>
      <w:r>
        <w:t xml:space="preserve"> </w:t>
      </w:r>
      <w:hyperlink r:id="rId267">
        <w:r>
          <w:rPr>
            <w:rStyle w:val="VerbatimChar"/>
          </w:rPr>
          <w:t xml:space="preserve">{scales}</w:t>
        </w:r>
      </w:hyperlink>
    </w:p>
    <w:p>
      <w:pPr>
        <w:pStyle w:val="FirstParagraph"/>
      </w:pPr>
      <w:hyperlink r:id="rId267">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8">
        <w:r>
          <w:rPr>
            <w:rStyle w:val="VerbatimChar"/>
          </w:rPr>
          <w:t xml:space="preserve">{ggplot2}</w:t>
        </w:r>
      </w:hyperlink>
      <w:r>
        <w:t xml:space="preserve">.</w:t>
      </w:r>
    </w:p>
    <w:bookmarkEnd w:id="269"/>
    <w:bookmarkStart w:id="271" w:name="sec-sessioninfo"/>
    <w:p>
      <w:pPr>
        <w:pStyle w:val="Heading3"/>
      </w:pPr>
      <w:r>
        <w:t xml:space="preserve">38.4</w:t>
      </w:r>
      <w:r>
        <w:t xml:space="preserve"> </w:t>
      </w:r>
      <w:hyperlink r:id="rId270">
        <w:r>
          <w:rPr>
            <w:rStyle w:val="VerbatimChar"/>
          </w:rPr>
          <w:t xml:space="preserve">{sessioninfo}</w:t>
        </w:r>
      </w:hyperlink>
    </w:p>
    <w:p>
      <w:pPr>
        <w:pStyle w:val="FirstParagraph"/>
      </w:pPr>
      <w:hyperlink r:id="rId270">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71"/>
    <w:bookmarkStart w:id="273" w:name="sec-downlit"/>
    <w:p>
      <w:pPr>
        <w:pStyle w:val="Heading3"/>
      </w:pPr>
      <w:r>
        <w:t xml:space="preserve">38.5</w:t>
      </w:r>
      <w:r>
        <w:t xml:space="preserve"> </w:t>
      </w:r>
      <w:hyperlink r:id="rId272">
        <w:r>
          <w:rPr>
            <w:rStyle w:val="VerbatimChar"/>
          </w:rPr>
          <w:t xml:space="preserve">{downlit}</w:t>
        </w:r>
      </w:hyperlink>
    </w:p>
    <w:p>
      <w:pPr>
        <w:pStyle w:val="FirstParagraph"/>
      </w:pPr>
      <w:hyperlink r:id="rId272">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73"/>
    <w:bookmarkStart w:id="275" w:name="sec-prettyunits"/>
    <w:p>
      <w:pPr>
        <w:pStyle w:val="Heading3"/>
      </w:pPr>
      <w:r>
        <w:t xml:space="preserve">38.6</w:t>
      </w:r>
      <w:r>
        <w:t xml:space="preserve"> </w:t>
      </w:r>
      <w:hyperlink r:id="rId274">
        <w:r>
          <w:rPr>
            <w:rStyle w:val="VerbatimChar"/>
          </w:rPr>
          <w:t xml:space="preserve">{prettyunits}</w:t>
        </w:r>
      </w:hyperlink>
    </w:p>
    <w:p>
      <w:pPr>
        <w:pStyle w:val="FirstParagraph"/>
      </w:pPr>
      <w:hyperlink r:id="rId274">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5"/>
    <w:bookmarkStart w:id="277" w:name="sec-lobstr"/>
    <w:p>
      <w:pPr>
        <w:pStyle w:val="Heading3"/>
      </w:pPr>
      <w:r>
        <w:t xml:space="preserve">38.7</w:t>
      </w:r>
      <w:r>
        <w:t xml:space="preserve"> </w:t>
      </w:r>
      <w:hyperlink r:id="rId276">
        <w:r>
          <w:rPr>
            <w:rStyle w:val="VerbatimChar"/>
          </w:rPr>
          <w:t xml:space="preserve">{lobstr}</w:t>
        </w:r>
      </w:hyperlink>
    </w:p>
    <w:p>
      <w:pPr>
        <w:pStyle w:val="FirstParagraph"/>
      </w:pPr>
      <w:hyperlink r:id="rId276">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7"/>
    <w:bookmarkStart w:id="279" w:name="sec-crayon"/>
    <w:p>
      <w:pPr>
        <w:pStyle w:val="Heading3"/>
      </w:pPr>
      <w:r>
        <w:t xml:space="preserve">38.8</w:t>
      </w:r>
      <w:r>
        <w:t xml:space="preserve"> </w:t>
      </w:r>
      <w:hyperlink r:id="rId278">
        <w:r>
          <w:rPr>
            <w:rStyle w:val="VerbatimChar"/>
          </w:rPr>
          <w:t xml:space="preserve">{crayon}</w:t>
        </w:r>
      </w:hyperlink>
    </w:p>
    <w:p>
      <w:pPr>
        <w:pStyle w:val="FirstParagraph"/>
      </w:pPr>
      <w:hyperlink r:id="rId278">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9"/>
    <w:bookmarkStart w:id="281" w:name="sec-styler"/>
    <w:p>
      <w:pPr>
        <w:pStyle w:val="Heading3"/>
      </w:pPr>
      <w:r>
        <w:t xml:space="preserve">38.9</w:t>
      </w:r>
      <w:r>
        <w:t xml:space="preserve"> </w:t>
      </w:r>
      <w:hyperlink r:id="rId280">
        <w:r>
          <w:rPr>
            <w:rStyle w:val="VerbatimChar"/>
          </w:rPr>
          <w:t xml:space="preserve">{styler}</w:t>
        </w:r>
      </w:hyperlink>
    </w:p>
    <w:p>
      <w:pPr>
        <w:pStyle w:val="FirstParagraph"/>
      </w:pPr>
      <w:hyperlink r:id="rId280">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81"/>
    <w:bookmarkStart w:id="284" w:name="sec-rex"/>
    <w:p>
      <w:pPr>
        <w:pStyle w:val="Heading3"/>
      </w:pPr>
      <w:r>
        <w:t xml:space="preserve">38.10</w:t>
      </w:r>
      <w:r>
        <w:t xml:space="preserve"> </w:t>
      </w:r>
      <w:hyperlink r:id="rId282">
        <w:r>
          <w:rPr>
            <w:rStyle w:val="VerbatimChar"/>
          </w:rPr>
          <w:t xml:space="preserve">{rex}</w:t>
        </w:r>
      </w:hyperlink>
    </w:p>
    <w:p>
      <w:pPr>
        <w:pStyle w:val="FirstParagraph"/>
      </w:pPr>
      <w:hyperlink r:id="rId282">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4"/>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4"/>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4"/>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83">
        <w:r>
          <w:rPr>
            <w:rStyle w:val="VerbatimChar"/>
          </w:rPr>
          <w:t xml:space="preserve">{stringr}</w:t>
        </w:r>
      </w:hyperlink>
      <w:r>
        <w:t xml:space="preserve"> </w:t>
      </w:r>
      <w:r>
        <w:t xml:space="preserve">functions.</w:t>
      </w:r>
    </w:p>
    <w:bookmarkEnd w:id="284"/>
    <w:bookmarkEnd w:id="285"/>
    <w:bookmarkStart w:id="288" w:name="github-actions"/>
    <w:p>
      <w:pPr>
        <w:pStyle w:val="Heading2"/>
      </w:pPr>
      <w:r>
        <w:t xml:space="preserve">39 GitHub Actions</w:t>
      </w:r>
    </w:p>
    <w:bookmarkStart w:id="287" w:name="sec-r-lib-actions"/>
    <w:p>
      <w:pPr>
        <w:pStyle w:val="Heading3"/>
      </w:pPr>
      <w:r>
        <w:t xml:space="preserve">39.1</w:t>
      </w:r>
      <w:r>
        <w:t xml:space="preserve"> </w:t>
      </w:r>
      <w:hyperlink r:id="rId286">
        <w:r>
          <w:rPr>
            <w:rStyle w:val="Hyperlink"/>
          </w:rPr>
          <w:t xml:space="preserve">actions</w:t>
        </w:r>
      </w:hyperlink>
    </w:p>
    <w:p>
      <w:pPr>
        <w:pStyle w:val="FirstParagraph"/>
      </w:pPr>
      <w:r>
        <w:t xml:space="preserve">The</w:t>
      </w:r>
      <w:r>
        <w:t xml:space="preserve"> </w:t>
      </w:r>
      <w:hyperlink r:id="rId286">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5"/>
        </w:numPr>
      </w:pPr>
      <w:r>
        <w:rPr>
          <w:rStyle w:val="VerbatimChar"/>
        </w:rPr>
        <w:t xml:space="preserve">r-lib/actions/setup-r</w:t>
      </w:r>
      <w:r>
        <w:t xml:space="preserve"> </w:t>
      </w:r>
      <w:r>
        <w:t xml:space="preserve">— installs R</w:t>
      </w:r>
    </w:p>
    <w:p>
      <w:pPr>
        <w:pStyle w:val="Compact"/>
        <w:numPr>
          <w:ilvl w:val="0"/>
          <w:numId w:val="1065"/>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5"/>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5"/>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7"/>
    <w:bookmarkEnd w:id="288"/>
    <w:bookmarkStart w:id="291" w:name="sec-tidyverse"/>
    <w:p>
      <w:pPr>
        <w:pStyle w:val="Heading2"/>
      </w:pPr>
      <w:r>
        <w:t xml:space="preserve">40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9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91"/>
    <w:bookmarkStart w:id="310" w:name="core-tidyverse-packages"/>
    <w:p>
      <w:pPr>
        <w:pStyle w:val="Heading2"/>
      </w:pPr>
      <w:r>
        <w:t xml:space="preserve">41 Core Tidyverse Packages</w:t>
      </w:r>
    </w:p>
    <w:p>
      <w:pPr>
        <w:pStyle w:val="FirstParagraph"/>
      </w:pPr>
      <w:r>
        <w:t xml:space="preserve">The</w:t>
      </w:r>
      <w:r>
        <w:t xml:space="preserve"> </w:t>
      </w:r>
      <w:hyperlink r:id="rId29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93" w:name="sec-ggplot2"/>
    <w:p>
      <w:pPr>
        <w:pStyle w:val="Heading3"/>
      </w:pPr>
      <w:r>
        <w:t xml:space="preserve">41.1</w:t>
      </w:r>
      <w:r>
        <w:t xml:space="preserve"> </w:t>
      </w:r>
      <w:hyperlink r:id="rId268">
        <w:r>
          <w:rPr>
            <w:rStyle w:val="Hyperlink"/>
          </w:rPr>
          <w:t xml:space="preserve">ggplot2</w:t>
        </w:r>
      </w:hyperlink>
    </w:p>
    <w:p>
      <w:pPr>
        <w:pStyle w:val="FirstParagraph"/>
      </w:pPr>
      <w:hyperlink r:id="rId268">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93"/>
    <w:bookmarkStart w:id="295" w:name="sec-dplyr"/>
    <w:p>
      <w:pPr>
        <w:pStyle w:val="Heading3"/>
      </w:pPr>
      <w:r>
        <w:t xml:space="preserve">41.2</w:t>
      </w:r>
      <w:r>
        <w:t xml:space="preserve"> </w:t>
      </w:r>
      <w:hyperlink r:id="rId294">
        <w:r>
          <w:rPr>
            <w:rStyle w:val="Hyperlink"/>
          </w:rPr>
          <w:t xml:space="preserve">dplyr</w:t>
        </w:r>
      </w:hyperlink>
    </w:p>
    <w:p>
      <w:pPr>
        <w:pStyle w:val="FirstParagraph"/>
      </w:pPr>
      <w:hyperlink r:id="rId294">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5"/>
    <w:bookmarkStart w:id="298" w:name="sec-tidyr"/>
    <w:p>
      <w:pPr>
        <w:pStyle w:val="Heading3"/>
      </w:pPr>
      <w:r>
        <w:t xml:space="preserve">41.3</w:t>
      </w:r>
      <w:r>
        <w:t xml:space="preserve"> </w:t>
      </w:r>
      <w:hyperlink r:id="rId296">
        <w:r>
          <w:rPr>
            <w:rStyle w:val="Hyperlink"/>
          </w:rPr>
          <w:t xml:space="preserve">tidyr</w:t>
        </w:r>
      </w:hyperlink>
    </w:p>
    <w:p>
      <w:pPr>
        <w:pStyle w:val="FirstParagraph"/>
      </w:pPr>
      <w:hyperlink r:id="rId296">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7" w:name="when-to-use-dplyr-vs-tidyr"/>
    <w:p>
      <w:pPr>
        <w:pStyle w:val="Heading4"/>
      </w:pPr>
      <w:r>
        <w:t xml:space="preserve">When to use dplyr vs tidyr</w:t>
      </w:r>
    </w:p>
    <w:p>
      <w:pPr>
        <w:pStyle w:val="FirstParagraph"/>
      </w:pPr>
      <w:r>
        <w:t xml:space="preserve">While both</w:t>
      </w:r>
      <w:r>
        <w:t xml:space="preserve"> </w:t>
      </w:r>
      <w:hyperlink r:id="rId294">
        <w:r>
          <w:rPr>
            <w:rStyle w:val="VerbatimChar"/>
          </w:rPr>
          <w:t xml:space="preserve">{dplyr}</w:t>
        </w:r>
      </w:hyperlink>
      <w:r>
        <w:t xml:space="preserve"> </w:t>
      </w:r>
      <w:r>
        <w:t xml:space="preserve">and</w:t>
      </w:r>
      <w:r>
        <w:t xml:space="preserve"> </w:t>
      </w:r>
      <w:hyperlink r:id="rId296">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6"/>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6"/>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7"/>
    <w:bookmarkEnd w:id="298"/>
    <w:bookmarkStart w:id="300" w:name="sec-readr"/>
    <w:p>
      <w:pPr>
        <w:pStyle w:val="Heading3"/>
      </w:pPr>
      <w:r>
        <w:t xml:space="preserve">41.4</w:t>
      </w:r>
      <w:r>
        <w:t xml:space="preserve"> </w:t>
      </w:r>
      <w:hyperlink r:id="rId299">
        <w:r>
          <w:rPr>
            <w:rStyle w:val="Hyperlink"/>
          </w:rPr>
          <w:t xml:space="preserve">readr</w:t>
        </w:r>
      </w:hyperlink>
    </w:p>
    <w:p>
      <w:pPr>
        <w:pStyle w:val="FirstParagraph"/>
      </w:pPr>
      <w:hyperlink r:id="rId299">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00"/>
    <w:bookmarkStart w:id="302" w:name="sec-purrr"/>
    <w:p>
      <w:pPr>
        <w:pStyle w:val="Heading3"/>
      </w:pPr>
      <w:r>
        <w:t xml:space="preserve">41.5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301">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302"/>
    <w:bookmarkStart w:id="304" w:name="sec-tibble"/>
    <w:p>
      <w:pPr>
        <w:pStyle w:val="Heading3"/>
      </w:pPr>
      <w:r>
        <w:t xml:space="preserve">41.6</w:t>
      </w:r>
      <w:r>
        <w:t xml:space="preserve"> </w:t>
      </w:r>
      <w:hyperlink r:id="rId303">
        <w:r>
          <w:rPr>
            <w:rStyle w:val="Hyperlink"/>
          </w:rPr>
          <w:t xml:space="preserve">tibble</w:t>
        </w:r>
      </w:hyperlink>
    </w:p>
    <w:p>
      <w:pPr>
        <w:pStyle w:val="FirstParagraph"/>
      </w:pPr>
      <w:hyperlink r:id="rId303">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4"/>
    <w:bookmarkStart w:id="305" w:name="sec-stringr"/>
    <w:p>
      <w:pPr>
        <w:pStyle w:val="Heading3"/>
      </w:pPr>
      <w:r>
        <w:t xml:space="preserve">41.7</w:t>
      </w:r>
      <w:r>
        <w:t xml:space="preserve"> </w:t>
      </w:r>
      <w:hyperlink r:id="rId283">
        <w:r>
          <w:rPr>
            <w:rStyle w:val="Hyperlink"/>
          </w:rPr>
          <w:t xml:space="preserve">stringr</w:t>
        </w:r>
      </w:hyperlink>
    </w:p>
    <w:p>
      <w:pPr>
        <w:pStyle w:val="FirstParagraph"/>
      </w:pPr>
      <w:hyperlink r:id="rId28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5"/>
    <w:bookmarkStart w:id="307" w:name="sec-forcats"/>
    <w:p>
      <w:pPr>
        <w:pStyle w:val="Heading3"/>
      </w:pPr>
      <w:r>
        <w:t xml:space="preserve">41.8</w:t>
      </w:r>
      <w:r>
        <w:t xml:space="preserve"> </w:t>
      </w:r>
      <w:hyperlink r:id="rId306">
        <w:r>
          <w:rPr>
            <w:rStyle w:val="Hyperlink"/>
          </w:rPr>
          <w:t xml:space="preserve">forcats</w:t>
        </w:r>
      </w:hyperlink>
    </w:p>
    <w:p>
      <w:pPr>
        <w:pStyle w:val="FirstParagraph"/>
      </w:pPr>
      <w:hyperlink r:id="rId306">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7"/>
    <w:bookmarkStart w:id="309" w:name="sec-lubridate"/>
    <w:p>
      <w:pPr>
        <w:pStyle w:val="Heading3"/>
      </w:pPr>
      <w:r>
        <w:t xml:space="preserve">41.9</w:t>
      </w:r>
      <w:r>
        <w:t xml:space="preserve"> </w:t>
      </w:r>
      <w:hyperlink r:id="rId308">
        <w:r>
          <w:rPr>
            <w:rStyle w:val="Hyperlink"/>
          </w:rPr>
          <w:t xml:space="preserve">lubridate</w:t>
        </w:r>
      </w:hyperlink>
    </w:p>
    <w:p>
      <w:pPr>
        <w:pStyle w:val="FirstParagraph"/>
      </w:pPr>
      <w:hyperlink r:id="rId308">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9"/>
    <w:bookmarkEnd w:id="310"/>
    <w:bookmarkStart w:id="312" w:name="base-r-to-tidyverse-translation"/>
    <w:p>
      <w:pPr>
        <w:pStyle w:val="Heading2"/>
      </w:pPr>
      <w:r>
        <w:t xml:space="preserve">42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11">
        <w:r>
          <w:rPr>
            <w:rStyle w:val="Hyperlink"/>
          </w:rPr>
          <w:t xml:space="preserve">this document</w:t>
        </w:r>
      </w:hyperlink>
      <w:r>
        <w:t xml:space="preserve">.</w:t>
      </w:r>
    </w:p>
    <w:bookmarkEnd w:id="312"/>
    <w:bookmarkStart w:id="321" w:name="programming-with-tidyverse"/>
    <w:p>
      <w:pPr>
        <w:pStyle w:val="Heading2"/>
      </w:pPr>
      <w:r>
        <w:t xml:space="preserve">43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7"/>
        </w:numPr>
      </w:pPr>
      <w:hyperlink r:id="rId313">
        <w:r>
          <w:rPr>
            <w:rStyle w:val="Hyperlink"/>
          </w:rPr>
          <w:t xml:space="preserve">Programming with dplyr</w:t>
        </w:r>
      </w:hyperlink>
      <w:r>
        <w:t xml:space="preserve"> </w:t>
      </w:r>
      <w:r>
        <w:t xml:space="preserve">(package vignette)</w:t>
      </w:r>
    </w:p>
    <w:p>
      <w:pPr>
        <w:pStyle w:val="Compact"/>
        <w:numPr>
          <w:ilvl w:val="0"/>
          <w:numId w:val="1067"/>
        </w:numPr>
      </w:pPr>
      <w:hyperlink r:id="rId314">
        <w:r>
          <w:rPr>
            <w:rStyle w:val="Hyperlink"/>
          </w:rPr>
          <w:t xml:space="preserve">Using dplyr in packages</w:t>
        </w:r>
      </w:hyperlink>
      <w:r>
        <w:t xml:space="preserve"> </w:t>
      </w:r>
      <w:r>
        <w:t xml:space="preserve">(package vignette)</w:t>
      </w:r>
    </w:p>
    <w:p>
      <w:pPr>
        <w:pStyle w:val="Compact"/>
        <w:numPr>
          <w:ilvl w:val="0"/>
          <w:numId w:val="1067"/>
        </w:numPr>
      </w:pPr>
      <w:hyperlink r:id="rId315">
        <w:r>
          <w:rPr>
            <w:rStyle w:val="Hyperlink"/>
          </w:rPr>
          <w:t xml:space="preserve">Tidy Eval in 5 Minutes</w:t>
        </w:r>
      </w:hyperlink>
      <w:r>
        <w:t xml:space="preserve"> </w:t>
      </w:r>
      <w:r>
        <w:t xml:space="preserve">(video)</w:t>
      </w:r>
    </w:p>
    <w:p>
      <w:pPr>
        <w:pStyle w:val="Compact"/>
        <w:numPr>
          <w:ilvl w:val="0"/>
          <w:numId w:val="1067"/>
        </w:numPr>
      </w:pPr>
      <w:hyperlink r:id="rId316">
        <w:r>
          <w:rPr>
            <w:rStyle w:val="Hyperlink"/>
          </w:rPr>
          <w:t xml:space="preserve">Data masking</w:t>
        </w:r>
      </w:hyperlink>
      <w:r>
        <w:t xml:space="preserve"> </w:t>
      </w:r>
      <w:r>
        <w:t xml:space="preserve">(rlang documentation)</w:t>
      </w:r>
    </w:p>
    <w:p>
      <w:pPr>
        <w:pStyle w:val="Compact"/>
        <w:numPr>
          <w:ilvl w:val="0"/>
          <w:numId w:val="1067"/>
        </w:numPr>
      </w:pPr>
      <w:hyperlink r:id="rId317">
        <w:r>
          <w:rPr>
            <w:rStyle w:val="Hyperlink"/>
          </w:rPr>
          <w:t xml:space="preserve">Evaluation</w:t>
        </w:r>
      </w:hyperlink>
      <w:r>
        <w:t xml:space="preserve"> </w:t>
      </w:r>
      <w:r>
        <w:t xml:space="preserve">(advanced details)</w:t>
      </w:r>
    </w:p>
    <w:p>
      <w:pPr>
        <w:pStyle w:val="Compact"/>
        <w:numPr>
          <w:ilvl w:val="0"/>
          <w:numId w:val="1067"/>
        </w:numPr>
      </w:pPr>
      <w:hyperlink r:id="rId318">
        <w:r>
          <w:rPr>
            <w:rStyle w:val="Hyperlink"/>
          </w:rPr>
          <w:t xml:space="preserve">Data Frame Columns as Arguments to Dplyr Functions</w:t>
        </w:r>
      </w:hyperlink>
      <w:r>
        <w:t xml:space="preserve"> </w:t>
      </w:r>
      <w:r>
        <w:t xml:space="preserve">(blog)</w:t>
      </w:r>
    </w:p>
    <w:p>
      <w:pPr>
        <w:pStyle w:val="Compact"/>
        <w:numPr>
          <w:ilvl w:val="0"/>
          <w:numId w:val="1067"/>
        </w:numPr>
      </w:pPr>
      <w:hyperlink r:id="rId319">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20">
        <w:r>
          <w:rPr>
            <w:rStyle w:val="Hyperlink"/>
          </w:rPr>
          <w:t xml:space="preserve">Tidyverse Replacements</w:t>
        </w:r>
      </w:hyperlink>
    </w:p>
    <w:bookmarkEnd w:id="321"/>
    <w:bookmarkStart w:id="324" w:name="sec-coding-with-r-and-python"/>
    <w:p>
      <w:pPr>
        <w:pStyle w:val="Heading2"/>
      </w:pPr>
      <w:r>
        <w:t xml:space="preserve">44 Coding with R and Python</w:t>
      </w:r>
    </w:p>
    <w:p>
      <w:pPr>
        <w:pStyle w:val="FirstParagraph"/>
      </w:pPr>
      <w:r>
        <w:t xml:space="preserve">If you’re using both R and Python, you may wish to check out the</w:t>
      </w:r>
      <w:r>
        <w:t xml:space="preserve"> </w:t>
      </w:r>
      <w:hyperlink r:id="rId322">
        <w:r>
          <w:rPr>
            <w:rStyle w:val="Hyperlink"/>
          </w:rPr>
          <w:t xml:space="preserve">Feather package</w:t>
        </w:r>
      </w:hyperlink>
      <w:r>
        <w:t xml:space="preserve"> </w:t>
      </w:r>
      <w:r>
        <w:t xml:space="preserve">for exchanging data between the two languages</w:t>
      </w:r>
      <w:r>
        <w:t xml:space="preserve"> </w:t>
      </w:r>
      <w:hyperlink r:id="rId323">
        <w:r>
          <w:rPr>
            <w:rStyle w:val="Hyperlink"/>
          </w:rPr>
          <w:t xml:space="preserve">extremely quickly</w:t>
        </w:r>
      </w:hyperlink>
      <w:r>
        <w:t xml:space="preserve">.</w:t>
      </w:r>
    </w:p>
    <w:bookmarkEnd w:id="324"/>
    <w:bookmarkStart w:id="330" w:name="X06dce33c5a777f8322711dde05e81eef8b1d1f6"/>
    <w:p>
      <w:pPr>
        <w:pStyle w:val="Heading2"/>
      </w:pPr>
      <w:r>
        <w:t xml:space="preserve">45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5" w:name="lapply-and-sapply-1"/>
    <w:p>
      <w:pPr>
        <w:pStyle w:val="Heading3"/>
      </w:pPr>
      <w:r>
        <w:t xml:space="preserve">45.1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5"/>
    <w:bookmarkStart w:id="326" w:name="mapply-and-pmap"/>
    <w:p>
      <w:pPr>
        <w:pStyle w:val="Heading3"/>
      </w:pPr>
      <w:r>
        <w:t xml:space="preserve">45.2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6"/>
    <w:bookmarkStart w:id="329" w:name="Xf551672fa8f1190aa44df63554b00ab4edf5974"/>
    <w:p>
      <w:pPr>
        <w:pStyle w:val="Heading3"/>
      </w:pPr>
      <w:r>
        <w:t xml:space="preserve">45.3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7"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7"/>
    <w:bookmarkStart w:id="328"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8"/>
    <w:bookmarkEnd w:id="329"/>
    <w:bookmarkEnd w:id="330"/>
    <w:bookmarkStart w:id="339" w:name="sec-reviewing-code"/>
    <w:p>
      <w:pPr>
        <w:pStyle w:val="Heading2"/>
      </w:pPr>
      <w:r>
        <w:t xml:space="preserve">46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31">
        <w:r>
          <w:rPr>
            <w:rStyle w:val="Hyperlink"/>
          </w:rPr>
          <w:t xml:space="preserve">Collaborative Software Development</w:t>
        </w:r>
      </w:hyperlink>
      <w:r>
        <w:t xml:space="preserve">.</w:t>
      </w:r>
    </w:p>
    <w:bookmarkStart w:id="332" w:name="sec-why-review-code"/>
    <w:p>
      <w:pPr>
        <w:pStyle w:val="Heading3"/>
      </w:pPr>
      <w:r>
        <w:t xml:space="preserve">46.1 Why We Review Code</w:t>
      </w:r>
    </w:p>
    <w:p>
      <w:pPr>
        <w:pStyle w:val="FirstParagraph"/>
      </w:pPr>
      <w:r>
        <w:t xml:space="preserve">Code review serves several vital purposes:</w:t>
      </w:r>
    </w:p>
    <w:p>
      <w:pPr>
        <w:pStyle w:val="Compact"/>
        <w:numPr>
          <w:ilvl w:val="0"/>
          <w:numId w:val="1068"/>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8"/>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8"/>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8"/>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32"/>
    <w:bookmarkStart w:id="336" w:name="sec-what-to-look-for"/>
    <w:p>
      <w:pPr>
        <w:pStyle w:val="Heading3"/>
      </w:pPr>
      <w:r>
        <w:t xml:space="preserve">46.2 What Reviewers Look For</w:t>
      </w:r>
    </w:p>
    <w:p>
      <w:pPr>
        <w:pStyle w:val="FirstParagraph"/>
      </w:pPr>
      <w:r>
        <w:t xml:space="preserve">When reviewing a colleague’s code, evaluate these key dimensions:</w:t>
      </w:r>
    </w:p>
    <w:p>
      <w:pPr>
        <w:pStyle w:val="Compact"/>
        <w:numPr>
          <w:ilvl w:val="0"/>
          <w:numId w:val="1069"/>
        </w:numPr>
      </w:pPr>
      <w:r>
        <w:rPr>
          <w:b/>
          <w:bCs/>
        </w:rPr>
        <w:t xml:space="preserve">Reproducibility</w:t>
      </w:r>
      <w:r>
        <w:t xml:space="preserve">:</w:t>
      </w:r>
    </w:p>
    <w:p>
      <w:pPr>
        <w:pStyle w:val="Compact"/>
        <w:numPr>
          <w:ilvl w:val="1"/>
          <w:numId w:val="1070"/>
        </w:numPr>
      </w:pPr>
      <w:r>
        <w:t xml:space="preserve">Does the script run cleanly from start to finish in a fresh R session?</w:t>
      </w:r>
    </w:p>
    <w:p>
      <w:pPr>
        <w:pStyle w:val="Compact"/>
        <w:numPr>
          <w:ilvl w:val="1"/>
          <w:numId w:val="1070"/>
        </w:numPr>
      </w:pPr>
      <w:r>
        <w:t xml:space="preserve">Are package dependencies managed reproducibly via</w:t>
      </w:r>
      <w:r>
        <w:t xml:space="preserve"> </w:t>
      </w:r>
      <w:hyperlink r:id="rId333">
        <w:r>
          <w:rPr>
            <w:rStyle w:val="VerbatimChar"/>
          </w:rPr>
          <w:t xml:space="preserve">{renv}</w:t>
        </w:r>
      </w:hyperlink>
      <w:r>
        <w:t xml:space="preserve"> </w:t>
      </w:r>
      <w:r>
        <w:t xml:space="preserve">(see</w:t>
      </w:r>
      <w:r>
        <w:t xml:space="preserve"> </w:t>
      </w:r>
      <w:hyperlink r:id="rId334">
        <w:r>
          <w:rPr>
            <w:rStyle w:val="Hyperlink"/>
          </w:rPr>
          <w:t xml:space="preserve">Reproducible Environments</w:t>
        </w:r>
      </w:hyperlink>
      <w:r>
        <w:t xml:space="preserve">)?</w:t>
      </w:r>
    </w:p>
    <w:p>
      <w:pPr>
        <w:pStyle w:val="Compact"/>
        <w:numPr>
          <w:ilvl w:val="1"/>
          <w:numId w:val="1070"/>
        </w:numPr>
      </w:pPr>
      <w:r>
        <w:t xml:space="preserve">Are file paths relative and constructed with</w:t>
      </w:r>
      <w:r>
        <w:t xml:space="preserve"> </w:t>
      </w:r>
      <w:hyperlink r:id="rId264">
        <w:r>
          <w:rPr>
            <w:rStyle w:val="VerbatimChar"/>
          </w:rPr>
          <w:t xml:space="preserve">{here}</w:t>
        </w:r>
      </w:hyperlink>
      <w:r>
        <w:t xml:space="preserve"> </w:t>
      </w:r>
      <w:r>
        <w:t xml:space="preserve">(see</w:t>
      </w:r>
      <w:r>
        <w:t xml:space="preserve"> </w:t>
      </w:r>
      <w:hyperlink w:anchor="sec-here-package-practices">
        <w:r>
          <w:rPr>
            <w:rStyle w:val="Hyperlink"/>
          </w:rPr>
          <w:t xml:space="preserve">Section 30</w:t>
        </w:r>
      </w:hyperlink>
      <w:r>
        <w:t xml:space="preserve">),</w:t>
      </w:r>
      <w:r>
        <w:t xml:space="preserve"> </w:t>
      </w:r>
      <w:r>
        <w:t xml:space="preserve">avoiding machine-specific absolute paths?</w:t>
      </w:r>
    </w:p>
    <w:p>
      <w:pPr>
        <w:pStyle w:val="Compact"/>
        <w:numPr>
          <w:ilvl w:val="0"/>
          <w:numId w:val="1069"/>
        </w:numPr>
      </w:pPr>
      <w:r>
        <w:rPr>
          <w:b/>
          <w:bCs/>
        </w:rPr>
        <w:t xml:space="preserve">Code correctness and data integrity</w:t>
      </w:r>
      <w:r>
        <w:t xml:space="preserve">:</w:t>
      </w:r>
    </w:p>
    <w:p>
      <w:pPr>
        <w:pStyle w:val="Compact"/>
        <w:numPr>
          <w:ilvl w:val="1"/>
          <w:numId w:val="1071"/>
        </w:numPr>
      </w:pPr>
      <w:r>
        <w:t xml:space="preserve">Are data transformations and filtering steps logical and documented?</w:t>
      </w:r>
    </w:p>
    <w:p>
      <w:pPr>
        <w:pStyle w:val="Compact"/>
        <w:numPr>
          <w:ilvl w:val="1"/>
          <w:numId w:val="1071"/>
        </w:numPr>
      </w:pPr>
      <w:r>
        <w:t xml:space="preserve">Are missing values (</w:t>
      </w:r>
      <w:r>
        <w:rPr>
          <w:rStyle w:val="VerbatimChar"/>
        </w:rPr>
        <w:t xml:space="preserve">NA</w:t>
      </w:r>
      <w:r>
        <w:t xml:space="preserve">), edge cases, and empty groupings handled appropriately?</w:t>
      </w:r>
    </w:p>
    <w:p>
      <w:pPr>
        <w:pStyle w:val="Compact"/>
        <w:numPr>
          <w:ilvl w:val="1"/>
          <w:numId w:val="1071"/>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9"/>
        </w:numPr>
      </w:pPr>
      <w:r>
        <w:rPr>
          <w:b/>
          <w:bCs/>
        </w:rPr>
        <w:t xml:space="preserve">Style and structure</w:t>
      </w:r>
      <w:r>
        <w:t xml:space="preserve">:</w:t>
      </w:r>
    </w:p>
    <w:p>
      <w:pPr>
        <w:pStyle w:val="Compact"/>
        <w:numPr>
          <w:ilvl w:val="1"/>
          <w:numId w:val="1072"/>
        </w:numPr>
      </w:pPr>
      <w:r>
        <w:t xml:space="preserve">Does the code follow the project’s R code style (see</w:t>
      </w:r>
      <w:r>
        <w:t xml:space="preserve"> </w:t>
      </w:r>
      <w:hyperlink r:id="rId335">
        <w:r>
          <w:rPr>
            <w:rStyle w:val="Hyperlink"/>
          </w:rPr>
          <w:t xml:space="preserve">R Code Style</w:t>
        </w:r>
      </w:hyperlink>
      <w:r>
        <w:t xml:space="preserve">)?</w:t>
      </w:r>
    </w:p>
    <w:p>
      <w:pPr>
        <w:pStyle w:val="Compact"/>
        <w:numPr>
          <w:ilvl w:val="1"/>
          <w:numId w:val="1072"/>
        </w:numPr>
      </w:pPr>
      <w:r>
        <w:t xml:space="preserve">Are long chunks broken into focused functions (see</w:t>
      </w:r>
      <w:r>
        <w:t xml:space="preserve"> </w:t>
      </w:r>
      <w:hyperlink w:anchor="sec-function-decomposition">
        <w:r>
          <w:rPr>
            <w:rStyle w:val="Hyperlink"/>
          </w:rPr>
          <w:t xml:space="preserve">Section 19</w:t>
        </w:r>
      </w:hyperlink>
      <w:r>
        <w:t xml:space="preserve">)?</w:t>
      </w:r>
    </w:p>
    <w:p>
      <w:pPr>
        <w:pStyle w:val="Compact"/>
        <w:numPr>
          <w:ilvl w:val="1"/>
          <w:numId w:val="1072"/>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9"/>
        </w:numPr>
      </w:pPr>
      <w:r>
        <w:rPr>
          <w:b/>
          <w:bCs/>
        </w:rPr>
        <w:t xml:space="preserve">Documentation</w:t>
      </w:r>
      <w:r>
        <w:t xml:space="preserve">:</w:t>
      </w:r>
    </w:p>
    <w:p>
      <w:pPr>
        <w:pStyle w:val="Compact"/>
        <w:numPr>
          <w:ilvl w:val="1"/>
          <w:numId w:val="1073"/>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3"/>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6"/>
    <w:bookmarkStart w:id="337" w:name="sec-constructive-feedback"/>
    <w:p>
      <w:pPr>
        <w:pStyle w:val="Heading3"/>
      </w:pPr>
      <w:r>
        <w:t xml:space="preserve">46.3 How to Give Constructive Feedback</w:t>
      </w:r>
    </w:p>
    <w:p>
      <w:pPr>
        <w:pStyle w:val="FirstParagraph"/>
      </w:pPr>
      <w:r>
        <w:t xml:space="preserve">Effective code review builds a supportive, high-trust research culture:</w:t>
      </w:r>
    </w:p>
    <w:p>
      <w:pPr>
        <w:pStyle w:val="Compact"/>
        <w:numPr>
          <w:ilvl w:val="0"/>
          <w:numId w:val="1074"/>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4"/>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4"/>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4"/>
        </w:numPr>
      </w:pPr>
      <w:r>
        <w:rPr>
          <w:b/>
          <w:bCs/>
        </w:rPr>
        <w:t xml:space="preserve">Ask clarifying questions</w:t>
      </w:r>
      <w:r>
        <w:t xml:space="preserve">: When logic is unclear,</w:t>
      </w:r>
      <w:r>
        <w:t xml:space="preserve"> </w:t>
      </w:r>
      <w:r>
        <w:t xml:space="preserve">ask the author to explain their intent before proposing a rewrite.</w:t>
      </w:r>
    </w:p>
    <w:bookmarkEnd w:id="337"/>
    <w:bookmarkStart w:id="338" w:name="sec-when-to-approve"/>
    <w:p>
      <w:pPr>
        <w:pStyle w:val="Heading3"/>
      </w:pPr>
      <w:r>
        <w:t xml:space="preserve">46.4 When to Approve</w:t>
      </w:r>
    </w:p>
    <w:p>
      <w:pPr>
        <w:pStyle w:val="FirstParagraph"/>
      </w:pPr>
      <w:r>
        <w:t xml:space="preserve">Approve a pull request when:</w:t>
      </w:r>
    </w:p>
    <w:p>
      <w:pPr>
        <w:pStyle w:val="Compact"/>
        <w:numPr>
          <w:ilvl w:val="0"/>
          <w:numId w:val="1075"/>
        </w:numPr>
      </w:pPr>
      <w:r>
        <w:t xml:space="preserve">All automated CI checks and workflows pass cleanly.</w:t>
      </w:r>
    </w:p>
    <w:p>
      <w:pPr>
        <w:pStyle w:val="Compact"/>
        <w:numPr>
          <w:ilvl w:val="0"/>
          <w:numId w:val="1075"/>
        </w:numPr>
      </w:pPr>
      <w:r>
        <w:t xml:space="preserve">The code runs end-to-end and produces expected outputs.</w:t>
      </w:r>
    </w:p>
    <w:p>
      <w:pPr>
        <w:pStyle w:val="Compact"/>
        <w:numPr>
          <w:ilvl w:val="0"/>
          <w:numId w:val="1075"/>
        </w:numPr>
      </w:pPr>
      <w:r>
        <w:t xml:space="preserve">All blocking review findings have been resolved or explicitly deferred to a tracked follow-up issue.</w:t>
      </w:r>
    </w:p>
    <w:p>
      <w:pPr>
        <w:pStyle w:val="Compact"/>
        <w:numPr>
          <w:ilvl w:val="0"/>
          <w:numId w:val="1075"/>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8"/>
    <w:bookmarkEnd w:id="339"/>
    <w:bookmarkStart w:id="342" w:name="sec-getting-help-with-code"/>
    <w:p>
      <w:pPr>
        <w:pStyle w:val="Heading2"/>
      </w:pPr>
      <w:r>
        <w:t xml:space="preserve">47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6"/>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6"/>
        </w:numPr>
      </w:pPr>
      <w:r>
        <w:t xml:space="preserve">Is</w:t>
      </w:r>
      <w:r>
        <w:t xml:space="preserve"> </w:t>
      </w:r>
      <w:r>
        <w:rPr>
          <w:b/>
          <w:bCs/>
        </w:rPr>
        <w:t xml:space="preserve">minimal</w:t>
      </w:r>
      <w:r>
        <w:t xml:space="preserve">: Strips away everything not directly related to your problem</w:t>
      </w:r>
    </w:p>
    <w:p>
      <w:pPr>
        <w:pStyle w:val="Compact"/>
        <w:numPr>
          <w:ilvl w:val="0"/>
          <w:numId w:val="1076"/>
        </w:numPr>
      </w:pPr>
      <w:r>
        <w:t xml:space="preserve">Uses small, simple example data (often built-in datasets)</w:t>
      </w:r>
    </w:p>
    <w:p>
      <w:pPr>
        <w:pStyle w:val="FirstParagraph"/>
      </w:pPr>
      <w:r>
        <w:rPr>
          <w:b/>
          <w:bCs/>
        </w:rPr>
        <w:t xml:space="preserve">Why create a reprex:</w:t>
      </w:r>
    </w:p>
    <w:p>
      <w:pPr>
        <w:pStyle w:val="Compact"/>
        <w:numPr>
          <w:ilvl w:val="0"/>
          <w:numId w:val="1077"/>
        </w:numPr>
      </w:pPr>
      <w:r>
        <w:t xml:space="preserve">80% of the time, creating a reprex helps you discover the solution yourself</w:t>
      </w:r>
    </w:p>
    <w:p>
      <w:pPr>
        <w:pStyle w:val="Compact"/>
        <w:numPr>
          <w:ilvl w:val="0"/>
          <w:numId w:val="1077"/>
        </w:numPr>
      </w:pPr>
      <w:r>
        <w:t xml:space="preserve">20% of the time, you’ll have a clear example that makes it easy for others to help you</w:t>
      </w:r>
    </w:p>
    <w:p>
      <w:pPr>
        <w:pStyle w:val="Compact"/>
        <w:numPr>
          <w:ilvl w:val="0"/>
          <w:numId w:val="1077"/>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8"/>
        </w:numPr>
      </w:pPr>
      <w:hyperlink r:id="rId340">
        <w:r>
          <w:rPr>
            <w:rStyle w:val="VerbatimChar"/>
          </w:rPr>
          <w:t xml:space="preserve">{reprex}</w:t>
        </w:r>
      </w:hyperlink>
      <w:r>
        <w:t xml:space="preserve"> </w:t>
      </w:r>
      <w:r>
        <w:t xml:space="preserve">package: Automates creation of reproducible examples</w:t>
      </w:r>
    </w:p>
    <w:p>
      <w:pPr>
        <w:pStyle w:val="Compact"/>
        <w:numPr>
          <w:ilvl w:val="0"/>
          <w:numId w:val="1078"/>
        </w:numPr>
      </w:pPr>
      <w:hyperlink r:id="rId341">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42"/>
    <w:bookmarkStart w:id="404" w:name="sec-r-resources"/>
    <w:p>
      <w:pPr>
        <w:pStyle w:val="Heading2"/>
      </w:pPr>
      <w:r>
        <w:t xml:space="preserve">48 Additional Resources</w:t>
      </w:r>
    </w:p>
    <w:bookmarkStart w:id="349" w:name="learning-r"/>
    <w:p>
      <w:pPr>
        <w:pStyle w:val="Heading3"/>
      </w:pPr>
      <w:r>
        <w:t xml:space="preserve">48.1 Learning R</w:t>
      </w:r>
    </w:p>
    <w:p>
      <w:pPr>
        <w:pStyle w:val="Compact"/>
        <w:numPr>
          <w:ilvl w:val="0"/>
          <w:numId w:val="1079"/>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9"/>
        </w:numPr>
      </w:pPr>
      <w:hyperlink r:id="rId343">
        <w:r>
          <w:rPr>
            <w:rStyle w:val="Hyperlink"/>
          </w:rPr>
          <w:t xml:space="preserve">R for Epidemiology</w:t>
        </w:r>
      </w:hyperlink>
      <w:r>
        <w:t xml:space="preserve"> </w:t>
      </w:r>
      <w:r>
        <w:t xml:space="preserve">- an introduction to R, with epidemiology examples</w:t>
      </w:r>
    </w:p>
    <w:p>
      <w:pPr>
        <w:pStyle w:val="Compact"/>
        <w:numPr>
          <w:ilvl w:val="0"/>
          <w:numId w:val="1079"/>
        </w:numPr>
      </w:pPr>
      <w:hyperlink r:id="rId344">
        <w:r>
          <w:rPr>
            <w:rStyle w:val="Hyperlink"/>
          </w:rPr>
          <w:t xml:space="preserve">The Epidemiologist R Handbook</w:t>
        </w:r>
      </w:hyperlink>
      <w:r>
        <w:t xml:space="preserve"> </w:t>
      </w:r>
      <w:r>
        <w:t xml:space="preserve">- task-oriented reference for applied epidemiology</w:t>
      </w:r>
    </w:p>
    <w:p>
      <w:pPr>
        <w:pStyle w:val="Compact"/>
        <w:numPr>
          <w:ilvl w:val="0"/>
          <w:numId w:val="1079"/>
        </w:numPr>
      </w:pPr>
      <w:hyperlink r:id="rId345">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9"/>
        </w:numPr>
      </w:pPr>
      <w:hyperlink r:id="rId346">
        <w:r>
          <w:rPr>
            <w:rStyle w:val="Hyperlink"/>
          </w:rPr>
          <w:t xml:space="preserve">R for Reproducible Scientific Analysis</w:t>
        </w:r>
      </w:hyperlink>
      <w:r>
        <w:t xml:space="preserve"> </w:t>
      </w:r>
      <w:r>
        <w:t xml:space="preserve">- Software Carpentry’s introductory lesson</w:t>
      </w:r>
    </w:p>
    <w:p>
      <w:pPr>
        <w:pStyle w:val="Compact"/>
        <w:numPr>
          <w:ilvl w:val="0"/>
          <w:numId w:val="1079"/>
        </w:numPr>
      </w:pPr>
      <w:hyperlink r:id="rId347">
        <w:r>
          <w:rPr>
            <w:rStyle w:val="Hyperlink"/>
          </w:rPr>
          <w:t xml:space="preserve">Building reproducible analytical pipelines with R</w:t>
        </w:r>
      </w:hyperlink>
      <w:r>
        <w:t xml:space="preserve"> </w:t>
      </w:r>
      <w:r>
        <w:t xml:space="preserve">- project-level reproducibility in R</w:t>
      </w:r>
    </w:p>
    <w:p>
      <w:pPr>
        <w:pStyle w:val="Compact"/>
        <w:numPr>
          <w:ilvl w:val="0"/>
          <w:numId w:val="1079"/>
        </w:numPr>
      </w:pPr>
      <w:hyperlink r:id="rId348">
        <w:r>
          <w:rPr>
            <w:rStyle w:val="Hyperlink"/>
          </w:rPr>
          <w:t xml:space="preserve">Posit Recipes</w:t>
        </w:r>
      </w:hyperlink>
      <w:r>
        <w:t xml:space="preserve"> </w:t>
      </w:r>
      <w:r>
        <w:t xml:space="preserve">- short, task-focused R code snippets</w:t>
      </w:r>
    </w:p>
    <w:bookmarkEnd w:id="349"/>
    <w:bookmarkStart w:id="351" w:name="learning-python"/>
    <w:p>
      <w:pPr>
        <w:pStyle w:val="Heading3"/>
      </w:pPr>
      <w:r>
        <w:t xml:space="preserve">48.2 Learning Python</w:t>
      </w:r>
    </w:p>
    <w:p>
      <w:pPr>
        <w:pStyle w:val="Compact"/>
        <w:numPr>
          <w:ilvl w:val="0"/>
          <w:numId w:val="1080"/>
        </w:numPr>
      </w:pPr>
      <w:hyperlink r:id="rId350">
        <w:r>
          <w:rPr>
            <w:rStyle w:val="Hyperlink"/>
          </w:rPr>
          <w:t xml:space="preserve">Python Tutor</w:t>
        </w:r>
      </w:hyperlink>
      <w:r>
        <w:t xml:space="preserve"> </w:t>
      </w:r>
      <w:r>
        <w:t xml:space="preserve">- steps through a short program one line at a time</w:t>
      </w:r>
      <w:r>
        <w:t xml:space="preserve"> </w:t>
      </w:r>
      <w:r>
        <w:t xml:space="preserve">and draws each variable and object in memory;</w:t>
      </w:r>
      <w:r>
        <w:t xml:space="preserve"> </w:t>
      </w:r>
      <w:r>
        <w:t xml:space="preserve">it visualizes Python, Java, C, C++ and JavaScript (not R) and limits program length, so use it on small examples</w:t>
      </w:r>
    </w:p>
    <w:bookmarkEnd w:id="351"/>
    <w:bookmarkStart w:id="356" w:name="coming-to-r-from-sas"/>
    <w:p>
      <w:pPr>
        <w:pStyle w:val="Heading3"/>
      </w:pPr>
      <w:r>
        <w:t xml:space="preserve">48.3 Coming to R from SAS</w:t>
      </w:r>
    </w:p>
    <w:p>
      <w:pPr>
        <w:pStyle w:val="Compact"/>
        <w:numPr>
          <w:ilvl w:val="0"/>
          <w:numId w:val="1081"/>
        </w:numPr>
      </w:pPr>
      <w:hyperlink r:id="rId352">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53">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81"/>
        </w:numPr>
      </w:pPr>
      <w:hyperlink r:id="rId354">
        <w:r>
          <w:rPr>
            <w:rStyle w:val="Hyperlink"/>
          </w:rPr>
          <w:t xml:space="preserve">R for SAS and SPSS Users</w:t>
        </w:r>
      </w:hyperlink>
      <w:r>
        <w:t xml:space="preserve"> </w:t>
      </w:r>
      <w:r>
        <w:t xml:space="preserve">(Muenchen) - common SAS and SPSS tasks, done in R</w:t>
      </w:r>
    </w:p>
    <w:p>
      <w:pPr>
        <w:pStyle w:val="Compact"/>
        <w:numPr>
          <w:ilvl w:val="0"/>
          <w:numId w:val="1081"/>
        </w:numPr>
      </w:pPr>
      <w:hyperlink r:id="rId355">
        <w:r>
          <w:rPr>
            <w:rStyle w:val="Hyperlink"/>
          </w:rPr>
          <w:t xml:space="preserve">SAS and R</w:t>
        </w:r>
      </w:hyperlink>
      <w:r>
        <w:t xml:space="preserve"> </w:t>
      </w:r>
      <w:r>
        <w:t xml:space="preserve">(Kleinman and Horton) - side-by-side SAS and R code for data management and analysis</w:t>
      </w:r>
    </w:p>
    <w:bookmarkEnd w:id="356"/>
    <w:bookmarkStart w:id="363" w:name="general-r-programming"/>
    <w:p>
      <w:pPr>
        <w:pStyle w:val="Heading3"/>
      </w:pPr>
      <w:r>
        <w:t xml:space="preserve">48.4 General R Programming</w:t>
      </w:r>
    </w:p>
    <w:p>
      <w:pPr>
        <w:pStyle w:val="Compact"/>
        <w:numPr>
          <w:ilvl w:val="0"/>
          <w:numId w:val="1082"/>
        </w:numPr>
      </w:pPr>
      <w:r>
        <w:t xml:space="preserve">Advanced R</w:t>
      </w:r>
      <w:r>
        <w:t xml:space="preserve"> </w:t>
      </w:r>
      <w:r>
        <w:t xml:space="preserve">(Wickham 2019)</w:t>
      </w:r>
      <w:r>
        <w:t xml:space="preserve"> </w:t>
      </w:r>
      <w:r>
        <w:t xml:space="preserve">- deep dive into R programming and internals, including</w:t>
      </w:r>
      <w:r>
        <w:t xml:space="preserve"> </w:t>
      </w:r>
      <w:hyperlink r:id="rId357">
        <w:r>
          <w:rPr>
            <w:rStyle w:val="Hyperlink"/>
          </w:rPr>
          <w:t xml:space="preserve">functions</w:t>
        </w:r>
      </w:hyperlink>
      <w:r>
        <w:t xml:space="preserve">,</w:t>
      </w:r>
      <w:r>
        <w:t xml:space="preserve"> </w:t>
      </w:r>
      <w:hyperlink r:id="rId358">
        <w:r>
          <w:rPr>
            <w:rStyle w:val="Hyperlink"/>
          </w:rPr>
          <w:t xml:space="preserve">object-oriented systems</w:t>
        </w:r>
      </w:hyperlink>
      <w:r>
        <w:t xml:space="preserve">,</w:t>
      </w:r>
      <w:r>
        <w:t xml:space="preserve"> </w:t>
      </w:r>
      <w:r>
        <w:t xml:space="preserve">and</w:t>
      </w:r>
      <w:r>
        <w:t xml:space="preserve"> </w:t>
      </w:r>
      <w:hyperlink r:id="rId359">
        <w:r>
          <w:rPr>
            <w:rStyle w:val="Hyperlink"/>
          </w:rPr>
          <w:t xml:space="preserve">debugging</w:t>
        </w:r>
      </w:hyperlink>
    </w:p>
    <w:p>
      <w:pPr>
        <w:pStyle w:val="Compact"/>
        <w:numPr>
          <w:ilvl w:val="0"/>
          <w:numId w:val="1082"/>
        </w:numPr>
      </w:pPr>
      <w:hyperlink r:id="rId360">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82"/>
        </w:numPr>
      </w:pPr>
      <w:hyperlink r:id="rId361">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82"/>
        </w:numPr>
      </w:pPr>
      <w:hyperlink r:id="rId362">
        <w:r>
          <w:rPr>
            <w:rStyle w:val="Hyperlink"/>
          </w:rPr>
          <w:t xml:space="preserve">Spatial Data Science: With Applications in R</w:t>
        </w:r>
      </w:hyperlink>
      <w:r>
        <w:t xml:space="preserve"> </w:t>
      </w:r>
      <w:r>
        <w:t xml:space="preserve">- spatial data analysis in R</w:t>
      </w:r>
    </w:p>
    <w:bookmarkEnd w:id="363"/>
    <w:bookmarkStart w:id="366" w:name="summary-tables"/>
    <w:p>
      <w:pPr>
        <w:pStyle w:val="Heading3"/>
      </w:pPr>
      <w:r>
        <w:t xml:space="preserve">48.5 Summary tables</w:t>
      </w:r>
    </w:p>
    <w:p>
      <w:pPr>
        <w:pStyle w:val="Compact"/>
        <w:numPr>
          <w:ilvl w:val="0"/>
          <w:numId w:val="1083"/>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3"/>
        </w:numPr>
      </w:pPr>
      <w:hyperlink r:id="rId364">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3"/>
        </w:numPr>
      </w:pPr>
      <w:hyperlink r:id="rId365">
        <w:r>
          <w:rPr>
            <w:rStyle w:val="VerbatimChar"/>
          </w:rPr>
          <w:t xml:space="preserve">{arsenal}</w:t>
        </w:r>
      </w:hyperlink>
      <w:r>
        <w:t xml:space="preserve"> </w:t>
      </w:r>
      <w:r>
        <w:t xml:space="preserve">- summary tables, from the Mayo Clinic</w:t>
      </w:r>
    </w:p>
    <w:p>
      <w:pPr>
        <w:pStyle w:val="Compact"/>
        <w:numPr>
          <w:ilvl w:val="0"/>
          <w:numId w:val="1083"/>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66"/>
    <w:bookmarkStart w:id="371" w:name="r-package-development"/>
    <w:p>
      <w:pPr>
        <w:pStyle w:val="Heading3"/>
      </w:pPr>
      <w:r>
        <w:t xml:space="preserve">48.6 R Package Development</w:t>
      </w:r>
    </w:p>
    <w:p>
      <w:pPr>
        <w:pStyle w:val="Compact"/>
        <w:numPr>
          <w:ilvl w:val="0"/>
          <w:numId w:val="108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4"/>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4"/>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4"/>
        </w:numPr>
      </w:pPr>
      <w:hyperlink r:id="rId37">
        <w:r>
          <w:rPr>
            <w:rStyle w:val="Hyperlink"/>
          </w:rPr>
          <w:t xml:space="preserve">devtools documentation</w:t>
        </w:r>
      </w:hyperlink>
      <w:r>
        <w:t xml:space="preserve"> </w:t>
      </w:r>
      <w:r>
        <w:t xml:space="preserve">- essential development tools</w:t>
      </w:r>
    </w:p>
    <w:p>
      <w:pPr>
        <w:pStyle w:val="Compact"/>
        <w:numPr>
          <w:ilvl w:val="0"/>
          <w:numId w:val="1084"/>
        </w:numPr>
      </w:pPr>
      <w:hyperlink r:id="rId23">
        <w:r>
          <w:rPr>
            <w:rStyle w:val="Hyperlink"/>
          </w:rPr>
          <w:t xml:space="preserve">pkgdown documentation</w:t>
        </w:r>
      </w:hyperlink>
      <w:r>
        <w:t xml:space="preserve"> </w:t>
      </w:r>
      <w:r>
        <w:t xml:space="preserve">- create package websites</w:t>
      </w:r>
    </w:p>
    <w:p>
      <w:pPr>
        <w:pStyle w:val="Compact"/>
        <w:numPr>
          <w:ilvl w:val="0"/>
          <w:numId w:val="1084"/>
        </w:numPr>
      </w:pPr>
      <w:hyperlink r:id="rId39">
        <w:r>
          <w:rPr>
            <w:rStyle w:val="Hyperlink"/>
          </w:rPr>
          <w:t xml:space="preserve">testthat documentation</w:t>
        </w:r>
      </w:hyperlink>
      <w:r>
        <w:t xml:space="preserve"> </w:t>
      </w:r>
      <w:r>
        <w:t xml:space="preserve">- unit testing framework</w:t>
      </w:r>
    </w:p>
    <w:p>
      <w:pPr>
        <w:pStyle w:val="Compact"/>
        <w:numPr>
          <w:ilvl w:val="0"/>
          <w:numId w:val="1084"/>
        </w:numPr>
      </w:pPr>
      <w:hyperlink r:id="rId367">
        <w:r>
          <w:rPr>
            <w:rStyle w:val="Hyperlink"/>
          </w:rPr>
          <w:t xml:space="preserve">Releasing to CRAN</w:t>
        </w:r>
      </w:hyperlink>
      <w:r>
        <w:t xml:space="preserve"> </w:t>
      </w:r>
      <w:r>
        <w:t xml:space="preserve">and the</w:t>
      </w:r>
      <w:r>
        <w:t xml:space="preserve"> </w:t>
      </w:r>
      <w:hyperlink r:id="rId368">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9">
        <w:r>
          <w:rPr>
            <w:rStyle w:val="Hyperlink"/>
          </w:rPr>
          <w:t xml:space="preserve">Code Publication</w:t>
        </w:r>
      </w:hyperlink>
      <w:r>
        <w:t xml:space="preserve">)</w:t>
      </w:r>
    </w:p>
    <w:p>
      <w:pPr>
        <w:pStyle w:val="Compact"/>
        <w:numPr>
          <w:ilvl w:val="0"/>
          <w:numId w:val="1084"/>
        </w:numPr>
      </w:pPr>
      <w:hyperlink r:id="rId370">
        <w:r>
          <w:rPr>
            <w:rStyle w:val="Hyperlink"/>
          </w:rPr>
          <w:t xml:space="preserve">Contributing to R</w:t>
        </w:r>
      </w:hyperlink>
      <w:r>
        <w:t xml:space="preserve"> </w:t>
      </w:r>
      <w:r>
        <w:t xml:space="preserve">- getting involved with base R itself</w:t>
      </w:r>
    </w:p>
    <w:bookmarkEnd w:id="371"/>
    <w:bookmarkStart w:id="372" w:name="shiny-development"/>
    <w:p>
      <w:pPr>
        <w:pStyle w:val="Heading3"/>
      </w:pPr>
      <w:r>
        <w:t xml:space="preserve">48.7 Shiny Development</w:t>
      </w:r>
    </w:p>
    <w:p>
      <w:pPr>
        <w:pStyle w:val="Compact"/>
        <w:numPr>
          <w:ilvl w:val="0"/>
          <w:numId w:val="108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5"/>
        </w:numPr>
      </w:pPr>
      <w:r>
        <w:t xml:space="preserve">Engineering Production-Grade Shiny Apps</w:t>
      </w:r>
      <w:r>
        <w:t xml:space="preserve"> </w:t>
      </w:r>
      <w:r>
        <w:t xml:space="preserve">(Fay et al. 2021)</w:t>
      </w:r>
      <w:r>
        <w:t xml:space="preserve"> </w:t>
      </w:r>
      <w:r>
        <w:t xml:space="preserve">- best practices for production Shiny applications</w:t>
      </w:r>
    </w:p>
    <w:bookmarkEnd w:id="372"/>
    <w:bookmarkStart w:id="403" w:name="git-and-version-control"/>
    <w:p>
      <w:pPr>
        <w:pStyle w:val="Heading3"/>
      </w:pPr>
      <w:r>
        <w:t xml:space="preserve">48.8 Git and Version Control</w:t>
      </w:r>
    </w:p>
    <w:p>
      <w:pPr>
        <w:pStyle w:val="Compact"/>
        <w:numPr>
          <w:ilvl w:val="0"/>
          <w:numId w:val="108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6"/>
        </w:numPr>
      </w:pPr>
      <w:hyperlink r:id="rId373">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6"/>
        </w:numPr>
      </w:pPr>
      <w:hyperlink r:id="rId374">
        <w:r>
          <w:rPr>
            <w:rStyle w:val="Hyperlink"/>
          </w:rPr>
          <w:t xml:space="preserve">Oh Shit, Git!?!</w:t>
        </w:r>
      </w:hyperlink>
      <w:r>
        <w:t xml:space="preserve"> </w:t>
      </w:r>
      <w:r>
        <w:t xml:space="preserve">- plain-language fixes for common Git mistakes</w:t>
      </w:r>
    </w:p>
    <w:p>
      <w:pPr>
        <w:pStyle w:val="Compact"/>
        <w:numPr>
          <w:ilvl w:val="0"/>
          <w:numId w:val="1086"/>
        </w:numPr>
      </w:pPr>
      <w:hyperlink r:id="rId375">
        <w:r>
          <w:rPr>
            <w:rStyle w:val="VerbatimChar"/>
          </w:rPr>
          <w:t xml:space="preserve">{saperlipopette}</w:t>
        </w:r>
      </w:hyperlink>
      <w:r>
        <w:t xml:space="preserve"> </w:t>
      </w:r>
      <w:r>
        <w:t xml:space="preserve">- practice Git rescue exercises from R</w:t>
      </w:r>
    </w:p>
    <w:p>
      <w:pPr>
        <w:pStyle w:val="Compact"/>
        <w:numPr>
          <w:ilvl w:val="0"/>
          <w:numId w:val="1086"/>
        </w:numPr>
      </w:pPr>
      <w:hyperlink r:id="rId376">
        <w:r>
          <w:rPr>
            <w:rStyle w:val="Hyperlink"/>
          </w:rPr>
          <w:t xml:space="preserve">Git Magic</w:t>
        </w:r>
      </w:hyperlink>
      <w:r>
        <w:t xml:space="preserve"> </w:t>
      </w:r>
      <w:r>
        <w:t xml:space="preserve">- source repository of a short, free Git book</w:t>
      </w:r>
    </w:p>
    <w:p>
      <w:pPr>
        <w:pStyle w:val="Compact"/>
        <w:numPr>
          <w:ilvl w:val="0"/>
          <w:numId w:val="1086"/>
        </w:numPr>
      </w:pPr>
      <w:hyperlink r:id="rId37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402" w:name="refs"/>
    <w:bookmarkStart w:id="37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8">
        <w:r>
          <w:rPr>
            <w:rStyle w:val="Hyperlink"/>
          </w:rPr>
          <w:t xml:space="preserve">https://happygitwithr.com/</w:t>
        </w:r>
      </w:hyperlink>
      <w:r>
        <w:t xml:space="preserve">.</w:t>
      </w:r>
    </w:p>
    <w:bookmarkEnd w:id="379"/>
    <w:bookmarkStart w:id="38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40">
        <w:r>
          <w:rPr>
            <w:rStyle w:val="Hyperlink"/>
          </w:rPr>
          <w:t xml:space="preserve">https://reprex.tidyverse.org/</w:t>
        </w:r>
      </w:hyperlink>
      <w:r>
        <w:t xml:space="preserve">.</w:t>
      </w:r>
    </w:p>
    <w:bookmarkEnd w:id="380"/>
    <w:bookmarkStart w:id="38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81">
        <w:r>
          <w:rPr>
            <w:rStyle w:val="Hyperlink"/>
          </w:rPr>
          <w:t xml:space="preserve">https://doi.org/10.1201/9781003029878</w:t>
        </w:r>
      </w:hyperlink>
      <w:r>
        <w:t xml:space="preserve">.</w:t>
      </w:r>
    </w:p>
    <w:bookmarkEnd w:id="382"/>
    <w:bookmarkStart w:id="384" w:name="ref-parnas1972criteria"/>
    <w:p>
      <w:pPr>
        <w:pStyle w:val="Bibliography"/>
      </w:pPr>
      <w:r>
        <w:t xml:space="preserve">Parnas, D. L. 1972.</w:t>
      </w:r>
      <w:r>
        <w:t xml:space="preserve"> </w:t>
      </w:r>
      <w:r>
        <w:t xml:space="preserve">“On the Criteria to Be Used in Decomposing Systems into Modules.”</w:t>
      </w:r>
      <w:r>
        <w:t xml:space="preserve"> </w:t>
      </w:r>
      <w:r>
        <w:rPr>
          <w:i/>
          <w:iCs/>
        </w:rPr>
        <w:t xml:space="preserve">Communications of the ACM</w:t>
      </w:r>
      <w:r>
        <w:t xml:space="preserve"> </w:t>
      </w:r>
      <w:r>
        <w:t xml:space="preserve">15 (12): 1053–58.</w:t>
      </w:r>
      <w:r>
        <w:t xml:space="preserve"> </w:t>
      </w:r>
      <w:hyperlink r:id="rId383">
        <w:r>
          <w:rPr>
            <w:rStyle w:val="Hyperlink"/>
          </w:rPr>
          <w:t xml:space="preserve">https://doi.org/10.1145/361598.361623</w:t>
        </w:r>
      </w:hyperlink>
      <w:r>
        <w:t xml:space="preserve">.</w:t>
      </w:r>
    </w:p>
    <w:bookmarkEnd w:id="384"/>
    <w:bookmarkStart w:id="386" w:name="ref-stevens1974structured"/>
    <w:p>
      <w:pPr>
        <w:pStyle w:val="Bibliography"/>
      </w:pPr>
      <w:r>
        <w:t xml:space="preserve">Stevens, W. P., G. J. Myers, and L. L. Constantine. 1974.</w:t>
      </w:r>
      <w:r>
        <w:t xml:space="preserve"> </w:t>
      </w:r>
      <w:r>
        <w:t xml:space="preserve">“Structured Design.”</w:t>
      </w:r>
      <w:r>
        <w:t xml:space="preserve"> </w:t>
      </w:r>
      <w:r>
        <w:rPr>
          <w:i/>
          <w:iCs/>
        </w:rPr>
        <w:t xml:space="preserve">IBM Systems Journal</w:t>
      </w:r>
      <w:r>
        <w:t xml:space="preserve"> </w:t>
      </w:r>
      <w:r>
        <w:t xml:space="preserve">13 (2): 115–39.</w:t>
      </w:r>
      <w:r>
        <w:t xml:space="preserve"> </w:t>
      </w:r>
      <w:hyperlink r:id="rId385">
        <w:r>
          <w:rPr>
            <w:rStyle w:val="Hyperlink"/>
          </w:rPr>
          <w:t xml:space="preserve">https://doi.org/10.1147/sj.132.0115</w:t>
        </w:r>
      </w:hyperlink>
      <w:r>
        <w:t xml:space="preserve">.</w:t>
      </w:r>
    </w:p>
    <w:bookmarkEnd w:id="386"/>
    <w:bookmarkStart w:id="38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87">
        <w:r>
          <w:rPr>
            <w:rStyle w:val="Hyperlink"/>
          </w:rPr>
          <w:t xml:space="preserve">https://doi.org/10.1201/9781351201315</w:t>
        </w:r>
      </w:hyperlink>
      <w:r>
        <w:t xml:space="preserve">.</w:t>
      </w:r>
    </w:p>
    <w:bookmarkEnd w:id="388"/>
    <w:bookmarkStart w:id="39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89">
        <w:r>
          <w:rPr>
            <w:rStyle w:val="Hyperlink"/>
          </w:rPr>
          <w:t xml:space="preserve">https://mastering-shiny.org/</w:t>
        </w:r>
      </w:hyperlink>
      <w:r>
        <w:t xml:space="preserve">.</w:t>
      </w:r>
    </w:p>
    <w:bookmarkEnd w:id="390"/>
    <w:bookmarkStart w:id="392"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91">
        <w:r>
          <w:rPr>
            <w:rStyle w:val="Hyperlink"/>
          </w:rPr>
          <w:t xml:space="preserve">https://design.tidyverse.org/</w:t>
        </w:r>
      </w:hyperlink>
      <w:r>
        <w:t xml:space="preserve">.</w:t>
      </w:r>
    </w:p>
    <w:bookmarkEnd w:id="392"/>
    <w:bookmarkStart w:id="39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93">
        <w:r>
          <w:rPr>
            <w:rStyle w:val="Hyperlink"/>
          </w:rPr>
          <w:t xml:space="preserve">https://r-pkgs.org/</w:t>
        </w:r>
      </w:hyperlink>
      <w:r>
        <w:t xml:space="preserve">.</w:t>
      </w:r>
    </w:p>
    <w:bookmarkEnd w:id="394"/>
    <w:bookmarkStart w:id="39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95">
        <w:r>
          <w:rPr>
            <w:rStyle w:val="Hyperlink"/>
          </w:rPr>
          <w:t xml:space="preserve">https://r4ds.hadley.nz/</w:t>
        </w:r>
      </w:hyperlink>
      <w:r>
        <w:t xml:space="preserve">.</w:t>
      </w:r>
    </w:p>
    <w:bookmarkEnd w:id="396"/>
    <w:bookmarkStart w:id="39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97"/>
    <w:bookmarkStart w:id="399" w:name="ref-wilson2014best"/>
    <w:p>
      <w:pPr>
        <w:pStyle w:val="Bibliography"/>
      </w:pPr>
      <w:r>
        <w:t xml:space="preserve">Wilson, Greg, D. A. Aruliah, C. Titus Brown, et al. 2014.</w:t>
      </w:r>
      <w:r>
        <w:t xml:space="preserve"> </w:t>
      </w:r>
      <w:r>
        <w:t xml:space="preserve">“Best Practices for Scientific Computing.”</w:t>
      </w:r>
      <w:r>
        <w:t xml:space="preserve"> </w:t>
      </w:r>
      <w:r>
        <w:rPr>
          <w:i/>
          <w:iCs/>
        </w:rPr>
        <w:t xml:space="preserve">PLoS Biology</w:t>
      </w:r>
      <w:r>
        <w:t xml:space="preserve"> </w:t>
      </w:r>
      <w:r>
        <w:t xml:space="preserve">12 (1): e1001745.</w:t>
      </w:r>
      <w:r>
        <w:t xml:space="preserve"> </w:t>
      </w:r>
      <w:hyperlink r:id="rId398">
        <w:r>
          <w:rPr>
            <w:rStyle w:val="Hyperlink"/>
          </w:rPr>
          <w:t xml:space="preserve">https://doi.org/10.1371/journal.pbio.1001745</w:t>
        </w:r>
      </w:hyperlink>
      <w:r>
        <w:t xml:space="preserve">.</w:t>
      </w:r>
    </w:p>
    <w:bookmarkEnd w:id="399"/>
    <w:bookmarkStart w:id="401" w:name="ref-wilson2017good"/>
    <w:p>
      <w:pPr>
        <w:pStyle w:val="Bibliography"/>
      </w:pPr>
      <w:r>
        <w:t xml:space="preserve">Wilson, Greg, Jennifer Bryan, Karen Cranston, Justin Kitzes, Lex Nederbragt, and Tracy K. Teal. 2017.</w:t>
      </w:r>
      <w:r>
        <w:t xml:space="preserve"> </w:t>
      </w:r>
      <w:r>
        <w:t xml:space="preserve">“Good Enough Practices in Scientific Computing.”</w:t>
      </w:r>
      <w:r>
        <w:t xml:space="preserve"> </w:t>
      </w:r>
      <w:r>
        <w:rPr>
          <w:i/>
          <w:iCs/>
        </w:rPr>
        <w:t xml:space="preserve">PLOS Computational Biology</w:t>
      </w:r>
      <w:r>
        <w:t xml:space="preserve"> </w:t>
      </w:r>
      <w:r>
        <w:t xml:space="preserve">13 (6): e1005510.</w:t>
      </w:r>
      <w:r>
        <w:t xml:space="preserve"> </w:t>
      </w:r>
      <w:hyperlink r:id="rId400">
        <w:r>
          <w:rPr>
            <w:rStyle w:val="Hyperlink"/>
          </w:rPr>
          <w:t xml:space="preserve">https://doi.org/10.1371/journal.pcbi.1005510</w:t>
        </w:r>
      </w:hyperlink>
      <w:r>
        <w:t xml:space="preserve">.</w:t>
      </w:r>
    </w:p>
    <w:bookmarkEnd w:id="401"/>
    <w:bookmarkEnd w:id="402"/>
    <w:bookmarkEnd w:id="403"/>
    <w:bookmarkEnd w:id="4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2" Type="http://schemas.openxmlformats.org/officeDocument/2006/relationships/image" Target="media/rId102.png"/><Relationship Id="rId64" Type="http://schemas.openxmlformats.org/officeDocument/2006/relationships/image" Target="media/rId64.png"/><Relationship Id="rId18" Type="http://schemas.openxmlformats.org/officeDocument/2006/relationships/image" Target="media/rId18.png"/><Relationship Id="rId369" Type="http://schemas.openxmlformats.org/officeDocument/2006/relationships/hyperlink" Target="code-publication.qmd" TargetMode="External"/><Relationship Id="rId188"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92"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5"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20" Type="http://schemas.openxmlformats.org/officeDocument/2006/relationships/hyperlink" Target="coding-style.qmd#sec-tidyverse-replacements" TargetMode="External"/><Relationship Id="rId331" Type="http://schemas.openxmlformats.org/officeDocument/2006/relationships/hyperlink" Target="collaborative-software-development.qmd#sec-collab-dev" TargetMode="External"/><Relationship Id="rId359" Type="http://schemas.openxmlformats.org/officeDocument/2006/relationships/hyperlink" Target="https://adv-r.hadley.nz/debugging.html" TargetMode="External"/><Relationship Id="rId317" Type="http://schemas.openxmlformats.org/officeDocument/2006/relationships/hyperlink" Target="https://adv-r.hadley.nz/evaluation.html" TargetMode="External"/><Relationship Id="rId357" Type="http://schemas.openxmlformats.org/officeDocument/2006/relationships/hyperlink" Target="https://adv-r.hadley.nz/functions.html" TargetMode="External"/><Relationship Id="rId358"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23"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50" Type="http://schemas.openxmlformats.org/officeDocument/2006/relationships/hyperlink" Target="https://callr.r-lib.org/" TargetMode="External"/><Relationship Id="rId239"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70" Type="http://schemas.openxmlformats.org/officeDocument/2006/relationships/hyperlink" Target="https://contributor.r-project.org/" TargetMode="External"/><Relationship Id="rId368" Type="http://schemas.openxmlformats.org/officeDocument/2006/relationships/hyperlink" Target="https://contributor.r-project.org/cran-cookbook/" TargetMode="External"/><Relationship Id="rId226" Type="http://schemas.openxmlformats.org/officeDocument/2006/relationships/hyperlink" Target="https://covr.r-lib.org/" TargetMode="External"/><Relationship Id="rId243" Type="http://schemas.openxmlformats.org/officeDocument/2006/relationships/hyperlink" Target="https://cpp11.r-lib.org/" TargetMode="External"/><Relationship Id="rId365" Type="http://schemas.openxmlformats.org/officeDocument/2006/relationships/hyperlink" Target="https://cran.r-project.org/package=arsenal" TargetMode="External"/><Relationship Id="rId353"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64" Type="http://schemas.openxmlformats.org/officeDocument/2006/relationships/hyperlink" Target="https://cran.r-project.org/package=table1" TargetMode="External"/><Relationship Id="rId218" Type="http://schemas.openxmlformats.org/officeDocument/2006/relationships/hyperlink" Target="https://desc.r-lib.org/" TargetMode="External"/><Relationship Id="rId391"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83" Type="http://schemas.openxmlformats.org/officeDocument/2006/relationships/hyperlink" Target="https://doi.org/10.1145/361598.361623" TargetMode="External"/><Relationship Id="rId385" Type="http://schemas.openxmlformats.org/officeDocument/2006/relationships/hyperlink" Target="https://doi.org/10.1147/sj.132.0115" TargetMode="External"/><Relationship Id="rId381" Type="http://schemas.openxmlformats.org/officeDocument/2006/relationships/hyperlink" Target="https://doi.org/10.1201/9781003029878" TargetMode="External"/><Relationship Id="rId387" Type="http://schemas.openxmlformats.org/officeDocument/2006/relationships/hyperlink" Target="https://doi.org/10.1201/9781351201315" TargetMode="External"/><Relationship Id="rId398" Type="http://schemas.openxmlformats.org/officeDocument/2006/relationships/hyperlink" Target="https://doi.org/10.1371/journal.pbio.1001745" TargetMode="External"/><Relationship Id="rId400" Type="http://schemas.openxmlformats.org/officeDocument/2006/relationships/hyperlink" Target="https://doi.org/10.1371/journal.pcbi.1005510" TargetMode="External"/><Relationship Id="rId272" Type="http://schemas.openxmlformats.org/officeDocument/2006/relationships/hyperlink" Target="https://downlit.r-lib.org/" TargetMode="External"/><Relationship Id="rId294" Type="http://schemas.openxmlformats.org/officeDocument/2006/relationships/hyperlink" Target="https://dplyr.tidyverse.org/" TargetMode="External"/><Relationship Id="rId314" Type="http://schemas.openxmlformats.org/officeDocument/2006/relationships/hyperlink" Target="https://dplyr.tidyverse.org/articles/in-packages.html" TargetMode="External"/><Relationship Id="rId313" Type="http://schemas.openxmlformats.org/officeDocument/2006/relationships/hyperlink" Target="https://dplyr.tidyverse.org/articles/programming.html" TargetMode="External"/><Relationship Id="rId290"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Bottom-up_and_top-down_approaches#Software_development" TargetMode="External"/><Relationship Id="rId173" Type="http://schemas.openxmlformats.org/officeDocument/2006/relationships/hyperlink" Target="https://en.wikipedia.org/wiki/Code_refactoring" TargetMode="External"/><Relationship Id="rId185" Type="http://schemas.openxmlformats.org/officeDocument/2006/relationships/hyperlink" Target="https://en.wikipedia.org/wiki/Cyclomatic_complexity" TargetMode="External"/><Relationship Id="rId160" Type="http://schemas.openxmlformats.org/officeDocument/2006/relationships/hyperlink" Target="https://en.wikipedia.org/wiki/Decomposition_(computer_science)" TargetMode="External"/><Relationship Id="rId174" Type="http://schemas.openxmlformats.org/officeDocument/2006/relationships/hyperlink" Target="https://en.wikipedia.org/wiki/Functional_decomposition" TargetMode="External"/><Relationship Id="rId301" Type="http://schemas.openxmlformats.org/officeDocument/2006/relationships/hyperlink" Target="https://en.wikipedia.org/wiki/Functional_programming" TargetMode="External"/><Relationship Id="rId187" Type="http://schemas.openxmlformats.org/officeDocument/2006/relationships/hyperlink" Target="https://en.wikipedia.org/wiki/KISS_principle" TargetMode="External"/><Relationship Id="rId159" Type="http://schemas.openxmlformats.org/officeDocument/2006/relationships/hyperlink" Target="https://en.wikipedia.org/wiki/Modular_programming" TargetMode="External"/><Relationship Id="rId61" Type="http://schemas.openxmlformats.org/officeDocument/2006/relationships/hyperlink" Target="https://en.wikipedia.org/wiki/Test-driven_development" TargetMode="External"/><Relationship Id="rId344" Type="http://schemas.openxmlformats.org/officeDocument/2006/relationships/hyperlink" Target="https://epirhandbook.com/" TargetMode="External"/><Relationship Id="rId306" Type="http://schemas.openxmlformats.org/officeDocument/2006/relationships/hyperlink" Target="https://forcats.tidyverse.org/" TargetMode="External"/><Relationship Id="rId246" Type="http://schemas.openxmlformats.org/officeDocument/2006/relationships/hyperlink" Target="https://fs.r-lib.org/" TargetMode="External"/><Relationship Id="rId87" Type="http://schemas.openxmlformats.org/officeDocument/2006/relationships/hyperlink" Target="https://furrr.futureverse.org/" TargetMode="External"/><Relationship Id="rId261" Type="http://schemas.openxmlformats.org/officeDocument/2006/relationships/hyperlink" Target="https://gargle.r-lib.org/" TargetMode="External"/><Relationship Id="rId268" Type="http://schemas.openxmlformats.org/officeDocument/2006/relationships/hyperlink" Target="https://ggplot2.tidyverse.org/" TargetMode="External"/><Relationship Id="rId259"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70" Type="http://schemas.openxmlformats.org/officeDocument/2006/relationships/hyperlink" Target="https://github.com/UCD-SERG/rpt/pull/100" TargetMode="External"/><Relationship Id="rId171" Type="http://schemas.openxmlformats.org/officeDocument/2006/relationships/hyperlink" Target="https://github.com/UCD-SERG/shigella/pull/11" TargetMode="External"/><Relationship Id="rId376" Type="http://schemas.openxmlformats.org/officeDocument/2006/relationships/hyperlink" Target="https://github.com/blynn/gitmagic" TargetMode="External"/><Relationship Id="rId29" Type="http://schemas.openxmlformats.org/officeDocument/2006/relationships/hyperlink" Target="https://github.com/edgararuiz/ecodown" TargetMode="External"/><Relationship Id="rId197"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5" Type="http://schemas.openxmlformats.org/officeDocument/2006/relationships/hyperlink" Target="https://github.com/r-box/boxr" TargetMode="External"/><Relationship Id="rId200" Type="http://schemas.openxmlformats.org/officeDocument/2006/relationships/hyperlink" Target="https://github.com/r-lib" TargetMode="External"/><Relationship Id="rId286" Type="http://schemas.openxmlformats.org/officeDocument/2006/relationships/hyperlink" Target="https://github.com/r-lib/actions" TargetMode="External"/><Relationship Id="rId378" Type="http://schemas.openxmlformats.org/officeDocument/2006/relationships/hyperlink" Target="https://happygitwithr.com/" TargetMode="External"/><Relationship Id="rId264" Type="http://schemas.openxmlformats.org/officeDocument/2006/relationships/hyperlink" Target="https://here.r-lib.org/" TargetMode="External"/><Relationship Id="rId191" Type="http://schemas.openxmlformats.org/officeDocument/2006/relationships/hyperlink" Target="https://here.r-lib.org/articles/here.html" TargetMode="External"/><Relationship Id="rId257" Type="http://schemas.openxmlformats.org/officeDocument/2006/relationships/hyperlink" Target="https://httr.r-lib.org/" TargetMode="External"/><Relationship Id="rId255"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22" Type="http://schemas.openxmlformats.org/officeDocument/2006/relationships/hyperlink" Target="https://lifecycle.r-lib.org/" TargetMode="External"/><Relationship Id="rId354" Type="http://schemas.openxmlformats.org/officeDocument/2006/relationships/hyperlink" Target="https://link.springer.com/book/10.1007/978-1-4614-0685-3" TargetMode="External"/><Relationship Id="rId230" Type="http://schemas.openxmlformats.org/officeDocument/2006/relationships/hyperlink" Target="https://lintr.r-lib.org/" TargetMode="External"/><Relationship Id="rId276" Type="http://schemas.openxmlformats.org/officeDocument/2006/relationships/hyperlink" Target="https://lobstr.r-lib.org/" TargetMode="External"/><Relationship Id="rId308" Type="http://schemas.openxmlformats.org/officeDocument/2006/relationships/hyperlink" Target="https://lubridate.tidyverse.org/" TargetMode="External"/><Relationship Id="rId375" Type="http://schemas.openxmlformats.org/officeDocument/2006/relationships/hyperlink" Target="https://maelle.github.io/saperlipopette/" TargetMode="External"/><Relationship Id="rId389"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74" Type="http://schemas.openxmlformats.org/officeDocument/2006/relationships/hyperlink" Target="https://ohshitgit.com/" TargetMode="External"/><Relationship Id="rId214" Type="http://schemas.openxmlformats.org/officeDocument/2006/relationships/hyperlink" Target="https://pak.r-lib.org/" TargetMode="External"/><Relationship Id="rId208" Type="http://schemas.openxmlformats.org/officeDocument/2006/relationships/hyperlink" Target="https://pkgbuild.r-lib.org/" TargetMode="External"/><Relationship Id="rId23" Type="http://schemas.openxmlformats.org/officeDocument/2006/relationships/hyperlink" Target="https://pkgdown.r-lib.org/" TargetMode="External"/><Relationship Id="rId206" Type="http://schemas.openxmlformats.org/officeDocument/2006/relationships/hyperlink" Target="https://pkgload.r-lib.org/" TargetMode="External"/><Relationship Id="rId348" Type="http://schemas.openxmlformats.org/officeDocument/2006/relationships/hyperlink" Target="https://posit.cloud/learn/recipes" TargetMode="External"/><Relationship Id="rId248" Type="http://schemas.openxmlformats.org/officeDocument/2006/relationships/hyperlink" Target="https://processx.r-lib.org/" TargetMode="External"/><Relationship Id="rId70" Type="http://schemas.openxmlformats.org/officeDocument/2006/relationships/hyperlink" Target="https://profvis.r-lib.org/" TargetMode="External"/><Relationship Id="rId252" Type="http://schemas.openxmlformats.org/officeDocument/2006/relationships/hyperlink" Target="https://ps.r-lib.org/" TargetMode="External"/><Relationship Id="rId86" Type="http://schemas.openxmlformats.org/officeDocument/2006/relationships/hyperlink" Target="https://purrr.tidyverse.org/" TargetMode="External"/><Relationship Id="rId350" Type="http://schemas.openxmlformats.org/officeDocument/2006/relationships/hyperlink" Target="https://pythontutor.com/" TargetMode="External"/><Relationship Id="rId25" Type="http://schemas.openxmlformats.org/officeDocument/2006/relationships/hyperlink" Target="https://quarto.org/docs/output-formats/html-multi-format.html" TargetMode="External"/><Relationship Id="rId194" Type="http://schemas.openxmlformats.org/officeDocument/2006/relationships/hyperlink" Target="https://r-box.github.io/boxr/articles/boxr-app-interactive.html#create" TargetMode="External"/><Relationship Id="rId345" Type="http://schemas.openxmlformats.org/officeDocument/2006/relationships/hyperlink" Target="https://r-graphics.org/" TargetMode="External"/><Relationship Id="rId278" Type="http://schemas.openxmlformats.org/officeDocument/2006/relationships/hyperlink" Target="https://r-lib.github.io/crayon/" TargetMode="External"/><Relationship Id="rId220" Type="http://schemas.openxmlformats.org/officeDocument/2006/relationships/hyperlink" Target="https://r-lib.github.io/pkgcache/" TargetMode="External"/><Relationship Id="rId274" Type="http://schemas.openxmlformats.org/officeDocument/2006/relationships/hyperlink" Target="https://r-lib.github.io/prettyunits/" TargetMode="External"/><Relationship Id="rId393"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67"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52" Type="http://schemas.openxmlformats.org/officeDocument/2006/relationships/hyperlink" Target="https://r-sassy.org/" TargetMode="External"/><Relationship Id="rId362" Type="http://schemas.openxmlformats.org/officeDocument/2006/relationships/hyperlink" Target="https://r-spatial.org/book" TargetMode="External"/><Relationship Id="rId395" Type="http://schemas.openxmlformats.org/officeDocument/2006/relationships/hyperlink" Target="https://r4ds.hadley.nz/" TargetMode="External"/><Relationship Id="rId341" Type="http://schemas.openxmlformats.org/officeDocument/2006/relationships/hyperlink" Target="https://r4ds.hadley.nz/workflow-help.html#making-a-reprex" TargetMode="External"/><Relationship Id="rId241" Type="http://schemas.openxmlformats.org/officeDocument/2006/relationships/hyperlink" Target="https://r6.r-lib.org/" TargetMode="External"/><Relationship Id="rId347" Type="http://schemas.openxmlformats.org/officeDocument/2006/relationships/hyperlink" Target="https://raps-with-r.dev/" TargetMode="External"/><Relationship Id="rId210" Type="http://schemas.openxmlformats.org/officeDocument/2006/relationships/hyperlink" Target="https://rcmdcheck.r-lib.org/" TargetMode="External"/><Relationship Id="rId299" Type="http://schemas.openxmlformats.org/officeDocument/2006/relationships/hyperlink" Target="https://readr.tidyverse.org/" TargetMode="External"/><Relationship Id="rId212" Type="http://schemas.openxmlformats.org/officeDocument/2006/relationships/hyperlink" Target="https://remotes.r-lib.org/" TargetMode="External"/><Relationship Id="rId340" Type="http://schemas.openxmlformats.org/officeDocument/2006/relationships/hyperlink" Target="https://reprex.tidyverse.org/" TargetMode="External"/><Relationship Id="rId216" Type="http://schemas.openxmlformats.org/officeDocument/2006/relationships/hyperlink" Target="https://revdepcheck.r-lib.org/" TargetMode="External"/><Relationship Id="rId282" Type="http://schemas.openxmlformats.org/officeDocument/2006/relationships/hyperlink" Target="https://rex.r-lib.org/" TargetMode="External"/><Relationship Id="rId233" Type="http://schemas.openxmlformats.org/officeDocument/2006/relationships/hyperlink" Target="https://rlang.r-lib.org/" TargetMode="External"/><Relationship Id="rId316"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33" Type="http://schemas.openxmlformats.org/officeDocument/2006/relationships/hyperlink" Target="https://rstudio.github.io/renv/" TargetMode="External"/><Relationship Id="rId289" Type="http://schemas.openxmlformats.org/officeDocument/2006/relationships/hyperlink" Target="https://rviews.rstudio.com/2017/06/08/what-is-the-tidyverse/" TargetMode="External"/><Relationship Id="rId267" Type="http://schemas.openxmlformats.org/officeDocument/2006/relationships/hyperlink" Target="https://scales.r-lib.org/" TargetMode="External"/><Relationship Id="rId270" Type="http://schemas.openxmlformats.org/officeDocument/2006/relationships/hyperlink" Target="https://sessioninfo.r-lib.org/" TargetMode="External"/><Relationship Id="rId184"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9" Type="http://schemas.openxmlformats.org/officeDocument/2006/relationships/hyperlink" Target="https://stackoverflow.com/questions/28125816/r-standard-evaluation-for-join-dplyr" TargetMode="External"/><Relationship Id="rId183" Type="http://schemas.openxmlformats.org/officeDocument/2006/relationships/hyperlink" Target="https://stackoverflow.com/questions/475675/when-is-a-function-too-long" TargetMode="External"/><Relationship Id="rId283" Type="http://schemas.openxmlformats.org/officeDocument/2006/relationships/hyperlink" Target="https://stringr.tidyverse.org/" TargetMode="External"/><Relationship Id="rId280"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6" Type="http://schemas.openxmlformats.org/officeDocument/2006/relationships/hyperlink" Target="https://swcarpentry.github.io/r-novice-gapminder/" TargetMode="External"/><Relationship Id="rId311"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7" Type="http://schemas.openxmlformats.org/officeDocument/2006/relationships/hyperlink" Target="https://thinkr-open.github.io/gitdown/" TargetMode="External"/><Relationship Id="rId303" Type="http://schemas.openxmlformats.org/officeDocument/2006/relationships/hyperlink" Target="https://tibble.tidyverse.org/" TargetMode="External"/><Relationship Id="rId296" Type="http://schemas.openxmlformats.org/officeDocument/2006/relationships/hyperlink" Target="https://tidyr.tidyverse.org/" TargetMode="External"/><Relationship Id="rId36" Type="http://schemas.openxmlformats.org/officeDocument/2006/relationships/hyperlink" Target="https://usethis.r-lib.org/" TargetMode="External"/><Relationship Id="rId373" Type="http://schemas.openxmlformats.org/officeDocument/2006/relationships/hyperlink" Target="https://usethis.r-lib.org/articles/pr-functions.html" TargetMode="External"/><Relationship Id="rId235" Type="http://schemas.openxmlformats.org/officeDocument/2006/relationships/hyperlink" Target="https://vctrs.r-lib.org/" TargetMode="External"/><Relationship Id="rId228" Type="http://schemas.openxmlformats.org/officeDocument/2006/relationships/hyperlink" Target="https://waldo.r-lib.org/" TargetMode="External"/><Relationship Id="rId237" Type="http://schemas.openxmlformats.org/officeDocument/2006/relationships/hyperlink" Target="https://withr.r-lib.org/" TargetMode="External"/><Relationship Id="rId318"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60" Type="http://schemas.openxmlformats.org/officeDocument/2006/relationships/hyperlink" Target="https://www.maths.ed.ac.uk/~swood34/RCdebug/RCdebug.html" TargetMode="External"/><Relationship Id="rId343" Type="http://schemas.openxmlformats.org/officeDocument/2006/relationships/hyperlink" Target="https://www.r4epi.com/" TargetMode="External"/><Relationship Id="rId322" Type="http://schemas.openxmlformats.org/officeDocument/2006/relationships/hyperlink" Target="https://www.rdocumentation.org/packages/feather/versions/0.3.3" TargetMode="External"/><Relationship Id="rId181" Type="http://schemas.openxmlformats.org/officeDocument/2006/relationships/hyperlink" Target="https://www.reddit.com/r/learnprogramming/comments/47avb5/one_long_function_2001000_lines_of_codes_or_one/" TargetMode="External"/><Relationship Id="rId355" Type="http://schemas.openxmlformats.org/officeDocument/2006/relationships/hyperlink" Target="https://www.routledge.com/SAS-and-R-Data-Management-Statistical-Analysis-and-Graphics-Second-Edition/Kleinman-Horton/p/book/9781466584495" TargetMode="External"/><Relationship Id="rId182" Type="http://schemas.openxmlformats.org/officeDocument/2006/relationships/hyperlink" Target="https://www.sololearn.com/en/Discuss/1278705/optimal-number-of-lines-of-code-of-functions" TargetMode="External"/><Relationship Id="rId292" Type="http://schemas.openxmlformats.org/officeDocument/2006/relationships/hyperlink" Target="https://www.tidyverse.org/" TargetMode="External"/><Relationship Id="rId361" Type="http://schemas.openxmlformats.org/officeDocument/2006/relationships/hyperlink" Target="https://www.tidyverse.org/blog/2023/04/base-vs-magrittr-pipe/" TargetMode="External"/><Relationship Id="rId315" Type="http://schemas.openxmlformats.org/officeDocument/2006/relationships/hyperlink" Target="https://www.youtube.com/watch?v=nERXS3ssntw" TargetMode="External"/><Relationship Id="rId334"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69" Type="http://schemas.openxmlformats.org/officeDocument/2006/relationships/hyperlink" Target="code-publication.qmd" TargetMode="External"/><Relationship Id="rId188"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92"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5"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20" Type="http://schemas.openxmlformats.org/officeDocument/2006/relationships/hyperlink" Target="coding-style.qmd#sec-tidyverse-replacements" TargetMode="External"/><Relationship Id="rId331" Type="http://schemas.openxmlformats.org/officeDocument/2006/relationships/hyperlink" Target="collaborative-software-development.qmd#sec-collab-dev" TargetMode="External"/><Relationship Id="rId359" Type="http://schemas.openxmlformats.org/officeDocument/2006/relationships/hyperlink" Target="https://adv-r.hadley.nz/debugging.html" TargetMode="External"/><Relationship Id="rId317" Type="http://schemas.openxmlformats.org/officeDocument/2006/relationships/hyperlink" Target="https://adv-r.hadley.nz/evaluation.html" TargetMode="External"/><Relationship Id="rId357" Type="http://schemas.openxmlformats.org/officeDocument/2006/relationships/hyperlink" Target="https://adv-r.hadley.nz/functions.html" TargetMode="External"/><Relationship Id="rId358"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23"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50" Type="http://schemas.openxmlformats.org/officeDocument/2006/relationships/hyperlink" Target="https://callr.r-lib.org/" TargetMode="External"/><Relationship Id="rId239"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70" Type="http://schemas.openxmlformats.org/officeDocument/2006/relationships/hyperlink" Target="https://contributor.r-project.org/" TargetMode="External"/><Relationship Id="rId368" Type="http://schemas.openxmlformats.org/officeDocument/2006/relationships/hyperlink" Target="https://contributor.r-project.org/cran-cookbook/" TargetMode="External"/><Relationship Id="rId226" Type="http://schemas.openxmlformats.org/officeDocument/2006/relationships/hyperlink" Target="https://covr.r-lib.org/" TargetMode="External"/><Relationship Id="rId243" Type="http://schemas.openxmlformats.org/officeDocument/2006/relationships/hyperlink" Target="https://cpp11.r-lib.org/" TargetMode="External"/><Relationship Id="rId365" Type="http://schemas.openxmlformats.org/officeDocument/2006/relationships/hyperlink" Target="https://cran.r-project.org/package=arsenal" TargetMode="External"/><Relationship Id="rId353"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64" Type="http://schemas.openxmlformats.org/officeDocument/2006/relationships/hyperlink" Target="https://cran.r-project.org/package=table1" TargetMode="External"/><Relationship Id="rId218" Type="http://schemas.openxmlformats.org/officeDocument/2006/relationships/hyperlink" Target="https://desc.r-lib.org/" TargetMode="External"/><Relationship Id="rId391"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83" Type="http://schemas.openxmlformats.org/officeDocument/2006/relationships/hyperlink" Target="https://doi.org/10.1145/361598.361623" TargetMode="External"/><Relationship Id="rId385" Type="http://schemas.openxmlformats.org/officeDocument/2006/relationships/hyperlink" Target="https://doi.org/10.1147/sj.132.0115" TargetMode="External"/><Relationship Id="rId381" Type="http://schemas.openxmlformats.org/officeDocument/2006/relationships/hyperlink" Target="https://doi.org/10.1201/9781003029878" TargetMode="External"/><Relationship Id="rId387" Type="http://schemas.openxmlformats.org/officeDocument/2006/relationships/hyperlink" Target="https://doi.org/10.1201/9781351201315" TargetMode="External"/><Relationship Id="rId398" Type="http://schemas.openxmlformats.org/officeDocument/2006/relationships/hyperlink" Target="https://doi.org/10.1371/journal.pbio.1001745" TargetMode="External"/><Relationship Id="rId400" Type="http://schemas.openxmlformats.org/officeDocument/2006/relationships/hyperlink" Target="https://doi.org/10.1371/journal.pcbi.1005510" TargetMode="External"/><Relationship Id="rId272" Type="http://schemas.openxmlformats.org/officeDocument/2006/relationships/hyperlink" Target="https://downlit.r-lib.org/" TargetMode="External"/><Relationship Id="rId294" Type="http://schemas.openxmlformats.org/officeDocument/2006/relationships/hyperlink" Target="https://dplyr.tidyverse.org/" TargetMode="External"/><Relationship Id="rId314" Type="http://schemas.openxmlformats.org/officeDocument/2006/relationships/hyperlink" Target="https://dplyr.tidyverse.org/articles/in-packages.html" TargetMode="External"/><Relationship Id="rId313" Type="http://schemas.openxmlformats.org/officeDocument/2006/relationships/hyperlink" Target="https://dplyr.tidyverse.org/articles/programming.html" TargetMode="External"/><Relationship Id="rId290"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Bottom-up_and_top-down_approaches#Software_development" TargetMode="External"/><Relationship Id="rId173" Type="http://schemas.openxmlformats.org/officeDocument/2006/relationships/hyperlink" Target="https://en.wikipedia.org/wiki/Code_refactoring" TargetMode="External"/><Relationship Id="rId185" Type="http://schemas.openxmlformats.org/officeDocument/2006/relationships/hyperlink" Target="https://en.wikipedia.org/wiki/Cyclomatic_complexity" TargetMode="External"/><Relationship Id="rId160" Type="http://schemas.openxmlformats.org/officeDocument/2006/relationships/hyperlink" Target="https://en.wikipedia.org/wiki/Decomposition_(computer_science)" TargetMode="External"/><Relationship Id="rId174" Type="http://schemas.openxmlformats.org/officeDocument/2006/relationships/hyperlink" Target="https://en.wikipedia.org/wiki/Functional_decomposition" TargetMode="External"/><Relationship Id="rId301" Type="http://schemas.openxmlformats.org/officeDocument/2006/relationships/hyperlink" Target="https://en.wikipedia.org/wiki/Functional_programming" TargetMode="External"/><Relationship Id="rId187" Type="http://schemas.openxmlformats.org/officeDocument/2006/relationships/hyperlink" Target="https://en.wikipedia.org/wiki/KISS_principle" TargetMode="External"/><Relationship Id="rId159" Type="http://schemas.openxmlformats.org/officeDocument/2006/relationships/hyperlink" Target="https://en.wikipedia.org/wiki/Modular_programming" TargetMode="External"/><Relationship Id="rId61" Type="http://schemas.openxmlformats.org/officeDocument/2006/relationships/hyperlink" Target="https://en.wikipedia.org/wiki/Test-driven_development" TargetMode="External"/><Relationship Id="rId344" Type="http://schemas.openxmlformats.org/officeDocument/2006/relationships/hyperlink" Target="https://epirhandbook.com/" TargetMode="External"/><Relationship Id="rId306" Type="http://schemas.openxmlformats.org/officeDocument/2006/relationships/hyperlink" Target="https://forcats.tidyverse.org/" TargetMode="External"/><Relationship Id="rId246" Type="http://schemas.openxmlformats.org/officeDocument/2006/relationships/hyperlink" Target="https://fs.r-lib.org/" TargetMode="External"/><Relationship Id="rId87" Type="http://schemas.openxmlformats.org/officeDocument/2006/relationships/hyperlink" Target="https://furrr.futureverse.org/" TargetMode="External"/><Relationship Id="rId261" Type="http://schemas.openxmlformats.org/officeDocument/2006/relationships/hyperlink" Target="https://gargle.r-lib.org/" TargetMode="External"/><Relationship Id="rId268" Type="http://schemas.openxmlformats.org/officeDocument/2006/relationships/hyperlink" Target="https://ggplot2.tidyverse.org/" TargetMode="External"/><Relationship Id="rId259"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70" Type="http://schemas.openxmlformats.org/officeDocument/2006/relationships/hyperlink" Target="https://github.com/UCD-SERG/rpt/pull/100" TargetMode="External"/><Relationship Id="rId171" Type="http://schemas.openxmlformats.org/officeDocument/2006/relationships/hyperlink" Target="https://github.com/UCD-SERG/shigella/pull/11" TargetMode="External"/><Relationship Id="rId376" Type="http://schemas.openxmlformats.org/officeDocument/2006/relationships/hyperlink" Target="https://github.com/blynn/gitmagic" TargetMode="External"/><Relationship Id="rId29" Type="http://schemas.openxmlformats.org/officeDocument/2006/relationships/hyperlink" Target="https://github.com/edgararuiz/ecodown" TargetMode="External"/><Relationship Id="rId197"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5" Type="http://schemas.openxmlformats.org/officeDocument/2006/relationships/hyperlink" Target="https://github.com/r-box/boxr" TargetMode="External"/><Relationship Id="rId200" Type="http://schemas.openxmlformats.org/officeDocument/2006/relationships/hyperlink" Target="https://github.com/r-lib" TargetMode="External"/><Relationship Id="rId286" Type="http://schemas.openxmlformats.org/officeDocument/2006/relationships/hyperlink" Target="https://github.com/r-lib/actions" TargetMode="External"/><Relationship Id="rId378" Type="http://schemas.openxmlformats.org/officeDocument/2006/relationships/hyperlink" Target="https://happygitwithr.com/" TargetMode="External"/><Relationship Id="rId264" Type="http://schemas.openxmlformats.org/officeDocument/2006/relationships/hyperlink" Target="https://here.r-lib.org/" TargetMode="External"/><Relationship Id="rId191" Type="http://schemas.openxmlformats.org/officeDocument/2006/relationships/hyperlink" Target="https://here.r-lib.org/articles/here.html" TargetMode="External"/><Relationship Id="rId257" Type="http://schemas.openxmlformats.org/officeDocument/2006/relationships/hyperlink" Target="https://httr.r-lib.org/" TargetMode="External"/><Relationship Id="rId255"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22" Type="http://schemas.openxmlformats.org/officeDocument/2006/relationships/hyperlink" Target="https://lifecycle.r-lib.org/" TargetMode="External"/><Relationship Id="rId354" Type="http://schemas.openxmlformats.org/officeDocument/2006/relationships/hyperlink" Target="https://link.springer.com/book/10.1007/978-1-4614-0685-3" TargetMode="External"/><Relationship Id="rId230" Type="http://schemas.openxmlformats.org/officeDocument/2006/relationships/hyperlink" Target="https://lintr.r-lib.org/" TargetMode="External"/><Relationship Id="rId276" Type="http://schemas.openxmlformats.org/officeDocument/2006/relationships/hyperlink" Target="https://lobstr.r-lib.org/" TargetMode="External"/><Relationship Id="rId308" Type="http://schemas.openxmlformats.org/officeDocument/2006/relationships/hyperlink" Target="https://lubridate.tidyverse.org/" TargetMode="External"/><Relationship Id="rId375" Type="http://schemas.openxmlformats.org/officeDocument/2006/relationships/hyperlink" Target="https://maelle.github.io/saperlipopette/" TargetMode="External"/><Relationship Id="rId389"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74" Type="http://schemas.openxmlformats.org/officeDocument/2006/relationships/hyperlink" Target="https://ohshitgit.com/" TargetMode="External"/><Relationship Id="rId214" Type="http://schemas.openxmlformats.org/officeDocument/2006/relationships/hyperlink" Target="https://pak.r-lib.org/" TargetMode="External"/><Relationship Id="rId208" Type="http://schemas.openxmlformats.org/officeDocument/2006/relationships/hyperlink" Target="https://pkgbuild.r-lib.org/" TargetMode="External"/><Relationship Id="rId23" Type="http://schemas.openxmlformats.org/officeDocument/2006/relationships/hyperlink" Target="https://pkgdown.r-lib.org/" TargetMode="External"/><Relationship Id="rId206" Type="http://schemas.openxmlformats.org/officeDocument/2006/relationships/hyperlink" Target="https://pkgload.r-lib.org/" TargetMode="External"/><Relationship Id="rId348" Type="http://schemas.openxmlformats.org/officeDocument/2006/relationships/hyperlink" Target="https://posit.cloud/learn/recipes" TargetMode="External"/><Relationship Id="rId248" Type="http://schemas.openxmlformats.org/officeDocument/2006/relationships/hyperlink" Target="https://processx.r-lib.org/" TargetMode="External"/><Relationship Id="rId70" Type="http://schemas.openxmlformats.org/officeDocument/2006/relationships/hyperlink" Target="https://profvis.r-lib.org/" TargetMode="External"/><Relationship Id="rId252" Type="http://schemas.openxmlformats.org/officeDocument/2006/relationships/hyperlink" Target="https://ps.r-lib.org/" TargetMode="External"/><Relationship Id="rId86" Type="http://schemas.openxmlformats.org/officeDocument/2006/relationships/hyperlink" Target="https://purrr.tidyverse.org/" TargetMode="External"/><Relationship Id="rId350" Type="http://schemas.openxmlformats.org/officeDocument/2006/relationships/hyperlink" Target="https://pythontutor.com/" TargetMode="External"/><Relationship Id="rId25" Type="http://schemas.openxmlformats.org/officeDocument/2006/relationships/hyperlink" Target="https://quarto.org/docs/output-formats/html-multi-format.html" TargetMode="External"/><Relationship Id="rId194" Type="http://schemas.openxmlformats.org/officeDocument/2006/relationships/hyperlink" Target="https://r-box.github.io/boxr/articles/boxr-app-interactive.html#create" TargetMode="External"/><Relationship Id="rId345" Type="http://schemas.openxmlformats.org/officeDocument/2006/relationships/hyperlink" Target="https://r-graphics.org/" TargetMode="External"/><Relationship Id="rId278" Type="http://schemas.openxmlformats.org/officeDocument/2006/relationships/hyperlink" Target="https://r-lib.github.io/crayon/" TargetMode="External"/><Relationship Id="rId220" Type="http://schemas.openxmlformats.org/officeDocument/2006/relationships/hyperlink" Target="https://r-lib.github.io/pkgcache/" TargetMode="External"/><Relationship Id="rId274" Type="http://schemas.openxmlformats.org/officeDocument/2006/relationships/hyperlink" Target="https://r-lib.github.io/prettyunits/" TargetMode="External"/><Relationship Id="rId393"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67"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52" Type="http://schemas.openxmlformats.org/officeDocument/2006/relationships/hyperlink" Target="https://r-sassy.org/" TargetMode="External"/><Relationship Id="rId362" Type="http://schemas.openxmlformats.org/officeDocument/2006/relationships/hyperlink" Target="https://r-spatial.org/book" TargetMode="External"/><Relationship Id="rId395" Type="http://schemas.openxmlformats.org/officeDocument/2006/relationships/hyperlink" Target="https://r4ds.hadley.nz/" TargetMode="External"/><Relationship Id="rId341" Type="http://schemas.openxmlformats.org/officeDocument/2006/relationships/hyperlink" Target="https://r4ds.hadley.nz/workflow-help.html#making-a-reprex" TargetMode="External"/><Relationship Id="rId241" Type="http://schemas.openxmlformats.org/officeDocument/2006/relationships/hyperlink" Target="https://r6.r-lib.org/" TargetMode="External"/><Relationship Id="rId347" Type="http://schemas.openxmlformats.org/officeDocument/2006/relationships/hyperlink" Target="https://raps-with-r.dev/" TargetMode="External"/><Relationship Id="rId210" Type="http://schemas.openxmlformats.org/officeDocument/2006/relationships/hyperlink" Target="https://rcmdcheck.r-lib.org/" TargetMode="External"/><Relationship Id="rId299" Type="http://schemas.openxmlformats.org/officeDocument/2006/relationships/hyperlink" Target="https://readr.tidyverse.org/" TargetMode="External"/><Relationship Id="rId212" Type="http://schemas.openxmlformats.org/officeDocument/2006/relationships/hyperlink" Target="https://remotes.r-lib.org/" TargetMode="External"/><Relationship Id="rId340" Type="http://schemas.openxmlformats.org/officeDocument/2006/relationships/hyperlink" Target="https://reprex.tidyverse.org/" TargetMode="External"/><Relationship Id="rId216" Type="http://schemas.openxmlformats.org/officeDocument/2006/relationships/hyperlink" Target="https://revdepcheck.r-lib.org/" TargetMode="External"/><Relationship Id="rId282" Type="http://schemas.openxmlformats.org/officeDocument/2006/relationships/hyperlink" Target="https://rex.r-lib.org/" TargetMode="External"/><Relationship Id="rId233" Type="http://schemas.openxmlformats.org/officeDocument/2006/relationships/hyperlink" Target="https://rlang.r-lib.org/" TargetMode="External"/><Relationship Id="rId316"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33" Type="http://schemas.openxmlformats.org/officeDocument/2006/relationships/hyperlink" Target="https://rstudio.github.io/renv/" TargetMode="External"/><Relationship Id="rId289" Type="http://schemas.openxmlformats.org/officeDocument/2006/relationships/hyperlink" Target="https://rviews.rstudio.com/2017/06/08/what-is-the-tidyverse/" TargetMode="External"/><Relationship Id="rId267" Type="http://schemas.openxmlformats.org/officeDocument/2006/relationships/hyperlink" Target="https://scales.r-lib.org/" TargetMode="External"/><Relationship Id="rId270" Type="http://schemas.openxmlformats.org/officeDocument/2006/relationships/hyperlink" Target="https://sessioninfo.r-lib.org/" TargetMode="External"/><Relationship Id="rId184"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9" Type="http://schemas.openxmlformats.org/officeDocument/2006/relationships/hyperlink" Target="https://stackoverflow.com/questions/28125816/r-standard-evaluation-for-join-dplyr" TargetMode="External"/><Relationship Id="rId183" Type="http://schemas.openxmlformats.org/officeDocument/2006/relationships/hyperlink" Target="https://stackoverflow.com/questions/475675/when-is-a-function-too-long" TargetMode="External"/><Relationship Id="rId283" Type="http://schemas.openxmlformats.org/officeDocument/2006/relationships/hyperlink" Target="https://stringr.tidyverse.org/" TargetMode="External"/><Relationship Id="rId280"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6" Type="http://schemas.openxmlformats.org/officeDocument/2006/relationships/hyperlink" Target="https://swcarpentry.github.io/r-novice-gapminder/" TargetMode="External"/><Relationship Id="rId311"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7" Type="http://schemas.openxmlformats.org/officeDocument/2006/relationships/hyperlink" Target="https://thinkr-open.github.io/gitdown/" TargetMode="External"/><Relationship Id="rId303" Type="http://schemas.openxmlformats.org/officeDocument/2006/relationships/hyperlink" Target="https://tibble.tidyverse.org/" TargetMode="External"/><Relationship Id="rId296" Type="http://schemas.openxmlformats.org/officeDocument/2006/relationships/hyperlink" Target="https://tidyr.tidyverse.org/" TargetMode="External"/><Relationship Id="rId36" Type="http://schemas.openxmlformats.org/officeDocument/2006/relationships/hyperlink" Target="https://usethis.r-lib.org/" TargetMode="External"/><Relationship Id="rId373" Type="http://schemas.openxmlformats.org/officeDocument/2006/relationships/hyperlink" Target="https://usethis.r-lib.org/articles/pr-functions.html" TargetMode="External"/><Relationship Id="rId235" Type="http://schemas.openxmlformats.org/officeDocument/2006/relationships/hyperlink" Target="https://vctrs.r-lib.org/" TargetMode="External"/><Relationship Id="rId228" Type="http://schemas.openxmlformats.org/officeDocument/2006/relationships/hyperlink" Target="https://waldo.r-lib.org/" TargetMode="External"/><Relationship Id="rId237" Type="http://schemas.openxmlformats.org/officeDocument/2006/relationships/hyperlink" Target="https://withr.r-lib.org/" TargetMode="External"/><Relationship Id="rId318"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60" Type="http://schemas.openxmlformats.org/officeDocument/2006/relationships/hyperlink" Target="https://www.maths.ed.ac.uk/~swood34/RCdebug/RCdebug.html" TargetMode="External"/><Relationship Id="rId343" Type="http://schemas.openxmlformats.org/officeDocument/2006/relationships/hyperlink" Target="https://www.r4epi.com/" TargetMode="External"/><Relationship Id="rId322" Type="http://schemas.openxmlformats.org/officeDocument/2006/relationships/hyperlink" Target="https://www.rdocumentation.org/packages/feather/versions/0.3.3" TargetMode="External"/><Relationship Id="rId181" Type="http://schemas.openxmlformats.org/officeDocument/2006/relationships/hyperlink" Target="https://www.reddit.com/r/learnprogramming/comments/47avb5/one_long_function_2001000_lines_of_codes_or_one/" TargetMode="External"/><Relationship Id="rId355" Type="http://schemas.openxmlformats.org/officeDocument/2006/relationships/hyperlink" Target="https://www.routledge.com/SAS-and-R-Data-Management-Statistical-Analysis-and-Graphics-Second-Edition/Kleinman-Horton/p/book/9781466584495" TargetMode="External"/><Relationship Id="rId182" Type="http://schemas.openxmlformats.org/officeDocument/2006/relationships/hyperlink" Target="https://www.sololearn.com/en/Discuss/1278705/optimal-number-of-lines-of-code-of-functions" TargetMode="External"/><Relationship Id="rId292" Type="http://schemas.openxmlformats.org/officeDocument/2006/relationships/hyperlink" Target="https://www.tidyverse.org/" TargetMode="External"/><Relationship Id="rId361" Type="http://schemas.openxmlformats.org/officeDocument/2006/relationships/hyperlink" Target="https://www.tidyverse.org/blog/2023/04/base-vs-magrittr-pipe/" TargetMode="External"/><Relationship Id="rId315" Type="http://schemas.openxmlformats.org/officeDocument/2006/relationships/hyperlink" Target="https://www.youtube.com/watch?v=nERXS3ssntw" TargetMode="External"/><Relationship Id="rId334"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2026-10-26T19:03:40Z</dcterms:created>
  <dcterms:modified xsi:type="dcterms:W3CDTF">2026-10-26T19:03:40Z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11:58:18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