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2026-10-25 19:23:43 (PDT)</w:delText>
        </w:r>
      </w:del>
    </w:p>
    <w:p>
      <w:pPr>
        <w:pStyle w:val="Date"/>
      </w:pPr>
      <w:ins w:id="2" w:author="PR Preview" w:date="2026-01-01T00:00:00Z">
        <w:r>
          <w:t xml:space="preserve">Last modified: 2026-10-25 19:24:45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2026-10-26T02:26:39Z</dcterms:created>
  <dcterms:modified xsi:type="dcterms:W3CDTF">2026-10-26T02:26:39Z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