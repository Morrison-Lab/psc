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2026-10-25 11:29:04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del w:id="3" w:author="PR Preview" w:date="2026-01-01T00:00:00Z">
        <w:r>
          <w:delText xml:space="preserve">Code written to be testable tends toward</w:delText>
        </w:r>
      </w:del>
      <w:del w:id="4" w:author="PR Preview" w:date="2026-01-01T00:00:00Z">
        <w:r>
          <w:delText xml:space="preserve"> </w:delText>
        </w:r>
      </w:del>
      <w:del w:id="5" w:author="PR Preview" w:date="2026-01-01T00:00:00Z">
        <w:r>
          <w:delText xml:space="preserve">small, single-purpose functions with explicit inputs and outputs —</w:delText>
        </w:r>
      </w:del>
      <w:del w:id="6" w:author="PR Preview" w:date="2026-01-01T00:00:00Z">
        <w:r>
          <w:delText xml:space="preserve"> </w:delText>
        </w:r>
      </w:del>
      <w:del w:id="7" w:author="PR Preview" w:date="2026-01-01T00:00:00Z">
        <w:r>
          <w:delText xml:space="preserve">the same design the function-decomposition</w:delText>
        </w:r>
      </w:del>
      <w:del w:id="8" w:author="PR Preview" w:date="2026-01-01T00:00:00Z">
        <w:r>
          <w:delText xml:space="preserve"> </w:delText>
        </w:r>
      </w:del>
      <w:del w:id="9" w:author="PR Preview" w:date="2026-01-01T00:00:00Z">
        <w:r>
          <w:delText xml:space="preserve">guidance (</w:delText>
        </w:r>
      </w:del>
      <w:hyperlink w:anchor="sec-function-decomposition">
        <w:del w:id="10" w:author="PR Preview" w:date="2026-01-01T00:00:00Z">
          <w:r>
            <w:rPr>
              <w:rStyle w:val="Hyperlink"/>
            </w:rPr>
            <w:delText xml:space="preserve">Section 18</w:delText>
          </w:r>
        </w:del>
      </w:hyperlink>
      <w:del w:id="11" w:author="PR Preview" w:date="2026-01-01T00:00:00Z">
        <w:r>
          <w:delText xml:space="preserve">) pushes toward.</w:delText>
        </w:r>
      </w:del>
    </w:p>
    <w:p>
      <w:pPr>
        <w:pStyle w:val="Compact"/>
        <w:numPr>
          <w:ilvl w:val="0"/>
          <w:numId w:val="1018"/>
        </w:numPr>
      </w:pPr>
      <w:ins w:id="12" w:author="PR Preview" w:date="2026-01-01T00:00:00Z">
        <w:r>
          <w:t xml:space="preserve">Code written to be testable tends toward</w:t>
        </w:r>
      </w:ins>
      <w:ins w:id="13" w:author="PR Preview" w:date="2026-01-01T00:00:00Z">
        <w:r>
          <w:t xml:space="preserve"> </w:t>
        </w:r>
      </w:ins>
      <w:ins w:id="14" w:author="PR Preview" w:date="2026-01-01T00:00:00Z">
        <w:r>
          <w:t xml:space="preserve">small, single-purpose functions with explicit inputs and outputs —</w:t>
        </w:r>
      </w:ins>
      <w:ins w:id="15" w:author="PR Preview" w:date="2026-01-01T00:00:00Z">
        <w:r>
          <w:t xml:space="preserve"> </w:t>
        </w:r>
      </w:ins>
      <w:ins w:id="16" w:author="PR Preview" w:date="2026-01-01T00:00:00Z">
        <w:r>
          <w:t xml:space="preserve">the same design the function-decomposition</w:t>
        </w:r>
      </w:ins>
      <w:ins w:id="17" w:author="PR Preview" w:date="2026-01-01T00:00:00Z">
        <w:r>
          <w:t xml:space="preserve"> </w:t>
        </w:r>
      </w:ins>
      <w:ins w:id="18" w:author="PR Preview" w:date="2026-01-01T00:00:00Z">
        <w:r>
          <w:t xml:space="preserve">guidance (</w:t>
        </w:r>
      </w:ins>
      <w:hyperlink w:anchor="sec-function-decomposition">
        <w:ins w:id="19" w:author="PR Preview" w:date="2026-01-01T00:00:00Z">
          <w:r>
            <w:rPr>
              <w:rStyle w:val="Hyperlink"/>
            </w:rPr>
            <w:t xml:space="preserve">Section 19</w:t>
          </w:r>
        </w:ins>
      </w:hyperlink>
      <w:ins w:id="20" w:author="PR Preview" w:date="2026-01-01T00:00:00Z">
        <w:r>
          <w:t xml:space="preserve">) pushes toward.</w:t>
        </w:r>
      </w:ins>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del w:id="21" w:author="PR Preview" w:date="2026-01-01T00:00:00Z">
          <w:r>
            <w:rPr>
              <w:rStyle w:val="VerbatimChar"/>
            </w:rPr>
            <w:delText xml:space="preserve">{memoise}</w:delText>
          </w:r>
        </w:del>
      </w:hyperlink>
      <w:del w:id="22" w:author="PR Preview" w:date="2026-01-01T00:00:00Z">
        <w:r>
          <w:delText xml:space="preserve"> </w:delText>
        </w:r>
      </w:del>
      <w:del w:id="23" w:author="PR Preview" w:date="2026-01-01T00:00:00Z">
        <w:r>
          <w:delText xml:space="preserve">- Function-call caching to eliminate repeated bottlenecks (</w:delText>
        </w:r>
      </w:del>
      <w:hyperlink w:anchor="sec-memoise">
        <w:del w:id="24" w:author="PR Preview" w:date="2026-01-01T00:00:00Z">
          <w:r>
            <w:rPr>
              <w:rStyle w:val="Hyperlink"/>
            </w:rPr>
            <w:delText xml:space="preserve">Section 36.2</w:delText>
          </w:r>
        </w:del>
      </w:hyperlink>
      <w:del w:id="25" w:author="PR Preview" w:date="2026-01-01T00:00:00Z">
        <w:r>
          <w:delText xml:space="preserve">)</w:delText>
        </w:r>
      </w:del>
    </w:p>
    <w:p>
      <w:pPr>
        <w:pStyle w:val="Compact"/>
        <w:numPr>
          <w:ilvl w:val="0"/>
          <w:numId w:val="1028"/>
        </w:numPr>
      </w:pPr>
      <w:hyperlink r:id="rId81">
        <w:ins w:id="26" w:author="PR Preview" w:date="2026-01-01T00:00:00Z">
          <w:r>
            <w:rPr>
              <w:rStyle w:val="VerbatimChar"/>
            </w:rPr>
            <w:t xml:space="preserve">{memoise}</w:t>
          </w:r>
        </w:ins>
      </w:hyperlink>
      <w:ins w:id="27" w:author="PR Preview" w:date="2026-01-01T00:00:00Z">
        <w:r>
          <w:t xml:space="preserve"> </w:t>
        </w:r>
      </w:ins>
      <w:ins w:id="28" w:author="PR Preview" w:date="2026-01-01T00:00:00Z">
        <w:r>
          <w:t xml:space="preserve">- Function-call caching to eliminate repeated bottlenecks (</w:t>
        </w:r>
      </w:ins>
      <w:hyperlink w:anchor="sec-memoise">
        <w:ins w:id="29" w:author="PR Preview" w:date="2026-01-01T00:00:00Z">
          <w:r>
            <w:rPr>
              <w:rStyle w:val="Hyperlink"/>
            </w:rPr>
            <w:t xml:space="preserve">Section 37.2</w:t>
          </w:r>
        </w:ins>
      </w:hyperlink>
      <w:ins w:id="30" w:author="PR Preview" w:date="2026-01-01T00:00:00Z">
        <w:r>
          <w:t xml:space="preserve">)</w:t>
        </w:r>
      </w:ins>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del w:id="31" w:author="PR Preview" w:date="2026-01-01T00:00:00Z">
        <w:r>
          <w:delText xml:space="preserve">18 Function decomposition</w:delText>
        </w:r>
      </w:del>
    </w:p>
    <w:p>
      <w:pPr>
        <w:pStyle w:val="Heading2"/>
      </w:pPr>
      <w:ins w:id="32" w:author="PR Preview" w:date="2026-01-01T00:00:00Z">
        <w:r>
          <w:t xml:space="preserve">18 Modular design</w:t>
        </w:r>
      </w:ins>
    </w:p>
    <w:p>
      <w:pPr>
        <w:pStyle w:val="FirstParagraph"/>
      </w:pPr>
      <w:hyperlink r:id="rId159">
        <w:ins w:id="33" w:author="PR Preview" w:date="2026-01-01T00:00:00Z">
          <w:r>
            <w:rPr>
              <w:rStyle w:val="Hyperlink"/>
            </w:rPr>
            <w:t xml:space="preserve">Modular programming</w:t>
          </w:r>
        </w:ins>
      </w:hyperlink>
      <w:ins w:id="34" w:author="PR Preview" w:date="2026-01-01T00:00:00Z">
        <w:r>
          <w:t xml:space="preserve"> </w:t>
        </w:r>
      </w:ins>
      <w:ins w:id="35" w:author="PR Preview" w:date="2026-01-01T00:00:00Z">
        <w:r>
          <w:t xml:space="preserve">splits a program into separate</w:t>
        </w:r>
      </w:ins>
      <w:ins w:id="36" w:author="PR Preview" w:date="2026-01-01T00:00:00Z">
        <w:r>
          <w:t xml:space="preserve"> </w:t>
        </w:r>
      </w:ins>
      <w:ins w:id="37" w:author="PR Preview" w:date="2026-01-01T00:00:00Z">
        <w:r>
          <w:rPr>
            <w:b/>
            <w:bCs/>
          </w:rPr>
          <w:t xml:space="preserve">modules</w:t>
        </w:r>
      </w:ins>
      <w:ins w:id="38" w:author="PR Preview" w:date="2026-01-01T00:00:00Z">
        <w:r>
          <w:t xml:space="preserve">,</w:t>
        </w:r>
      </w:ins>
      <w:ins w:id="39" w:author="PR Preview" w:date="2026-01-01T00:00:00Z">
        <w:r>
          <w:t xml:space="preserve"> </w:t>
        </w:r>
      </w:ins>
      <w:ins w:id="40" w:author="PR Preview" w:date="2026-01-01T00:00:00Z">
        <w:r>
          <w:t xml:space="preserve">each of which does one job and can be understood, tested and changed on its own.</w:t>
        </w:r>
      </w:ins>
      <w:ins w:id="41" w:author="PR Preview" w:date="2026-01-01T00:00:00Z">
        <w:r>
          <w:t xml:space="preserve"> </w:t>
        </w:r>
      </w:ins>
      <w:ins w:id="42" w:author="PR Preview" w:date="2026-01-01T00:00:00Z">
        <w:r>
          <w:t xml:space="preserve">In R and Python, a module can be a function, a file or a package.</w:t>
        </w:r>
      </w:ins>
      <w:ins w:id="43" w:author="PR Preview" w:date="2026-01-01T00:00:00Z">
        <w:r>
          <w:t xml:space="preserve"> </w:t>
        </w:r>
      </w:ins>
      <w:ins w:id="44" w:author="PR Preview" w:date="2026-01-01T00:00:00Z">
        <w:r>
          <w:t xml:space="preserve">Splitting a problem into such parts is called</w:t>
        </w:r>
      </w:ins>
      <w:ins w:id="45" w:author="PR Preview" w:date="2026-01-01T00:00:00Z">
        <w:r>
          <w:t xml:space="preserve"> </w:t>
        </w:r>
      </w:ins>
      <w:hyperlink r:id="rId160">
        <w:ins w:id="46" w:author="PR Preview" w:date="2026-01-01T00:00:00Z">
          <w:r>
            <w:rPr>
              <w:rStyle w:val="Hyperlink"/>
            </w:rPr>
            <w:t xml:space="preserve">decomposition</w:t>
          </w:r>
        </w:ins>
      </w:hyperlink>
      <w:ins w:id="47" w:author="PR Preview" w:date="2026-01-01T00:00:00Z">
        <w:r>
          <w:t xml:space="preserve">.</w:t>
        </w:r>
      </w:ins>
      <w:ins w:id="48" w:author="PR Preview" w:date="2026-01-01T00:00:00Z">
        <w:r>
          <w:t xml:space="preserve"> </w:t>
        </w:r>
      </w:ins>
      <w:ins w:id="49" w:author="PR Preview" w:date="2026-01-01T00:00:00Z">
        <w:r>
          <w:t xml:space="preserve">Guides to scientific computing recommend it:</w:t>
        </w:r>
      </w:ins>
      <w:ins w:id="50" w:author="PR Preview" w:date="2026-01-01T00:00:00Z">
        <w:r>
          <w:t xml:space="preserve"> </w:t>
        </w:r>
      </w:ins>
      <w:ins w:id="51" w:author="PR Preview" w:date="2026-01-01T00:00:00Z">
        <w:r>
          <w:t xml:space="preserve">Wilson et al. (2014)</w:t>
        </w:r>
      </w:ins>
      <w:ins w:id="52" w:author="PR Preview" w:date="2026-01-01T00:00:00Z">
        <w:r>
          <w:t xml:space="preserve"> </w:t>
        </w:r>
      </w:ins>
      <w:ins w:id="53" w:author="PR Preview" w:date="2026-01-01T00:00:00Z">
        <w:r>
          <w:t xml:space="preserve">advise modularizing code rather than copying and pasting it,</w:t>
        </w:r>
      </w:ins>
      <w:ins w:id="54" w:author="PR Preview" w:date="2026-01-01T00:00:00Z">
        <w:r>
          <w:t xml:space="preserve"> </w:t>
        </w:r>
      </w:ins>
      <w:ins w:id="55" w:author="PR Preview" w:date="2026-01-01T00:00:00Z">
        <w:r>
          <w:t xml:space="preserve">and</w:t>
        </w:r>
      </w:ins>
      <w:ins w:id="56" w:author="PR Preview" w:date="2026-01-01T00:00:00Z">
        <w:r>
          <w:t xml:space="preserve"> </w:t>
        </w:r>
      </w:ins>
      <w:ins w:id="57" w:author="PR Preview" w:date="2026-01-01T00:00:00Z">
        <w:r>
          <w:t xml:space="preserve">Wilson et al. (2017)</w:t>
        </w:r>
      </w:ins>
      <w:ins w:id="58" w:author="PR Preview" w:date="2026-01-01T00:00:00Z">
        <w:r>
          <w:t xml:space="preserve"> </w:t>
        </w:r>
      </w:ins>
      <w:ins w:id="59" w:author="PR Preview" w:date="2026-01-01T00:00:00Z">
        <w:r>
          <w:t xml:space="preserve">advise decomposing programs into functions.</w:t>
        </w:r>
      </w:ins>
    </w:p>
    <w:p>
      <w:pPr>
        <w:pStyle w:val="BodyText"/>
      </w:pPr>
      <w:ins w:id="60" w:author="PR Preview" w:date="2026-01-01T00:00:00Z">
        <w:r>
          <w:t xml:space="preserve">Each module has an</w:t>
        </w:r>
      </w:ins>
      <w:ins w:id="61" w:author="PR Preview" w:date="2026-01-01T00:00:00Z">
        <w:r>
          <w:t xml:space="preserve"> </w:t>
        </w:r>
      </w:ins>
      <w:ins w:id="62" w:author="PR Preview" w:date="2026-01-01T00:00:00Z">
        <w:r>
          <w:rPr>
            <w:b/>
            <w:bCs/>
          </w:rPr>
          <w:t xml:space="preserve">interface</w:t>
        </w:r>
      </w:ins>
      <w:ins w:id="63" w:author="PR Preview" w:date="2026-01-01T00:00:00Z">
        <w:r>
          <w:t xml:space="preserve"> </w:t>
        </w:r>
      </w:ins>
      <w:ins w:id="64" w:author="PR Preview" w:date="2026-01-01T00:00:00Z">
        <w:r>
          <w:t xml:space="preserve">and an</w:t>
        </w:r>
      </w:ins>
      <w:ins w:id="65" w:author="PR Preview" w:date="2026-01-01T00:00:00Z">
        <w:r>
          <w:t xml:space="preserve"> </w:t>
        </w:r>
      </w:ins>
      <w:ins w:id="66" w:author="PR Preview" w:date="2026-01-01T00:00:00Z">
        <w:r>
          <w:rPr>
            <w:b/>
            <w:bCs/>
          </w:rPr>
          <w:t xml:space="preserve">implementation</w:t>
        </w:r>
      </w:ins>
      <w:ins w:id="67" w:author="PR Preview" w:date="2026-01-01T00:00:00Z">
        <w:r>
          <w:t xml:space="preserve">.</w:t>
        </w:r>
      </w:ins>
      <w:ins w:id="68" w:author="PR Preview" w:date="2026-01-01T00:00:00Z">
        <w:r>
          <w:t xml:space="preserve"> </w:t>
        </w:r>
      </w:ins>
      <w:ins w:id="69" w:author="PR Preview" w:date="2026-01-01T00:00:00Z">
        <w:r>
          <w:t xml:space="preserve">The interface is what other code may rely on:</w:t>
        </w:r>
      </w:ins>
      <w:ins w:id="70" w:author="PR Preview" w:date="2026-01-01T00:00:00Z">
        <w:r>
          <w:t xml:space="preserve"> </w:t>
        </w:r>
      </w:ins>
      <w:ins w:id="71" w:author="PR Preview" w:date="2026-01-01T00:00:00Z">
        <w:r>
          <w:t xml:space="preserve">for an R function, its name, arguments and return value;</w:t>
        </w:r>
      </w:ins>
      <w:ins w:id="72" w:author="PR Preview" w:date="2026-01-01T00:00:00Z">
        <w:r>
          <w:t xml:space="preserve"> </w:t>
        </w:r>
      </w:ins>
      <w:ins w:id="73" w:author="PR Preview" w:date="2026-01-01T00:00:00Z">
        <w:r>
          <w:t xml:space="preserve">for a package, its exported functions</w:t>
        </w:r>
      </w:ins>
      <w:ins w:id="74" w:author="PR Preview" w:date="2026-01-01T00:00:00Z">
        <w:r>
          <w:t xml:space="preserve"> </w:t>
        </w:r>
      </w:ins>
      <w:ins w:id="75" w:author="PR Preview" w:date="2026-01-01T00:00:00Z">
        <w:r>
          <w:t xml:space="preserve">(Wickham and Bryan 2023)</w:t>
        </w:r>
      </w:ins>
      <w:ins w:id="76" w:author="PR Preview" w:date="2026-01-01T00:00:00Z">
        <w:r>
          <w:t xml:space="preserve">.</w:t>
        </w:r>
      </w:ins>
      <w:ins w:id="77" w:author="PR Preview" w:date="2026-01-01T00:00:00Z">
        <w:r>
          <w:t xml:space="preserve"> </w:t>
        </w:r>
      </w:ins>
      <w:ins w:id="78" w:author="PR Preview" w:date="2026-01-01T00:00:00Z">
        <w:r>
          <w:t xml:space="preserve">The implementation is everything else.</w:t>
        </w:r>
      </w:ins>
      <w:ins w:id="79" w:author="PR Preview" w:date="2026-01-01T00:00:00Z">
        <w:r>
          <w:t xml:space="preserve"> </w:t>
        </w:r>
      </w:ins>
      <w:ins w:id="80" w:author="PR Preview" w:date="2026-01-01T00:00:00Z">
        <w:r>
          <w:t xml:space="preserve">Code that calls a module depends only on its interface,</w:t>
        </w:r>
      </w:ins>
      <w:ins w:id="81" w:author="PR Preview" w:date="2026-01-01T00:00:00Z">
        <w:r>
          <w:t xml:space="preserve"> </w:t>
        </w:r>
      </w:ins>
      <w:ins w:id="82" w:author="PR Preview" w:date="2026-01-01T00:00:00Z">
        <w:r>
          <w:t xml:space="preserve">so the smaller the interface,</w:t>
        </w:r>
      </w:ins>
      <w:ins w:id="83" w:author="PR Preview" w:date="2026-01-01T00:00:00Z">
        <w:r>
          <w:t xml:space="preserve"> </w:t>
        </w:r>
      </w:ins>
      <w:ins w:id="84" w:author="PR Preview" w:date="2026-01-01T00:00:00Z">
        <w:r>
          <w:t xml:space="preserve">the more of the module you can change without changing that code.</w:t>
        </w:r>
      </w:ins>
    </w:p>
    <w:p>
      <w:pPr>
        <w:pStyle w:val="BodyText"/>
      </w:pPr>
      <w:ins w:id="85" w:author="PR Preview" w:date="2026-01-01T00:00:00Z">
        <w:r>
          <w:t xml:space="preserve">Two properties describe how well a program is divided</w:t>
        </w:r>
      </w:ins>
      <w:ins w:id="86" w:author="PR Preview" w:date="2026-01-01T00:00:00Z">
        <w:r>
          <w:t xml:space="preserve"> </w:t>
        </w:r>
      </w:ins>
      <w:ins w:id="87" w:author="PR Preview" w:date="2026-01-01T00:00:00Z">
        <w:r>
          <w:t xml:space="preserve">(Stevens et al. 1974)</w:t>
        </w:r>
      </w:ins>
      <w:ins w:id="88" w:author="PR Preview" w:date="2026-01-01T00:00:00Z">
        <w:r>
          <w:t xml:space="preserve">:</w:t>
        </w:r>
      </w:ins>
    </w:p>
    <w:p>
      <w:pPr>
        <w:pStyle w:val="Compact"/>
        <w:numPr>
          <w:ilvl w:val="0"/>
          <w:numId w:val="1054"/>
        </w:numPr>
      </w:pPr>
      <w:ins w:id="89" w:author="PR Preview" w:date="2026-01-01T00:00:00Z">
        <w:r>
          <w:rPr>
            <w:b/>
            <w:bCs/>
          </w:rPr>
          <w:t xml:space="preserve">Cohesion</w:t>
        </w:r>
      </w:ins>
      <w:ins w:id="90" w:author="PR Preview" w:date="2026-01-01T00:00:00Z">
        <w:r>
          <w:t xml:space="preserve"> </w:t>
        </w:r>
      </w:ins>
      <w:ins w:id="91" w:author="PR Preview" w:date="2026-01-01T00:00:00Z">
        <w:r>
          <w:t xml:space="preserve">is how closely the parts inside one module belong together.</w:t>
        </w:r>
      </w:ins>
      <w:ins w:id="92" w:author="PR Preview" w:date="2026-01-01T00:00:00Z">
        <w:r>
          <w:t xml:space="preserve"> </w:t>
        </w:r>
      </w:ins>
      <w:ins w:id="93" w:author="PR Preview" w:date="2026-01-01T00:00:00Z">
        <w:r>
          <w:t xml:space="preserve">Aim for high cohesion:</w:t>
        </w:r>
      </w:ins>
      <w:ins w:id="94" w:author="PR Preview" w:date="2026-01-01T00:00:00Z">
        <w:r>
          <w:t xml:space="preserve"> </w:t>
        </w:r>
      </w:ins>
      <w:ins w:id="95" w:author="PR Preview" w:date="2026-01-01T00:00:00Z">
        <w:r>
          <w:t xml:space="preserve">a file that cleans one dataset is more cohesive</w:t>
        </w:r>
      </w:ins>
      <w:ins w:id="96" w:author="PR Preview" w:date="2026-01-01T00:00:00Z">
        <w:r>
          <w:t xml:space="preserve"> </w:t>
        </w:r>
      </w:ins>
      <w:ins w:id="97" w:author="PR Preview" w:date="2026-01-01T00:00:00Z">
        <w:r>
          <w:t xml:space="preserve">than a</w:t>
        </w:r>
      </w:ins>
      <w:ins w:id="98" w:author="PR Preview" w:date="2026-01-01T00:00:00Z">
        <w:r>
          <w:t xml:space="preserve"> </w:t>
        </w:r>
      </w:ins>
      <w:ins w:id="99" w:author="PR Preview" w:date="2026-01-01T00:00:00Z">
        <w:r>
          <w:rPr>
            <w:rStyle w:val="VerbatimChar"/>
          </w:rPr>
          <w:t xml:space="preserve">utils.R</w:t>
        </w:r>
      </w:ins>
      <w:ins w:id="100" w:author="PR Preview" w:date="2026-01-01T00:00:00Z">
        <w:r>
          <w:t xml:space="preserve"> </w:t>
        </w:r>
      </w:ins>
      <w:ins w:id="101" w:author="PR Preview" w:date="2026-01-01T00:00:00Z">
        <w:r>
          <w:t xml:space="preserve">file that holds every helper in the project.</w:t>
        </w:r>
      </w:ins>
    </w:p>
    <w:p>
      <w:pPr>
        <w:pStyle w:val="Compact"/>
        <w:numPr>
          <w:ilvl w:val="0"/>
          <w:numId w:val="1054"/>
        </w:numPr>
      </w:pPr>
      <w:ins w:id="102" w:author="PR Preview" w:date="2026-01-01T00:00:00Z">
        <w:r>
          <w:rPr>
            <w:b/>
            <w:bCs/>
          </w:rPr>
          <w:t xml:space="preserve">Coupling</w:t>
        </w:r>
      </w:ins>
      <w:ins w:id="103" w:author="PR Preview" w:date="2026-01-01T00:00:00Z">
        <w:r>
          <w:t xml:space="preserve"> </w:t>
        </w:r>
      </w:ins>
      <w:ins w:id="104" w:author="PR Preview" w:date="2026-01-01T00:00:00Z">
        <w:r>
          <w:t xml:space="preserve">is how strongly one module depends on another,</w:t>
        </w:r>
      </w:ins>
      <w:ins w:id="105" w:author="PR Preview" w:date="2026-01-01T00:00:00Z">
        <w:r>
          <w:t xml:space="preserve"> </w:t>
        </w:r>
      </w:ins>
      <w:ins w:id="106" w:author="PR Preview" w:date="2026-01-01T00:00:00Z">
        <w:r>
          <w:t xml:space="preserve">for example on its internal details or on shared global state.</w:t>
        </w:r>
      </w:ins>
      <w:ins w:id="107" w:author="PR Preview" w:date="2026-01-01T00:00:00Z">
        <w:r>
          <w:t xml:space="preserve"> </w:t>
        </w:r>
      </w:ins>
      <w:ins w:id="108" w:author="PR Preview" w:date="2026-01-01T00:00:00Z">
        <w:r>
          <w:t xml:space="preserve">Aim for low coupling:</w:t>
        </w:r>
      </w:ins>
      <w:ins w:id="109" w:author="PR Preview" w:date="2026-01-01T00:00:00Z">
        <w:r>
          <w:t xml:space="preserve"> </w:t>
        </w:r>
      </w:ins>
      <w:ins w:id="110" w:author="PR Preview" w:date="2026-01-01T00:00:00Z">
        <w:r>
          <w:t xml:space="preserve">a script that calls a function from another file</w:t>
        </w:r>
      </w:ins>
      <w:ins w:id="111" w:author="PR Preview" w:date="2026-01-01T00:00:00Z">
        <w:r>
          <w:t xml:space="preserve"> </w:t>
        </w:r>
      </w:ins>
      <w:ins w:id="112" w:author="PR Preview" w:date="2026-01-01T00:00:00Z">
        <w:r>
          <w:t xml:space="preserve">is less coupled than one that</w:t>
        </w:r>
      </w:ins>
      <w:ins w:id="113" w:author="PR Preview" w:date="2026-01-01T00:00:00Z">
        <w:r>
          <w:t xml:space="preserve"> </w:t>
        </w:r>
      </w:ins>
      <w:ins w:id="114" w:author="PR Preview" w:date="2026-01-01T00:00:00Z">
        <w:r>
          <w:rPr>
            <w:rStyle w:val="VerbatimChar"/>
          </w:rPr>
          <w:t xml:space="preserve">source()</w:t>
        </w:r>
      </w:ins>
      <w:ins w:id="115" w:author="PR Preview" w:date="2026-01-01T00:00:00Z">
        <w:r>
          <w:t xml:space="preserve">s that file</w:t>
        </w:r>
      </w:ins>
      <w:ins w:id="116" w:author="PR Preview" w:date="2026-01-01T00:00:00Z">
        <w:r>
          <w:t xml:space="preserve"> </w:t>
        </w:r>
      </w:ins>
      <w:ins w:id="117" w:author="PR Preview" w:date="2026-01-01T00:00:00Z">
        <w:r>
          <w:t xml:space="preserve">and then uses the intermediate objects it created.</w:t>
        </w:r>
      </w:ins>
    </w:p>
    <w:bookmarkStart w:id="161" w:name="decide-what-each-module-hides"/>
    <w:p>
      <w:pPr>
        <w:pStyle w:val="Heading3"/>
      </w:pPr>
      <w:ins w:id="118" w:author="PR Preview" w:date="2026-01-01T00:00:00Z">
        <w:r>
          <w:t xml:space="preserve">18.1 Decide what each module hides</w:t>
        </w:r>
      </w:ins>
    </w:p>
    <w:p>
      <w:pPr>
        <w:pStyle w:val="FirstParagraph"/>
      </w:pPr>
      <w:ins w:id="119" w:author="PR Preview" w:date="2026-01-01T00:00:00Z">
        <w:r>
          <w:t xml:space="preserve">Parnas (1972)</w:t>
        </w:r>
      </w:ins>
      <w:ins w:id="120" w:author="PR Preview" w:date="2026-01-01T00:00:00Z">
        <w:r>
          <w:t xml:space="preserve"> </w:t>
        </w:r>
      </w:ins>
      <w:ins w:id="121" w:author="PR Preview" w:date="2026-01-01T00:00:00Z">
        <w:r>
          <w:t xml:space="preserve">described two ways to split the same program into modules.</w:t>
        </w:r>
      </w:ins>
      <w:ins w:id="122" w:author="PR Preview" w:date="2026-01-01T00:00:00Z">
        <w:r>
          <w:t xml:space="preserve"> </w:t>
        </w:r>
      </w:ins>
      <w:ins w:id="123" w:author="PR Preview" w:date="2026-01-01T00:00:00Z">
        <w:r>
          <w:t xml:space="preserve">One split followed the steps of the program in order.</w:t>
        </w:r>
      </w:ins>
      <w:ins w:id="124" w:author="PR Preview" w:date="2026-01-01T00:00:00Z">
        <w:r>
          <w:t xml:space="preserve"> </w:t>
        </w:r>
      </w:ins>
      <w:ins w:id="125" w:author="PR Preview" w:date="2026-01-01T00:00:00Z">
        <w:r>
          <w:t xml:space="preserve">The other gave each module one design decision that was likely to change,</w:t>
        </w:r>
      </w:ins>
      <w:ins w:id="126" w:author="PR Preview" w:date="2026-01-01T00:00:00Z">
        <w:r>
          <w:t xml:space="preserve"> </w:t>
        </w:r>
      </w:ins>
      <w:ins w:id="127" w:author="PR Preview" w:date="2026-01-01T00:00:00Z">
        <w:r>
          <w:t xml:space="preserve">such as a file format or a data structure,</w:t>
        </w:r>
      </w:ins>
      <w:ins w:id="128" w:author="PR Preview" w:date="2026-01-01T00:00:00Z">
        <w:r>
          <w:t xml:space="preserve"> </w:t>
        </w:r>
      </w:ins>
      <w:ins w:id="129" w:author="PR Preview" w:date="2026-01-01T00:00:00Z">
        <w:r>
          <w:t xml:space="preserve">and hid that decision behind the module’s interface.</w:t>
        </w:r>
      </w:ins>
      <w:ins w:id="130" w:author="PR Preview" w:date="2026-01-01T00:00:00Z">
        <w:r>
          <w:t xml:space="preserve"> </w:t>
        </w:r>
      </w:ins>
      <w:ins w:id="131" w:author="PR Preview" w:date="2026-01-01T00:00:00Z">
        <w:r>
          <w:t xml:space="preserve">Parnas argued that the second split is easier to change,</w:t>
        </w:r>
      </w:ins>
      <w:ins w:id="132" w:author="PR Preview" w:date="2026-01-01T00:00:00Z">
        <w:r>
          <w:t xml:space="preserve"> </w:t>
        </w:r>
      </w:ins>
      <w:ins w:id="133" w:author="PR Preview" w:date="2026-01-01T00:00:00Z">
        <w:r>
          <w:t xml:space="preserve">because a change to one of those decisions touches only one module.</w:t>
        </w:r>
      </w:ins>
      <w:ins w:id="134" w:author="PR Preview" w:date="2026-01-01T00:00:00Z">
        <w:r>
          <w:t xml:space="preserve"> </w:t>
        </w:r>
      </w:ins>
      <w:ins w:id="135" w:author="PR Preview" w:date="2026-01-01T00:00:00Z">
        <w:r>
          <w:t xml:space="preserve">This approach is called</w:t>
        </w:r>
      </w:ins>
      <w:ins w:id="136" w:author="PR Preview" w:date="2026-01-01T00:00:00Z">
        <w:r>
          <w:t xml:space="preserve"> </w:t>
        </w:r>
      </w:ins>
      <w:ins w:id="137" w:author="PR Preview" w:date="2026-01-01T00:00:00Z">
        <w:r>
          <w:rPr>
            <w:b/>
            <w:bCs/>
          </w:rPr>
          <w:t xml:space="preserve">information hiding</w:t>
        </w:r>
      </w:ins>
      <w:ins w:id="138" w:author="PR Preview" w:date="2026-01-01T00:00:00Z">
        <w:r>
          <w:t xml:space="preserve">.</w:t>
        </w:r>
      </w:ins>
    </w:p>
    <w:p>
      <w:pPr>
        <w:pStyle w:val="BodyText"/>
      </w:pPr>
      <w:ins w:id="139" w:author="PR Preview" w:date="2026-01-01T00:00:00Z">
        <w:r>
          <w:t xml:space="preserve">In a data analysis, decisions that often change include:</w:t>
        </w:r>
      </w:ins>
    </w:p>
    <w:p>
      <w:pPr>
        <w:pStyle w:val="Compact"/>
        <w:numPr>
          <w:ilvl w:val="0"/>
          <w:numId w:val="1055"/>
        </w:numPr>
      </w:pPr>
      <w:ins w:id="140" w:author="PR Preview" w:date="2026-01-01T00:00:00Z">
        <w:r>
          <w:t xml:space="preserve">the format and location of the raw data;</w:t>
        </w:r>
      </w:ins>
    </w:p>
    <w:p>
      <w:pPr>
        <w:pStyle w:val="Compact"/>
        <w:numPr>
          <w:ilvl w:val="0"/>
          <w:numId w:val="1055"/>
        </w:numPr>
      </w:pPr>
      <w:ins w:id="141" w:author="PR Preview" w:date="2026-01-01T00:00:00Z">
        <w:r>
          <w:t xml:space="preserve">how a variable is coded or cleaned;</w:t>
        </w:r>
      </w:ins>
    </w:p>
    <w:p>
      <w:pPr>
        <w:pStyle w:val="Compact"/>
        <w:numPr>
          <w:ilvl w:val="0"/>
          <w:numId w:val="1055"/>
        </w:numPr>
      </w:pPr>
      <w:ins w:id="142" w:author="PR Preview" w:date="2026-01-01T00:00:00Z">
        <w:r>
          <w:t xml:space="preserve">which model is fitted.</w:t>
        </w:r>
      </w:ins>
    </w:p>
    <w:p>
      <w:pPr>
        <w:pStyle w:val="FirstParagraph"/>
      </w:pPr>
      <w:ins w:id="143" w:author="PR Preview" w:date="2026-01-01T00:00:00Z">
        <w:r>
          <w:t xml:space="preserve">Give each decision its own function or file.</w:t>
        </w:r>
      </w:ins>
      <w:ins w:id="144" w:author="PR Preview" w:date="2026-01-01T00:00:00Z">
        <w:r>
          <w:t xml:space="preserve"> </w:t>
        </w:r>
      </w:ins>
      <w:ins w:id="145" w:author="PR Preview" w:date="2026-01-01T00:00:00Z">
        <w:r>
          <w:t xml:space="preserve">For example, suppose that only</w:t>
        </w:r>
      </w:ins>
      <w:ins w:id="146" w:author="PR Preview" w:date="2026-01-01T00:00:00Z">
        <w:r>
          <w:t xml:space="preserve"> </w:t>
        </w:r>
      </w:ins>
      <w:ins w:id="147" w:author="PR Preview" w:date="2026-01-01T00:00:00Z">
        <w:r>
          <w:rPr>
            <w:rStyle w:val="VerbatimChar"/>
          </w:rPr>
          <w:t xml:space="preserve">read_survey_data()</w:t>
        </w:r>
      </w:ins>
      <w:ins w:id="148" w:author="PR Preview" w:date="2026-01-01T00:00:00Z">
        <w:r>
          <w:t xml:space="preserve"> </w:t>
        </w:r>
      </w:ins>
      <w:ins w:id="149" w:author="PR Preview" w:date="2026-01-01T00:00:00Z">
        <w:r>
          <w:t xml:space="preserve">knows that the survey arrives as a CSV file:</w:t>
        </w:r>
      </w:ins>
    </w:p>
    <w:p>
      <w:pPr>
        <w:pStyle w:val="SourceCode"/>
      </w:pPr>
      <w:ins w:id="150" w:author="PR Preview" w:date="2026-01-01T00:00:00Z">
        <w:r>
          <w:rPr>
            <w:rStyle w:val="NormalTok"/>
          </w:rPr>
          <w:t xml:space="preserve">read_survey_data </w:t>
        </w:r>
      </w:ins>
      <w:ins w:id="151" w:author="PR Preview" w:date="2026-01-01T00:00:00Z">
        <w:r>
          <w:rPr>
            <w:rStyle w:val="OtherTok"/>
          </w:rPr>
          <w:t xml:space="preserve">&lt;-</w:t>
        </w:r>
      </w:ins>
      <w:ins w:id="152" w:author="PR Preview" w:date="2026-01-01T00:00:00Z">
        <w:r>
          <w:rPr>
            <w:rStyle w:val="NormalTok"/>
          </w:rPr>
          <w:t xml:space="preserve"> </w:t>
        </w:r>
      </w:ins>
      <w:ins w:id="153" w:author="PR Preview" w:date="2026-01-01T00:00:00Z">
        <w:r>
          <w:rPr>
            <w:rStyle w:val="ControlFlowTok"/>
          </w:rPr>
          <w:t xml:space="preserve">function</w:t>
        </w:r>
      </w:ins>
      <w:ins w:id="154" w:author="PR Preview" w:date="2026-01-01T00:00:00Z">
        <w:r>
          <w:rPr>
            <w:rStyle w:val="NormalTok"/>
          </w:rPr>
          <w:t xml:space="preserve">(path) {</w:t>
        </w:r>
      </w:ins>
      <w:ins w:id="155" w:author="PR Preview" w:date="2026-01-01T00:00:00Z">
        <w:r>
          <w:br/>
        </w:r>
      </w:ins>
      <w:ins w:id="156" w:author="PR Preview" w:date="2026-01-01T00:00:00Z">
        <w:r>
          <w:rPr>
            <w:rStyle w:val="NormalTok"/>
          </w:rPr>
          <w:t xml:space="preserve">  readr</w:t>
        </w:r>
      </w:ins>
      <w:ins w:id="157" w:author="PR Preview" w:date="2026-01-01T00:00:00Z">
        <w:r>
          <w:rPr>
            <w:rStyle w:val="SpecialCharTok"/>
          </w:rPr>
          <w:t xml:space="preserve">::</w:t>
        </w:r>
      </w:ins>
      <w:ins w:id="158" w:author="PR Preview" w:date="2026-01-01T00:00:00Z">
        <w:r>
          <w:rPr>
            <w:rStyle w:val="FunctionTok"/>
          </w:rPr>
          <w:t xml:space="preserve">read_csv</w:t>
        </w:r>
      </w:ins>
      <w:ins w:id="159" w:author="PR Preview" w:date="2026-01-01T00:00:00Z">
        <w:r>
          <w:rPr>
            <w:rStyle w:val="NormalTok"/>
          </w:rPr>
          <w:t xml:space="preserve">(path, </w:t>
        </w:r>
      </w:ins>
      <w:ins w:id="160" w:author="PR Preview" w:date="2026-01-01T00:00:00Z">
        <w:r>
          <w:rPr>
            <w:rStyle w:val="AttributeTok"/>
          </w:rPr>
          <w:t xml:space="preserve">show_col_types =</w:t>
        </w:r>
      </w:ins>
      <w:ins w:id="161" w:author="PR Preview" w:date="2026-01-01T00:00:00Z">
        <w:r>
          <w:rPr>
            <w:rStyle w:val="NormalTok"/>
          </w:rPr>
          <w:t xml:space="preserve"> </w:t>
        </w:r>
      </w:ins>
      <w:ins w:id="162" w:author="PR Preview" w:date="2026-01-01T00:00:00Z">
        <w:r>
          <w:rPr>
            <w:rStyle w:val="ConstantTok"/>
          </w:rPr>
          <w:t xml:space="preserve">FALSE</w:t>
        </w:r>
      </w:ins>
      <w:ins w:id="163" w:author="PR Preview" w:date="2026-01-01T00:00:00Z">
        <w:r>
          <w:rPr>
            <w:rStyle w:val="NormalTok"/>
          </w:rPr>
          <w:t xml:space="preserve">)</w:t>
        </w:r>
      </w:ins>
      <w:ins w:id="164" w:author="PR Preview" w:date="2026-01-01T00:00:00Z">
        <w:r>
          <w:br/>
        </w:r>
      </w:ins>
      <w:ins w:id="165" w:author="PR Preview" w:date="2026-01-01T00:00:00Z">
        <w:r>
          <w:rPr>
            <w:rStyle w:val="NormalTok"/>
          </w:rPr>
          <w:t xml:space="preserve">}</w:t>
        </w:r>
      </w:ins>
    </w:p>
    <w:p>
      <w:pPr>
        <w:pStyle w:val="FirstParagraph"/>
      </w:pPr>
      <w:ins w:id="166" w:author="PR Preview" w:date="2026-01-01T00:00:00Z">
        <w:r>
          <w:t xml:space="preserve">If the survey later moves into a database,</w:t>
        </w:r>
      </w:ins>
      <w:ins w:id="167" w:author="PR Preview" w:date="2026-01-01T00:00:00Z">
        <w:r>
          <w:t xml:space="preserve"> </w:t>
        </w:r>
      </w:ins>
      <w:ins w:id="168" w:author="PR Preview" w:date="2026-01-01T00:00:00Z">
        <w:r>
          <w:t xml:space="preserve">you change only</w:t>
        </w:r>
      </w:ins>
      <w:ins w:id="169" w:author="PR Preview" w:date="2026-01-01T00:00:00Z">
        <w:r>
          <w:t xml:space="preserve"> </w:t>
        </w:r>
      </w:ins>
      <w:ins w:id="170" w:author="PR Preview" w:date="2026-01-01T00:00:00Z">
        <w:r>
          <w:rPr>
            <w:rStyle w:val="VerbatimChar"/>
          </w:rPr>
          <w:t xml:space="preserve">read_survey_data()</w:t>
        </w:r>
      </w:ins>
      <w:ins w:id="171" w:author="PR Preview" w:date="2026-01-01T00:00:00Z">
        <w:r>
          <w:t xml:space="preserve">,</w:t>
        </w:r>
      </w:ins>
      <w:ins w:id="172" w:author="PR Preview" w:date="2026-01-01T00:00:00Z">
        <w:r>
          <w:t xml:space="preserve"> </w:t>
        </w:r>
      </w:ins>
      <w:ins w:id="173" w:author="PR Preview" w:date="2026-01-01T00:00:00Z">
        <w:r>
          <w:t xml:space="preserve">and the code that calls it keeps working:</w:t>
        </w:r>
      </w:ins>
    </w:p>
    <w:p>
      <w:pPr>
        <w:pStyle w:val="SourceCode"/>
      </w:pPr>
      <w:ins w:id="174" w:author="PR Preview" w:date="2026-01-01T00:00:00Z">
        <w:r>
          <w:rPr>
            <w:rStyle w:val="NormalTok"/>
          </w:rPr>
          <w:t xml:space="preserve">raw_data </w:t>
        </w:r>
      </w:ins>
      <w:ins w:id="175" w:author="PR Preview" w:date="2026-01-01T00:00:00Z">
        <w:r>
          <w:rPr>
            <w:rStyle w:val="OtherTok"/>
          </w:rPr>
          <w:t xml:space="preserve">&lt;-</w:t>
        </w:r>
      </w:ins>
      <w:ins w:id="176" w:author="PR Preview" w:date="2026-01-01T00:00:00Z">
        <w:r>
          <w:rPr>
            <w:rStyle w:val="NormalTok"/>
          </w:rPr>
          <w:t xml:space="preserve"> </w:t>
        </w:r>
      </w:ins>
      <w:ins w:id="177" w:author="PR Preview" w:date="2026-01-01T00:00:00Z">
        <w:r>
          <w:rPr>
            <w:rStyle w:val="FunctionTok"/>
          </w:rPr>
          <w:t xml:space="preserve">read_survey_data</w:t>
        </w:r>
      </w:ins>
      <w:ins w:id="178" w:author="PR Preview" w:date="2026-01-01T00:00:00Z">
        <w:r>
          <w:rPr>
            <w:rStyle w:val="NormalTok"/>
          </w:rPr>
          <w:t xml:space="preserve">(here</w:t>
        </w:r>
      </w:ins>
      <w:ins w:id="179" w:author="PR Preview" w:date="2026-01-01T00:00:00Z">
        <w:r>
          <w:rPr>
            <w:rStyle w:val="SpecialCharTok"/>
          </w:rPr>
          <w:t xml:space="preserve">::</w:t>
        </w:r>
      </w:ins>
      <w:ins w:id="180" w:author="PR Preview" w:date="2026-01-01T00:00:00Z">
        <w:r>
          <w:rPr>
            <w:rStyle w:val="FunctionTok"/>
          </w:rPr>
          <w:t xml:space="preserve">here</w:t>
        </w:r>
      </w:ins>
      <w:ins w:id="181" w:author="PR Preview" w:date="2026-01-01T00:00:00Z">
        <w:r>
          <w:rPr>
            <w:rStyle w:val="NormalTok"/>
          </w:rPr>
          <w:t xml:space="preserve">(</w:t>
        </w:r>
      </w:ins>
      <w:ins w:id="182" w:author="PR Preview" w:date="2026-01-01T00:00:00Z">
        <w:r>
          <w:rPr>
            <w:rStyle w:val="StringTok"/>
          </w:rPr>
          <w:t xml:space="preserve">"data"</w:t>
        </w:r>
      </w:ins>
      <w:ins w:id="183" w:author="PR Preview" w:date="2026-01-01T00:00:00Z">
        <w:r>
          <w:rPr>
            <w:rStyle w:val="NormalTok"/>
          </w:rPr>
          <w:t xml:space="preserve">, </w:t>
        </w:r>
      </w:ins>
      <w:ins w:id="184" w:author="PR Preview" w:date="2026-01-01T00:00:00Z">
        <w:r>
          <w:rPr>
            <w:rStyle w:val="StringTok"/>
          </w:rPr>
          <w:t xml:space="preserve">"survey.csv"</w:t>
        </w:r>
      </w:ins>
      <w:ins w:id="185" w:author="PR Preview" w:date="2026-01-01T00:00:00Z">
        <w:r>
          <w:rPr>
            <w:rStyle w:val="NormalTok"/>
          </w:rPr>
          <w:t xml:space="preserve">))</w:t>
        </w:r>
      </w:ins>
      <w:ins w:id="186" w:author="PR Preview" w:date="2026-01-01T00:00:00Z">
        <w:r>
          <w:br/>
        </w:r>
      </w:ins>
      <w:ins w:id="187" w:author="PR Preview" w:date="2026-01-01T00:00:00Z">
        <w:r>
          <w:rPr>
            <w:rStyle w:val="NormalTok"/>
          </w:rPr>
          <w:t xml:space="preserve">clean_data </w:t>
        </w:r>
      </w:ins>
      <w:ins w:id="188" w:author="PR Preview" w:date="2026-01-01T00:00:00Z">
        <w:r>
          <w:rPr>
            <w:rStyle w:val="OtherTok"/>
          </w:rPr>
          <w:t xml:space="preserve">&lt;-</w:t>
        </w:r>
      </w:ins>
      <w:ins w:id="189" w:author="PR Preview" w:date="2026-01-01T00:00:00Z">
        <w:r>
          <w:rPr>
            <w:rStyle w:val="NormalTok"/>
          </w:rPr>
          <w:t xml:space="preserve"> </w:t>
        </w:r>
      </w:ins>
      <w:ins w:id="190" w:author="PR Preview" w:date="2026-01-01T00:00:00Z">
        <w:r>
          <w:rPr>
            <w:rStyle w:val="FunctionTok"/>
          </w:rPr>
          <w:t xml:space="preserve">clean_survey_data</w:t>
        </w:r>
      </w:ins>
      <w:ins w:id="191" w:author="PR Preview" w:date="2026-01-01T00:00:00Z">
        <w:r>
          <w:rPr>
            <w:rStyle w:val="NormalTok"/>
          </w:rPr>
          <w:t xml:space="preserve">(raw_data)</w:t>
        </w:r>
      </w:ins>
      <w:ins w:id="192" w:author="PR Preview" w:date="2026-01-01T00:00:00Z">
        <w:r>
          <w:br/>
        </w:r>
      </w:ins>
      <w:ins w:id="193" w:author="PR Preview" w:date="2026-01-01T00:00:00Z">
        <w:r>
          <w:rPr>
            <w:rStyle w:val="NormalTok"/>
          </w:rPr>
          <w:t xml:space="preserve">model </w:t>
        </w:r>
      </w:ins>
      <w:ins w:id="194" w:author="PR Preview" w:date="2026-01-01T00:00:00Z">
        <w:r>
          <w:rPr>
            <w:rStyle w:val="OtherTok"/>
          </w:rPr>
          <w:t xml:space="preserve">&lt;-</w:t>
        </w:r>
      </w:ins>
      <w:ins w:id="195" w:author="PR Preview" w:date="2026-01-01T00:00:00Z">
        <w:r>
          <w:rPr>
            <w:rStyle w:val="NormalTok"/>
          </w:rPr>
          <w:t xml:space="preserve"> </w:t>
        </w:r>
      </w:ins>
      <w:ins w:id="196" w:author="PR Preview" w:date="2026-01-01T00:00:00Z">
        <w:r>
          <w:rPr>
            <w:rStyle w:val="FunctionTok"/>
          </w:rPr>
          <w:t xml:space="preserve">fit_coverage_model</w:t>
        </w:r>
      </w:ins>
      <w:ins w:id="197" w:author="PR Preview" w:date="2026-01-01T00:00:00Z">
        <w:r>
          <w:rPr>
            <w:rStyle w:val="NormalTok"/>
          </w:rPr>
          <w:t xml:space="preserve">(clean_data)</w:t>
        </w:r>
      </w:ins>
    </w:p>
    <w:bookmarkEnd w:id="161"/>
    <w:bookmarkStart w:id="162" w:name="when-to-make-something-a-module"/>
    <w:p>
      <w:pPr>
        <w:pStyle w:val="Heading3"/>
      </w:pPr>
      <w:ins w:id="198" w:author="PR Preview" w:date="2026-01-01T00:00:00Z">
        <w:r>
          <w:t xml:space="preserve">18.2 When to make something a module</w:t>
        </w:r>
      </w:ins>
    </w:p>
    <w:p>
      <w:pPr>
        <w:pStyle w:val="FirstParagraph"/>
      </w:pPr>
      <w:ins w:id="199" w:author="PR Preview" w:date="2026-01-01T00:00:00Z">
        <w:r>
          <w:t xml:space="preserve">A useful test is whether you can state the code’s job in one sentence</w:t>
        </w:r>
      </w:ins>
      <w:ins w:id="200" w:author="PR Preview" w:date="2026-01-01T00:00:00Z">
        <w:r>
          <w:t xml:space="preserve"> </w:t>
        </w:r>
      </w:ins>
      <w:ins w:id="201" w:author="PR Preview" w:date="2026-01-01T00:00:00Z">
        <w:r>
          <w:t xml:space="preserve">and name its inputs and outputs.</w:t>
        </w:r>
      </w:ins>
      <w:ins w:id="202" w:author="PR Preview" w:date="2026-01-01T00:00:00Z">
        <w:r>
          <w:t xml:space="preserve"> </w:t>
        </w:r>
      </w:ins>
      <w:ins w:id="203" w:author="PR Preview" w:date="2026-01-01T00:00:00Z">
        <w:r>
          <w:t xml:space="preserve">If you can, it is a candidate for its own function.</w:t>
        </w:r>
      </w:ins>
      <w:ins w:id="204" w:author="PR Preview" w:date="2026-01-01T00:00:00Z">
        <w:r>
          <w:t xml:space="preserve"> </w:t>
        </w:r>
      </w:ins>
      <w:ins w:id="205" w:author="PR Preview" w:date="2026-01-01T00:00:00Z">
        <w:r>
          <w:t xml:space="preserve">Move a set of functions into a package</w:t>
        </w:r>
      </w:ins>
      <w:ins w:id="206" w:author="PR Preview" w:date="2026-01-01T00:00:00Z">
        <w:r>
          <w:t xml:space="preserve"> </w:t>
        </w:r>
      </w:ins>
      <w:ins w:id="207" w:author="PR Preview" w:date="2026-01-01T00:00:00Z">
        <w:r>
          <w:t xml:space="preserve">only once several projects use them,</w:t>
        </w:r>
      </w:ins>
      <w:ins w:id="208" w:author="PR Preview" w:date="2026-01-01T00:00:00Z">
        <w:r>
          <w:t xml:space="preserve"> </w:t>
        </w:r>
      </w:ins>
      <w:ins w:id="209" w:author="PR Preview" w:date="2026-01-01T00:00:00Z">
        <w:r>
          <w:t xml:space="preserve">since a package adds documentation, tests and releases to maintain</w:t>
        </w:r>
      </w:ins>
      <w:ins w:id="210" w:author="PR Preview" w:date="2026-01-01T00:00:00Z">
        <w:r>
          <w:t xml:space="preserve"> </w:t>
        </w:r>
      </w:ins>
      <w:ins w:id="211" w:author="PR Preview" w:date="2026-01-01T00:00:00Z">
        <w:r>
          <w:t xml:space="preserve">(see</w:t>
        </w:r>
      </w:ins>
      <w:ins w:id="212" w:author="PR Preview" w:date="2026-01-01T00:00:00Z">
        <w:r>
          <w:t xml:space="preserve"> </w:t>
        </w:r>
      </w:ins>
      <w:hyperlink w:anchor="sec-r-workflow">
        <w:ins w:id="213" w:author="PR Preview" w:date="2026-01-01T00:00:00Z">
          <w:r>
            <w:rPr>
              <w:rStyle w:val="Hyperlink"/>
            </w:rPr>
            <w:t xml:space="preserve">Complete Package Development Workflow</w:t>
          </w:r>
        </w:ins>
      </w:hyperlink>
      <w:ins w:id="214" w:author="PR Preview" w:date="2026-01-01T00:00:00Z">
        <w:r>
          <w:t xml:space="preserve">).</w:t>
        </w:r>
      </w:ins>
    </w:p>
    <w:bookmarkEnd w:id="162"/>
    <w:bookmarkEnd w:id="163"/>
    <w:bookmarkStart w:id="164" w:name="sec-function-decomposition"/>
    <w:p>
      <w:pPr>
        <w:pStyle w:val="Heading2"/>
      </w:pPr>
      <w:ins w:id="215" w:author="PR Preview" w:date="2026-01-01T00:00:00Z">
        <w:r>
          <w:t xml:space="preserve">19 Function decomposition</w:t>
        </w:r>
      </w:ins>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del w:id="216" w:author="PR Preview" w:date="2026-01-01T00:00:00Z">
        <w:r>
          <w:delText xml:space="preserve">19 When to decompose a function</w:delText>
        </w:r>
      </w:del>
    </w:p>
    <w:p>
      <w:pPr>
        <w:pStyle w:val="Heading2"/>
      </w:pPr>
      <w:ins w:id="217" w:author="PR Preview" w:date="2026-01-01T00:00:00Z">
        <w:r>
          <w:t xml:space="preserve">20 When to decompose a function</w:t>
        </w:r>
      </w:ins>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how-to-decompose-in-practice"/>
    <w:p>
      <w:pPr>
        <w:pStyle w:val="Heading2"/>
      </w:pPr>
      <w:del w:id="218" w:author="PR Preview" w:date="2026-01-01T00:00:00Z">
        <w:r>
          <w:delText xml:space="preserve">20 How to decompose in practice</w:delText>
        </w:r>
      </w:del>
    </w:p>
    <w:p>
      <w:pPr>
        <w:pStyle w:val="Heading2"/>
      </w:pPr>
      <w:ins w:id="219" w:author="PR Preview" w:date="2026-01-01T00:00:00Z">
        <w:r>
          <w:t xml:space="preserve">21 How to decompose in practice</w:t>
        </w:r>
      </w:ins>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7" w:name="sec-decompose-validation"/>
    <w:p>
      <w:pPr>
        <w:pStyle w:val="Heading2"/>
      </w:pPr>
      <w:del w:id="220" w:author="PR Preview" w:date="2026-01-01T00:00:00Z">
        <w:r>
          <w:delText xml:space="preserve">21 Decomposing validation blocks</w:delText>
        </w:r>
      </w:del>
    </w:p>
    <w:p>
      <w:pPr>
        <w:pStyle w:val="Heading2"/>
      </w:pPr>
      <w:ins w:id="221" w:author="PR Preview" w:date="2026-01-01T00:00:00Z">
        <w:r>
          <w:t xml:space="preserve">22 Decomposing validation blocks</w:t>
        </w:r>
      </w:ins>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9"/>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9"/>
        </w:numPr>
      </w:pPr>
      <w:r>
        <w:t xml:space="preserve">Each validation rule is defined once and tested once.</w:t>
      </w:r>
    </w:p>
    <w:p>
      <w:pPr>
        <w:pStyle w:val="Compact"/>
        <w:numPr>
          <w:ilvl w:val="0"/>
          <w:numId w:val="1059"/>
        </w:numPr>
      </w:pPr>
      <w:r>
        <w:t xml:space="preserve">Adding a new data source requires one new call, not a copy-pasted block.</w:t>
      </w:r>
    </w:p>
    <w:p>
      <w:pPr>
        <w:pStyle w:val="Compact"/>
        <w:numPr>
          <w:ilvl w:val="0"/>
          <w:numId w:val="1059"/>
        </w:numPr>
      </w:pPr>
      <w:r>
        <w:t xml:space="preserve">Error message formatting stays consistent across all sources.</w:t>
      </w:r>
    </w:p>
    <w:p>
      <w:pPr>
        <w:pStyle w:val="FirstParagraph"/>
      </w:pPr>
      <w:del w:id="222" w:author="PR Preview" w:date="2026-01-01T00:00:00Z">
        <w:r>
          <w:delText xml:space="preserve">Place each extracted helper in its own file</w:delText>
        </w:r>
      </w:del>
      <w:del w:id="223" w:author="PR Preview" w:date="2026-01-01T00:00:00Z">
        <w:r>
          <w:delText xml:space="preserve"> </w:delText>
        </w:r>
      </w:del>
      <w:del w:id="224" w:author="PR Preview" w:date="2026-01-01T00:00:00Z">
        <w:r>
          <w:delText xml:space="preserve">(</w:delText>
        </w:r>
      </w:del>
      <w:hyperlink w:anchor="sec-one-function-per-file">
        <w:del w:id="225" w:author="PR Preview" w:date="2026-01-01T00:00:00Z">
          <w:r>
            <w:rPr>
              <w:rStyle w:val="Hyperlink"/>
            </w:rPr>
            <w:delText xml:space="preserve">Section 24</w:delText>
          </w:r>
        </w:del>
      </w:hyperlink>
      <w:del w:id="226" w:author="PR Preview" w:date="2026-01-01T00:00:00Z">
        <w:r>
          <w:delText xml:space="preserve">),</w:delText>
        </w:r>
      </w:del>
      <w:del w:id="227" w:author="PR Preview" w:date="2026-01-01T00:00:00Z">
        <w:r>
          <w:delText xml:space="preserve"> </w:delText>
        </w:r>
      </w:del>
      <w:del w:id="228" w:author="PR Preview" w:date="2026-01-01T00:00:00Z">
        <w:r>
          <w:delText xml:space="preserve">not above or below the caller in the same file.</w:delText>
        </w:r>
      </w:del>
    </w:p>
    <w:p>
      <w:pPr>
        <w:pStyle w:val="Heading2"/>
      </w:pPr>
      <w:del w:id="229" w:author="PR Preview" w:date="2026-01-01T00:00:00Z">
        <w:r>
          <w:delText xml:space="preserve">22 Examples borrowed from package PRs</w:delText>
        </w:r>
      </w:del>
    </w:p>
    <w:p>
      <w:pPr>
        <w:pStyle w:val="FirstParagraph"/>
      </w:pPr>
      <w:ins w:id="230" w:author="PR Preview" w:date="2026-01-01T00:00:00Z">
        <w:r>
          <w:t xml:space="preserve">Place each extracted helper in its own file</w:t>
        </w:r>
      </w:ins>
      <w:ins w:id="231" w:author="PR Preview" w:date="2026-01-01T00:00:00Z">
        <w:r>
          <w:t xml:space="preserve"> </w:t>
        </w:r>
      </w:ins>
      <w:ins w:id="232" w:author="PR Preview" w:date="2026-01-01T00:00:00Z">
        <w:r>
          <w:t xml:space="preserve">(</w:t>
        </w:r>
      </w:ins>
      <w:hyperlink w:anchor="sec-one-function-per-file">
        <w:ins w:id="233" w:author="PR Preview" w:date="2026-01-01T00:00:00Z">
          <w:r>
            <w:rPr>
              <w:rStyle w:val="Hyperlink"/>
            </w:rPr>
            <w:t xml:space="preserve">Section 25</w:t>
          </w:r>
        </w:ins>
      </w:hyperlink>
      <w:ins w:id="234" w:author="PR Preview" w:date="2026-01-01T00:00:00Z">
        <w:r>
          <w:t xml:space="preserve">),</w:t>
        </w:r>
      </w:ins>
      <w:ins w:id="235" w:author="PR Preview" w:date="2026-01-01T00:00:00Z">
        <w:r>
          <w:t xml:space="preserve"> </w:t>
        </w:r>
      </w:ins>
      <w:ins w:id="236" w:author="PR Preview" w:date="2026-01-01T00:00:00Z">
        <w:r>
          <w:t xml:space="preserve">not above or below the caller in the same file.</w:t>
        </w:r>
      </w:ins>
    </w:p>
    <w:bookmarkEnd w:id="167"/>
    <w:bookmarkStart w:id="170" w:name="examples-borrowed-from-package-prs"/>
    <w:p>
      <w:pPr>
        <w:pStyle w:val="Heading2"/>
      </w:pPr>
      <w:ins w:id="237" w:author="PR Preview" w:date="2026-01-01T00:00:00Z">
        <w:r>
          <w:t xml:space="preserve">23 Examples borrowed from package PRs</w:t>
        </w:r>
      </w:ins>
    </w:p>
    <w:p>
      <w:pPr>
        <w:pStyle w:val="FirstParagraph"/>
      </w:pPr>
      <w:r>
        <w:t xml:space="preserve">In</w:t>
      </w:r>
      <w:r>
        <w:t xml:space="preserve"> </w:t>
      </w:r>
      <w:hyperlink r:id="rId168">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9">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0"/>
    <w:bookmarkStart w:id="173" w:name="related-references"/>
    <w:p>
      <w:pPr>
        <w:pStyle w:val="Heading2"/>
      </w:pPr>
      <w:del w:id="238" w:author="PR Preview" w:date="2026-01-01T00:00:00Z">
        <w:r>
          <w:delText xml:space="preserve">23 Related references</w:delText>
        </w:r>
      </w:del>
    </w:p>
    <w:p>
      <w:pPr>
        <w:pStyle w:val="FirstParagraph"/>
      </w:pPr>
      <w:del w:id="239" w:author="PR Preview" w:date="2026-01-01T00:00:00Z">
        <w:r>
          <w:delText xml:space="preserve">For background and related ideas,</w:delText>
        </w:r>
      </w:del>
      <w:del w:id="240" w:author="PR Preview" w:date="2026-01-01T00:00:00Z">
        <w:r>
          <w:delText xml:space="preserve"> </w:delText>
        </w:r>
      </w:del>
      <w:del w:id="241" w:author="PR Preview" w:date="2026-01-01T00:00:00Z">
        <w:r>
          <w:delText xml:space="preserve">see</w:delText>
        </w:r>
      </w:del>
      <w:del w:id="242" w:author="PR Preview" w:date="2026-01-01T00:00:00Z">
        <w:r>
          <w:delText xml:space="preserve"> </w:delText>
        </w:r>
      </w:del>
      <w:hyperlink r:id="rId160">
        <w:del w:id="243" w:author="PR Preview" w:date="2026-01-01T00:00:00Z">
          <w:r>
            <w:rPr>
              <w:rStyle w:val="Hyperlink"/>
            </w:rPr>
            <w:delText xml:space="preserve">Decomposition (computer science)</w:delText>
          </w:r>
        </w:del>
      </w:hyperlink>
      <w:del w:id="244" w:author="PR Preview" w:date="2026-01-01T00:00:00Z">
        <w:r>
          <w:delText xml:space="preserve">,</w:delText>
        </w:r>
      </w:del>
      <w:del w:id="245" w:author="PR Preview" w:date="2026-01-01T00:00:00Z">
        <w:r>
          <w:delText xml:space="preserve"> </w:delText>
        </w:r>
      </w:del>
      <w:hyperlink r:id="rId171">
        <w:del w:id="246" w:author="PR Preview" w:date="2026-01-01T00:00:00Z">
          <w:r>
            <w:rPr>
              <w:rStyle w:val="Hyperlink"/>
            </w:rPr>
            <w:delText xml:space="preserve">Code refactoring</w:delText>
          </w:r>
        </w:del>
      </w:hyperlink>
      <w:del w:id="247" w:author="PR Preview" w:date="2026-01-01T00:00:00Z">
        <w:r>
          <w:delText xml:space="preserve">,</w:delText>
        </w:r>
      </w:del>
      <w:del w:id="248" w:author="PR Preview" w:date="2026-01-01T00:00:00Z">
        <w:r>
          <w:delText xml:space="preserve"> </w:delText>
        </w:r>
      </w:del>
      <w:del w:id="249" w:author="PR Preview" w:date="2026-01-01T00:00:00Z">
        <w:r>
          <w:delText xml:space="preserve">and</w:delText>
        </w:r>
      </w:del>
      <w:del w:id="250" w:author="PR Preview" w:date="2026-01-01T00:00:00Z">
        <w:r>
          <w:delText xml:space="preserve"> </w:delText>
        </w:r>
      </w:del>
      <w:hyperlink r:id="rId172">
        <w:del w:id="251" w:author="PR Preview" w:date="2026-01-01T00:00:00Z">
          <w:r>
            <w:rPr>
              <w:rStyle w:val="Hyperlink"/>
            </w:rPr>
            <w:delText xml:space="preserve">Functional decomposition</w:delText>
          </w:r>
        </w:del>
      </w:hyperlink>
      <w:del w:id="252" w:author="PR Preview" w:date="2026-01-01T00:00:00Z">
        <w:r>
          <w:delText xml:space="preserve">.</w:delText>
        </w:r>
      </w:del>
    </w:p>
    <w:p>
      <w:pPr>
        <w:pStyle w:val="Heading2"/>
      </w:pPr>
      <w:del w:id="253" w:author="PR Preview" w:date="2026-01-01T00:00:00Z">
        <w:r>
          <w:delText xml:space="preserve">24 One function per file</w:delText>
        </w:r>
      </w:del>
    </w:p>
    <w:p>
      <w:pPr>
        <w:pStyle w:val="Heading2"/>
      </w:pPr>
      <w:ins w:id="254" w:author="PR Preview" w:date="2026-01-01T00:00:00Z">
        <w:r>
          <w:t xml:space="preserve">24 Related references</w:t>
        </w:r>
      </w:ins>
    </w:p>
    <w:p>
      <w:pPr>
        <w:pStyle w:val="FirstParagraph"/>
      </w:pPr>
      <w:ins w:id="255" w:author="PR Preview" w:date="2026-01-01T00:00:00Z">
        <w:r>
          <w:t xml:space="preserve">For background and related ideas,</w:t>
        </w:r>
      </w:ins>
      <w:ins w:id="256" w:author="PR Preview" w:date="2026-01-01T00:00:00Z">
        <w:r>
          <w:t xml:space="preserve"> </w:t>
        </w:r>
      </w:ins>
      <w:ins w:id="257" w:author="PR Preview" w:date="2026-01-01T00:00:00Z">
        <w:r>
          <w:t xml:space="preserve">see</w:t>
        </w:r>
      </w:ins>
      <w:ins w:id="258" w:author="PR Preview" w:date="2026-01-01T00:00:00Z">
        <w:r>
          <w:t xml:space="preserve"> </w:t>
        </w:r>
      </w:ins>
      <w:hyperlink w:anchor="sec-modular-design">
        <w:ins w:id="259" w:author="PR Preview" w:date="2026-01-01T00:00:00Z">
          <w:r>
            <w:rPr>
              <w:rStyle w:val="Hyperlink"/>
            </w:rPr>
            <w:t xml:space="preserve">Modular design</w:t>
          </w:r>
        </w:ins>
      </w:hyperlink>
      <w:ins w:id="260" w:author="PR Preview" w:date="2026-01-01T00:00:00Z">
        <w:r>
          <w:t xml:space="preserve">,</w:t>
        </w:r>
      </w:ins>
      <w:ins w:id="261" w:author="PR Preview" w:date="2026-01-01T00:00:00Z">
        <w:r>
          <w:t xml:space="preserve"> </w:t>
        </w:r>
      </w:ins>
      <w:hyperlink r:id="rId171">
        <w:ins w:id="262" w:author="PR Preview" w:date="2026-01-01T00:00:00Z">
          <w:r>
            <w:rPr>
              <w:rStyle w:val="Hyperlink"/>
            </w:rPr>
            <w:t xml:space="preserve">Code refactoring</w:t>
          </w:r>
        </w:ins>
      </w:hyperlink>
      <w:ins w:id="263" w:author="PR Preview" w:date="2026-01-01T00:00:00Z">
        <w:r>
          <w:t xml:space="preserve">,</w:t>
        </w:r>
      </w:ins>
      <w:ins w:id="264" w:author="PR Preview" w:date="2026-01-01T00:00:00Z">
        <w:r>
          <w:t xml:space="preserve"> </w:t>
        </w:r>
      </w:ins>
      <w:ins w:id="265" w:author="PR Preview" w:date="2026-01-01T00:00:00Z">
        <w:r>
          <w:t xml:space="preserve">and</w:t>
        </w:r>
      </w:ins>
      <w:ins w:id="266" w:author="PR Preview" w:date="2026-01-01T00:00:00Z">
        <w:r>
          <w:t xml:space="preserve"> </w:t>
        </w:r>
      </w:ins>
      <w:hyperlink r:id="rId172">
        <w:ins w:id="267" w:author="PR Preview" w:date="2026-01-01T00:00:00Z">
          <w:r>
            <w:rPr>
              <w:rStyle w:val="Hyperlink"/>
            </w:rPr>
            <w:t xml:space="preserve">Functional decomposition</w:t>
          </w:r>
        </w:ins>
      </w:hyperlink>
      <w:ins w:id="268" w:author="PR Preview" w:date="2026-01-01T00:00:00Z">
        <w:r>
          <w:t xml:space="preserve">.</w:t>
        </w:r>
      </w:ins>
    </w:p>
    <w:bookmarkEnd w:id="173"/>
    <w:bookmarkStart w:id="178" w:name="sec-one-function-per-file"/>
    <w:p>
      <w:pPr>
        <w:pStyle w:val="Heading2"/>
      </w:pPr>
      <w:ins w:id="269" w:author="PR Preview" w:date="2026-01-01T00:00:00Z">
        <w:r>
          <w:t xml:space="preserve">25 One function per file</w:t>
        </w:r>
      </w:ins>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4" w:name="r-packages"/>
    <w:p>
      <w:pPr>
        <w:pStyle w:val="Heading3"/>
      </w:pPr>
      <w:del w:id="270" w:author="PR Preview" w:date="2026-01-01T00:00:00Z">
        <w:r>
          <w:delText xml:space="preserve">24.1 R packages</w:delText>
        </w:r>
      </w:del>
    </w:p>
    <w:p>
      <w:pPr>
        <w:pStyle w:val="Heading3"/>
      </w:pPr>
      <w:ins w:id="271" w:author="PR Preview" w:date="2026-01-01T00:00:00Z">
        <w:r>
          <w:t xml:space="preserve">25.1 R packages</w:t>
        </w:r>
      </w:ins>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4"/>
    <w:bookmarkStart w:id="175" w:name="why"/>
    <w:p>
      <w:pPr>
        <w:pStyle w:val="Heading3"/>
      </w:pPr>
      <w:del w:id="272" w:author="PR Preview" w:date="2026-01-01T00:00:00Z">
        <w:r>
          <w:delText xml:space="preserve">24.2 Why</w:delText>
        </w:r>
      </w:del>
    </w:p>
    <w:p>
      <w:pPr>
        <w:pStyle w:val="Heading3"/>
      </w:pPr>
      <w:ins w:id="273" w:author="PR Preview" w:date="2026-01-01T00:00:00Z">
        <w:r>
          <w:t xml:space="preserve">25.2 Why</w:t>
        </w:r>
      </w:ins>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5"/>
    <w:bookmarkStart w:id="176" w:name="X82cb167292354e6d55f501d979db1106686a1af"/>
    <w:p>
      <w:pPr>
        <w:pStyle w:val="Heading3"/>
      </w:pPr>
      <w:del w:id="274" w:author="PR Preview" w:date="2026-01-01T00:00:00Z">
        <w:r>
          <w:delText xml:space="preserve">24.3 Adding to an existing multi-function file</w:delText>
        </w:r>
      </w:del>
    </w:p>
    <w:p>
      <w:pPr>
        <w:pStyle w:val="Heading3"/>
      </w:pPr>
      <w:ins w:id="275" w:author="PR Preview" w:date="2026-01-01T00:00:00Z">
        <w:r>
          <w:t xml:space="preserve">25.3 Adding to an existing multi-function file</w:t>
        </w:r>
      </w:ins>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6"/>
    <w:bookmarkStart w:id="177" w:name="relationship-to-function-decomposition"/>
    <w:p>
      <w:pPr>
        <w:pStyle w:val="Heading3"/>
      </w:pPr>
      <w:del w:id="276" w:author="PR Preview" w:date="2026-01-01T00:00:00Z">
        <w:r>
          <w:delText xml:space="preserve">24.4 Relationship to function decomposition</w:delText>
        </w:r>
      </w:del>
    </w:p>
    <w:p>
      <w:pPr>
        <w:pStyle w:val="FirstParagraph"/>
      </w:pPr>
      <w:del w:id="277" w:author="PR Preview" w:date="2026-01-01T00:00:00Z">
        <w:r>
          <w:delText xml:space="preserve">When decomposing a large function</w:delText>
        </w:r>
      </w:del>
      <w:del w:id="278" w:author="PR Preview" w:date="2026-01-01T00:00:00Z">
        <w:r>
          <w:delText xml:space="preserve"> </w:delText>
        </w:r>
      </w:del>
      <w:del w:id="279" w:author="PR Preview" w:date="2026-01-01T00:00:00Z">
        <w:r>
          <w:delText xml:space="preserve">(</w:delText>
        </w:r>
      </w:del>
      <w:hyperlink w:anchor="sec-function-decomposition">
        <w:del w:id="280" w:author="PR Preview" w:date="2026-01-01T00:00:00Z">
          <w:r>
            <w:rPr>
              <w:rStyle w:val="Hyperlink"/>
            </w:rPr>
            <w:delText xml:space="preserve">Section 18</w:delText>
          </w:r>
        </w:del>
      </w:hyperlink>
      <w:del w:id="281" w:author="PR Preview" w:date="2026-01-01T00:00:00Z">
        <w:r>
          <w:delText xml:space="preserve">),</w:delText>
        </w:r>
      </w:del>
      <w:del w:id="282" w:author="PR Preview" w:date="2026-01-01T00:00:00Z">
        <w:r>
          <w:delText xml:space="preserve"> </w:delText>
        </w:r>
      </w:del>
      <w:del w:id="283" w:author="PR Preview" w:date="2026-01-01T00:00:00Z">
        <w:r>
          <w:delText xml:space="preserve">place each extracted helper in its own file</w:delText>
        </w:r>
      </w:del>
      <w:del w:id="284" w:author="PR Preview" w:date="2026-01-01T00:00:00Z">
        <w:r>
          <w:delText xml:space="preserve"> </w:delText>
        </w:r>
      </w:del>
      <w:del w:id="285" w:author="PR Preview" w:date="2026-01-01T00:00:00Z">
        <w:r>
          <w:delText xml:space="preserve">rather than above or below the caller in the same file.</w:delText>
        </w:r>
      </w:del>
      <w:del w:id="286" w:author="PR Preview" w:date="2026-01-01T00:00:00Z">
        <w:r>
          <w:delText xml:space="preserve"> </w:delText>
        </w:r>
      </w:del>
      <w:del w:id="287" w:author="PR Preview" w:date="2026-01-01T00:00:00Z">
        <w:r>
          <w:delText xml:space="preserve">The caller file then contains only the orchestration function,</w:delText>
        </w:r>
      </w:del>
      <w:del w:id="288" w:author="PR Preview" w:date="2026-01-01T00:00:00Z">
        <w:r>
          <w:delText xml:space="preserve"> </w:delText>
        </w:r>
      </w:del>
      <w:del w:id="289" w:author="PR Preview" w:date="2026-01-01T00:00:00Z">
        <w:r>
          <w:delText xml:space="preserve">and each helper is independently findable and testable.</w:delText>
        </w:r>
      </w:del>
    </w:p>
    <w:p>
      <w:pPr>
        <w:pStyle w:val="Heading2"/>
      </w:pPr>
      <w:del w:id="290" w:author="PR Preview" w:date="2026-01-01T00:00:00Z">
        <w:r>
          <w:delText xml:space="preserve">25 Function length limits</w:delText>
        </w:r>
      </w:del>
    </w:p>
    <w:p>
      <w:pPr>
        <w:pStyle w:val="Heading3"/>
      </w:pPr>
      <w:ins w:id="291" w:author="PR Preview" w:date="2026-01-01T00:00:00Z">
        <w:r>
          <w:t xml:space="preserve">25.4 Relationship to function decomposition</w:t>
        </w:r>
      </w:ins>
    </w:p>
    <w:p>
      <w:pPr>
        <w:pStyle w:val="FirstParagraph"/>
      </w:pPr>
      <w:ins w:id="292" w:author="PR Preview" w:date="2026-01-01T00:00:00Z">
        <w:r>
          <w:t xml:space="preserve">When decomposing a large function</w:t>
        </w:r>
      </w:ins>
      <w:ins w:id="293" w:author="PR Preview" w:date="2026-01-01T00:00:00Z">
        <w:r>
          <w:t xml:space="preserve"> </w:t>
        </w:r>
      </w:ins>
      <w:ins w:id="294" w:author="PR Preview" w:date="2026-01-01T00:00:00Z">
        <w:r>
          <w:t xml:space="preserve">(</w:t>
        </w:r>
      </w:ins>
      <w:hyperlink w:anchor="sec-function-decomposition">
        <w:ins w:id="295" w:author="PR Preview" w:date="2026-01-01T00:00:00Z">
          <w:r>
            <w:rPr>
              <w:rStyle w:val="Hyperlink"/>
            </w:rPr>
            <w:t xml:space="preserve">Section 19</w:t>
          </w:r>
        </w:ins>
      </w:hyperlink>
      <w:ins w:id="296" w:author="PR Preview" w:date="2026-01-01T00:00:00Z">
        <w:r>
          <w:t xml:space="preserve">),</w:t>
        </w:r>
      </w:ins>
      <w:ins w:id="297" w:author="PR Preview" w:date="2026-01-01T00:00:00Z">
        <w:r>
          <w:t xml:space="preserve"> </w:t>
        </w:r>
      </w:ins>
      <w:ins w:id="298" w:author="PR Preview" w:date="2026-01-01T00:00:00Z">
        <w:r>
          <w:t xml:space="preserve">place each extracted helper in its own file</w:t>
        </w:r>
      </w:ins>
      <w:ins w:id="299" w:author="PR Preview" w:date="2026-01-01T00:00:00Z">
        <w:r>
          <w:t xml:space="preserve"> </w:t>
        </w:r>
      </w:ins>
      <w:ins w:id="300" w:author="PR Preview" w:date="2026-01-01T00:00:00Z">
        <w:r>
          <w:t xml:space="preserve">rather than above or below the caller in the same file.</w:t>
        </w:r>
      </w:ins>
      <w:ins w:id="301" w:author="PR Preview" w:date="2026-01-01T00:00:00Z">
        <w:r>
          <w:t xml:space="preserve"> </w:t>
        </w:r>
      </w:ins>
      <w:ins w:id="302" w:author="PR Preview" w:date="2026-01-01T00:00:00Z">
        <w:r>
          <w:t xml:space="preserve">The caller file then contains only the orchestration function,</w:t>
        </w:r>
      </w:ins>
      <w:ins w:id="303" w:author="PR Preview" w:date="2026-01-01T00:00:00Z">
        <w:r>
          <w:t xml:space="preserve"> </w:t>
        </w:r>
      </w:ins>
      <w:ins w:id="304" w:author="PR Preview" w:date="2026-01-01T00:00:00Z">
        <w:r>
          <w:t xml:space="preserve">and each helper is independently findable and testable.</w:t>
        </w:r>
      </w:ins>
    </w:p>
    <w:bookmarkEnd w:id="177"/>
    <w:bookmarkEnd w:id="178"/>
    <w:bookmarkStart w:id="184" w:name="sec-function-length-limits"/>
    <w:p>
      <w:pPr>
        <w:pStyle w:val="Heading2"/>
      </w:pPr>
      <w:ins w:id="305" w:author="PR Preview" w:date="2026-01-01T00:00:00Z">
        <w:r>
          <w:t xml:space="preserve">26 Function length limits</w:t>
        </w:r>
      </w:ins>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0"/>
        </w:numPr>
      </w:pPr>
      <w:hyperlink r:id="rId179">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0"/>
        </w:numPr>
      </w:pPr>
      <w:hyperlink r:id="rId180">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0"/>
        </w:numPr>
      </w:pPr>
      <w:hyperlink r:id="rId181">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2">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0"/>
        </w:numPr>
      </w:pPr>
      <w:hyperlink r:id="rId183">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1"/>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1"/>
        </w:numPr>
      </w:pPr>
      <w:r>
        <w:t xml:space="preserve">Prefer single-purpose functions with clear names and contracts.</w:t>
      </w:r>
    </w:p>
    <w:p>
      <w:pPr>
        <w:pStyle w:val="Compact"/>
        <w:numPr>
          <w:ilvl w:val="0"/>
          <w:numId w:val="1061"/>
        </w:numPr>
      </w:pPr>
      <w:r>
        <w:t xml:space="preserve">Watch decision complexity (branching and nesting), not only length.</w:t>
      </w:r>
    </w:p>
    <w:p>
      <w:pPr>
        <w:pStyle w:val="Compact"/>
        <w:numPr>
          <w:ilvl w:val="0"/>
          <w:numId w:val="1061"/>
        </w:numPr>
      </w:pPr>
      <w:r>
        <w:t xml:space="preserve">Decompose when the top-level story is hard to follow or hard to test.</w:t>
      </w:r>
    </w:p>
    <w:bookmarkEnd w:id="184"/>
    <w:bookmarkStart w:id="187" w:name="sec-kiss"/>
    <w:p>
      <w:pPr>
        <w:pStyle w:val="Heading2"/>
      </w:pPr>
      <w:del w:id="306" w:author="PR Preview" w:date="2026-01-01T00:00:00Z">
        <w:r>
          <w:delText xml:space="preserve">26 Keep It Short and Simple (KISS)</w:delText>
        </w:r>
      </w:del>
    </w:p>
    <w:p>
      <w:pPr>
        <w:pStyle w:val="Heading2"/>
      </w:pPr>
      <w:ins w:id="307" w:author="PR Preview" w:date="2026-01-01T00:00:00Z">
        <w:r>
          <w:t xml:space="preserve">27 Keep It Short and Simple (KISS)</w:t>
        </w:r>
      </w:ins>
    </w:p>
    <w:p>
      <w:pPr>
        <w:pStyle w:val="FirstParagraph"/>
      </w:pPr>
      <w:r>
        <w:t xml:space="preserve">The</w:t>
      </w:r>
      <w:r>
        <w:t xml:space="preserve"> </w:t>
      </w:r>
      <w:hyperlink r:id="rId185">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2"/>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2"/>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2"/>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2"/>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6">
        <w:r>
          <w:rPr>
            <w:rStyle w:val="Hyperlink"/>
          </w:rPr>
          <w:t xml:space="preserve">avoiding deep nesting</w:t>
        </w:r>
      </w:hyperlink>
      <w:r>
        <w:t xml:space="preserve">,</w:t>
      </w:r>
      <w:r>
        <w:t xml:space="preserve"> </w:t>
      </w:r>
      <w:r>
        <w:t xml:space="preserve">are concrete applications of this principle.</w:t>
      </w:r>
    </w:p>
    <w:bookmarkEnd w:id="187"/>
    <w:bookmarkStart w:id="188" w:name="sec-decompose-qmd-chunks"/>
    <w:p>
      <w:pPr>
        <w:pStyle w:val="Heading2"/>
      </w:pPr>
      <w:del w:id="308" w:author="PR Preview" w:date="2026-01-01T00:00:00Z">
        <w:r>
          <w:delText xml:space="preserve">27 Decomposing Code Chunks in Quarto Documents</w:delText>
        </w:r>
      </w:del>
    </w:p>
    <w:p>
      <w:pPr>
        <w:pStyle w:val="Heading2"/>
      </w:pPr>
      <w:ins w:id="309" w:author="PR Preview" w:date="2026-01-01T00:00:00Z">
        <w:r>
          <w:t xml:space="preserve">28 Decomposing Code Chunks in Quarto Documents</w:t>
        </w:r>
      </w:ins>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del w:id="310" w:author="PR Preview" w:date="2026-01-01T00:00:00Z">
        <w:r>
          <w:delText xml:space="preserve">When a chunk grows into substantial logic —</w:delText>
        </w:r>
      </w:del>
      <w:del w:id="311" w:author="PR Preview" w:date="2026-01-01T00:00:00Z">
        <w:r>
          <w:delText xml:space="preserve"> </w:delText>
        </w:r>
      </w:del>
      <w:del w:id="312" w:author="PR Preview" w:date="2026-01-01T00:00:00Z">
        <w:r>
          <w:delText xml:space="preserve">a multi-step data manipulation,</w:delText>
        </w:r>
      </w:del>
      <w:del w:id="313" w:author="PR Preview" w:date="2026-01-01T00:00:00Z">
        <w:r>
          <w:delText xml:space="preserve"> </w:delText>
        </w:r>
      </w:del>
      <w:del w:id="314" w:author="PR Preview" w:date="2026-01-01T00:00:00Z">
        <w:r>
          <w:delText xml:space="preserve">a function defined inline,</w:delText>
        </w:r>
      </w:del>
      <w:del w:id="315" w:author="PR Preview" w:date="2026-01-01T00:00:00Z">
        <w:r>
          <w:delText xml:space="preserve"> </w:delText>
        </w:r>
      </w:del>
      <w:del w:id="316" w:author="PR Preview" w:date="2026-01-01T00:00:00Z">
        <w:r>
          <w:delText xml:space="preserve">a non-trivial transformation,</w:delText>
        </w:r>
      </w:del>
      <w:del w:id="317" w:author="PR Preview" w:date="2026-01-01T00:00:00Z">
        <w:r>
          <w:delText xml:space="preserve"> </w:delText>
        </w:r>
      </w:del>
      <w:del w:id="318" w:author="PR Preview" w:date="2026-01-01T00:00:00Z">
        <w:r>
          <w:delText xml:space="preserve">or the same block copied across chunks —</w:delText>
        </w:r>
      </w:del>
      <w:del w:id="319" w:author="PR Preview" w:date="2026-01-01T00:00:00Z">
        <w:r>
          <w:delText xml:space="preserve"> </w:delText>
        </w:r>
      </w:del>
      <w:del w:id="320" w:author="PR Preview" w:date="2026-01-01T00:00:00Z">
        <w:r>
          <w:delText xml:space="preserve">extract that logic into a function and have the chunk call it.</w:delText>
        </w:r>
      </w:del>
      <w:del w:id="321" w:author="PR Preview" w:date="2026-01-01T00:00:00Z">
        <w:r>
          <w:delText xml:space="preserve"> </w:delText>
        </w:r>
      </w:del>
      <w:del w:id="322" w:author="PR Preview" w:date="2026-01-01T00:00:00Z">
        <w:r>
          <w:delText xml:space="preserve">Following the function-decomposition (</w:delText>
        </w:r>
      </w:del>
      <w:hyperlink w:anchor="sec-function-decomposition">
        <w:del w:id="323" w:author="PR Preview" w:date="2026-01-01T00:00:00Z">
          <w:r>
            <w:rPr>
              <w:rStyle w:val="Hyperlink"/>
            </w:rPr>
            <w:delText xml:space="preserve">Section 18</w:delText>
          </w:r>
        </w:del>
      </w:hyperlink>
      <w:del w:id="324" w:author="PR Preview" w:date="2026-01-01T00:00:00Z">
        <w:r>
          <w:delText xml:space="preserve">),</w:delText>
        </w:r>
      </w:del>
      <w:del w:id="325" w:author="PR Preview" w:date="2026-01-01T00:00:00Z">
        <w:r>
          <w:delText xml:space="preserve"> </w:delText>
        </w:r>
      </w:del>
      <w:del w:id="326" w:author="PR Preview" w:date="2026-01-01T00:00:00Z">
        <w:r>
          <w:delText xml:space="preserve">one-function-per-file (</w:delText>
        </w:r>
      </w:del>
      <w:hyperlink w:anchor="sec-one-function-per-file">
        <w:del w:id="327" w:author="PR Preview" w:date="2026-01-01T00:00:00Z">
          <w:r>
            <w:rPr>
              <w:rStyle w:val="Hyperlink"/>
            </w:rPr>
            <w:delText xml:space="preserve">Section 24</w:delText>
          </w:r>
        </w:del>
      </w:hyperlink>
      <w:del w:id="328" w:author="PR Preview" w:date="2026-01-01T00:00:00Z">
        <w:r>
          <w:delText xml:space="preserve">),</w:delText>
        </w:r>
      </w:del>
      <w:del w:id="329" w:author="PR Preview" w:date="2026-01-01T00:00:00Z">
        <w:r>
          <w:delText xml:space="preserve"> </w:delText>
        </w:r>
      </w:del>
      <w:del w:id="330" w:author="PR Preview" w:date="2026-01-01T00:00:00Z">
        <w:r>
          <w:delText xml:space="preserve">and length-limit (</w:delText>
        </w:r>
      </w:del>
      <w:hyperlink w:anchor="sec-function-length-limits">
        <w:del w:id="331" w:author="PR Preview" w:date="2026-01-01T00:00:00Z">
          <w:r>
            <w:rPr>
              <w:rStyle w:val="Hyperlink"/>
            </w:rPr>
            <w:delText xml:space="preserve">Section 25</w:delText>
          </w:r>
        </w:del>
      </w:hyperlink>
      <w:del w:id="332" w:author="PR Preview" w:date="2026-01-01T00:00:00Z">
        <w:r>
          <w:delText xml:space="preserve">) principles,</w:delText>
        </w:r>
      </w:del>
      <w:del w:id="333" w:author="PR Preview" w:date="2026-01-01T00:00:00Z">
        <w:r>
          <w:delText xml:space="preserve"> </w:delText>
        </w:r>
      </w:del>
      <w:del w:id="334" w:author="PR Preview" w:date="2026-01-01T00:00:00Z">
        <w:r>
          <w:delText xml:space="preserve">give the function its own file under</w:delText>
        </w:r>
      </w:del>
      <w:del w:id="335" w:author="PR Preview" w:date="2026-01-01T00:00:00Z">
        <w:r>
          <w:delText xml:space="preserve"> </w:delText>
        </w:r>
      </w:del>
      <w:del w:id="336" w:author="PR Preview" w:date="2026-01-01T00:00:00Z">
        <w:r>
          <w:rPr>
            <w:rStyle w:val="VerbatimChar"/>
          </w:rPr>
          <w:delText xml:space="preserve">R/</w:delText>
        </w:r>
      </w:del>
      <w:del w:id="337" w:author="PR Preview" w:date="2026-01-01T00:00:00Z">
        <w:r>
          <w:delText xml:space="preserve">,</w:delText>
        </w:r>
      </w:del>
      <w:del w:id="338" w:author="PR Preview" w:date="2026-01-01T00:00:00Z">
        <w:r>
          <w:delText xml:space="preserve"> </w:delText>
        </w:r>
      </w:del>
      <w:del w:id="339" w:author="PR Preview" w:date="2026-01-01T00:00:00Z">
        <w:r>
          <w:delText xml:space="preserve">with full</w:delText>
        </w:r>
      </w:del>
      <w:del w:id="340" w:author="PR Preview" w:date="2026-01-01T00:00:00Z">
        <w:r>
          <w:delText xml:space="preserve"> </w:delText>
        </w:r>
      </w:del>
      <w:hyperlink r:id="rId38">
        <w:del w:id="341" w:author="PR Preview" w:date="2026-01-01T00:00:00Z">
          <w:r>
            <w:rPr>
              <w:rStyle w:val="VerbatimChar"/>
            </w:rPr>
            <w:delText xml:space="preserve">{roxygen2}</w:delText>
          </w:r>
        </w:del>
      </w:hyperlink>
      <w:del w:id="342" w:author="PR Preview" w:date="2026-01-01T00:00:00Z">
        <w:r>
          <w:delText xml:space="preserve"> </w:delText>
        </w:r>
      </w:del>
      <w:del w:id="343" w:author="PR Preview" w:date="2026-01-01T00:00:00Z">
        <w:r>
          <w:delText xml:space="preserve">documentation,</w:delText>
        </w:r>
      </w:del>
      <w:del w:id="344" w:author="PR Preview" w:date="2026-01-01T00:00:00Z">
        <w:r>
          <w:delText xml:space="preserve"> </w:delText>
        </w:r>
      </w:del>
      <w:del w:id="345" w:author="PR Preview" w:date="2026-01-01T00:00:00Z">
        <w:r>
          <w:delText xml:space="preserve">the same way any other package function is written.</w:delText>
        </w:r>
      </w:del>
      <w:del w:id="346" w:author="PR Preview" w:date="2026-01-01T00:00:00Z">
        <w:r>
          <w:delText xml:space="preserve"> </w:delText>
        </w:r>
      </w:del>
      <w:del w:id="347" w:author="PR Preview" w:date="2026-01-01T00:00:00Z">
        <w:r>
          <w:delText xml:space="preserve">The chunk then shrinks to a call</w:delText>
        </w:r>
      </w:del>
      <w:del w:id="348" w:author="PR Preview" w:date="2026-01-01T00:00:00Z">
        <w:r>
          <w:delText xml:space="preserve"> </w:delText>
        </w:r>
      </w:del>
      <w:del w:id="349" w:author="PR Preview" w:date="2026-01-01T00:00:00Z">
        <w:r>
          <w:delText xml:space="preserve">plus whatever narrative or display wraps it.</w:delText>
        </w:r>
      </w:del>
    </w:p>
    <w:p>
      <w:pPr>
        <w:pStyle w:val="BodyText"/>
      </w:pPr>
      <w:ins w:id="350" w:author="PR Preview" w:date="2026-01-01T00:00:00Z">
        <w:r>
          <w:t xml:space="preserve">When a chunk grows into substantial logic —</w:t>
        </w:r>
      </w:ins>
      <w:ins w:id="351" w:author="PR Preview" w:date="2026-01-01T00:00:00Z">
        <w:r>
          <w:t xml:space="preserve"> </w:t>
        </w:r>
      </w:ins>
      <w:ins w:id="352" w:author="PR Preview" w:date="2026-01-01T00:00:00Z">
        <w:r>
          <w:t xml:space="preserve">a multi-step data manipulation,</w:t>
        </w:r>
      </w:ins>
      <w:ins w:id="353" w:author="PR Preview" w:date="2026-01-01T00:00:00Z">
        <w:r>
          <w:t xml:space="preserve"> </w:t>
        </w:r>
      </w:ins>
      <w:ins w:id="354" w:author="PR Preview" w:date="2026-01-01T00:00:00Z">
        <w:r>
          <w:t xml:space="preserve">a function defined inline,</w:t>
        </w:r>
      </w:ins>
      <w:ins w:id="355" w:author="PR Preview" w:date="2026-01-01T00:00:00Z">
        <w:r>
          <w:t xml:space="preserve"> </w:t>
        </w:r>
      </w:ins>
      <w:ins w:id="356" w:author="PR Preview" w:date="2026-01-01T00:00:00Z">
        <w:r>
          <w:t xml:space="preserve">a non-trivial transformation,</w:t>
        </w:r>
      </w:ins>
      <w:ins w:id="357" w:author="PR Preview" w:date="2026-01-01T00:00:00Z">
        <w:r>
          <w:t xml:space="preserve"> </w:t>
        </w:r>
      </w:ins>
      <w:ins w:id="358" w:author="PR Preview" w:date="2026-01-01T00:00:00Z">
        <w:r>
          <w:t xml:space="preserve">or the same block copied across chunks —</w:t>
        </w:r>
      </w:ins>
      <w:ins w:id="359" w:author="PR Preview" w:date="2026-01-01T00:00:00Z">
        <w:r>
          <w:t xml:space="preserve"> </w:t>
        </w:r>
      </w:ins>
      <w:ins w:id="360" w:author="PR Preview" w:date="2026-01-01T00:00:00Z">
        <w:r>
          <w:t xml:space="preserve">extract that logic into a function and have the chunk call it.</w:t>
        </w:r>
      </w:ins>
      <w:ins w:id="361" w:author="PR Preview" w:date="2026-01-01T00:00:00Z">
        <w:r>
          <w:t xml:space="preserve"> </w:t>
        </w:r>
      </w:ins>
      <w:ins w:id="362" w:author="PR Preview" w:date="2026-01-01T00:00:00Z">
        <w:r>
          <w:t xml:space="preserve">Following the function-decomposition (</w:t>
        </w:r>
      </w:ins>
      <w:hyperlink w:anchor="sec-function-decomposition">
        <w:ins w:id="363" w:author="PR Preview" w:date="2026-01-01T00:00:00Z">
          <w:r>
            <w:rPr>
              <w:rStyle w:val="Hyperlink"/>
            </w:rPr>
            <w:t xml:space="preserve">Section 19</w:t>
          </w:r>
        </w:ins>
      </w:hyperlink>
      <w:ins w:id="364" w:author="PR Preview" w:date="2026-01-01T00:00:00Z">
        <w:r>
          <w:t xml:space="preserve">),</w:t>
        </w:r>
      </w:ins>
      <w:ins w:id="365" w:author="PR Preview" w:date="2026-01-01T00:00:00Z">
        <w:r>
          <w:t xml:space="preserve"> </w:t>
        </w:r>
      </w:ins>
      <w:ins w:id="366" w:author="PR Preview" w:date="2026-01-01T00:00:00Z">
        <w:r>
          <w:t xml:space="preserve">one-function-per-file (</w:t>
        </w:r>
      </w:ins>
      <w:hyperlink w:anchor="sec-one-function-per-file">
        <w:ins w:id="367" w:author="PR Preview" w:date="2026-01-01T00:00:00Z">
          <w:r>
            <w:rPr>
              <w:rStyle w:val="Hyperlink"/>
            </w:rPr>
            <w:t xml:space="preserve">Section 25</w:t>
          </w:r>
        </w:ins>
      </w:hyperlink>
      <w:ins w:id="368" w:author="PR Preview" w:date="2026-01-01T00:00:00Z">
        <w:r>
          <w:t xml:space="preserve">),</w:t>
        </w:r>
      </w:ins>
      <w:ins w:id="369" w:author="PR Preview" w:date="2026-01-01T00:00:00Z">
        <w:r>
          <w:t xml:space="preserve"> </w:t>
        </w:r>
      </w:ins>
      <w:ins w:id="370" w:author="PR Preview" w:date="2026-01-01T00:00:00Z">
        <w:r>
          <w:t xml:space="preserve">and length-limit (</w:t>
        </w:r>
      </w:ins>
      <w:hyperlink w:anchor="sec-function-length-limits">
        <w:ins w:id="371" w:author="PR Preview" w:date="2026-01-01T00:00:00Z">
          <w:r>
            <w:rPr>
              <w:rStyle w:val="Hyperlink"/>
            </w:rPr>
            <w:t xml:space="preserve">Section 26</w:t>
          </w:r>
        </w:ins>
      </w:hyperlink>
      <w:ins w:id="372" w:author="PR Preview" w:date="2026-01-01T00:00:00Z">
        <w:r>
          <w:t xml:space="preserve">) principles,</w:t>
        </w:r>
      </w:ins>
      <w:ins w:id="373" w:author="PR Preview" w:date="2026-01-01T00:00:00Z">
        <w:r>
          <w:t xml:space="preserve"> </w:t>
        </w:r>
      </w:ins>
      <w:ins w:id="374" w:author="PR Preview" w:date="2026-01-01T00:00:00Z">
        <w:r>
          <w:t xml:space="preserve">give the function its own file under</w:t>
        </w:r>
      </w:ins>
      <w:ins w:id="375" w:author="PR Preview" w:date="2026-01-01T00:00:00Z">
        <w:r>
          <w:t xml:space="preserve"> </w:t>
        </w:r>
      </w:ins>
      <w:ins w:id="376" w:author="PR Preview" w:date="2026-01-01T00:00:00Z">
        <w:r>
          <w:rPr>
            <w:rStyle w:val="VerbatimChar"/>
          </w:rPr>
          <w:t xml:space="preserve">R/</w:t>
        </w:r>
      </w:ins>
      <w:ins w:id="377" w:author="PR Preview" w:date="2026-01-01T00:00:00Z">
        <w:r>
          <w:t xml:space="preserve">,</w:t>
        </w:r>
      </w:ins>
      <w:ins w:id="378" w:author="PR Preview" w:date="2026-01-01T00:00:00Z">
        <w:r>
          <w:t xml:space="preserve"> </w:t>
        </w:r>
      </w:ins>
      <w:ins w:id="379" w:author="PR Preview" w:date="2026-01-01T00:00:00Z">
        <w:r>
          <w:t xml:space="preserve">with full</w:t>
        </w:r>
      </w:ins>
      <w:ins w:id="380" w:author="PR Preview" w:date="2026-01-01T00:00:00Z">
        <w:r>
          <w:t xml:space="preserve"> </w:t>
        </w:r>
      </w:ins>
      <w:hyperlink r:id="rId38">
        <w:ins w:id="381" w:author="PR Preview" w:date="2026-01-01T00:00:00Z">
          <w:r>
            <w:rPr>
              <w:rStyle w:val="VerbatimChar"/>
            </w:rPr>
            <w:t xml:space="preserve">{roxygen2}</w:t>
          </w:r>
        </w:ins>
      </w:hyperlink>
      <w:ins w:id="382" w:author="PR Preview" w:date="2026-01-01T00:00:00Z">
        <w:r>
          <w:t xml:space="preserve"> </w:t>
        </w:r>
      </w:ins>
      <w:ins w:id="383" w:author="PR Preview" w:date="2026-01-01T00:00:00Z">
        <w:r>
          <w:t xml:space="preserve">documentation,</w:t>
        </w:r>
      </w:ins>
      <w:ins w:id="384" w:author="PR Preview" w:date="2026-01-01T00:00:00Z">
        <w:r>
          <w:t xml:space="preserve"> </w:t>
        </w:r>
      </w:ins>
      <w:ins w:id="385" w:author="PR Preview" w:date="2026-01-01T00:00:00Z">
        <w:r>
          <w:t xml:space="preserve">the same way any other package function is written.</w:t>
        </w:r>
      </w:ins>
      <w:ins w:id="386" w:author="PR Preview" w:date="2026-01-01T00:00:00Z">
        <w:r>
          <w:t xml:space="preserve"> </w:t>
        </w:r>
      </w:ins>
      <w:ins w:id="387" w:author="PR Preview" w:date="2026-01-01T00:00:00Z">
        <w:r>
          <w:t xml:space="preserve">The chunk then shrinks to a call</w:t>
        </w:r>
      </w:ins>
      <w:ins w:id="388" w:author="PR Preview" w:date="2026-01-01T00:00:00Z">
        <w:r>
          <w:t xml:space="preserve"> </w:t>
        </w:r>
      </w:ins>
      <w:ins w:id="389" w:author="PR Preview" w:date="2026-01-01T00:00:00Z">
        <w:r>
          <w:t xml:space="preserve">plus whatever narrative or display wraps it.</w:t>
        </w:r>
      </w:ins>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8"/>
    <w:bookmarkStart w:id="191" w:name="sec-here-package-practices"/>
    <w:p>
      <w:pPr>
        <w:pStyle w:val="Heading2"/>
      </w:pPr>
      <w:del w:id="390" w:author="PR Preview" w:date="2026-01-01T00:00:00Z">
        <w:r>
          <w:delText xml:space="preserve">28 The here package</w:delText>
        </w:r>
      </w:del>
    </w:p>
    <w:p>
      <w:pPr>
        <w:pStyle w:val="Heading2"/>
      </w:pPr>
      <w:ins w:id="391" w:author="PR Preview" w:date="2026-01-01T00:00:00Z">
        <w:r>
          <w:t xml:space="preserve">29 The here package</w:t>
        </w:r>
      </w:ins>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9">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0">
        <w:r>
          <w:rPr>
            <w:rStyle w:val="Hyperlink"/>
            <w:i/>
            <w:iCs/>
          </w:rPr>
          <w:t xml:space="preserve">The here Package</w:t>
        </w:r>
      </w:hyperlink>
      <w:r>
        <w:rPr>
          <w:i/>
          <w:iCs/>
        </w:rPr>
        <w:t xml:space="preserve"> </w:t>
      </w:r>
      <w:r>
        <w:rPr>
          <w:i/>
          <w:iCs/>
        </w:rPr>
        <w:t xml:space="preserve">for code style guidelines on using the here package.</w:t>
      </w:r>
    </w:p>
    <w:bookmarkEnd w:id="191"/>
    <w:bookmarkStart w:id="197" w:name="sec-integrating-box-and-dropbox"/>
    <w:p>
      <w:pPr>
        <w:pStyle w:val="Heading2"/>
      </w:pPr>
      <w:del w:id="392" w:author="PR Preview" w:date="2026-01-01T00:00:00Z">
        <w:r>
          <w:delText xml:space="preserve">29 Integrating Box and Dropbox</w:delText>
        </w:r>
      </w:del>
    </w:p>
    <w:p>
      <w:pPr>
        <w:pStyle w:val="Heading2"/>
      </w:pPr>
      <w:ins w:id="393" w:author="PR Preview" w:date="2026-01-01T00:00:00Z">
        <w:r>
          <w:t xml:space="preserve">30 Integrating Box and Dropbox</w:t>
        </w:r>
      </w:ins>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4" w:name="box"/>
    <w:p>
      <w:pPr>
        <w:pStyle w:val="Heading3"/>
      </w:pPr>
      <w:del w:id="394" w:author="PR Preview" w:date="2026-01-01T00:00:00Z">
        <w:r>
          <w:delText xml:space="preserve">29.1 Box</w:delText>
        </w:r>
      </w:del>
    </w:p>
    <w:p>
      <w:pPr>
        <w:pStyle w:val="Heading3"/>
      </w:pPr>
      <w:ins w:id="395" w:author="PR Preview" w:date="2026-01-01T00:00:00Z">
        <w:r>
          <w:t xml:space="preserve">30.1 Box</w:t>
        </w:r>
      </w:ins>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2">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3">
        <w:r>
          <w:rPr>
            <w:rStyle w:val="Hyperlink"/>
          </w:rPr>
          <w:t xml:space="preserve">here</w:t>
        </w:r>
      </w:hyperlink>
      <w:r>
        <w:t xml:space="preserve">.</w:t>
      </w:r>
    </w:p>
    <w:bookmarkEnd w:id="194"/>
    <w:bookmarkStart w:id="196" w:name="dropbox"/>
    <w:p>
      <w:pPr>
        <w:pStyle w:val="Heading3"/>
      </w:pPr>
      <w:del w:id="396" w:author="PR Preview" w:date="2026-01-01T00:00:00Z">
        <w:r>
          <w:delText xml:space="preserve">29.2 Dropbox</w:delText>
        </w:r>
      </w:del>
    </w:p>
    <w:p>
      <w:pPr>
        <w:pStyle w:val="Heading3"/>
      </w:pPr>
      <w:ins w:id="397" w:author="PR Preview" w:date="2026-01-01T00:00:00Z">
        <w:r>
          <w:t xml:space="preserve">30.2 Dropbox</w:t>
        </w:r>
      </w:ins>
    </w:p>
    <w:p>
      <w:pPr>
        <w:pStyle w:val="FirstParagraph"/>
      </w:pPr>
      <w:r>
        <w:t xml:space="preserve">Follow the instructions at</w:t>
      </w:r>
      <w:r>
        <w:t xml:space="preserve"> </w:t>
      </w:r>
      <w:hyperlink r:id="rId195">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6"/>
    <w:bookmarkEnd w:id="197"/>
    <w:bookmarkStart w:id="199" w:name="sec-r-lib-packages"/>
    <w:p>
      <w:pPr>
        <w:pStyle w:val="Heading2"/>
      </w:pPr>
      <w:del w:id="398" w:author="PR Preview" w:date="2026-01-01T00:00:00Z">
        <w:r>
          <w:delText xml:space="preserve">30 r-lib Packages</w:delText>
        </w:r>
      </w:del>
    </w:p>
    <w:p>
      <w:pPr>
        <w:pStyle w:val="Heading2"/>
      </w:pPr>
      <w:ins w:id="399" w:author="PR Preview" w:date="2026-01-01T00:00:00Z">
        <w:r>
          <w:t xml:space="preserve">31 r-lib Packages</w:t>
        </w:r>
      </w:ins>
    </w:p>
    <w:p>
      <w:pPr>
        <w:pStyle w:val="FirstParagraph"/>
      </w:pPr>
      <w:r>
        <w:t xml:space="preserve">The</w:t>
      </w:r>
      <w:r>
        <w:t xml:space="preserve"> </w:t>
      </w:r>
      <w:hyperlink r:id="rId198">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9"/>
    <w:bookmarkStart w:id="222" w:name="package-development"/>
    <w:p>
      <w:pPr>
        <w:pStyle w:val="Heading2"/>
      </w:pPr>
      <w:del w:id="400" w:author="PR Preview" w:date="2026-01-01T00:00:00Z">
        <w:r>
          <w:delText xml:space="preserve">31 Package Development</w:delText>
        </w:r>
      </w:del>
    </w:p>
    <w:p>
      <w:pPr>
        <w:pStyle w:val="Heading3"/>
      </w:pPr>
      <w:del w:id="401" w:author="PR Preview" w:date="2026-01-01T00:00:00Z">
        <w:r>
          <w:delText xml:space="preserve">31.1</w:delText>
        </w:r>
      </w:del>
      <w:del w:id="402" w:author="PR Preview" w:date="2026-01-01T00:00:00Z">
        <w:r>
          <w:delText xml:space="preserve"> </w:delText>
        </w:r>
      </w:del>
      <w:hyperlink r:id="rId36">
        <w:del w:id="403" w:author="PR Preview" w:date="2026-01-01T00:00:00Z">
          <w:r>
            <w:rPr>
              <w:rStyle w:val="VerbatimChar"/>
            </w:rPr>
            <w:delText xml:space="preserve">{usethis}</w:delText>
          </w:r>
        </w:del>
      </w:hyperlink>
    </w:p>
    <w:p>
      <w:pPr>
        <w:pStyle w:val="Heading2"/>
      </w:pPr>
      <w:ins w:id="404" w:author="PR Preview" w:date="2026-01-01T00:00:00Z">
        <w:r>
          <w:t xml:space="preserve">32 Package Development</w:t>
        </w:r>
      </w:ins>
    </w:p>
    <w:bookmarkStart w:id="200" w:name="sec-usethis"/>
    <w:p>
      <w:pPr>
        <w:pStyle w:val="Heading3"/>
      </w:pPr>
      <w:ins w:id="405" w:author="PR Preview" w:date="2026-01-01T00:00:00Z">
        <w:r>
          <w:t xml:space="preserve">32.1</w:t>
        </w:r>
      </w:ins>
      <w:ins w:id="406" w:author="PR Preview" w:date="2026-01-01T00:00:00Z">
        <w:r>
          <w:t xml:space="preserve"> </w:t>
        </w:r>
      </w:ins>
      <w:hyperlink r:id="rId36">
        <w:ins w:id="407" w:author="PR Preview" w:date="2026-01-01T00:00:00Z">
          <w:r>
            <w:rPr>
              <w:rStyle w:val="VerbatimChar"/>
            </w:rPr>
            <w:t xml:space="preserve">{usethis}</w:t>
          </w:r>
        </w:ins>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0"/>
    <w:bookmarkStart w:id="201" w:name="sec-devtools"/>
    <w:p>
      <w:pPr>
        <w:pStyle w:val="Heading3"/>
      </w:pPr>
      <w:del w:id="408" w:author="PR Preview" w:date="2026-01-01T00:00:00Z">
        <w:r>
          <w:delText xml:space="preserve">31.2</w:delText>
        </w:r>
      </w:del>
      <w:del w:id="409" w:author="PR Preview" w:date="2026-01-01T00:00:00Z">
        <w:r>
          <w:delText xml:space="preserve"> </w:delText>
        </w:r>
      </w:del>
      <w:hyperlink r:id="rId37">
        <w:del w:id="410" w:author="PR Preview" w:date="2026-01-01T00:00:00Z">
          <w:r>
            <w:rPr>
              <w:rStyle w:val="VerbatimChar"/>
            </w:rPr>
            <w:delText xml:space="preserve">{devtools}</w:delText>
          </w:r>
        </w:del>
      </w:hyperlink>
    </w:p>
    <w:p>
      <w:pPr>
        <w:pStyle w:val="Heading3"/>
      </w:pPr>
      <w:ins w:id="411" w:author="PR Preview" w:date="2026-01-01T00:00:00Z">
        <w:r>
          <w:t xml:space="preserve">32.2</w:t>
        </w:r>
      </w:ins>
      <w:ins w:id="412" w:author="PR Preview" w:date="2026-01-01T00:00:00Z">
        <w:r>
          <w:t xml:space="preserve"> </w:t>
        </w:r>
      </w:ins>
      <w:hyperlink r:id="rId37">
        <w:ins w:id="413" w:author="PR Preview" w:date="2026-01-01T00:00:00Z">
          <w:r>
            <w:rPr>
              <w:rStyle w:val="VerbatimChar"/>
            </w:rPr>
            <w:t xml:space="preserve">{devtools}</w:t>
          </w:r>
        </w:ins>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1"/>
    <w:bookmarkStart w:id="202" w:name="sec-roxygen2"/>
    <w:p>
      <w:pPr>
        <w:pStyle w:val="Heading3"/>
      </w:pPr>
      <w:del w:id="414" w:author="PR Preview" w:date="2026-01-01T00:00:00Z">
        <w:r>
          <w:delText xml:space="preserve">31.3</w:delText>
        </w:r>
      </w:del>
      <w:del w:id="415" w:author="PR Preview" w:date="2026-01-01T00:00:00Z">
        <w:r>
          <w:delText xml:space="preserve"> </w:delText>
        </w:r>
      </w:del>
      <w:hyperlink r:id="rId38">
        <w:del w:id="416" w:author="PR Preview" w:date="2026-01-01T00:00:00Z">
          <w:r>
            <w:rPr>
              <w:rStyle w:val="VerbatimChar"/>
            </w:rPr>
            <w:delText xml:space="preserve">{roxygen2}</w:delText>
          </w:r>
        </w:del>
      </w:hyperlink>
    </w:p>
    <w:p>
      <w:pPr>
        <w:pStyle w:val="Heading3"/>
      </w:pPr>
      <w:ins w:id="417" w:author="PR Preview" w:date="2026-01-01T00:00:00Z">
        <w:r>
          <w:t xml:space="preserve">32.3</w:t>
        </w:r>
      </w:ins>
      <w:ins w:id="418" w:author="PR Preview" w:date="2026-01-01T00:00:00Z">
        <w:r>
          <w:t xml:space="preserve"> </w:t>
        </w:r>
      </w:ins>
      <w:hyperlink r:id="rId38">
        <w:ins w:id="419" w:author="PR Preview" w:date="2026-01-01T00:00:00Z">
          <w:r>
            <w:rPr>
              <w:rStyle w:val="VerbatimChar"/>
            </w:rPr>
            <w:t xml:space="preserve">{roxygen2}</w:t>
          </w:r>
        </w:ins>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2"/>
    <w:bookmarkStart w:id="203" w:name="sec-pkgdown"/>
    <w:p>
      <w:pPr>
        <w:pStyle w:val="Heading3"/>
      </w:pPr>
      <w:del w:id="420" w:author="PR Preview" w:date="2026-01-01T00:00:00Z">
        <w:r>
          <w:delText xml:space="preserve">31.4</w:delText>
        </w:r>
      </w:del>
      <w:del w:id="421" w:author="PR Preview" w:date="2026-01-01T00:00:00Z">
        <w:r>
          <w:delText xml:space="preserve"> </w:delText>
        </w:r>
      </w:del>
      <w:hyperlink r:id="rId23">
        <w:del w:id="422" w:author="PR Preview" w:date="2026-01-01T00:00:00Z">
          <w:r>
            <w:rPr>
              <w:rStyle w:val="VerbatimChar"/>
            </w:rPr>
            <w:delText xml:space="preserve">{pkgdown}</w:delText>
          </w:r>
        </w:del>
      </w:hyperlink>
    </w:p>
    <w:p>
      <w:pPr>
        <w:pStyle w:val="Heading3"/>
      </w:pPr>
      <w:ins w:id="423" w:author="PR Preview" w:date="2026-01-01T00:00:00Z">
        <w:r>
          <w:t xml:space="preserve">32.4</w:t>
        </w:r>
      </w:ins>
      <w:ins w:id="424" w:author="PR Preview" w:date="2026-01-01T00:00:00Z">
        <w:r>
          <w:t xml:space="preserve"> </w:t>
        </w:r>
      </w:ins>
      <w:hyperlink r:id="rId23">
        <w:ins w:id="425" w:author="PR Preview" w:date="2026-01-01T00:00:00Z">
          <w:r>
            <w:rPr>
              <w:rStyle w:val="VerbatimChar"/>
            </w:rPr>
            <w:t xml:space="preserve">{pkgdown}</w:t>
          </w:r>
        </w:ins>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3"/>
    <w:bookmarkStart w:id="205" w:name="sec-pkgload"/>
    <w:p>
      <w:pPr>
        <w:pStyle w:val="Heading3"/>
      </w:pPr>
      <w:del w:id="426" w:author="PR Preview" w:date="2026-01-01T00:00:00Z">
        <w:r>
          <w:delText xml:space="preserve">31.5</w:delText>
        </w:r>
      </w:del>
      <w:del w:id="427" w:author="PR Preview" w:date="2026-01-01T00:00:00Z">
        <w:r>
          <w:delText xml:space="preserve"> </w:delText>
        </w:r>
      </w:del>
      <w:hyperlink r:id="rId204">
        <w:del w:id="428" w:author="PR Preview" w:date="2026-01-01T00:00:00Z">
          <w:r>
            <w:rPr>
              <w:rStyle w:val="VerbatimChar"/>
            </w:rPr>
            <w:delText xml:space="preserve">{pkgload}</w:delText>
          </w:r>
        </w:del>
      </w:hyperlink>
    </w:p>
    <w:p>
      <w:pPr>
        <w:pStyle w:val="Heading3"/>
      </w:pPr>
      <w:ins w:id="429" w:author="PR Preview" w:date="2026-01-01T00:00:00Z">
        <w:r>
          <w:t xml:space="preserve">32.5</w:t>
        </w:r>
      </w:ins>
      <w:ins w:id="430" w:author="PR Preview" w:date="2026-01-01T00:00:00Z">
        <w:r>
          <w:t xml:space="preserve"> </w:t>
        </w:r>
      </w:ins>
      <w:hyperlink r:id="rId204">
        <w:ins w:id="431" w:author="PR Preview" w:date="2026-01-01T00:00:00Z">
          <w:r>
            <w:rPr>
              <w:rStyle w:val="VerbatimChar"/>
            </w:rPr>
            <w:t xml:space="preserve">{pkgload}</w:t>
          </w:r>
        </w:ins>
      </w:hyperlink>
    </w:p>
    <w:p>
      <w:pPr>
        <w:pStyle w:val="FirstParagraph"/>
      </w:pPr>
      <w:hyperlink r:id="rId204">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5"/>
    <w:bookmarkStart w:id="207" w:name="sec-pkgbuild"/>
    <w:p>
      <w:pPr>
        <w:pStyle w:val="Heading3"/>
      </w:pPr>
      <w:del w:id="432" w:author="PR Preview" w:date="2026-01-01T00:00:00Z">
        <w:r>
          <w:delText xml:space="preserve">31.6</w:delText>
        </w:r>
      </w:del>
      <w:del w:id="433" w:author="PR Preview" w:date="2026-01-01T00:00:00Z">
        <w:r>
          <w:delText xml:space="preserve"> </w:delText>
        </w:r>
      </w:del>
      <w:hyperlink r:id="rId206">
        <w:del w:id="434" w:author="PR Preview" w:date="2026-01-01T00:00:00Z">
          <w:r>
            <w:rPr>
              <w:rStyle w:val="VerbatimChar"/>
            </w:rPr>
            <w:delText xml:space="preserve">{pkgbuild}</w:delText>
          </w:r>
        </w:del>
      </w:hyperlink>
    </w:p>
    <w:p>
      <w:pPr>
        <w:pStyle w:val="Heading3"/>
      </w:pPr>
      <w:ins w:id="435" w:author="PR Preview" w:date="2026-01-01T00:00:00Z">
        <w:r>
          <w:t xml:space="preserve">32.6</w:t>
        </w:r>
      </w:ins>
      <w:ins w:id="436" w:author="PR Preview" w:date="2026-01-01T00:00:00Z">
        <w:r>
          <w:t xml:space="preserve"> </w:t>
        </w:r>
      </w:ins>
      <w:hyperlink r:id="rId206">
        <w:ins w:id="437" w:author="PR Preview" w:date="2026-01-01T00:00:00Z">
          <w:r>
            <w:rPr>
              <w:rStyle w:val="VerbatimChar"/>
            </w:rPr>
            <w:t xml:space="preserve">{pkgbuild}</w:t>
          </w:r>
        </w:ins>
      </w:hyperlink>
    </w:p>
    <w:p>
      <w:pPr>
        <w:pStyle w:val="FirstParagraph"/>
      </w:pPr>
      <w:hyperlink r:id="rId206">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7"/>
    <w:bookmarkStart w:id="209" w:name="sec-rcmdcheck"/>
    <w:p>
      <w:pPr>
        <w:pStyle w:val="Heading3"/>
      </w:pPr>
      <w:del w:id="438" w:author="PR Preview" w:date="2026-01-01T00:00:00Z">
        <w:r>
          <w:delText xml:space="preserve">31.7</w:delText>
        </w:r>
      </w:del>
      <w:del w:id="439" w:author="PR Preview" w:date="2026-01-01T00:00:00Z">
        <w:r>
          <w:delText xml:space="preserve"> </w:delText>
        </w:r>
      </w:del>
      <w:hyperlink r:id="rId208">
        <w:del w:id="440" w:author="PR Preview" w:date="2026-01-01T00:00:00Z">
          <w:r>
            <w:rPr>
              <w:rStyle w:val="VerbatimChar"/>
            </w:rPr>
            <w:delText xml:space="preserve">{rcmdcheck}</w:delText>
          </w:r>
        </w:del>
      </w:hyperlink>
    </w:p>
    <w:p>
      <w:pPr>
        <w:pStyle w:val="Heading3"/>
      </w:pPr>
      <w:ins w:id="441" w:author="PR Preview" w:date="2026-01-01T00:00:00Z">
        <w:r>
          <w:t xml:space="preserve">32.7</w:t>
        </w:r>
      </w:ins>
      <w:ins w:id="442" w:author="PR Preview" w:date="2026-01-01T00:00:00Z">
        <w:r>
          <w:t xml:space="preserve"> </w:t>
        </w:r>
      </w:ins>
      <w:hyperlink r:id="rId208">
        <w:ins w:id="443" w:author="PR Preview" w:date="2026-01-01T00:00:00Z">
          <w:r>
            <w:rPr>
              <w:rStyle w:val="VerbatimChar"/>
            </w:rPr>
            <w:t xml:space="preserve">{rcmdcheck}</w:t>
          </w:r>
        </w:ins>
      </w:hyperlink>
    </w:p>
    <w:p>
      <w:pPr>
        <w:pStyle w:val="FirstParagraph"/>
      </w:pPr>
      <w:hyperlink r:id="rId208">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9"/>
    <w:bookmarkStart w:id="211" w:name="sec-remotes"/>
    <w:p>
      <w:pPr>
        <w:pStyle w:val="Heading3"/>
      </w:pPr>
      <w:del w:id="444" w:author="PR Preview" w:date="2026-01-01T00:00:00Z">
        <w:r>
          <w:delText xml:space="preserve">31.8</w:delText>
        </w:r>
      </w:del>
      <w:del w:id="445" w:author="PR Preview" w:date="2026-01-01T00:00:00Z">
        <w:r>
          <w:delText xml:space="preserve"> </w:delText>
        </w:r>
      </w:del>
      <w:hyperlink r:id="rId210">
        <w:del w:id="446" w:author="PR Preview" w:date="2026-01-01T00:00:00Z">
          <w:r>
            <w:rPr>
              <w:rStyle w:val="VerbatimChar"/>
            </w:rPr>
            <w:delText xml:space="preserve">{remotes}</w:delText>
          </w:r>
        </w:del>
      </w:hyperlink>
    </w:p>
    <w:p>
      <w:pPr>
        <w:pStyle w:val="Heading3"/>
      </w:pPr>
      <w:ins w:id="447" w:author="PR Preview" w:date="2026-01-01T00:00:00Z">
        <w:r>
          <w:t xml:space="preserve">32.8</w:t>
        </w:r>
      </w:ins>
      <w:ins w:id="448" w:author="PR Preview" w:date="2026-01-01T00:00:00Z">
        <w:r>
          <w:t xml:space="preserve"> </w:t>
        </w:r>
      </w:ins>
      <w:hyperlink r:id="rId210">
        <w:ins w:id="449" w:author="PR Preview" w:date="2026-01-01T00:00:00Z">
          <w:r>
            <w:rPr>
              <w:rStyle w:val="VerbatimChar"/>
            </w:rPr>
            <w:t xml:space="preserve">{remotes}</w:t>
          </w:r>
        </w:ins>
      </w:hyperlink>
    </w:p>
    <w:p>
      <w:pPr>
        <w:pStyle w:val="FirstParagraph"/>
      </w:pPr>
      <w:hyperlink r:id="rId210">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1"/>
    <w:bookmarkStart w:id="213" w:name="sec-pak"/>
    <w:p>
      <w:pPr>
        <w:pStyle w:val="Heading3"/>
      </w:pPr>
      <w:del w:id="450" w:author="PR Preview" w:date="2026-01-01T00:00:00Z">
        <w:r>
          <w:delText xml:space="preserve">31.9</w:delText>
        </w:r>
      </w:del>
      <w:del w:id="451" w:author="PR Preview" w:date="2026-01-01T00:00:00Z">
        <w:r>
          <w:delText xml:space="preserve"> </w:delText>
        </w:r>
      </w:del>
      <w:hyperlink r:id="rId212">
        <w:del w:id="452" w:author="PR Preview" w:date="2026-01-01T00:00:00Z">
          <w:r>
            <w:rPr>
              <w:rStyle w:val="VerbatimChar"/>
            </w:rPr>
            <w:delText xml:space="preserve">{pak}</w:delText>
          </w:r>
        </w:del>
      </w:hyperlink>
    </w:p>
    <w:p>
      <w:pPr>
        <w:pStyle w:val="Heading3"/>
      </w:pPr>
      <w:ins w:id="453" w:author="PR Preview" w:date="2026-01-01T00:00:00Z">
        <w:r>
          <w:t xml:space="preserve">32.9</w:t>
        </w:r>
      </w:ins>
      <w:ins w:id="454" w:author="PR Preview" w:date="2026-01-01T00:00:00Z">
        <w:r>
          <w:t xml:space="preserve"> </w:t>
        </w:r>
      </w:ins>
      <w:hyperlink r:id="rId212">
        <w:ins w:id="455" w:author="PR Preview" w:date="2026-01-01T00:00:00Z">
          <w:r>
            <w:rPr>
              <w:rStyle w:val="VerbatimChar"/>
            </w:rPr>
            <w:t xml:space="preserve">{pak}</w:t>
          </w:r>
        </w:ins>
      </w:hyperlink>
    </w:p>
    <w:p>
      <w:pPr>
        <w:pStyle w:val="FirstParagraph"/>
      </w:pPr>
      <w:hyperlink r:id="rId212">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3"/>
    <w:bookmarkStart w:id="215" w:name="sec-revdepcheck"/>
    <w:p>
      <w:pPr>
        <w:pStyle w:val="Heading3"/>
      </w:pPr>
      <w:del w:id="456" w:author="PR Preview" w:date="2026-01-01T00:00:00Z">
        <w:r>
          <w:delText xml:space="preserve">31.10</w:delText>
        </w:r>
      </w:del>
      <w:del w:id="457" w:author="PR Preview" w:date="2026-01-01T00:00:00Z">
        <w:r>
          <w:delText xml:space="preserve"> </w:delText>
        </w:r>
      </w:del>
      <w:hyperlink r:id="rId214">
        <w:del w:id="458" w:author="PR Preview" w:date="2026-01-01T00:00:00Z">
          <w:r>
            <w:rPr>
              <w:rStyle w:val="VerbatimChar"/>
            </w:rPr>
            <w:delText xml:space="preserve">{revdepcheck}</w:delText>
          </w:r>
        </w:del>
      </w:hyperlink>
    </w:p>
    <w:p>
      <w:pPr>
        <w:pStyle w:val="Heading3"/>
      </w:pPr>
      <w:ins w:id="459" w:author="PR Preview" w:date="2026-01-01T00:00:00Z">
        <w:r>
          <w:t xml:space="preserve">32.10</w:t>
        </w:r>
      </w:ins>
      <w:ins w:id="460" w:author="PR Preview" w:date="2026-01-01T00:00:00Z">
        <w:r>
          <w:t xml:space="preserve"> </w:t>
        </w:r>
      </w:ins>
      <w:hyperlink r:id="rId214">
        <w:ins w:id="461" w:author="PR Preview" w:date="2026-01-01T00:00:00Z">
          <w:r>
            <w:rPr>
              <w:rStyle w:val="VerbatimChar"/>
            </w:rPr>
            <w:t xml:space="preserve">{revdepcheck}</w:t>
          </w:r>
        </w:ins>
      </w:hyperlink>
    </w:p>
    <w:p>
      <w:pPr>
        <w:pStyle w:val="FirstParagraph"/>
      </w:pPr>
      <w:hyperlink r:id="rId214">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5"/>
    <w:bookmarkStart w:id="217" w:name="sec-desc"/>
    <w:p>
      <w:pPr>
        <w:pStyle w:val="Heading3"/>
      </w:pPr>
      <w:del w:id="462" w:author="PR Preview" w:date="2026-01-01T00:00:00Z">
        <w:r>
          <w:delText xml:space="preserve">31.11</w:delText>
        </w:r>
      </w:del>
      <w:del w:id="463" w:author="PR Preview" w:date="2026-01-01T00:00:00Z">
        <w:r>
          <w:delText xml:space="preserve"> </w:delText>
        </w:r>
      </w:del>
      <w:hyperlink r:id="rId216">
        <w:del w:id="464" w:author="PR Preview" w:date="2026-01-01T00:00:00Z">
          <w:r>
            <w:rPr>
              <w:rStyle w:val="VerbatimChar"/>
            </w:rPr>
            <w:delText xml:space="preserve">{desc}</w:delText>
          </w:r>
        </w:del>
      </w:hyperlink>
    </w:p>
    <w:p>
      <w:pPr>
        <w:pStyle w:val="Heading3"/>
      </w:pPr>
      <w:ins w:id="465" w:author="PR Preview" w:date="2026-01-01T00:00:00Z">
        <w:r>
          <w:t xml:space="preserve">32.11</w:t>
        </w:r>
      </w:ins>
      <w:ins w:id="466" w:author="PR Preview" w:date="2026-01-01T00:00:00Z">
        <w:r>
          <w:t xml:space="preserve"> </w:t>
        </w:r>
      </w:ins>
      <w:hyperlink r:id="rId216">
        <w:ins w:id="467" w:author="PR Preview" w:date="2026-01-01T00:00:00Z">
          <w:r>
            <w:rPr>
              <w:rStyle w:val="VerbatimChar"/>
            </w:rPr>
            <w:t xml:space="preserve">{desc}</w:t>
          </w:r>
        </w:ins>
      </w:hyperlink>
    </w:p>
    <w:p>
      <w:pPr>
        <w:pStyle w:val="FirstParagraph"/>
      </w:pPr>
      <w:hyperlink r:id="rId216">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7"/>
    <w:bookmarkStart w:id="219" w:name="sec-pkgcache"/>
    <w:p>
      <w:pPr>
        <w:pStyle w:val="Heading3"/>
      </w:pPr>
      <w:del w:id="468" w:author="PR Preview" w:date="2026-01-01T00:00:00Z">
        <w:r>
          <w:delText xml:space="preserve">31.12</w:delText>
        </w:r>
      </w:del>
      <w:del w:id="469" w:author="PR Preview" w:date="2026-01-01T00:00:00Z">
        <w:r>
          <w:delText xml:space="preserve"> </w:delText>
        </w:r>
      </w:del>
      <w:hyperlink r:id="rId218">
        <w:del w:id="470" w:author="PR Preview" w:date="2026-01-01T00:00:00Z">
          <w:r>
            <w:rPr>
              <w:rStyle w:val="VerbatimChar"/>
            </w:rPr>
            <w:delText xml:space="preserve">{pkgcache}</w:delText>
          </w:r>
        </w:del>
      </w:hyperlink>
    </w:p>
    <w:p>
      <w:pPr>
        <w:pStyle w:val="Heading3"/>
      </w:pPr>
      <w:ins w:id="471" w:author="PR Preview" w:date="2026-01-01T00:00:00Z">
        <w:r>
          <w:t xml:space="preserve">32.12</w:t>
        </w:r>
      </w:ins>
      <w:ins w:id="472" w:author="PR Preview" w:date="2026-01-01T00:00:00Z">
        <w:r>
          <w:t xml:space="preserve"> </w:t>
        </w:r>
      </w:ins>
      <w:hyperlink r:id="rId218">
        <w:ins w:id="473" w:author="PR Preview" w:date="2026-01-01T00:00:00Z">
          <w:r>
            <w:rPr>
              <w:rStyle w:val="VerbatimChar"/>
            </w:rPr>
            <w:t xml:space="preserve">{pkgcache}</w:t>
          </w:r>
        </w:ins>
      </w:hyperlink>
    </w:p>
    <w:p>
      <w:pPr>
        <w:pStyle w:val="FirstParagraph"/>
      </w:pPr>
      <w:hyperlink r:id="rId218">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9"/>
    <w:bookmarkStart w:id="221" w:name="sec-lifecycle"/>
    <w:p>
      <w:pPr>
        <w:pStyle w:val="Heading3"/>
      </w:pPr>
      <w:del w:id="474" w:author="PR Preview" w:date="2026-01-01T00:00:00Z">
        <w:r>
          <w:delText xml:space="preserve">31.13</w:delText>
        </w:r>
      </w:del>
      <w:del w:id="475" w:author="PR Preview" w:date="2026-01-01T00:00:00Z">
        <w:r>
          <w:delText xml:space="preserve"> </w:delText>
        </w:r>
      </w:del>
      <w:hyperlink r:id="rId220">
        <w:del w:id="476" w:author="PR Preview" w:date="2026-01-01T00:00:00Z">
          <w:r>
            <w:rPr>
              <w:rStyle w:val="VerbatimChar"/>
            </w:rPr>
            <w:delText xml:space="preserve">{lifecycle}</w:delText>
          </w:r>
        </w:del>
      </w:hyperlink>
    </w:p>
    <w:p>
      <w:pPr>
        <w:pStyle w:val="Heading3"/>
      </w:pPr>
      <w:ins w:id="477" w:author="PR Preview" w:date="2026-01-01T00:00:00Z">
        <w:r>
          <w:t xml:space="preserve">32.13</w:t>
        </w:r>
      </w:ins>
      <w:ins w:id="478" w:author="PR Preview" w:date="2026-01-01T00:00:00Z">
        <w:r>
          <w:t xml:space="preserve"> </w:t>
        </w:r>
      </w:ins>
      <w:hyperlink r:id="rId220">
        <w:ins w:id="479" w:author="PR Preview" w:date="2026-01-01T00:00:00Z">
          <w:r>
            <w:rPr>
              <w:rStyle w:val="VerbatimChar"/>
            </w:rPr>
            <w:t xml:space="preserve">{lifecycle}</w:t>
          </w:r>
        </w:ins>
      </w:hyperlink>
    </w:p>
    <w:p>
      <w:pPr>
        <w:pStyle w:val="FirstParagraph"/>
      </w:pPr>
      <w:hyperlink r:id="rId220">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1"/>
    <w:bookmarkEnd w:id="222"/>
    <w:bookmarkStart w:id="230" w:name="testing-and-quality"/>
    <w:p>
      <w:pPr>
        <w:pStyle w:val="Heading2"/>
      </w:pPr>
      <w:del w:id="480" w:author="PR Preview" w:date="2026-01-01T00:00:00Z">
        <w:r>
          <w:delText xml:space="preserve">32 Testing and Quality</w:delText>
        </w:r>
      </w:del>
    </w:p>
    <w:p>
      <w:pPr>
        <w:pStyle w:val="Heading3"/>
      </w:pPr>
      <w:del w:id="481" w:author="PR Preview" w:date="2026-01-01T00:00:00Z">
        <w:r>
          <w:delText xml:space="preserve">32.1</w:delText>
        </w:r>
      </w:del>
      <w:del w:id="482" w:author="PR Preview" w:date="2026-01-01T00:00:00Z">
        <w:r>
          <w:delText xml:space="preserve"> </w:delText>
        </w:r>
      </w:del>
      <w:hyperlink r:id="rId39">
        <w:del w:id="483" w:author="PR Preview" w:date="2026-01-01T00:00:00Z">
          <w:r>
            <w:rPr>
              <w:rStyle w:val="VerbatimChar"/>
            </w:rPr>
            <w:delText xml:space="preserve">{testthat}</w:delText>
          </w:r>
        </w:del>
      </w:hyperlink>
    </w:p>
    <w:p>
      <w:pPr>
        <w:pStyle w:val="Heading2"/>
      </w:pPr>
      <w:ins w:id="484" w:author="PR Preview" w:date="2026-01-01T00:00:00Z">
        <w:r>
          <w:t xml:space="preserve">33 Testing and Quality</w:t>
        </w:r>
      </w:ins>
    </w:p>
    <w:bookmarkStart w:id="223" w:name="sec-testthat"/>
    <w:p>
      <w:pPr>
        <w:pStyle w:val="Heading3"/>
      </w:pPr>
      <w:ins w:id="485" w:author="PR Preview" w:date="2026-01-01T00:00:00Z">
        <w:r>
          <w:t xml:space="preserve">33.1</w:t>
        </w:r>
      </w:ins>
      <w:ins w:id="486" w:author="PR Preview" w:date="2026-01-01T00:00:00Z">
        <w:r>
          <w:t xml:space="preserve"> </w:t>
        </w:r>
      </w:ins>
      <w:hyperlink r:id="rId39">
        <w:ins w:id="487" w:author="PR Preview" w:date="2026-01-01T00:00:00Z">
          <w:r>
            <w:rPr>
              <w:rStyle w:val="VerbatimChar"/>
            </w:rPr>
            <w:t xml:space="preserve">{testthat}</w:t>
          </w:r>
        </w:ins>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3"/>
    <w:bookmarkStart w:id="225" w:name="sec-covr"/>
    <w:p>
      <w:pPr>
        <w:pStyle w:val="Heading3"/>
      </w:pPr>
      <w:del w:id="488" w:author="PR Preview" w:date="2026-01-01T00:00:00Z">
        <w:r>
          <w:delText xml:space="preserve">32.2</w:delText>
        </w:r>
      </w:del>
      <w:del w:id="489" w:author="PR Preview" w:date="2026-01-01T00:00:00Z">
        <w:r>
          <w:delText xml:space="preserve"> </w:delText>
        </w:r>
      </w:del>
      <w:hyperlink r:id="rId224">
        <w:del w:id="490" w:author="PR Preview" w:date="2026-01-01T00:00:00Z">
          <w:r>
            <w:rPr>
              <w:rStyle w:val="VerbatimChar"/>
            </w:rPr>
            <w:delText xml:space="preserve">{covr}</w:delText>
          </w:r>
        </w:del>
      </w:hyperlink>
    </w:p>
    <w:p>
      <w:pPr>
        <w:pStyle w:val="Heading3"/>
      </w:pPr>
      <w:ins w:id="491" w:author="PR Preview" w:date="2026-01-01T00:00:00Z">
        <w:r>
          <w:t xml:space="preserve">33.2</w:t>
        </w:r>
      </w:ins>
      <w:ins w:id="492" w:author="PR Preview" w:date="2026-01-01T00:00:00Z">
        <w:r>
          <w:t xml:space="preserve"> </w:t>
        </w:r>
      </w:ins>
      <w:hyperlink r:id="rId224">
        <w:ins w:id="493" w:author="PR Preview" w:date="2026-01-01T00:00:00Z">
          <w:r>
            <w:rPr>
              <w:rStyle w:val="VerbatimChar"/>
            </w:rPr>
            <w:t xml:space="preserve">{covr}</w:t>
          </w:r>
        </w:ins>
      </w:hyperlink>
    </w:p>
    <w:p>
      <w:pPr>
        <w:pStyle w:val="FirstParagraph"/>
      </w:pPr>
      <w:hyperlink r:id="rId224">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5"/>
    <w:bookmarkStart w:id="227" w:name="sec-waldo"/>
    <w:p>
      <w:pPr>
        <w:pStyle w:val="Heading3"/>
      </w:pPr>
      <w:del w:id="494" w:author="PR Preview" w:date="2026-01-01T00:00:00Z">
        <w:r>
          <w:delText xml:space="preserve">32.3</w:delText>
        </w:r>
      </w:del>
      <w:del w:id="495" w:author="PR Preview" w:date="2026-01-01T00:00:00Z">
        <w:r>
          <w:delText xml:space="preserve"> </w:delText>
        </w:r>
      </w:del>
      <w:hyperlink r:id="rId226">
        <w:del w:id="496" w:author="PR Preview" w:date="2026-01-01T00:00:00Z">
          <w:r>
            <w:rPr>
              <w:rStyle w:val="VerbatimChar"/>
            </w:rPr>
            <w:delText xml:space="preserve">{waldo}</w:delText>
          </w:r>
        </w:del>
      </w:hyperlink>
    </w:p>
    <w:p>
      <w:pPr>
        <w:pStyle w:val="Heading3"/>
      </w:pPr>
      <w:ins w:id="497" w:author="PR Preview" w:date="2026-01-01T00:00:00Z">
        <w:r>
          <w:t xml:space="preserve">33.3</w:t>
        </w:r>
      </w:ins>
      <w:ins w:id="498" w:author="PR Preview" w:date="2026-01-01T00:00:00Z">
        <w:r>
          <w:t xml:space="preserve"> </w:t>
        </w:r>
      </w:ins>
      <w:hyperlink r:id="rId226">
        <w:ins w:id="499" w:author="PR Preview" w:date="2026-01-01T00:00:00Z">
          <w:r>
            <w:rPr>
              <w:rStyle w:val="VerbatimChar"/>
            </w:rPr>
            <w:t xml:space="preserve">{waldo}</w:t>
          </w:r>
        </w:ins>
      </w:hyperlink>
    </w:p>
    <w:p>
      <w:pPr>
        <w:pStyle w:val="FirstParagraph"/>
      </w:pPr>
      <w:hyperlink r:id="rId226">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7"/>
    <w:bookmarkStart w:id="229" w:name="sec-lintr"/>
    <w:p>
      <w:pPr>
        <w:pStyle w:val="Heading3"/>
      </w:pPr>
      <w:del w:id="500" w:author="PR Preview" w:date="2026-01-01T00:00:00Z">
        <w:r>
          <w:delText xml:space="preserve">32.4</w:delText>
        </w:r>
      </w:del>
      <w:del w:id="501" w:author="PR Preview" w:date="2026-01-01T00:00:00Z">
        <w:r>
          <w:delText xml:space="preserve"> </w:delText>
        </w:r>
      </w:del>
      <w:hyperlink r:id="rId228">
        <w:del w:id="502" w:author="PR Preview" w:date="2026-01-01T00:00:00Z">
          <w:r>
            <w:rPr>
              <w:rStyle w:val="VerbatimChar"/>
            </w:rPr>
            <w:delText xml:space="preserve">{lintr}</w:delText>
          </w:r>
        </w:del>
      </w:hyperlink>
    </w:p>
    <w:p>
      <w:pPr>
        <w:pStyle w:val="Heading3"/>
      </w:pPr>
      <w:ins w:id="503" w:author="PR Preview" w:date="2026-01-01T00:00:00Z">
        <w:r>
          <w:t xml:space="preserve">33.4</w:t>
        </w:r>
      </w:ins>
      <w:ins w:id="504" w:author="PR Preview" w:date="2026-01-01T00:00:00Z">
        <w:r>
          <w:t xml:space="preserve"> </w:t>
        </w:r>
      </w:ins>
      <w:hyperlink r:id="rId228">
        <w:ins w:id="505" w:author="PR Preview" w:date="2026-01-01T00:00:00Z">
          <w:r>
            <w:rPr>
              <w:rStyle w:val="VerbatimChar"/>
            </w:rPr>
            <w:t xml:space="preserve">{lintr}</w:t>
          </w:r>
        </w:ins>
      </w:hyperlink>
    </w:p>
    <w:p>
      <w:pPr>
        <w:pStyle w:val="FirstParagraph"/>
      </w:pPr>
      <w:hyperlink r:id="rId228">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9"/>
    <w:bookmarkEnd w:id="230"/>
    <w:bookmarkStart w:id="243" w:name="core-language-and-infrastructure"/>
    <w:p>
      <w:pPr>
        <w:pStyle w:val="Heading2"/>
      </w:pPr>
      <w:del w:id="506" w:author="PR Preview" w:date="2026-01-01T00:00:00Z">
        <w:r>
          <w:delText xml:space="preserve">33 Core Language and Infrastructure</w:delText>
        </w:r>
      </w:del>
    </w:p>
    <w:p>
      <w:pPr>
        <w:pStyle w:val="Heading3"/>
      </w:pPr>
      <w:del w:id="507" w:author="PR Preview" w:date="2026-01-01T00:00:00Z">
        <w:r>
          <w:delText xml:space="preserve">33.1</w:delText>
        </w:r>
      </w:del>
      <w:del w:id="508" w:author="PR Preview" w:date="2026-01-01T00:00:00Z">
        <w:r>
          <w:delText xml:space="preserve"> </w:delText>
        </w:r>
      </w:del>
      <w:hyperlink r:id="rId231">
        <w:del w:id="509" w:author="PR Preview" w:date="2026-01-01T00:00:00Z">
          <w:r>
            <w:rPr>
              <w:rStyle w:val="VerbatimChar"/>
            </w:rPr>
            <w:delText xml:space="preserve">{rlang}</w:delText>
          </w:r>
        </w:del>
      </w:hyperlink>
    </w:p>
    <w:p>
      <w:pPr>
        <w:pStyle w:val="Heading2"/>
      </w:pPr>
      <w:ins w:id="510" w:author="PR Preview" w:date="2026-01-01T00:00:00Z">
        <w:r>
          <w:t xml:space="preserve">34 Core Language and Infrastructure</w:t>
        </w:r>
      </w:ins>
    </w:p>
    <w:bookmarkStart w:id="232" w:name="sec-rlang"/>
    <w:p>
      <w:pPr>
        <w:pStyle w:val="Heading3"/>
      </w:pPr>
      <w:ins w:id="511" w:author="PR Preview" w:date="2026-01-01T00:00:00Z">
        <w:r>
          <w:t xml:space="preserve">34.1</w:t>
        </w:r>
      </w:ins>
      <w:ins w:id="512" w:author="PR Preview" w:date="2026-01-01T00:00:00Z">
        <w:r>
          <w:t xml:space="preserve"> </w:t>
        </w:r>
      </w:ins>
      <w:hyperlink r:id="rId231">
        <w:ins w:id="513" w:author="PR Preview" w:date="2026-01-01T00:00:00Z">
          <w:r>
            <w:rPr>
              <w:rStyle w:val="VerbatimChar"/>
            </w:rPr>
            <w:t xml:space="preserve">{rlang}</w:t>
          </w:r>
        </w:ins>
      </w:hyperlink>
    </w:p>
    <w:p>
      <w:pPr>
        <w:pStyle w:val="FirstParagraph"/>
      </w:pPr>
      <w:hyperlink r:id="rId231">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2"/>
    <w:bookmarkStart w:id="234" w:name="sec-vctrs"/>
    <w:p>
      <w:pPr>
        <w:pStyle w:val="Heading3"/>
      </w:pPr>
      <w:del w:id="514" w:author="PR Preview" w:date="2026-01-01T00:00:00Z">
        <w:r>
          <w:delText xml:space="preserve">33.2</w:delText>
        </w:r>
      </w:del>
      <w:del w:id="515" w:author="PR Preview" w:date="2026-01-01T00:00:00Z">
        <w:r>
          <w:delText xml:space="preserve"> </w:delText>
        </w:r>
      </w:del>
      <w:hyperlink r:id="rId233">
        <w:del w:id="516" w:author="PR Preview" w:date="2026-01-01T00:00:00Z">
          <w:r>
            <w:rPr>
              <w:rStyle w:val="VerbatimChar"/>
            </w:rPr>
            <w:delText xml:space="preserve">{vctrs}</w:delText>
          </w:r>
        </w:del>
      </w:hyperlink>
    </w:p>
    <w:p>
      <w:pPr>
        <w:pStyle w:val="Heading3"/>
      </w:pPr>
      <w:ins w:id="517" w:author="PR Preview" w:date="2026-01-01T00:00:00Z">
        <w:r>
          <w:t xml:space="preserve">34.2</w:t>
        </w:r>
      </w:ins>
      <w:ins w:id="518" w:author="PR Preview" w:date="2026-01-01T00:00:00Z">
        <w:r>
          <w:t xml:space="preserve"> </w:t>
        </w:r>
      </w:ins>
      <w:hyperlink r:id="rId233">
        <w:ins w:id="519" w:author="PR Preview" w:date="2026-01-01T00:00:00Z">
          <w:r>
            <w:rPr>
              <w:rStyle w:val="VerbatimChar"/>
            </w:rPr>
            <w:t xml:space="preserve">{vctrs}</w:t>
          </w:r>
        </w:ins>
      </w:hyperlink>
    </w:p>
    <w:p>
      <w:pPr>
        <w:pStyle w:val="FirstParagraph"/>
      </w:pPr>
      <w:hyperlink r:id="rId233">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4"/>
    <w:bookmarkStart w:id="236" w:name="sec-withr"/>
    <w:p>
      <w:pPr>
        <w:pStyle w:val="Heading3"/>
      </w:pPr>
      <w:del w:id="520" w:author="PR Preview" w:date="2026-01-01T00:00:00Z">
        <w:r>
          <w:delText xml:space="preserve">33.3</w:delText>
        </w:r>
      </w:del>
      <w:del w:id="521" w:author="PR Preview" w:date="2026-01-01T00:00:00Z">
        <w:r>
          <w:delText xml:space="preserve"> </w:delText>
        </w:r>
      </w:del>
      <w:hyperlink r:id="rId235">
        <w:del w:id="522" w:author="PR Preview" w:date="2026-01-01T00:00:00Z">
          <w:r>
            <w:rPr>
              <w:rStyle w:val="VerbatimChar"/>
            </w:rPr>
            <w:delText xml:space="preserve">{withr}</w:delText>
          </w:r>
        </w:del>
      </w:hyperlink>
    </w:p>
    <w:p>
      <w:pPr>
        <w:pStyle w:val="Heading3"/>
      </w:pPr>
      <w:ins w:id="523" w:author="PR Preview" w:date="2026-01-01T00:00:00Z">
        <w:r>
          <w:t xml:space="preserve">34.3</w:t>
        </w:r>
      </w:ins>
      <w:ins w:id="524" w:author="PR Preview" w:date="2026-01-01T00:00:00Z">
        <w:r>
          <w:t xml:space="preserve"> </w:t>
        </w:r>
      </w:ins>
      <w:hyperlink r:id="rId235">
        <w:ins w:id="525" w:author="PR Preview" w:date="2026-01-01T00:00:00Z">
          <w:r>
            <w:rPr>
              <w:rStyle w:val="VerbatimChar"/>
            </w:rPr>
            <w:t xml:space="preserve">{withr}</w:t>
          </w:r>
        </w:ins>
      </w:hyperlink>
    </w:p>
    <w:p>
      <w:pPr>
        <w:pStyle w:val="FirstParagraph"/>
      </w:pPr>
      <w:hyperlink r:id="rId235">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6"/>
    <w:bookmarkStart w:id="238" w:name="sec-cli"/>
    <w:p>
      <w:pPr>
        <w:pStyle w:val="Heading3"/>
      </w:pPr>
      <w:del w:id="526" w:author="PR Preview" w:date="2026-01-01T00:00:00Z">
        <w:r>
          <w:delText xml:space="preserve">33.4</w:delText>
        </w:r>
      </w:del>
      <w:del w:id="527" w:author="PR Preview" w:date="2026-01-01T00:00:00Z">
        <w:r>
          <w:delText xml:space="preserve"> </w:delText>
        </w:r>
      </w:del>
      <w:hyperlink r:id="rId237">
        <w:del w:id="528" w:author="PR Preview" w:date="2026-01-01T00:00:00Z">
          <w:r>
            <w:rPr>
              <w:rStyle w:val="VerbatimChar"/>
            </w:rPr>
            <w:delText xml:space="preserve">{cli}</w:delText>
          </w:r>
        </w:del>
      </w:hyperlink>
    </w:p>
    <w:p>
      <w:pPr>
        <w:pStyle w:val="Heading3"/>
      </w:pPr>
      <w:ins w:id="529" w:author="PR Preview" w:date="2026-01-01T00:00:00Z">
        <w:r>
          <w:t xml:space="preserve">34.4</w:t>
        </w:r>
      </w:ins>
      <w:ins w:id="530" w:author="PR Preview" w:date="2026-01-01T00:00:00Z">
        <w:r>
          <w:t xml:space="preserve"> </w:t>
        </w:r>
      </w:ins>
      <w:hyperlink r:id="rId237">
        <w:ins w:id="531" w:author="PR Preview" w:date="2026-01-01T00:00:00Z">
          <w:r>
            <w:rPr>
              <w:rStyle w:val="VerbatimChar"/>
            </w:rPr>
            <w:t xml:space="preserve">{cli}</w:t>
          </w:r>
        </w:ins>
      </w:hyperlink>
    </w:p>
    <w:p>
      <w:pPr>
        <w:pStyle w:val="FirstParagraph"/>
      </w:pPr>
      <w:hyperlink r:id="rId237">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8"/>
    <w:bookmarkStart w:id="240" w:name="sec-R6"/>
    <w:p>
      <w:pPr>
        <w:pStyle w:val="Heading3"/>
      </w:pPr>
      <w:del w:id="532" w:author="PR Preview" w:date="2026-01-01T00:00:00Z">
        <w:r>
          <w:delText xml:space="preserve">33.5</w:delText>
        </w:r>
      </w:del>
      <w:del w:id="533" w:author="PR Preview" w:date="2026-01-01T00:00:00Z">
        <w:r>
          <w:delText xml:space="preserve"> </w:delText>
        </w:r>
      </w:del>
      <w:hyperlink r:id="rId239">
        <w:del w:id="534" w:author="PR Preview" w:date="2026-01-01T00:00:00Z">
          <w:r>
            <w:rPr>
              <w:rStyle w:val="VerbatimChar"/>
            </w:rPr>
            <w:delText xml:space="preserve">{R6}</w:delText>
          </w:r>
        </w:del>
      </w:hyperlink>
    </w:p>
    <w:p>
      <w:pPr>
        <w:pStyle w:val="Heading3"/>
      </w:pPr>
      <w:ins w:id="535" w:author="PR Preview" w:date="2026-01-01T00:00:00Z">
        <w:r>
          <w:t xml:space="preserve">34.5</w:t>
        </w:r>
      </w:ins>
      <w:ins w:id="536" w:author="PR Preview" w:date="2026-01-01T00:00:00Z">
        <w:r>
          <w:t xml:space="preserve"> </w:t>
        </w:r>
      </w:ins>
      <w:hyperlink r:id="rId239">
        <w:ins w:id="537" w:author="PR Preview" w:date="2026-01-01T00:00:00Z">
          <w:r>
            <w:rPr>
              <w:rStyle w:val="VerbatimChar"/>
            </w:rPr>
            <w:t xml:space="preserve">{R6}</w:t>
          </w:r>
        </w:ins>
      </w:hyperlink>
    </w:p>
    <w:p>
      <w:pPr>
        <w:pStyle w:val="FirstParagraph"/>
      </w:pPr>
      <w:hyperlink r:id="rId239">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0"/>
    <w:bookmarkStart w:id="242" w:name="sec-cpp11"/>
    <w:p>
      <w:pPr>
        <w:pStyle w:val="Heading3"/>
      </w:pPr>
      <w:del w:id="538" w:author="PR Preview" w:date="2026-01-01T00:00:00Z">
        <w:r>
          <w:delText xml:space="preserve">33.6</w:delText>
        </w:r>
      </w:del>
      <w:del w:id="539" w:author="PR Preview" w:date="2026-01-01T00:00:00Z">
        <w:r>
          <w:delText xml:space="preserve"> </w:delText>
        </w:r>
      </w:del>
      <w:hyperlink r:id="rId241">
        <w:del w:id="540" w:author="PR Preview" w:date="2026-01-01T00:00:00Z">
          <w:r>
            <w:rPr>
              <w:rStyle w:val="VerbatimChar"/>
            </w:rPr>
            <w:delText xml:space="preserve">{cpp11}</w:delText>
          </w:r>
        </w:del>
      </w:hyperlink>
    </w:p>
    <w:p>
      <w:pPr>
        <w:pStyle w:val="Heading3"/>
      </w:pPr>
      <w:ins w:id="541" w:author="PR Preview" w:date="2026-01-01T00:00:00Z">
        <w:r>
          <w:t xml:space="preserve">34.6</w:t>
        </w:r>
      </w:ins>
      <w:ins w:id="542" w:author="PR Preview" w:date="2026-01-01T00:00:00Z">
        <w:r>
          <w:t xml:space="preserve"> </w:t>
        </w:r>
      </w:ins>
      <w:hyperlink r:id="rId241">
        <w:ins w:id="543" w:author="PR Preview" w:date="2026-01-01T00:00:00Z">
          <w:r>
            <w:rPr>
              <w:rStyle w:val="VerbatimChar"/>
            </w:rPr>
            <w:t xml:space="preserve">{cpp11}</w:t>
          </w:r>
        </w:ins>
      </w:hyperlink>
    </w:p>
    <w:p>
      <w:pPr>
        <w:pStyle w:val="FirstParagraph"/>
      </w:pPr>
      <w:hyperlink r:id="rId241">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2"/>
    <w:bookmarkEnd w:id="243"/>
    <w:bookmarkStart w:id="252" w:name="system-and-process"/>
    <w:p>
      <w:pPr>
        <w:pStyle w:val="Heading2"/>
      </w:pPr>
      <w:del w:id="544" w:author="PR Preview" w:date="2026-01-01T00:00:00Z">
        <w:r>
          <w:delText xml:space="preserve">34 System and Process</w:delText>
        </w:r>
      </w:del>
    </w:p>
    <w:p>
      <w:pPr>
        <w:pStyle w:val="Heading3"/>
      </w:pPr>
      <w:del w:id="545" w:author="PR Preview" w:date="2026-01-01T00:00:00Z">
        <w:r>
          <w:delText xml:space="preserve">34.1</w:delText>
        </w:r>
      </w:del>
      <w:del w:id="546" w:author="PR Preview" w:date="2026-01-01T00:00:00Z">
        <w:r>
          <w:delText xml:space="preserve"> </w:delText>
        </w:r>
      </w:del>
      <w:hyperlink r:id="rId244">
        <w:del w:id="547" w:author="PR Preview" w:date="2026-01-01T00:00:00Z">
          <w:r>
            <w:rPr>
              <w:rStyle w:val="VerbatimChar"/>
            </w:rPr>
            <w:delText xml:space="preserve">{fs}</w:delText>
          </w:r>
        </w:del>
      </w:hyperlink>
    </w:p>
    <w:p>
      <w:pPr>
        <w:pStyle w:val="Heading2"/>
      </w:pPr>
      <w:ins w:id="548" w:author="PR Preview" w:date="2026-01-01T00:00:00Z">
        <w:r>
          <w:t xml:space="preserve">35 System and Process</w:t>
        </w:r>
      </w:ins>
    </w:p>
    <w:bookmarkStart w:id="245" w:name="sec-fs"/>
    <w:p>
      <w:pPr>
        <w:pStyle w:val="Heading3"/>
      </w:pPr>
      <w:ins w:id="549" w:author="PR Preview" w:date="2026-01-01T00:00:00Z">
        <w:r>
          <w:t xml:space="preserve">35.1</w:t>
        </w:r>
      </w:ins>
      <w:ins w:id="550" w:author="PR Preview" w:date="2026-01-01T00:00:00Z">
        <w:r>
          <w:t xml:space="preserve"> </w:t>
        </w:r>
      </w:ins>
      <w:hyperlink r:id="rId244">
        <w:ins w:id="551" w:author="PR Preview" w:date="2026-01-01T00:00:00Z">
          <w:r>
            <w:rPr>
              <w:rStyle w:val="VerbatimChar"/>
            </w:rPr>
            <w:t xml:space="preserve">{fs}</w:t>
          </w:r>
        </w:ins>
      </w:hyperlink>
    </w:p>
    <w:p>
      <w:pPr>
        <w:pStyle w:val="FirstParagraph"/>
      </w:pPr>
      <w:hyperlink r:id="rId244">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5"/>
    <w:bookmarkStart w:id="247" w:name="sec-processx"/>
    <w:p>
      <w:pPr>
        <w:pStyle w:val="Heading3"/>
      </w:pPr>
      <w:del w:id="552" w:author="PR Preview" w:date="2026-01-01T00:00:00Z">
        <w:r>
          <w:delText xml:space="preserve">34.2</w:delText>
        </w:r>
      </w:del>
      <w:del w:id="553" w:author="PR Preview" w:date="2026-01-01T00:00:00Z">
        <w:r>
          <w:delText xml:space="preserve"> </w:delText>
        </w:r>
      </w:del>
      <w:hyperlink r:id="rId246">
        <w:del w:id="554" w:author="PR Preview" w:date="2026-01-01T00:00:00Z">
          <w:r>
            <w:rPr>
              <w:rStyle w:val="VerbatimChar"/>
            </w:rPr>
            <w:delText xml:space="preserve">{processx}</w:delText>
          </w:r>
        </w:del>
      </w:hyperlink>
    </w:p>
    <w:p>
      <w:pPr>
        <w:pStyle w:val="Heading3"/>
      </w:pPr>
      <w:ins w:id="555" w:author="PR Preview" w:date="2026-01-01T00:00:00Z">
        <w:r>
          <w:t xml:space="preserve">35.2</w:t>
        </w:r>
      </w:ins>
      <w:ins w:id="556" w:author="PR Preview" w:date="2026-01-01T00:00:00Z">
        <w:r>
          <w:t xml:space="preserve"> </w:t>
        </w:r>
      </w:ins>
      <w:hyperlink r:id="rId246">
        <w:ins w:id="557" w:author="PR Preview" w:date="2026-01-01T00:00:00Z">
          <w:r>
            <w:rPr>
              <w:rStyle w:val="VerbatimChar"/>
            </w:rPr>
            <w:t xml:space="preserve">{processx}</w:t>
          </w:r>
        </w:ins>
      </w:hyperlink>
    </w:p>
    <w:p>
      <w:pPr>
        <w:pStyle w:val="FirstParagraph"/>
      </w:pPr>
      <w:hyperlink r:id="rId246">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7"/>
    <w:bookmarkStart w:id="249" w:name="sec-callr"/>
    <w:p>
      <w:pPr>
        <w:pStyle w:val="Heading3"/>
      </w:pPr>
      <w:del w:id="558" w:author="PR Preview" w:date="2026-01-01T00:00:00Z">
        <w:r>
          <w:delText xml:space="preserve">34.3</w:delText>
        </w:r>
      </w:del>
      <w:del w:id="559" w:author="PR Preview" w:date="2026-01-01T00:00:00Z">
        <w:r>
          <w:delText xml:space="preserve"> </w:delText>
        </w:r>
      </w:del>
      <w:hyperlink r:id="rId248">
        <w:del w:id="560" w:author="PR Preview" w:date="2026-01-01T00:00:00Z">
          <w:r>
            <w:rPr>
              <w:rStyle w:val="VerbatimChar"/>
            </w:rPr>
            <w:delText xml:space="preserve">{callr}</w:delText>
          </w:r>
        </w:del>
      </w:hyperlink>
    </w:p>
    <w:p>
      <w:pPr>
        <w:pStyle w:val="Heading3"/>
      </w:pPr>
      <w:ins w:id="561" w:author="PR Preview" w:date="2026-01-01T00:00:00Z">
        <w:r>
          <w:t xml:space="preserve">35.3</w:t>
        </w:r>
      </w:ins>
      <w:ins w:id="562" w:author="PR Preview" w:date="2026-01-01T00:00:00Z">
        <w:r>
          <w:t xml:space="preserve"> </w:t>
        </w:r>
      </w:ins>
      <w:hyperlink r:id="rId248">
        <w:ins w:id="563" w:author="PR Preview" w:date="2026-01-01T00:00:00Z">
          <w:r>
            <w:rPr>
              <w:rStyle w:val="VerbatimChar"/>
            </w:rPr>
            <w:t xml:space="preserve">{callr}</w:t>
          </w:r>
        </w:ins>
      </w:hyperlink>
    </w:p>
    <w:p>
      <w:pPr>
        <w:pStyle w:val="FirstParagraph"/>
      </w:pPr>
      <w:hyperlink r:id="rId248">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9"/>
    <w:bookmarkStart w:id="251" w:name="sec-ps"/>
    <w:p>
      <w:pPr>
        <w:pStyle w:val="Heading3"/>
      </w:pPr>
      <w:del w:id="564" w:author="PR Preview" w:date="2026-01-01T00:00:00Z">
        <w:r>
          <w:delText xml:space="preserve">34.4</w:delText>
        </w:r>
      </w:del>
      <w:del w:id="565" w:author="PR Preview" w:date="2026-01-01T00:00:00Z">
        <w:r>
          <w:delText xml:space="preserve"> </w:delText>
        </w:r>
      </w:del>
      <w:hyperlink r:id="rId250">
        <w:del w:id="566" w:author="PR Preview" w:date="2026-01-01T00:00:00Z">
          <w:r>
            <w:rPr>
              <w:rStyle w:val="VerbatimChar"/>
            </w:rPr>
            <w:delText xml:space="preserve">{ps}</w:delText>
          </w:r>
        </w:del>
      </w:hyperlink>
    </w:p>
    <w:p>
      <w:pPr>
        <w:pStyle w:val="Heading3"/>
      </w:pPr>
      <w:ins w:id="567" w:author="PR Preview" w:date="2026-01-01T00:00:00Z">
        <w:r>
          <w:t xml:space="preserve">35.4</w:t>
        </w:r>
      </w:ins>
      <w:ins w:id="568" w:author="PR Preview" w:date="2026-01-01T00:00:00Z">
        <w:r>
          <w:t xml:space="preserve"> </w:t>
        </w:r>
      </w:ins>
      <w:hyperlink r:id="rId250">
        <w:ins w:id="569" w:author="PR Preview" w:date="2026-01-01T00:00:00Z">
          <w:r>
            <w:rPr>
              <w:rStyle w:val="VerbatimChar"/>
            </w:rPr>
            <w:t xml:space="preserve">{ps}</w:t>
          </w:r>
        </w:ins>
      </w:hyperlink>
    </w:p>
    <w:p>
      <w:pPr>
        <w:pStyle w:val="FirstParagraph"/>
      </w:pPr>
      <w:hyperlink r:id="rId250">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1"/>
    <w:bookmarkEnd w:id="252"/>
    <w:bookmarkStart w:id="261" w:name="http-and-web"/>
    <w:p>
      <w:pPr>
        <w:pStyle w:val="Heading2"/>
      </w:pPr>
      <w:del w:id="570" w:author="PR Preview" w:date="2026-01-01T00:00:00Z">
        <w:r>
          <w:delText xml:space="preserve">35 HTTP and Web</w:delText>
        </w:r>
      </w:del>
    </w:p>
    <w:p>
      <w:pPr>
        <w:pStyle w:val="Heading3"/>
      </w:pPr>
      <w:del w:id="571" w:author="PR Preview" w:date="2026-01-01T00:00:00Z">
        <w:r>
          <w:delText xml:space="preserve">35.1</w:delText>
        </w:r>
      </w:del>
      <w:del w:id="572" w:author="PR Preview" w:date="2026-01-01T00:00:00Z">
        <w:r>
          <w:delText xml:space="preserve"> </w:delText>
        </w:r>
      </w:del>
      <w:hyperlink r:id="rId253">
        <w:del w:id="573" w:author="PR Preview" w:date="2026-01-01T00:00:00Z">
          <w:r>
            <w:rPr>
              <w:rStyle w:val="VerbatimChar"/>
            </w:rPr>
            <w:delText xml:space="preserve">{httr2}</w:delText>
          </w:r>
        </w:del>
      </w:hyperlink>
    </w:p>
    <w:p>
      <w:pPr>
        <w:pStyle w:val="Heading2"/>
      </w:pPr>
      <w:ins w:id="574" w:author="PR Preview" w:date="2026-01-01T00:00:00Z">
        <w:r>
          <w:t xml:space="preserve">36 HTTP and Web</w:t>
        </w:r>
      </w:ins>
    </w:p>
    <w:bookmarkStart w:id="254" w:name="sec-httr2"/>
    <w:p>
      <w:pPr>
        <w:pStyle w:val="Heading3"/>
      </w:pPr>
      <w:ins w:id="575" w:author="PR Preview" w:date="2026-01-01T00:00:00Z">
        <w:r>
          <w:t xml:space="preserve">36.1</w:t>
        </w:r>
      </w:ins>
      <w:ins w:id="576" w:author="PR Preview" w:date="2026-01-01T00:00:00Z">
        <w:r>
          <w:t xml:space="preserve"> </w:t>
        </w:r>
      </w:ins>
      <w:hyperlink r:id="rId253">
        <w:ins w:id="577" w:author="PR Preview" w:date="2026-01-01T00:00:00Z">
          <w:r>
            <w:rPr>
              <w:rStyle w:val="VerbatimChar"/>
            </w:rPr>
            <w:t xml:space="preserve">{httr2}</w:t>
          </w:r>
        </w:ins>
      </w:hyperlink>
    </w:p>
    <w:p>
      <w:pPr>
        <w:pStyle w:val="FirstParagraph"/>
      </w:pPr>
      <w:hyperlink r:id="rId253">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4"/>
    <w:bookmarkStart w:id="256" w:name="sec-httr"/>
    <w:p>
      <w:pPr>
        <w:pStyle w:val="Heading3"/>
      </w:pPr>
      <w:del w:id="578" w:author="PR Preview" w:date="2026-01-01T00:00:00Z">
        <w:r>
          <w:delText xml:space="preserve">35.2</w:delText>
        </w:r>
      </w:del>
      <w:del w:id="579" w:author="PR Preview" w:date="2026-01-01T00:00:00Z">
        <w:r>
          <w:delText xml:space="preserve"> </w:delText>
        </w:r>
      </w:del>
      <w:hyperlink r:id="rId255">
        <w:del w:id="580" w:author="PR Preview" w:date="2026-01-01T00:00:00Z">
          <w:r>
            <w:rPr>
              <w:rStyle w:val="VerbatimChar"/>
            </w:rPr>
            <w:delText xml:space="preserve">{httr}</w:delText>
          </w:r>
        </w:del>
      </w:hyperlink>
    </w:p>
    <w:p>
      <w:pPr>
        <w:pStyle w:val="Heading3"/>
      </w:pPr>
      <w:ins w:id="581" w:author="PR Preview" w:date="2026-01-01T00:00:00Z">
        <w:r>
          <w:t xml:space="preserve">36.2</w:t>
        </w:r>
      </w:ins>
      <w:ins w:id="582" w:author="PR Preview" w:date="2026-01-01T00:00:00Z">
        <w:r>
          <w:t xml:space="preserve"> </w:t>
        </w:r>
      </w:ins>
      <w:hyperlink r:id="rId255">
        <w:ins w:id="583" w:author="PR Preview" w:date="2026-01-01T00:00:00Z">
          <w:r>
            <w:rPr>
              <w:rStyle w:val="VerbatimChar"/>
            </w:rPr>
            <w:t xml:space="preserve">{httr}</w:t>
          </w:r>
        </w:ins>
      </w:hyperlink>
    </w:p>
    <w:p>
      <w:pPr>
        <w:pStyle w:val="FirstParagraph"/>
      </w:pPr>
      <w:hyperlink r:id="rId255">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6"/>
    <w:bookmarkStart w:id="258" w:name="sec-gh"/>
    <w:p>
      <w:pPr>
        <w:pStyle w:val="Heading3"/>
      </w:pPr>
      <w:del w:id="584" w:author="PR Preview" w:date="2026-01-01T00:00:00Z">
        <w:r>
          <w:delText xml:space="preserve">35.3</w:delText>
        </w:r>
      </w:del>
      <w:del w:id="585" w:author="PR Preview" w:date="2026-01-01T00:00:00Z">
        <w:r>
          <w:delText xml:space="preserve"> </w:delText>
        </w:r>
      </w:del>
      <w:hyperlink r:id="rId257">
        <w:del w:id="586" w:author="PR Preview" w:date="2026-01-01T00:00:00Z">
          <w:r>
            <w:rPr>
              <w:rStyle w:val="VerbatimChar"/>
            </w:rPr>
            <w:delText xml:space="preserve">{gh}</w:delText>
          </w:r>
        </w:del>
      </w:hyperlink>
    </w:p>
    <w:p>
      <w:pPr>
        <w:pStyle w:val="Heading3"/>
      </w:pPr>
      <w:ins w:id="587" w:author="PR Preview" w:date="2026-01-01T00:00:00Z">
        <w:r>
          <w:t xml:space="preserve">36.3</w:t>
        </w:r>
      </w:ins>
      <w:ins w:id="588" w:author="PR Preview" w:date="2026-01-01T00:00:00Z">
        <w:r>
          <w:t xml:space="preserve"> </w:t>
        </w:r>
      </w:ins>
      <w:hyperlink r:id="rId257">
        <w:ins w:id="589" w:author="PR Preview" w:date="2026-01-01T00:00:00Z">
          <w:r>
            <w:rPr>
              <w:rStyle w:val="VerbatimChar"/>
            </w:rPr>
            <w:t xml:space="preserve">{gh}</w:t>
          </w:r>
        </w:ins>
      </w:hyperlink>
    </w:p>
    <w:p>
      <w:pPr>
        <w:pStyle w:val="FirstParagraph"/>
      </w:pPr>
      <w:hyperlink r:id="rId257">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8"/>
    <w:bookmarkStart w:id="260" w:name="sec-gargle"/>
    <w:p>
      <w:pPr>
        <w:pStyle w:val="Heading3"/>
      </w:pPr>
      <w:del w:id="590" w:author="PR Preview" w:date="2026-01-01T00:00:00Z">
        <w:r>
          <w:delText xml:space="preserve">35.4</w:delText>
        </w:r>
      </w:del>
      <w:del w:id="591" w:author="PR Preview" w:date="2026-01-01T00:00:00Z">
        <w:r>
          <w:delText xml:space="preserve"> </w:delText>
        </w:r>
      </w:del>
      <w:hyperlink r:id="rId259">
        <w:del w:id="592" w:author="PR Preview" w:date="2026-01-01T00:00:00Z">
          <w:r>
            <w:rPr>
              <w:rStyle w:val="VerbatimChar"/>
            </w:rPr>
            <w:delText xml:space="preserve">{gargle}</w:delText>
          </w:r>
        </w:del>
      </w:hyperlink>
    </w:p>
    <w:p>
      <w:pPr>
        <w:pStyle w:val="Heading3"/>
      </w:pPr>
      <w:ins w:id="593" w:author="PR Preview" w:date="2026-01-01T00:00:00Z">
        <w:r>
          <w:t xml:space="preserve">36.4</w:t>
        </w:r>
      </w:ins>
      <w:ins w:id="594" w:author="PR Preview" w:date="2026-01-01T00:00:00Z">
        <w:r>
          <w:t xml:space="preserve"> </w:t>
        </w:r>
      </w:ins>
      <w:hyperlink r:id="rId259">
        <w:ins w:id="595" w:author="PR Preview" w:date="2026-01-01T00:00:00Z">
          <w:r>
            <w:rPr>
              <w:rStyle w:val="VerbatimChar"/>
            </w:rPr>
            <w:t xml:space="preserve">{gargle}</w:t>
          </w:r>
        </w:ins>
      </w:hyperlink>
    </w:p>
    <w:p>
      <w:pPr>
        <w:pStyle w:val="FirstParagraph"/>
      </w:pPr>
      <w:hyperlink r:id="rId259">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0"/>
    <w:bookmarkEnd w:id="261"/>
    <w:bookmarkStart w:id="283" w:name="utilities"/>
    <w:p>
      <w:pPr>
        <w:pStyle w:val="Heading2"/>
      </w:pPr>
      <w:del w:id="596" w:author="PR Preview" w:date="2026-01-01T00:00:00Z">
        <w:r>
          <w:delText xml:space="preserve">36 Utilities</w:delText>
        </w:r>
      </w:del>
    </w:p>
    <w:p>
      <w:pPr>
        <w:pStyle w:val="Heading3"/>
      </w:pPr>
      <w:del w:id="597" w:author="PR Preview" w:date="2026-01-01T00:00:00Z">
        <w:r>
          <w:delText xml:space="preserve">36.1</w:delText>
        </w:r>
      </w:del>
      <w:del w:id="598" w:author="PR Preview" w:date="2026-01-01T00:00:00Z">
        <w:r>
          <w:delText xml:space="preserve"> </w:delText>
        </w:r>
      </w:del>
      <w:hyperlink r:id="rId262">
        <w:del w:id="599" w:author="PR Preview" w:date="2026-01-01T00:00:00Z">
          <w:r>
            <w:rPr>
              <w:rStyle w:val="VerbatimChar"/>
            </w:rPr>
            <w:delText xml:space="preserve">{here}</w:delText>
          </w:r>
        </w:del>
      </w:hyperlink>
    </w:p>
    <w:p>
      <w:pPr>
        <w:pStyle w:val="FirstParagraph"/>
      </w:pPr>
      <w:hyperlink r:id="rId262">
        <w:del w:id="600" w:author="PR Preview" w:date="2026-01-01T00:00:00Z">
          <w:r>
            <w:rPr>
              <w:rStyle w:val="VerbatimChar"/>
            </w:rPr>
            <w:delText xml:space="preserve">{here}</w:delText>
          </w:r>
        </w:del>
      </w:hyperlink>
      <w:del w:id="601" w:author="PR Preview" w:date="2026-01-01T00:00:00Z">
        <w:r>
          <w:delText xml:space="preserve"> </w:delText>
        </w:r>
      </w:del>
      <w:del w:id="602" w:author="PR Preview" w:date="2026-01-01T00:00:00Z">
        <w:r>
          <w:delText xml:space="preserve">builds file paths relative to the project root,</w:delText>
        </w:r>
      </w:del>
      <w:del w:id="603" w:author="PR Preview" w:date="2026-01-01T00:00:00Z">
        <w:r>
          <w:delText xml:space="preserve"> </w:delText>
        </w:r>
      </w:del>
      <w:del w:id="604" w:author="PR Preview" w:date="2026-01-01T00:00:00Z">
        <w:r>
          <w:delText xml:space="preserve">so scripts work regardless of the current working directory.</w:delText>
        </w:r>
      </w:del>
      <w:del w:id="605" w:author="PR Preview" w:date="2026-01-01T00:00:00Z">
        <w:r>
          <w:delText xml:space="preserve"> </w:delText>
        </w:r>
      </w:del>
      <w:del w:id="606" w:author="PR Preview" w:date="2026-01-01T00:00:00Z">
        <w:r>
          <w:delText xml:space="preserve">We recommend</w:delText>
        </w:r>
      </w:del>
      <w:del w:id="607" w:author="PR Preview" w:date="2026-01-01T00:00:00Z">
        <w:r>
          <w:delText xml:space="preserve"> </w:delText>
        </w:r>
      </w:del>
      <w:del w:id="608" w:author="PR Preview" w:date="2026-01-01T00:00:00Z">
        <w:r>
          <w:rPr>
            <w:rStyle w:val="VerbatimChar"/>
          </w:rPr>
          <w:delText xml:space="preserve">{here}</w:delText>
        </w:r>
      </w:del>
      <w:del w:id="609" w:author="PR Preview" w:date="2026-01-01T00:00:00Z">
        <w:r>
          <w:delText xml:space="preserve"> </w:delText>
        </w:r>
      </w:del>
      <w:del w:id="610" w:author="PR Preview" w:date="2026-01-01T00:00:00Z">
        <w:r>
          <w:delText xml:space="preserve">for file paths (see</w:delText>
        </w:r>
      </w:del>
      <w:del w:id="611" w:author="PR Preview" w:date="2026-01-01T00:00:00Z">
        <w:r>
          <w:delText xml:space="preserve"> </w:delText>
        </w:r>
      </w:del>
      <w:hyperlink w:anchor="sec-here-package-practices">
        <w:del w:id="612" w:author="PR Preview" w:date="2026-01-01T00:00:00Z">
          <w:r>
            <w:rPr>
              <w:rStyle w:val="Hyperlink"/>
            </w:rPr>
            <w:delText xml:space="preserve">Section 28</w:delText>
          </w:r>
        </w:del>
      </w:hyperlink>
      <w:del w:id="613" w:author="PR Preview" w:date="2026-01-01T00:00:00Z">
        <w:r>
          <w:delText xml:space="preserve">).</w:delText>
        </w:r>
      </w:del>
    </w:p>
    <w:p>
      <w:pPr>
        <w:pStyle w:val="Heading3"/>
      </w:pPr>
      <w:del w:id="614" w:author="PR Preview" w:date="2026-01-01T00:00:00Z">
        <w:r>
          <w:delText xml:space="preserve">36.2</w:delText>
        </w:r>
      </w:del>
      <w:del w:id="615" w:author="PR Preview" w:date="2026-01-01T00:00:00Z">
        <w:r>
          <w:delText xml:space="preserve"> </w:delText>
        </w:r>
      </w:del>
      <w:hyperlink r:id="rId81">
        <w:del w:id="616" w:author="PR Preview" w:date="2026-01-01T00:00:00Z">
          <w:r>
            <w:rPr>
              <w:rStyle w:val="VerbatimChar"/>
            </w:rPr>
            <w:delText xml:space="preserve">{memoise}</w:delText>
          </w:r>
        </w:del>
      </w:hyperlink>
    </w:p>
    <w:p>
      <w:pPr>
        <w:pStyle w:val="Heading2"/>
      </w:pPr>
      <w:ins w:id="617" w:author="PR Preview" w:date="2026-01-01T00:00:00Z">
        <w:r>
          <w:t xml:space="preserve">37 Utilities</w:t>
        </w:r>
      </w:ins>
    </w:p>
    <w:bookmarkStart w:id="263" w:name="sec-here-pkg"/>
    <w:p>
      <w:pPr>
        <w:pStyle w:val="Heading3"/>
      </w:pPr>
      <w:ins w:id="618" w:author="PR Preview" w:date="2026-01-01T00:00:00Z">
        <w:r>
          <w:t xml:space="preserve">37.1</w:t>
        </w:r>
      </w:ins>
      <w:ins w:id="619" w:author="PR Preview" w:date="2026-01-01T00:00:00Z">
        <w:r>
          <w:t xml:space="preserve"> </w:t>
        </w:r>
      </w:ins>
      <w:hyperlink r:id="rId262">
        <w:ins w:id="620" w:author="PR Preview" w:date="2026-01-01T00:00:00Z">
          <w:r>
            <w:rPr>
              <w:rStyle w:val="VerbatimChar"/>
            </w:rPr>
            <w:t xml:space="preserve">{here}</w:t>
          </w:r>
        </w:ins>
      </w:hyperlink>
    </w:p>
    <w:p>
      <w:pPr>
        <w:pStyle w:val="FirstParagraph"/>
      </w:pPr>
      <w:hyperlink r:id="rId262">
        <w:ins w:id="621" w:author="PR Preview" w:date="2026-01-01T00:00:00Z">
          <w:r>
            <w:rPr>
              <w:rStyle w:val="VerbatimChar"/>
            </w:rPr>
            <w:t xml:space="preserve">{here}</w:t>
          </w:r>
        </w:ins>
      </w:hyperlink>
      <w:ins w:id="622" w:author="PR Preview" w:date="2026-01-01T00:00:00Z">
        <w:r>
          <w:t xml:space="preserve"> </w:t>
        </w:r>
      </w:ins>
      <w:ins w:id="623" w:author="PR Preview" w:date="2026-01-01T00:00:00Z">
        <w:r>
          <w:t xml:space="preserve">builds file paths relative to the project root,</w:t>
        </w:r>
      </w:ins>
      <w:ins w:id="624" w:author="PR Preview" w:date="2026-01-01T00:00:00Z">
        <w:r>
          <w:t xml:space="preserve"> </w:t>
        </w:r>
      </w:ins>
      <w:ins w:id="625" w:author="PR Preview" w:date="2026-01-01T00:00:00Z">
        <w:r>
          <w:t xml:space="preserve">so scripts work regardless of the current working directory.</w:t>
        </w:r>
      </w:ins>
      <w:ins w:id="626" w:author="PR Preview" w:date="2026-01-01T00:00:00Z">
        <w:r>
          <w:t xml:space="preserve"> </w:t>
        </w:r>
      </w:ins>
      <w:ins w:id="627" w:author="PR Preview" w:date="2026-01-01T00:00:00Z">
        <w:r>
          <w:t xml:space="preserve">We recommend</w:t>
        </w:r>
      </w:ins>
      <w:ins w:id="628" w:author="PR Preview" w:date="2026-01-01T00:00:00Z">
        <w:r>
          <w:t xml:space="preserve"> </w:t>
        </w:r>
      </w:ins>
      <w:ins w:id="629" w:author="PR Preview" w:date="2026-01-01T00:00:00Z">
        <w:r>
          <w:rPr>
            <w:rStyle w:val="VerbatimChar"/>
          </w:rPr>
          <w:t xml:space="preserve">{here}</w:t>
        </w:r>
      </w:ins>
      <w:ins w:id="630" w:author="PR Preview" w:date="2026-01-01T00:00:00Z">
        <w:r>
          <w:t xml:space="preserve"> </w:t>
        </w:r>
      </w:ins>
      <w:ins w:id="631" w:author="PR Preview" w:date="2026-01-01T00:00:00Z">
        <w:r>
          <w:t xml:space="preserve">for file paths (see</w:t>
        </w:r>
      </w:ins>
      <w:ins w:id="632" w:author="PR Preview" w:date="2026-01-01T00:00:00Z">
        <w:r>
          <w:t xml:space="preserve"> </w:t>
        </w:r>
      </w:ins>
      <w:hyperlink w:anchor="sec-here-package-practices">
        <w:ins w:id="633" w:author="PR Preview" w:date="2026-01-01T00:00:00Z">
          <w:r>
            <w:rPr>
              <w:rStyle w:val="Hyperlink"/>
            </w:rPr>
            <w:t xml:space="preserve">Section 29</w:t>
          </w:r>
        </w:ins>
      </w:hyperlink>
      <w:ins w:id="634" w:author="PR Preview" w:date="2026-01-01T00:00:00Z">
        <w:r>
          <w:t xml:space="preserve">).</w:t>
        </w:r>
      </w:ins>
    </w:p>
    <w:bookmarkEnd w:id="263"/>
    <w:bookmarkStart w:id="264" w:name="sec-memoise"/>
    <w:p>
      <w:pPr>
        <w:pStyle w:val="Heading3"/>
      </w:pPr>
      <w:ins w:id="635" w:author="PR Preview" w:date="2026-01-01T00:00:00Z">
        <w:r>
          <w:t xml:space="preserve">37.2</w:t>
        </w:r>
      </w:ins>
      <w:ins w:id="636" w:author="PR Preview" w:date="2026-01-01T00:00:00Z">
        <w:r>
          <w:t xml:space="preserve"> </w:t>
        </w:r>
      </w:ins>
      <w:hyperlink r:id="rId81">
        <w:ins w:id="637" w:author="PR Preview" w:date="2026-01-01T00:00:00Z">
          <w:r>
            <w:rPr>
              <w:rStyle w:val="VerbatimChar"/>
            </w:rPr>
            <w:t xml:space="preserve">{memoise}</w:t>
          </w:r>
        </w:ins>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4"/>
    <w:bookmarkStart w:id="267" w:name="sec-scales"/>
    <w:p>
      <w:pPr>
        <w:pStyle w:val="Heading3"/>
      </w:pPr>
      <w:del w:id="638" w:author="PR Preview" w:date="2026-01-01T00:00:00Z">
        <w:r>
          <w:delText xml:space="preserve">36.3</w:delText>
        </w:r>
      </w:del>
      <w:del w:id="639" w:author="PR Preview" w:date="2026-01-01T00:00:00Z">
        <w:r>
          <w:delText xml:space="preserve"> </w:delText>
        </w:r>
      </w:del>
      <w:hyperlink r:id="rId265">
        <w:del w:id="640" w:author="PR Preview" w:date="2026-01-01T00:00:00Z">
          <w:r>
            <w:rPr>
              <w:rStyle w:val="VerbatimChar"/>
            </w:rPr>
            <w:delText xml:space="preserve">{scales}</w:delText>
          </w:r>
        </w:del>
      </w:hyperlink>
    </w:p>
    <w:p>
      <w:pPr>
        <w:pStyle w:val="Heading3"/>
      </w:pPr>
      <w:ins w:id="641" w:author="PR Preview" w:date="2026-01-01T00:00:00Z">
        <w:r>
          <w:t xml:space="preserve">37.3</w:t>
        </w:r>
      </w:ins>
      <w:ins w:id="642" w:author="PR Preview" w:date="2026-01-01T00:00:00Z">
        <w:r>
          <w:t xml:space="preserve"> </w:t>
        </w:r>
      </w:ins>
      <w:hyperlink r:id="rId265">
        <w:ins w:id="643" w:author="PR Preview" w:date="2026-01-01T00:00:00Z">
          <w:r>
            <w:rPr>
              <w:rStyle w:val="VerbatimChar"/>
            </w:rPr>
            <w:t xml:space="preserve">{scales}</w:t>
          </w:r>
        </w:ins>
      </w:hyperlink>
    </w:p>
    <w:p>
      <w:pPr>
        <w:pStyle w:val="FirstParagraph"/>
      </w:pPr>
      <w:hyperlink r:id="rId265">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6">
        <w:r>
          <w:rPr>
            <w:rStyle w:val="VerbatimChar"/>
          </w:rPr>
          <w:t xml:space="preserve">{ggplot2}</w:t>
        </w:r>
      </w:hyperlink>
      <w:r>
        <w:t xml:space="preserve">.</w:t>
      </w:r>
    </w:p>
    <w:bookmarkEnd w:id="267"/>
    <w:bookmarkStart w:id="269" w:name="sec-sessioninfo"/>
    <w:p>
      <w:pPr>
        <w:pStyle w:val="Heading3"/>
      </w:pPr>
      <w:del w:id="644" w:author="PR Preview" w:date="2026-01-01T00:00:00Z">
        <w:r>
          <w:delText xml:space="preserve">36.4</w:delText>
        </w:r>
      </w:del>
      <w:del w:id="645" w:author="PR Preview" w:date="2026-01-01T00:00:00Z">
        <w:r>
          <w:delText xml:space="preserve"> </w:delText>
        </w:r>
      </w:del>
      <w:hyperlink r:id="rId268">
        <w:del w:id="646" w:author="PR Preview" w:date="2026-01-01T00:00:00Z">
          <w:r>
            <w:rPr>
              <w:rStyle w:val="VerbatimChar"/>
            </w:rPr>
            <w:delText xml:space="preserve">{sessioninfo}</w:delText>
          </w:r>
        </w:del>
      </w:hyperlink>
    </w:p>
    <w:p>
      <w:pPr>
        <w:pStyle w:val="Heading3"/>
      </w:pPr>
      <w:ins w:id="647" w:author="PR Preview" w:date="2026-01-01T00:00:00Z">
        <w:r>
          <w:t xml:space="preserve">37.4</w:t>
        </w:r>
      </w:ins>
      <w:ins w:id="648" w:author="PR Preview" w:date="2026-01-01T00:00:00Z">
        <w:r>
          <w:t xml:space="preserve"> </w:t>
        </w:r>
      </w:ins>
      <w:hyperlink r:id="rId268">
        <w:ins w:id="649" w:author="PR Preview" w:date="2026-01-01T00:00:00Z">
          <w:r>
            <w:rPr>
              <w:rStyle w:val="VerbatimChar"/>
            </w:rPr>
            <w:t xml:space="preserve">{sessioninfo}</w:t>
          </w:r>
        </w:ins>
      </w:hyperlink>
    </w:p>
    <w:p>
      <w:pPr>
        <w:pStyle w:val="FirstParagraph"/>
      </w:pPr>
      <w:hyperlink r:id="rId268">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9"/>
    <w:bookmarkStart w:id="271" w:name="sec-downlit"/>
    <w:p>
      <w:pPr>
        <w:pStyle w:val="Heading3"/>
      </w:pPr>
      <w:del w:id="650" w:author="PR Preview" w:date="2026-01-01T00:00:00Z">
        <w:r>
          <w:delText xml:space="preserve">36.5</w:delText>
        </w:r>
      </w:del>
      <w:del w:id="651" w:author="PR Preview" w:date="2026-01-01T00:00:00Z">
        <w:r>
          <w:delText xml:space="preserve"> </w:delText>
        </w:r>
      </w:del>
      <w:hyperlink r:id="rId270">
        <w:del w:id="652" w:author="PR Preview" w:date="2026-01-01T00:00:00Z">
          <w:r>
            <w:rPr>
              <w:rStyle w:val="VerbatimChar"/>
            </w:rPr>
            <w:delText xml:space="preserve">{downlit}</w:delText>
          </w:r>
        </w:del>
      </w:hyperlink>
    </w:p>
    <w:p>
      <w:pPr>
        <w:pStyle w:val="Heading3"/>
      </w:pPr>
      <w:ins w:id="653" w:author="PR Preview" w:date="2026-01-01T00:00:00Z">
        <w:r>
          <w:t xml:space="preserve">37.5</w:t>
        </w:r>
      </w:ins>
      <w:ins w:id="654" w:author="PR Preview" w:date="2026-01-01T00:00:00Z">
        <w:r>
          <w:t xml:space="preserve"> </w:t>
        </w:r>
      </w:ins>
      <w:hyperlink r:id="rId270">
        <w:ins w:id="655" w:author="PR Preview" w:date="2026-01-01T00:00:00Z">
          <w:r>
            <w:rPr>
              <w:rStyle w:val="VerbatimChar"/>
            </w:rPr>
            <w:t xml:space="preserve">{downlit}</w:t>
          </w:r>
        </w:ins>
      </w:hyperlink>
    </w:p>
    <w:p>
      <w:pPr>
        <w:pStyle w:val="FirstParagraph"/>
      </w:pPr>
      <w:hyperlink r:id="rId270">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1"/>
    <w:bookmarkStart w:id="273" w:name="sec-prettyunits"/>
    <w:p>
      <w:pPr>
        <w:pStyle w:val="Heading3"/>
      </w:pPr>
      <w:del w:id="656" w:author="PR Preview" w:date="2026-01-01T00:00:00Z">
        <w:r>
          <w:delText xml:space="preserve">36.6</w:delText>
        </w:r>
      </w:del>
      <w:del w:id="657" w:author="PR Preview" w:date="2026-01-01T00:00:00Z">
        <w:r>
          <w:delText xml:space="preserve"> </w:delText>
        </w:r>
      </w:del>
      <w:hyperlink r:id="rId272">
        <w:del w:id="658" w:author="PR Preview" w:date="2026-01-01T00:00:00Z">
          <w:r>
            <w:rPr>
              <w:rStyle w:val="VerbatimChar"/>
            </w:rPr>
            <w:delText xml:space="preserve">{prettyunits}</w:delText>
          </w:r>
        </w:del>
      </w:hyperlink>
    </w:p>
    <w:p>
      <w:pPr>
        <w:pStyle w:val="Heading3"/>
      </w:pPr>
      <w:ins w:id="659" w:author="PR Preview" w:date="2026-01-01T00:00:00Z">
        <w:r>
          <w:t xml:space="preserve">37.6</w:t>
        </w:r>
      </w:ins>
      <w:ins w:id="660" w:author="PR Preview" w:date="2026-01-01T00:00:00Z">
        <w:r>
          <w:t xml:space="preserve"> </w:t>
        </w:r>
      </w:ins>
      <w:hyperlink r:id="rId272">
        <w:ins w:id="661" w:author="PR Preview" w:date="2026-01-01T00:00:00Z">
          <w:r>
            <w:rPr>
              <w:rStyle w:val="VerbatimChar"/>
            </w:rPr>
            <w:t xml:space="preserve">{prettyunits}</w:t>
          </w:r>
        </w:ins>
      </w:hyperlink>
    </w:p>
    <w:p>
      <w:pPr>
        <w:pStyle w:val="FirstParagraph"/>
      </w:pPr>
      <w:hyperlink r:id="rId272">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3"/>
    <w:bookmarkStart w:id="275" w:name="sec-lobstr"/>
    <w:p>
      <w:pPr>
        <w:pStyle w:val="Heading3"/>
      </w:pPr>
      <w:del w:id="662" w:author="PR Preview" w:date="2026-01-01T00:00:00Z">
        <w:r>
          <w:delText xml:space="preserve">36.7</w:delText>
        </w:r>
      </w:del>
      <w:del w:id="663" w:author="PR Preview" w:date="2026-01-01T00:00:00Z">
        <w:r>
          <w:delText xml:space="preserve"> </w:delText>
        </w:r>
      </w:del>
      <w:hyperlink r:id="rId274">
        <w:del w:id="664" w:author="PR Preview" w:date="2026-01-01T00:00:00Z">
          <w:r>
            <w:rPr>
              <w:rStyle w:val="VerbatimChar"/>
            </w:rPr>
            <w:delText xml:space="preserve">{lobstr}</w:delText>
          </w:r>
        </w:del>
      </w:hyperlink>
    </w:p>
    <w:p>
      <w:pPr>
        <w:pStyle w:val="Heading3"/>
      </w:pPr>
      <w:ins w:id="665" w:author="PR Preview" w:date="2026-01-01T00:00:00Z">
        <w:r>
          <w:t xml:space="preserve">37.7</w:t>
        </w:r>
      </w:ins>
      <w:ins w:id="666" w:author="PR Preview" w:date="2026-01-01T00:00:00Z">
        <w:r>
          <w:t xml:space="preserve"> </w:t>
        </w:r>
      </w:ins>
      <w:hyperlink r:id="rId274">
        <w:ins w:id="667" w:author="PR Preview" w:date="2026-01-01T00:00:00Z">
          <w:r>
            <w:rPr>
              <w:rStyle w:val="VerbatimChar"/>
            </w:rPr>
            <w:t xml:space="preserve">{lobstr}</w:t>
          </w:r>
        </w:ins>
      </w:hyperlink>
    </w:p>
    <w:p>
      <w:pPr>
        <w:pStyle w:val="FirstParagraph"/>
      </w:pPr>
      <w:hyperlink r:id="rId274">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5"/>
    <w:bookmarkStart w:id="277" w:name="sec-crayon"/>
    <w:p>
      <w:pPr>
        <w:pStyle w:val="Heading3"/>
      </w:pPr>
      <w:del w:id="668" w:author="PR Preview" w:date="2026-01-01T00:00:00Z">
        <w:r>
          <w:delText xml:space="preserve">36.8</w:delText>
        </w:r>
      </w:del>
      <w:del w:id="669" w:author="PR Preview" w:date="2026-01-01T00:00:00Z">
        <w:r>
          <w:delText xml:space="preserve"> </w:delText>
        </w:r>
      </w:del>
      <w:hyperlink r:id="rId276">
        <w:del w:id="670" w:author="PR Preview" w:date="2026-01-01T00:00:00Z">
          <w:r>
            <w:rPr>
              <w:rStyle w:val="VerbatimChar"/>
            </w:rPr>
            <w:delText xml:space="preserve">{crayon}</w:delText>
          </w:r>
        </w:del>
      </w:hyperlink>
    </w:p>
    <w:p>
      <w:pPr>
        <w:pStyle w:val="Heading3"/>
      </w:pPr>
      <w:ins w:id="671" w:author="PR Preview" w:date="2026-01-01T00:00:00Z">
        <w:r>
          <w:t xml:space="preserve">37.8</w:t>
        </w:r>
      </w:ins>
      <w:ins w:id="672" w:author="PR Preview" w:date="2026-01-01T00:00:00Z">
        <w:r>
          <w:t xml:space="preserve"> </w:t>
        </w:r>
      </w:ins>
      <w:hyperlink r:id="rId276">
        <w:ins w:id="673" w:author="PR Preview" w:date="2026-01-01T00:00:00Z">
          <w:r>
            <w:rPr>
              <w:rStyle w:val="VerbatimChar"/>
            </w:rPr>
            <w:t xml:space="preserve">{crayon}</w:t>
          </w:r>
        </w:ins>
      </w:hyperlink>
    </w:p>
    <w:p>
      <w:pPr>
        <w:pStyle w:val="FirstParagraph"/>
      </w:pPr>
      <w:hyperlink r:id="rId276">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7"/>
    <w:bookmarkStart w:id="279" w:name="sec-styler"/>
    <w:p>
      <w:pPr>
        <w:pStyle w:val="Heading3"/>
      </w:pPr>
      <w:del w:id="674" w:author="PR Preview" w:date="2026-01-01T00:00:00Z">
        <w:r>
          <w:delText xml:space="preserve">36.9</w:delText>
        </w:r>
      </w:del>
      <w:del w:id="675" w:author="PR Preview" w:date="2026-01-01T00:00:00Z">
        <w:r>
          <w:delText xml:space="preserve"> </w:delText>
        </w:r>
      </w:del>
      <w:hyperlink r:id="rId278">
        <w:del w:id="676" w:author="PR Preview" w:date="2026-01-01T00:00:00Z">
          <w:r>
            <w:rPr>
              <w:rStyle w:val="VerbatimChar"/>
            </w:rPr>
            <w:delText xml:space="preserve">{styler}</w:delText>
          </w:r>
        </w:del>
      </w:hyperlink>
    </w:p>
    <w:p>
      <w:pPr>
        <w:pStyle w:val="Heading3"/>
      </w:pPr>
      <w:ins w:id="677" w:author="PR Preview" w:date="2026-01-01T00:00:00Z">
        <w:r>
          <w:t xml:space="preserve">37.9</w:t>
        </w:r>
      </w:ins>
      <w:ins w:id="678" w:author="PR Preview" w:date="2026-01-01T00:00:00Z">
        <w:r>
          <w:t xml:space="preserve"> </w:t>
        </w:r>
      </w:ins>
      <w:hyperlink r:id="rId278">
        <w:ins w:id="679" w:author="PR Preview" w:date="2026-01-01T00:00:00Z">
          <w:r>
            <w:rPr>
              <w:rStyle w:val="VerbatimChar"/>
            </w:rPr>
            <w:t xml:space="preserve">{styler}</w:t>
          </w:r>
        </w:ins>
      </w:hyperlink>
    </w:p>
    <w:p>
      <w:pPr>
        <w:pStyle w:val="FirstParagraph"/>
      </w:pPr>
      <w:hyperlink r:id="rId278">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9"/>
    <w:bookmarkStart w:id="282" w:name="sec-rex"/>
    <w:p>
      <w:pPr>
        <w:pStyle w:val="Heading3"/>
      </w:pPr>
      <w:del w:id="680" w:author="PR Preview" w:date="2026-01-01T00:00:00Z">
        <w:r>
          <w:delText xml:space="preserve">36.10</w:delText>
        </w:r>
      </w:del>
      <w:del w:id="681" w:author="PR Preview" w:date="2026-01-01T00:00:00Z">
        <w:r>
          <w:delText xml:space="preserve"> </w:delText>
        </w:r>
      </w:del>
      <w:hyperlink r:id="rId280">
        <w:del w:id="682" w:author="PR Preview" w:date="2026-01-01T00:00:00Z">
          <w:r>
            <w:rPr>
              <w:rStyle w:val="VerbatimChar"/>
            </w:rPr>
            <w:delText xml:space="preserve">{rex}</w:delText>
          </w:r>
        </w:del>
      </w:hyperlink>
    </w:p>
    <w:p>
      <w:pPr>
        <w:pStyle w:val="Heading3"/>
      </w:pPr>
      <w:ins w:id="683" w:author="PR Preview" w:date="2026-01-01T00:00:00Z">
        <w:r>
          <w:t xml:space="preserve">37.10</w:t>
        </w:r>
      </w:ins>
      <w:ins w:id="684" w:author="PR Preview" w:date="2026-01-01T00:00:00Z">
        <w:r>
          <w:t xml:space="preserve"> </w:t>
        </w:r>
      </w:ins>
      <w:hyperlink r:id="rId280">
        <w:ins w:id="685" w:author="PR Preview" w:date="2026-01-01T00:00:00Z">
          <w:r>
            <w:rPr>
              <w:rStyle w:val="VerbatimChar"/>
            </w:rPr>
            <w:t xml:space="preserve">{rex}</w:t>
          </w:r>
        </w:ins>
      </w:hyperlink>
    </w:p>
    <w:p>
      <w:pPr>
        <w:pStyle w:val="FirstParagraph"/>
      </w:pPr>
      <w:hyperlink r:id="rId280">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3"/>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3"/>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3"/>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1">
        <w:r>
          <w:rPr>
            <w:rStyle w:val="VerbatimChar"/>
          </w:rPr>
          <w:t xml:space="preserve">{stringr}</w:t>
        </w:r>
      </w:hyperlink>
      <w:r>
        <w:t xml:space="preserve"> </w:t>
      </w:r>
      <w:r>
        <w:t xml:space="preserve">functions.</w:t>
      </w:r>
    </w:p>
    <w:bookmarkEnd w:id="282"/>
    <w:bookmarkEnd w:id="283"/>
    <w:bookmarkStart w:id="286" w:name="github-actions"/>
    <w:p>
      <w:pPr>
        <w:pStyle w:val="Heading2"/>
      </w:pPr>
      <w:del w:id="686" w:author="PR Preview" w:date="2026-01-01T00:00:00Z">
        <w:r>
          <w:delText xml:space="preserve">37 GitHub Actions</w:delText>
        </w:r>
      </w:del>
    </w:p>
    <w:p>
      <w:pPr>
        <w:pStyle w:val="Heading3"/>
      </w:pPr>
      <w:del w:id="687" w:author="PR Preview" w:date="2026-01-01T00:00:00Z">
        <w:r>
          <w:delText xml:space="preserve">37.1</w:delText>
        </w:r>
      </w:del>
      <w:del w:id="688" w:author="PR Preview" w:date="2026-01-01T00:00:00Z">
        <w:r>
          <w:delText xml:space="preserve"> </w:delText>
        </w:r>
      </w:del>
      <w:hyperlink r:id="rId284">
        <w:del w:id="689" w:author="PR Preview" w:date="2026-01-01T00:00:00Z">
          <w:r>
            <w:rPr>
              <w:rStyle w:val="Hyperlink"/>
            </w:rPr>
            <w:delText xml:space="preserve">actions</w:delText>
          </w:r>
        </w:del>
      </w:hyperlink>
    </w:p>
    <w:p>
      <w:pPr>
        <w:pStyle w:val="Heading2"/>
      </w:pPr>
      <w:ins w:id="690" w:author="PR Preview" w:date="2026-01-01T00:00:00Z">
        <w:r>
          <w:t xml:space="preserve">38 GitHub Actions</w:t>
        </w:r>
      </w:ins>
    </w:p>
    <w:bookmarkStart w:id="285" w:name="sec-r-lib-actions"/>
    <w:p>
      <w:pPr>
        <w:pStyle w:val="Heading3"/>
      </w:pPr>
      <w:ins w:id="691" w:author="PR Preview" w:date="2026-01-01T00:00:00Z">
        <w:r>
          <w:t xml:space="preserve">38.1</w:t>
        </w:r>
      </w:ins>
      <w:ins w:id="692" w:author="PR Preview" w:date="2026-01-01T00:00:00Z">
        <w:r>
          <w:t xml:space="preserve"> </w:t>
        </w:r>
      </w:ins>
      <w:hyperlink r:id="rId284">
        <w:ins w:id="693" w:author="PR Preview" w:date="2026-01-01T00:00:00Z">
          <w:r>
            <w:rPr>
              <w:rStyle w:val="Hyperlink"/>
            </w:rPr>
            <w:t xml:space="preserve">actions</w:t>
          </w:r>
        </w:ins>
      </w:hyperlink>
    </w:p>
    <w:p>
      <w:pPr>
        <w:pStyle w:val="FirstParagraph"/>
      </w:pPr>
      <w:r>
        <w:t xml:space="preserve">The</w:t>
      </w:r>
      <w:r>
        <w:t xml:space="preserve"> </w:t>
      </w:r>
      <w:hyperlink r:id="rId284">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4"/>
        </w:numPr>
      </w:pPr>
      <w:r>
        <w:rPr>
          <w:rStyle w:val="VerbatimChar"/>
        </w:rPr>
        <w:t xml:space="preserve">r-lib/actions/setup-r</w:t>
      </w:r>
      <w:r>
        <w:t xml:space="preserve"> </w:t>
      </w:r>
      <w:r>
        <w:t xml:space="preserve">— installs R</w:t>
      </w:r>
    </w:p>
    <w:p>
      <w:pPr>
        <w:pStyle w:val="Compact"/>
        <w:numPr>
          <w:ilvl w:val="0"/>
          <w:numId w:val="1064"/>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4"/>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4"/>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5"/>
    <w:bookmarkEnd w:id="286"/>
    <w:bookmarkStart w:id="289" w:name="sec-tidyverse"/>
    <w:p>
      <w:pPr>
        <w:pStyle w:val="Heading2"/>
      </w:pPr>
      <w:del w:id="694" w:author="PR Preview" w:date="2026-01-01T00:00:00Z">
        <w:r>
          <w:delText xml:space="preserve">38 Tidyverse</w:delText>
        </w:r>
      </w:del>
    </w:p>
    <w:p>
      <w:pPr>
        <w:pStyle w:val="Heading2"/>
      </w:pPr>
      <w:ins w:id="695" w:author="PR Preview" w:date="2026-01-01T00:00:00Z">
        <w:r>
          <w:t xml:space="preserve">39 Tidyverse</w:t>
        </w:r>
      </w:ins>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7">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8">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9"/>
    <w:bookmarkStart w:id="308" w:name="core-tidyverse-packages"/>
    <w:p>
      <w:pPr>
        <w:pStyle w:val="Heading2"/>
      </w:pPr>
      <w:del w:id="696" w:author="PR Preview" w:date="2026-01-01T00:00:00Z">
        <w:r>
          <w:delText xml:space="preserve">39 Core Tidyverse Packages</w:delText>
        </w:r>
      </w:del>
    </w:p>
    <w:p>
      <w:pPr>
        <w:pStyle w:val="Heading2"/>
      </w:pPr>
      <w:ins w:id="697" w:author="PR Preview" w:date="2026-01-01T00:00:00Z">
        <w:r>
          <w:t xml:space="preserve">40 Core Tidyverse Packages</w:t>
        </w:r>
      </w:ins>
    </w:p>
    <w:p>
      <w:pPr>
        <w:pStyle w:val="FirstParagraph"/>
      </w:pPr>
      <w:r>
        <w:t xml:space="preserve">The</w:t>
      </w:r>
      <w:r>
        <w:t xml:space="preserve"> </w:t>
      </w:r>
      <w:hyperlink r:id="rId290">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1" w:name="sec-ggplot2"/>
    <w:p>
      <w:pPr>
        <w:pStyle w:val="Heading3"/>
      </w:pPr>
      <w:del w:id="698" w:author="PR Preview" w:date="2026-01-01T00:00:00Z">
        <w:r>
          <w:delText xml:space="preserve">39.1</w:delText>
        </w:r>
      </w:del>
      <w:del w:id="699" w:author="PR Preview" w:date="2026-01-01T00:00:00Z">
        <w:r>
          <w:delText xml:space="preserve"> </w:delText>
        </w:r>
      </w:del>
      <w:hyperlink r:id="rId266">
        <w:del w:id="700" w:author="PR Preview" w:date="2026-01-01T00:00:00Z">
          <w:r>
            <w:rPr>
              <w:rStyle w:val="Hyperlink"/>
            </w:rPr>
            <w:delText xml:space="preserve">ggplot2</w:delText>
          </w:r>
        </w:del>
      </w:hyperlink>
    </w:p>
    <w:p>
      <w:pPr>
        <w:pStyle w:val="Heading3"/>
      </w:pPr>
      <w:ins w:id="701" w:author="PR Preview" w:date="2026-01-01T00:00:00Z">
        <w:r>
          <w:t xml:space="preserve">40.1</w:t>
        </w:r>
      </w:ins>
      <w:ins w:id="702" w:author="PR Preview" w:date="2026-01-01T00:00:00Z">
        <w:r>
          <w:t xml:space="preserve"> </w:t>
        </w:r>
      </w:ins>
      <w:hyperlink r:id="rId266">
        <w:ins w:id="703" w:author="PR Preview" w:date="2026-01-01T00:00:00Z">
          <w:r>
            <w:rPr>
              <w:rStyle w:val="Hyperlink"/>
            </w:rPr>
            <w:t xml:space="preserve">ggplot2</w:t>
          </w:r>
        </w:ins>
      </w:hyperlink>
    </w:p>
    <w:p>
      <w:pPr>
        <w:pStyle w:val="FirstParagraph"/>
      </w:pPr>
      <w:hyperlink r:id="rId26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1"/>
    <w:bookmarkStart w:id="293" w:name="sec-dplyr"/>
    <w:p>
      <w:pPr>
        <w:pStyle w:val="Heading3"/>
      </w:pPr>
      <w:del w:id="704" w:author="PR Preview" w:date="2026-01-01T00:00:00Z">
        <w:r>
          <w:delText xml:space="preserve">39.2</w:delText>
        </w:r>
      </w:del>
      <w:del w:id="705" w:author="PR Preview" w:date="2026-01-01T00:00:00Z">
        <w:r>
          <w:delText xml:space="preserve"> </w:delText>
        </w:r>
      </w:del>
      <w:hyperlink r:id="rId292">
        <w:del w:id="706" w:author="PR Preview" w:date="2026-01-01T00:00:00Z">
          <w:r>
            <w:rPr>
              <w:rStyle w:val="Hyperlink"/>
            </w:rPr>
            <w:delText xml:space="preserve">dplyr</w:delText>
          </w:r>
        </w:del>
      </w:hyperlink>
    </w:p>
    <w:p>
      <w:pPr>
        <w:pStyle w:val="Heading3"/>
      </w:pPr>
      <w:ins w:id="707" w:author="PR Preview" w:date="2026-01-01T00:00:00Z">
        <w:r>
          <w:t xml:space="preserve">40.2</w:t>
        </w:r>
      </w:ins>
      <w:ins w:id="708" w:author="PR Preview" w:date="2026-01-01T00:00:00Z">
        <w:r>
          <w:t xml:space="preserve"> </w:t>
        </w:r>
      </w:ins>
      <w:hyperlink r:id="rId292">
        <w:ins w:id="709" w:author="PR Preview" w:date="2026-01-01T00:00:00Z">
          <w:r>
            <w:rPr>
              <w:rStyle w:val="Hyperlink"/>
            </w:rPr>
            <w:t xml:space="preserve">dplyr</w:t>
          </w:r>
        </w:ins>
      </w:hyperlink>
    </w:p>
    <w:p>
      <w:pPr>
        <w:pStyle w:val="FirstParagraph"/>
      </w:pPr>
      <w:hyperlink r:id="rId29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3"/>
    <w:bookmarkStart w:id="296" w:name="sec-tidyr"/>
    <w:p>
      <w:pPr>
        <w:pStyle w:val="Heading3"/>
      </w:pPr>
      <w:del w:id="710" w:author="PR Preview" w:date="2026-01-01T00:00:00Z">
        <w:r>
          <w:delText xml:space="preserve">39.3</w:delText>
        </w:r>
      </w:del>
      <w:del w:id="711" w:author="PR Preview" w:date="2026-01-01T00:00:00Z">
        <w:r>
          <w:delText xml:space="preserve"> </w:delText>
        </w:r>
      </w:del>
      <w:hyperlink r:id="rId294">
        <w:del w:id="712" w:author="PR Preview" w:date="2026-01-01T00:00:00Z">
          <w:r>
            <w:rPr>
              <w:rStyle w:val="Hyperlink"/>
            </w:rPr>
            <w:delText xml:space="preserve">tidyr</w:delText>
          </w:r>
        </w:del>
      </w:hyperlink>
    </w:p>
    <w:p>
      <w:pPr>
        <w:pStyle w:val="Heading3"/>
      </w:pPr>
      <w:ins w:id="713" w:author="PR Preview" w:date="2026-01-01T00:00:00Z">
        <w:r>
          <w:t xml:space="preserve">40.3</w:t>
        </w:r>
      </w:ins>
      <w:ins w:id="714" w:author="PR Preview" w:date="2026-01-01T00:00:00Z">
        <w:r>
          <w:t xml:space="preserve"> </w:t>
        </w:r>
      </w:ins>
      <w:hyperlink r:id="rId294">
        <w:ins w:id="715" w:author="PR Preview" w:date="2026-01-01T00:00:00Z">
          <w:r>
            <w:rPr>
              <w:rStyle w:val="Hyperlink"/>
            </w:rPr>
            <w:t xml:space="preserve">tidyr</w:t>
          </w:r>
        </w:ins>
      </w:hyperlink>
    </w:p>
    <w:p>
      <w:pPr>
        <w:pStyle w:val="FirstParagraph"/>
      </w:pPr>
      <w:hyperlink r:id="rId29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5" w:name="when-to-use-dplyr-vs-tidyr"/>
    <w:p>
      <w:pPr>
        <w:pStyle w:val="Heading4"/>
      </w:pPr>
      <w:r>
        <w:t xml:space="preserve">When to use dplyr vs tidyr</w:t>
      </w:r>
    </w:p>
    <w:p>
      <w:pPr>
        <w:pStyle w:val="FirstParagraph"/>
      </w:pPr>
      <w:r>
        <w:t xml:space="preserve">While both</w:t>
      </w:r>
      <w:r>
        <w:t xml:space="preserve"> </w:t>
      </w:r>
      <w:hyperlink r:id="rId292">
        <w:r>
          <w:rPr>
            <w:rStyle w:val="VerbatimChar"/>
          </w:rPr>
          <w:t xml:space="preserve">{dplyr}</w:t>
        </w:r>
      </w:hyperlink>
      <w:r>
        <w:t xml:space="preserve"> </w:t>
      </w:r>
      <w:r>
        <w:t xml:space="preserve">and</w:t>
      </w:r>
      <w:r>
        <w:t xml:space="preserve"> </w:t>
      </w:r>
      <w:hyperlink r:id="rId29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5"/>
    <w:bookmarkEnd w:id="296"/>
    <w:bookmarkStart w:id="298" w:name="sec-readr"/>
    <w:p>
      <w:pPr>
        <w:pStyle w:val="Heading3"/>
      </w:pPr>
      <w:del w:id="716" w:author="PR Preview" w:date="2026-01-01T00:00:00Z">
        <w:r>
          <w:delText xml:space="preserve">39.4</w:delText>
        </w:r>
      </w:del>
      <w:del w:id="717" w:author="PR Preview" w:date="2026-01-01T00:00:00Z">
        <w:r>
          <w:delText xml:space="preserve"> </w:delText>
        </w:r>
      </w:del>
      <w:hyperlink r:id="rId297">
        <w:del w:id="718" w:author="PR Preview" w:date="2026-01-01T00:00:00Z">
          <w:r>
            <w:rPr>
              <w:rStyle w:val="Hyperlink"/>
            </w:rPr>
            <w:delText xml:space="preserve">readr</w:delText>
          </w:r>
        </w:del>
      </w:hyperlink>
    </w:p>
    <w:p>
      <w:pPr>
        <w:pStyle w:val="Heading3"/>
      </w:pPr>
      <w:ins w:id="719" w:author="PR Preview" w:date="2026-01-01T00:00:00Z">
        <w:r>
          <w:t xml:space="preserve">40.4</w:t>
        </w:r>
      </w:ins>
      <w:ins w:id="720" w:author="PR Preview" w:date="2026-01-01T00:00:00Z">
        <w:r>
          <w:t xml:space="preserve"> </w:t>
        </w:r>
      </w:ins>
      <w:hyperlink r:id="rId297">
        <w:ins w:id="721" w:author="PR Preview" w:date="2026-01-01T00:00:00Z">
          <w:r>
            <w:rPr>
              <w:rStyle w:val="Hyperlink"/>
            </w:rPr>
            <w:t xml:space="preserve">readr</w:t>
          </w:r>
        </w:ins>
      </w:hyperlink>
    </w:p>
    <w:p>
      <w:pPr>
        <w:pStyle w:val="FirstParagraph"/>
      </w:pPr>
      <w:hyperlink r:id="rId29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8"/>
    <w:bookmarkStart w:id="300" w:name="sec-purrr"/>
    <w:p>
      <w:pPr>
        <w:pStyle w:val="Heading3"/>
      </w:pPr>
      <w:del w:id="722" w:author="PR Preview" w:date="2026-01-01T00:00:00Z">
        <w:r>
          <w:delText xml:space="preserve">39.5</w:delText>
        </w:r>
      </w:del>
      <w:del w:id="723" w:author="PR Preview" w:date="2026-01-01T00:00:00Z">
        <w:r>
          <w:delText xml:space="preserve"> </w:delText>
        </w:r>
      </w:del>
      <w:hyperlink r:id="rId86">
        <w:del w:id="724" w:author="PR Preview" w:date="2026-01-01T00:00:00Z">
          <w:r>
            <w:rPr>
              <w:rStyle w:val="Hyperlink"/>
            </w:rPr>
            <w:delText xml:space="preserve">purrr</w:delText>
          </w:r>
        </w:del>
      </w:hyperlink>
    </w:p>
    <w:p>
      <w:pPr>
        <w:pStyle w:val="Heading3"/>
      </w:pPr>
      <w:ins w:id="725" w:author="PR Preview" w:date="2026-01-01T00:00:00Z">
        <w:r>
          <w:t xml:space="preserve">40.5</w:t>
        </w:r>
      </w:ins>
      <w:ins w:id="726" w:author="PR Preview" w:date="2026-01-01T00:00:00Z">
        <w:r>
          <w:t xml:space="preserve"> </w:t>
        </w:r>
      </w:ins>
      <w:hyperlink r:id="rId86">
        <w:ins w:id="727" w:author="PR Preview" w:date="2026-01-01T00:00:00Z">
          <w:r>
            <w:rPr>
              <w:rStyle w:val="Hyperlink"/>
            </w:rPr>
            <w:t xml:space="preserve">purrr</w:t>
          </w:r>
        </w:ins>
      </w:hyperlink>
    </w:p>
    <w:p>
      <w:pPr>
        <w:pStyle w:val="FirstParagraph"/>
      </w:pPr>
      <w:hyperlink r:id="rId86">
        <w:r>
          <w:rPr>
            <w:rStyle w:val="VerbatimChar"/>
          </w:rPr>
          <w:t xml:space="preserve">{purrr}</w:t>
        </w:r>
      </w:hyperlink>
      <w:r>
        <w:t xml:space="preserve"> </w:t>
      </w:r>
      <w:r>
        <w:t xml:space="preserve">enhances R’s</w:t>
      </w:r>
      <w:r>
        <w:t xml:space="preserve"> </w:t>
      </w:r>
      <w:hyperlink r:id="rId29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0"/>
    <w:bookmarkStart w:id="302" w:name="sec-tibble"/>
    <w:p>
      <w:pPr>
        <w:pStyle w:val="Heading3"/>
      </w:pPr>
      <w:del w:id="728" w:author="PR Preview" w:date="2026-01-01T00:00:00Z">
        <w:r>
          <w:delText xml:space="preserve">39.6</w:delText>
        </w:r>
      </w:del>
      <w:del w:id="729" w:author="PR Preview" w:date="2026-01-01T00:00:00Z">
        <w:r>
          <w:delText xml:space="preserve"> </w:delText>
        </w:r>
      </w:del>
      <w:hyperlink r:id="rId301">
        <w:del w:id="730" w:author="PR Preview" w:date="2026-01-01T00:00:00Z">
          <w:r>
            <w:rPr>
              <w:rStyle w:val="Hyperlink"/>
            </w:rPr>
            <w:delText xml:space="preserve">tibble</w:delText>
          </w:r>
        </w:del>
      </w:hyperlink>
    </w:p>
    <w:p>
      <w:pPr>
        <w:pStyle w:val="Heading3"/>
      </w:pPr>
      <w:ins w:id="731" w:author="PR Preview" w:date="2026-01-01T00:00:00Z">
        <w:r>
          <w:t xml:space="preserve">40.6</w:t>
        </w:r>
      </w:ins>
      <w:ins w:id="732" w:author="PR Preview" w:date="2026-01-01T00:00:00Z">
        <w:r>
          <w:t xml:space="preserve"> </w:t>
        </w:r>
      </w:ins>
      <w:hyperlink r:id="rId301">
        <w:ins w:id="733" w:author="PR Preview" w:date="2026-01-01T00:00:00Z">
          <w:r>
            <w:rPr>
              <w:rStyle w:val="Hyperlink"/>
            </w:rPr>
            <w:t xml:space="preserve">tibble</w:t>
          </w:r>
        </w:ins>
      </w:hyperlink>
    </w:p>
    <w:p>
      <w:pPr>
        <w:pStyle w:val="FirstParagraph"/>
      </w:pPr>
      <w:hyperlink r:id="rId30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2"/>
    <w:bookmarkStart w:id="303" w:name="sec-stringr"/>
    <w:p>
      <w:pPr>
        <w:pStyle w:val="Heading3"/>
      </w:pPr>
      <w:del w:id="734" w:author="PR Preview" w:date="2026-01-01T00:00:00Z">
        <w:r>
          <w:delText xml:space="preserve">39.7</w:delText>
        </w:r>
      </w:del>
      <w:del w:id="735" w:author="PR Preview" w:date="2026-01-01T00:00:00Z">
        <w:r>
          <w:delText xml:space="preserve"> </w:delText>
        </w:r>
      </w:del>
      <w:hyperlink r:id="rId281">
        <w:del w:id="736" w:author="PR Preview" w:date="2026-01-01T00:00:00Z">
          <w:r>
            <w:rPr>
              <w:rStyle w:val="Hyperlink"/>
            </w:rPr>
            <w:delText xml:space="preserve">stringr</w:delText>
          </w:r>
        </w:del>
      </w:hyperlink>
    </w:p>
    <w:p>
      <w:pPr>
        <w:pStyle w:val="Heading3"/>
      </w:pPr>
      <w:ins w:id="737" w:author="PR Preview" w:date="2026-01-01T00:00:00Z">
        <w:r>
          <w:t xml:space="preserve">40.7</w:t>
        </w:r>
      </w:ins>
      <w:ins w:id="738" w:author="PR Preview" w:date="2026-01-01T00:00:00Z">
        <w:r>
          <w:t xml:space="preserve"> </w:t>
        </w:r>
      </w:ins>
      <w:hyperlink r:id="rId281">
        <w:ins w:id="739" w:author="PR Preview" w:date="2026-01-01T00:00:00Z">
          <w:r>
            <w:rPr>
              <w:rStyle w:val="Hyperlink"/>
            </w:rPr>
            <w:t xml:space="preserve">stringr</w:t>
          </w:r>
        </w:ins>
      </w:hyperlink>
    </w:p>
    <w:p>
      <w:pPr>
        <w:pStyle w:val="FirstParagraph"/>
      </w:pPr>
      <w:hyperlink r:id="rId28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3"/>
    <w:bookmarkStart w:id="305" w:name="sec-forcats"/>
    <w:p>
      <w:pPr>
        <w:pStyle w:val="Heading3"/>
      </w:pPr>
      <w:del w:id="740" w:author="PR Preview" w:date="2026-01-01T00:00:00Z">
        <w:r>
          <w:delText xml:space="preserve">39.8</w:delText>
        </w:r>
      </w:del>
      <w:del w:id="741" w:author="PR Preview" w:date="2026-01-01T00:00:00Z">
        <w:r>
          <w:delText xml:space="preserve"> </w:delText>
        </w:r>
      </w:del>
      <w:hyperlink r:id="rId304">
        <w:del w:id="742" w:author="PR Preview" w:date="2026-01-01T00:00:00Z">
          <w:r>
            <w:rPr>
              <w:rStyle w:val="Hyperlink"/>
            </w:rPr>
            <w:delText xml:space="preserve">forcats</w:delText>
          </w:r>
        </w:del>
      </w:hyperlink>
    </w:p>
    <w:p>
      <w:pPr>
        <w:pStyle w:val="Heading3"/>
      </w:pPr>
      <w:ins w:id="743" w:author="PR Preview" w:date="2026-01-01T00:00:00Z">
        <w:r>
          <w:t xml:space="preserve">40.8</w:t>
        </w:r>
      </w:ins>
      <w:ins w:id="744" w:author="PR Preview" w:date="2026-01-01T00:00:00Z">
        <w:r>
          <w:t xml:space="preserve"> </w:t>
        </w:r>
      </w:ins>
      <w:hyperlink r:id="rId304">
        <w:ins w:id="745" w:author="PR Preview" w:date="2026-01-01T00:00:00Z">
          <w:r>
            <w:rPr>
              <w:rStyle w:val="Hyperlink"/>
            </w:rPr>
            <w:t xml:space="preserve">forcats</w:t>
          </w:r>
        </w:ins>
      </w:hyperlink>
    </w:p>
    <w:p>
      <w:pPr>
        <w:pStyle w:val="FirstParagraph"/>
      </w:pPr>
      <w:hyperlink r:id="rId30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5"/>
    <w:bookmarkStart w:id="307" w:name="sec-lubridate"/>
    <w:p>
      <w:pPr>
        <w:pStyle w:val="Heading3"/>
      </w:pPr>
      <w:del w:id="746" w:author="PR Preview" w:date="2026-01-01T00:00:00Z">
        <w:r>
          <w:delText xml:space="preserve">39.9</w:delText>
        </w:r>
      </w:del>
      <w:del w:id="747" w:author="PR Preview" w:date="2026-01-01T00:00:00Z">
        <w:r>
          <w:delText xml:space="preserve"> </w:delText>
        </w:r>
      </w:del>
      <w:hyperlink r:id="rId306">
        <w:del w:id="748" w:author="PR Preview" w:date="2026-01-01T00:00:00Z">
          <w:r>
            <w:rPr>
              <w:rStyle w:val="Hyperlink"/>
            </w:rPr>
            <w:delText xml:space="preserve">lubridate</w:delText>
          </w:r>
        </w:del>
      </w:hyperlink>
    </w:p>
    <w:p>
      <w:pPr>
        <w:pStyle w:val="Heading3"/>
      </w:pPr>
      <w:ins w:id="749" w:author="PR Preview" w:date="2026-01-01T00:00:00Z">
        <w:r>
          <w:t xml:space="preserve">40.9</w:t>
        </w:r>
      </w:ins>
      <w:ins w:id="750" w:author="PR Preview" w:date="2026-01-01T00:00:00Z">
        <w:r>
          <w:t xml:space="preserve"> </w:t>
        </w:r>
      </w:ins>
      <w:hyperlink r:id="rId306">
        <w:ins w:id="751" w:author="PR Preview" w:date="2026-01-01T00:00:00Z">
          <w:r>
            <w:rPr>
              <w:rStyle w:val="Hyperlink"/>
            </w:rPr>
            <w:t xml:space="preserve">lubridate</w:t>
          </w:r>
        </w:ins>
      </w:hyperlink>
    </w:p>
    <w:p>
      <w:pPr>
        <w:pStyle w:val="FirstParagraph"/>
      </w:pPr>
      <w:hyperlink r:id="rId30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7"/>
    <w:bookmarkEnd w:id="308"/>
    <w:bookmarkStart w:id="310" w:name="base-r-to-tidyverse-translation"/>
    <w:p>
      <w:pPr>
        <w:pStyle w:val="Heading2"/>
      </w:pPr>
      <w:del w:id="752" w:author="PR Preview" w:date="2026-01-01T00:00:00Z">
        <w:r>
          <w:delText xml:space="preserve">40 Base R to Tidyverse Translation</w:delText>
        </w:r>
      </w:del>
    </w:p>
    <w:p>
      <w:pPr>
        <w:pStyle w:val="Heading2"/>
      </w:pPr>
      <w:ins w:id="753" w:author="PR Preview" w:date="2026-01-01T00:00:00Z">
        <w:r>
          <w:t xml:space="preserve">41 Base R to Tidyverse Translation</w:t>
        </w:r>
      </w:ins>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9">
        <w:r>
          <w:rPr>
            <w:rStyle w:val="Hyperlink"/>
          </w:rPr>
          <w:t xml:space="preserve">this document</w:t>
        </w:r>
      </w:hyperlink>
      <w:r>
        <w:t xml:space="preserve">.</w:t>
      </w:r>
    </w:p>
    <w:bookmarkEnd w:id="310"/>
    <w:bookmarkStart w:id="319" w:name="programming-with-tidyverse"/>
    <w:p>
      <w:pPr>
        <w:pStyle w:val="Heading2"/>
      </w:pPr>
      <w:del w:id="754" w:author="PR Preview" w:date="2026-01-01T00:00:00Z">
        <w:r>
          <w:delText xml:space="preserve">41 Programming with Tidyverse</w:delText>
        </w:r>
      </w:del>
    </w:p>
    <w:p>
      <w:pPr>
        <w:pStyle w:val="Heading2"/>
      </w:pPr>
      <w:ins w:id="755" w:author="PR Preview" w:date="2026-01-01T00:00:00Z">
        <w:r>
          <w:t xml:space="preserve">42 Programming with Tidyverse</w:t>
        </w:r>
      </w:ins>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6"/>
        </w:numPr>
      </w:pPr>
      <w:hyperlink r:id="rId311">
        <w:r>
          <w:rPr>
            <w:rStyle w:val="Hyperlink"/>
          </w:rPr>
          <w:t xml:space="preserve">Programming with dplyr</w:t>
        </w:r>
      </w:hyperlink>
      <w:r>
        <w:t xml:space="preserve"> </w:t>
      </w:r>
      <w:r>
        <w:t xml:space="preserve">(package vignette)</w:t>
      </w:r>
    </w:p>
    <w:p>
      <w:pPr>
        <w:pStyle w:val="Compact"/>
        <w:numPr>
          <w:ilvl w:val="0"/>
          <w:numId w:val="1066"/>
        </w:numPr>
      </w:pPr>
      <w:hyperlink r:id="rId312">
        <w:r>
          <w:rPr>
            <w:rStyle w:val="Hyperlink"/>
          </w:rPr>
          <w:t xml:space="preserve">Using dplyr in packages</w:t>
        </w:r>
      </w:hyperlink>
      <w:r>
        <w:t xml:space="preserve"> </w:t>
      </w:r>
      <w:r>
        <w:t xml:space="preserve">(package vignette)</w:t>
      </w:r>
    </w:p>
    <w:p>
      <w:pPr>
        <w:pStyle w:val="Compact"/>
        <w:numPr>
          <w:ilvl w:val="0"/>
          <w:numId w:val="1066"/>
        </w:numPr>
      </w:pPr>
      <w:hyperlink r:id="rId313">
        <w:r>
          <w:rPr>
            <w:rStyle w:val="Hyperlink"/>
          </w:rPr>
          <w:t xml:space="preserve">Tidy Eval in 5 Minutes</w:t>
        </w:r>
      </w:hyperlink>
      <w:r>
        <w:t xml:space="preserve"> </w:t>
      </w:r>
      <w:r>
        <w:t xml:space="preserve">(video)</w:t>
      </w:r>
    </w:p>
    <w:p>
      <w:pPr>
        <w:pStyle w:val="Compact"/>
        <w:numPr>
          <w:ilvl w:val="0"/>
          <w:numId w:val="1066"/>
        </w:numPr>
      </w:pPr>
      <w:hyperlink r:id="rId314">
        <w:r>
          <w:rPr>
            <w:rStyle w:val="Hyperlink"/>
          </w:rPr>
          <w:t xml:space="preserve">Data masking</w:t>
        </w:r>
      </w:hyperlink>
      <w:r>
        <w:t xml:space="preserve"> </w:t>
      </w:r>
      <w:r>
        <w:t xml:space="preserve">(rlang documentation)</w:t>
      </w:r>
    </w:p>
    <w:p>
      <w:pPr>
        <w:pStyle w:val="Compact"/>
        <w:numPr>
          <w:ilvl w:val="0"/>
          <w:numId w:val="1066"/>
        </w:numPr>
      </w:pPr>
      <w:hyperlink r:id="rId315">
        <w:r>
          <w:rPr>
            <w:rStyle w:val="Hyperlink"/>
          </w:rPr>
          <w:t xml:space="preserve">Evaluation</w:t>
        </w:r>
      </w:hyperlink>
      <w:r>
        <w:t xml:space="preserve"> </w:t>
      </w:r>
      <w:r>
        <w:t xml:space="preserve">(advanced details)</w:t>
      </w:r>
    </w:p>
    <w:p>
      <w:pPr>
        <w:pStyle w:val="Compact"/>
        <w:numPr>
          <w:ilvl w:val="0"/>
          <w:numId w:val="1066"/>
        </w:numPr>
      </w:pPr>
      <w:hyperlink r:id="rId316">
        <w:r>
          <w:rPr>
            <w:rStyle w:val="Hyperlink"/>
          </w:rPr>
          <w:t xml:space="preserve">Data Frame Columns as Arguments to Dplyr Functions</w:t>
        </w:r>
      </w:hyperlink>
      <w:r>
        <w:t xml:space="preserve"> </w:t>
      </w:r>
      <w:r>
        <w:t xml:space="preserve">(blog)</w:t>
      </w:r>
    </w:p>
    <w:p>
      <w:pPr>
        <w:pStyle w:val="Compact"/>
        <w:numPr>
          <w:ilvl w:val="0"/>
          <w:numId w:val="1066"/>
        </w:numPr>
      </w:pPr>
      <w:hyperlink r:id="rId317">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8">
        <w:r>
          <w:rPr>
            <w:rStyle w:val="Hyperlink"/>
          </w:rPr>
          <w:t xml:space="preserve">Tidyverse Replacements</w:t>
        </w:r>
      </w:hyperlink>
    </w:p>
    <w:bookmarkEnd w:id="319"/>
    <w:bookmarkStart w:id="322" w:name="sec-coding-with-r-and-python"/>
    <w:p>
      <w:pPr>
        <w:pStyle w:val="Heading2"/>
      </w:pPr>
      <w:del w:id="756" w:author="PR Preview" w:date="2026-01-01T00:00:00Z">
        <w:r>
          <w:delText xml:space="preserve">42 Coding with R and Python</w:delText>
        </w:r>
      </w:del>
    </w:p>
    <w:p>
      <w:pPr>
        <w:pStyle w:val="Heading2"/>
      </w:pPr>
      <w:ins w:id="757" w:author="PR Preview" w:date="2026-01-01T00:00:00Z">
        <w:r>
          <w:t xml:space="preserve">43 Coding with R and Python</w:t>
        </w:r>
      </w:ins>
    </w:p>
    <w:p>
      <w:pPr>
        <w:pStyle w:val="FirstParagraph"/>
      </w:pPr>
      <w:r>
        <w:t xml:space="preserve">If you’re using both R and Python, you may wish to check out the</w:t>
      </w:r>
      <w:r>
        <w:t xml:space="preserve"> </w:t>
      </w:r>
      <w:hyperlink r:id="rId320">
        <w:r>
          <w:rPr>
            <w:rStyle w:val="Hyperlink"/>
          </w:rPr>
          <w:t xml:space="preserve">Feather package</w:t>
        </w:r>
      </w:hyperlink>
      <w:r>
        <w:t xml:space="preserve"> </w:t>
      </w:r>
      <w:r>
        <w:t xml:space="preserve">for exchanging data between the two languages</w:t>
      </w:r>
      <w:r>
        <w:t xml:space="preserve"> </w:t>
      </w:r>
      <w:hyperlink r:id="rId321">
        <w:r>
          <w:rPr>
            <w:rStyle w:val="Hyperlink"/>
          </w:rPr>
          <w:t xml:space="preserve">extremely quickly</w:t>
        </w:r>
      </w:hyperlink>
      <w:r>
        <w:t xml:space="preserve">.</w:t>
      </w:r>
    </w:p>
    <w:bookmarkEnd w:id="322"/>
    <w:bookmarkStart w:id="328" w:name="X06dce33c5a777f8322711dde05e81eef8b1d1f6"/>
    <w:p>
      <w:pPr>
        <w:pStyle w:val="Heading2"/>
      </w:pPr>
      <w:del w:id="758" w:author="PR Preview" w:date="2026-01-01T00:00:00Z">
        <w:r>
          <w:delText xml:space="preserve">43 Repeating analyses with different variations</w:delText>
        </w:r>
      </w:del>
    </w:p>
    <w:p>
      <w:pPr>
        <w:pStyle w:val="Heading2"/>
      </w:pPr>
      <w:ins w:id="759" w:author="PR Preview" w:date="2026-01-01T00:00:00Z">
        <w:r>
          <w:t xml:space="preserve">44 Repeating analyses with different variations</w:t>
        </w:r>
      </w:ins>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3" w:name="lapply-and-sapply-1"/>
    <w:p>
      <w:pPr>
        <w:pStyle w:val="Heading3"/>
      </w:pPr>
      <w:del w:id="760" w:author="PR Preview" w:date="2026-01-01T00:00:00Z">
        <w:r>
          <w:delText xml:space="preserve">43.1</w:delText>
        </w:r>
      </w:del>
      <w:del w:id="761" w:author="PR Preview" w:date="2026-01-01T00:00:00Z">
        <w:r>
          <w:delText xml:space="preserve"> </w:delText>
        </w:r>
      </w:del>
      <w:del w:id="762" w:author="PR Preview" w:date="2026-01-01T00:00:00Z">
        <w:r>
          <w:rPr>
            <w:rStyle w:val="VerbatimChar"/>
          </w:rPr>
          <w:delText xml:space="preserve">lapply()</w:delText>
        </w:r>
      </w:del>
      <w:del w:id="763" w:author="PR Preview" w:date="2026-01-01T00:00:00Z">
        <w:r>
          <w:delText xml:space="preserve"> </w:delText>
        </w:r>
      </w:del>
      <w:del w:id="764" w:author="PR Preview" w:date="2026-01-01T00:00:00Z">
        <w:r>
          <w:delText xml:space="preserve">and</w:delText>
        </w:r>
      </w:del>
      <w:del w:id="765" w:author="PR Preview" w:date="2026-01-01T00:00:00Z">
        <w:r>
          <w:delText xml:space="preserve"> </w:delText>
        </w:r>
      </w:del>
      <w:del w:id="766" w:author="PR Preview" w:date="2026-01-01T00:00:00Z">
        <w:r>
          <w:rPr>
            <w:rStyle w:val="VerbatimChar"/>
          </w:rPr>
          <w:delText xml:space="preserve">sapply()</w:delText>
        </w:r>
      </w:del>
    </w:p>
    <w:p>
      <w:pPr>
        <w:pStyle w:val="Heading3"/>
      </w:pPr>
      <w:ins w:id="767" w:author="PR Preview" w:date="2026-01-01T00:00:00Z">
        <w:r>
          <w:t xml:space="preserve">44.1</w:t>
        </w:r>
      </w:ins>
      <w:ins w:id="768" w:author="PR Preview" w:date="2026-01-01T00:00:00Z">
        <w:r>
          <w:t xml:space="preserve"> </w:t>
        </w:r>
      </w:ins>
      <w:ins w:id="769" w:author="PR Preview" w:date="2026-01-01T00:00:00Z">
        <w:r>
          <w:rPr>
            <w:rStyle w:val="VerbatimChar"/>
          </w:rPr>
          <w:t xml:space="preserve">lapply()</w:t>
        </w:r>
      </w:ins>
      <w:ins w:id="770" w:author="PR Preview" w:date="2026-01-01T00:00:00Z">
        <w:r>
          <w:t xml:space="preserve"> </w:t>
        </w:r>
      </w:ins>
      <w:ins w:id="771" w:author="PR Preview" w:date="2026-01-01T00:00:00Z">
        <w:r>
          <w:t xml:space="preserve">and</w:t>
        </w:r>
      </w:ins>
      <w:ins w:id="772" w:author="PR Preview" w:date="2026-01-01T00:00:00Z">
        <w:r>
          <w:t xml:space="preserve"> </w:t>
        </w:r>
      </w:ins>
      <w:ins w:id="773" w:author="PR Preview" w:date="2026-01-01T00:00:00Z">
        <w:r>
          <w:rPr>
            <w:rStyle w:val="VerbatimChar"/>
          </w:rPr>
          <w:t xml:space="preserve">sapply()</w:t>
        </w:r>
      </w:ins>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3"/>
    <w:bookmarkStart w:id="324" w:name="mapply-and-pmap"/>
    <w:p>
      <w:pPr>
        <w:pStyle w:val="Heading3"/>
      </w:pPr>
      <w:del w:id="774" w:author="PR Preview" w:date="2026-01-01T00:00:00Z">
        <w:r>
          <w:delText xml:space="preserve">43.2</w:delText>
        </w:r>
      </w:del>
      <w:del w:id="775" w:author="PR Preview" w:date="2026-01-01T00:00:00Z">
        <w:r>
          <w:delText xml:space="preserve"> </w:delText>
        </w:r>
      </w:del>
      <w:del w:id="776" w:author="PR Preview" w:date="2026-01-01T00:00:00Z">
        <w:r>
          <w:rPr>
            <w:rStyle w:val="VerbatimChar"/>
          </w:rPr>
          <w:delText xml:space="preserve">mapply()</w:delText>
        </w:r>
      </w:del>
      <w:del w:id="777" w:author="PR Preview" w:date="2026-01-01T00:00:00Z">
        <w:r>
          <w:delText xml:space="preserve"> </w:delText>
        </w:r>
      </w:del>
      <w:del w:id="778" w:author="PR Preview" w:date="2026-01-01T00:00:00Z">
        <w:r>
          <w:delText xml:space="preserve">and</w:delText>
        </w:r>
      </w:del>
      <w:del w:id="779" w:author="PR Preview" w:date="2026-01-01T00:00:00Z">
        <w:r>
          <w:delText xml:space="preserve"> </w:delText>
        </w:r>
      </w:del>
      <w:del w:id="780" w:author="PR Preview" w:date="2026-01-01T00:00:00Z">
        <w:r>
          <w:rPr>
            <w:rStyle w:val="VerbatimChar"/>
          </w:rPr>
          <w:delText xml:space="preserve">pmap()</w:delText>
        </w:r>
      </w:del>
    </w:p>
    <w:p>
      <w:pPr>
        <w:pStyle w:val="Heading3"/>
      </w:pPr>
      <w:ins w:id="781" w:author="PR Preview" w:date="2026-01-01T00:00:00Z">
        <w:r>
          <w:t xml:space="preserve">44.2</w:t>
        </w:r>
      </w:ins>
      <w:ins w:id="782" w:author="PR Preview" w:date="2026-01-01T00:00:00Z">
        <w:r>
          <w:t xml:space="preserve"> </w:t>
        </w:r>
      </w:ins>
      <w:ins w:id="783" w:author="PR Preview" w:date="2026-01-01T00:00:00Z">
        <w:r>
          <w:rPr>
            <w:rStyle w:val="VerbatimChar"/>
          </w:rPr>
          <w:t xml:space="preserve">mapply()</w:t>
        </w:r>
      </w:ins>
      <w:ins w:id="784" w:author="PR Preview" w:date="2026-01-01T00:00:00Z">
        <w:r>
          <w:t xml:space="preserve"> </w:t>
        </w:r>
      </w:ins>
      <w:ins w:id="785" w:author="PR Preview" w:date="2026-01-01T00:00:00Z">
        <w:r>
          <w:t xml:space="preserve">and</w:t>
        </w:r>
      </w:ins>
      <w:ins w:id="786" w:author="PR Preview" w:date="2026-01-01T00:00:00Z">
        <w:r>
          <w:t xml:space="preserve"> </w:t>
        </w:r>
      </w:ins>
      <w:ins w:id="787" w:author="PR Preview" w:date="2026-01-01T00:00:00Z">
        <w:r>
          <w:rPr>
            <w:rStyle w:val="VerbatimChar"/>
          </w:rPr>
          <w:t xml:space="preserve">pmap()</w:t>
        </w:r>
      </w:ins>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4"/>
    <w:bookmarkStart w:id="327" w:name="Xf551672fa8f1190aa44df63554b00ab4edf5974"/>
    <w:p>
      <w:pPr>
        <w:pStyle w:val="Heading3"/>
      </w:pPr>
      <w:del w:id="788" w:author="PR Preview" w:date="2026-01-01T00:00:00Z">
        <w:r>
          <w:delText xml:space="preserve">43.3 Parallel processing with</w:delText>
        </w:r>
      </w:del>
      <w:del w:id="789" w:author="PR Preview" w:date="2026-01-01T00:00:00Z">
        <w:r>
          <w:delText xml:space="preserve"> </w:delText>
        </w:r>
      </w:del>
      <w:del w:id="790" w:author="PR Preview" w:date="2026-01-01T00:00:00Z">
        <w:r>
          <w:rPr>
            <w:rStyle w:val="VerbatimChar"/>
          </w:rPr>
          <w:delText xml:space="preserve">parallel</w:delText>
        </w:r>
      </w:del>
      <w:del w:id="791" w:author="PR Preview" w:date="2026-01-01T00:00:00Z">
        <w:r>
          <w:delText xml:space="preserve"> </w:delText>
        </w:r>
      </w:del>
      <w:del w:id="792" w:author="PR Preview" w:date="2026-01-01T00:00:00Z">
        <w:r>
          <w:delText xml:space="preserve">and</w:delText>
        </w:r>
      </w:del>
      <w:del w:id="793" w:author="PR Preview" w:date="2026-01-01T00:00:00Z">
        <w:r>
          <w:delText xml:space="preserve"> </w:delText>
        </w:r>
      </w:del>
      <w:del w:id="794" w:author="PR Preview" w:date="2026-01-01T00:00:00Z">
        <w:r>
          <w:rPr>
            <w:rStyle w:val="VerbatimChar"/>
          </w:rPr>
          <w:delText xml:space="preserve">future</w:delText>
        </w:r>
      </w:del>
      <w:del w:id="795" w:author="PR Preview" w:date="2026-01-01T00:00:00Z">
        <w:r>
          <w:delText xml:space="preserve"> </w:delText>
        </w:r>
      </w:del>
      <w:del w:id="796" w:author="PR Preview" w:date="2026-01-01T00:00:00Z">
        <w:r>
          <w:delText xml:space="preserve">packages</w:delText>
        </w:r>
      </w:del>
    </w:p>
    <w:p>
      <w:pPr>
        <w:pStyle w:val="Heading3"/>
      </w:pPr>
      <w:ins w:id="797" w:author="PR Preview" w:date="2026-01-01T00:00:00Z">
        <w:r>
          <w:t xml:space="preserve">44.3 Parallel processing with</w:t>
        </w:r>
      </w:ins>
      <w:ins w:id="798" w:author="PR Preview" w:date="2026-01-01T00:00:00Z">
        <w:r>
          <w:t xml:space="preserve"> </w:t>
        </w:r>
      </w:ins>
      <w:ins w:id="799" w:author="PR Preview" w:date="2026-01-01T00:00:00Z">
        <w:r>
          <w:rPr>
            <w:rStyle w:val="VerbatimChar"/>
          </w:rPr>
          <w:t xml:space="preserve">parallel</w:t>
        </w:r>
      </w:ins>
      <w:ins w:id="800" w:author="PR Preview" w:date="2026-01-01T00:00:00Z">
        <w:r>
          <w:t xml:space="preserve"> </w:t>
        </w:r>
      </w:ins>
      <w:ins w:id="801" w:author="PR Preview" w:date="2026-01-01T00:00:00Z">
        <w:r>
          <w:t xml:space="preserve">and</w:t>
        </w:r>
      </w:ins>
      <w:ins w:id="802" w:author="PR Preview" w:date="2026-01-01T00:00:00Z">
        <w:r>
          <w:t xml:space="preserve"> </w:t>
        </w:r>
      </w:ins>
      <w:ins w:id="803" w:author="PR Preview" w:date="2026-01-01T00:00:00Z">
        <w:r>
          <w:rPr>
            <w:rStyle w:val="VerbatimChar"/>
          </w:rPr>
          <w:t xml:space="preserve">future</w:t>
        </w:r>
      </w:ins>
      <w:ins w:id="804" w:author="PR Preview" w:date="2026-01-01T00:00:00Z">
        <w:r>
          <w:t xml:space="preserve"> </w:t>
        </w:r>
      </w:ins>
      <w:ins w:id="805" w:author="PR Preview" w:date="2026-01-01T00:00:00Z">
        <w:r>
          <w:t xml:space="preserve">packages</w:t>
        </w:r>
      </w:ins>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5"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5"/>
    <w:bookmarkStart w:id="326"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6"/>
    <w:bookmarkEnd w:id="327"/>
    <w:bookmarkEnd w:id="328"/>
    <w:bookmarkStart w:id="337" w:name="sec-reviewing-code"/>
    <w:p>
      <w:pPr>
        <w:pStyle w:val="Heading2"/>
      </w:pPr>
      <w:del w:id="806" w:author="PR Preview" w:date="2026-01-01T00:00:00Z">
        <w:r>
          <w:delText xml:space="preserve">44 Reviewing Code</w:delText>
        </w:r>
      </w:del>
    </w:p>
    <w:p>
      <w:pPr>
        <w:pStyle w:val="Heading2"/>
      </w:pPr>
      <w:ins w:id="807" w:author="PR Preview" w:date="2026-01-01T00:00:00Z">
        <w:r>
          <w:t xml:space="preserve">45 Reviewing Code</w:t>
        </w:r>
      </w:ins>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9">
        <w:r>
          <w:rPr>
            <w:rStyle w:val="Hyperlink"/>
          </w:rPr>
          <w:t xml:space="preserve">Collaborative Software Development</w:t>
        </w:r>
      </w:hyperlink>
      <w:r>
        <w:t xml:space="preserve">.</w:t>
      </w:r>
    </w:p>
    <w:bookmarkStart w:id="330" w:name="sec-why-review-code"/>
    <w:p>
      <w:pPr>
        <w:pStyle w:val="Heading3"/>
      </w:pPr>
      <w:del w:id="808" w:author="PR Preview" w:date="2026-01-01T00:00:00Z">
        <w:r>
          <w:delText xml:space="preserve">44.1 Why We Review Code</w:delText>
        </w:r>
      </w:del>
    </w:p>
    <w:p>
      <w:pPr>
        <w:pStyle w:val="Heading3"/>
      </w:pPr>
      <w:ins w:id="809" w:author="PR Preview" w:date="2026-01-01T00:00:00Z">
        <w:r>
          <w:t xml:space="preserve">45.1 Why We Review Code</w:t>
        </w:r>
      </w:ins>
    </w:p>
    <w:p>
      <w:pPr>
        <w:pStyle w:val="FirstParagraph"/>
      </w:pPr>
      <w:r>
        <w:t xml:space="preserve">Code review serves several vital purposes:</w:t>
      </w:r>
    </w:p>
    <w:p>
      <w:pPr>
        <w:pStyle w:val="Compact"/>
        <w:numPr>
          <w:ilvl w:val="0"/>
          <w:numId w:val="1067"/>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7"/>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7"/>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7"/>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0"/>
    <w:bookmarkStart w:id="334" w:name="sec-what-to-look-for"/>
    <w:p>
      <w:pPr>
        <w:pStyle w:val="Heading3"/>
      </w:pPr>
      <w:del w:id="810" w:author="PR Preview" w:date="2026-01-01T00:00:00Z">
        <w:r>
          <w:delText xml:space="preserve">44.2 What Reviewers Look For</w:delText>
        </w:r>
      </w:del>
    </w:p>
    <w:p>
      <w:pPr>
        <w:pStyle w:val="Heading3"/>
      </w:pPr>
      <w:ins w:id="811" w:author="PR Preview" w:date="2026-01-01T00:00:00Z">
        <w:r>
          <w:t xml:space="preserve">45.2 What Reviewers Look For</w:t>
        </w:r>
      </w:ins>
    </w:p>
    <w:p>
      <w:pPr>
        <w:pStyle w:val="FirstParagraph"/>
      </w:pPr>
      <w:r>
        <w:t xml:space="preserve">When reviewing a colleague’s code, evaluate these key dimensions:</w:t>
      </w:r>
    </w:p>
    <w:p>
      <w:pPr>
        <w:pStyle w:val="Compact"/>
        <w:numPr>
          <w:ilvl w:val="0"/>
          <w:numId w:val="1068"/>
        </w:numPr>
      </w:pPr>
      <w:r>
        <w:rPr>
          <w:b/>
          <w:bCs/>
        </w:rPr>
        <w:t xml:space="preserve">Reproducibility</w:t>
      </w:r>
      <w:r>
        <w:t xml:space="preserve">:</w:t>
      </w:r>
    </w:p>
    <w:p>
      <w:pPr>
        <w:pStyle w:val="Compact"/>
        <w:numPr>
          <w:ilvl w:val="1"/>
          <w:numId w:val="1069"/>
        </w:numPr>
      </w:pPr>
      <w:r>
        <w:t xml:space="preserve">Does the script run cleanly from start to finish in a fresh R session?</w:t>
      </w:r>
    </w:p>
    <w:p>
      <w:pPr>
        <w:pStyle w:val="Compact"/>
        <w:numPr>
          <w:ilvl w:val="1"/>
          <w:numId w:val="1069"/>
        </w:numPr>
      </w:pPr>
      <w:r>
        <w:t xml:space="preserve">Are package dependencies managed reproducibly via</w:t>
      </w:r>
      <w:r>
        <w:t xml:space="preserve"> </w:t>
      </w:r>
      <w:hyperlink r:id="rId331">
        <w:r>
          <w:rPr>
            <w:rStyle w:val="VerbatimChar"/>
          </w:rPr>
          <w:t xml:space="preserve">{renv}</w:t>
        </w:r>
      </w:hyperlink>
      <w:r>
        <w:t xml:space="preserve"> </w:t>
      </w:r>
      <w:r>
        <w:t xml:space="preserve">(see</w:t>
      </w:r>
      <w:r>
        <w:t xml:space="preserve"> </w:t>
      </w:r>
      <w:hyperlink r:id="rId332">
        <w:r>
          <w:rPr>
            <w:rStyle w:val="Hyperlink"/>
          </w:rPr>
          <w:t xml:space="preserve">Reproducible Environments</w:t>
        </w:r>
      </w:hyperlink>
      <w:r>
        <w:t xml:space="preserve">)?</w:t>
      </w:r>
    </w:p>
    <w:p>
      <w:pPr>
        <w:pStyle w:val="Compact"/>
        <w:numPr>
          <w:ilvl w:val="1"/>
          <w:numId w:val="1067"/>
        </w:numPr>
      </w:pPr>
      <w:del w:id="812" w:author="PR Preview" w:date="2026-01-01T00:00:00Z">
        <w:r>
          <w:delText xml:space="preserve">Are file paths relative and constructed with</w:delText>
        </w:r>
      </w:del>
      <w:del w:id="813" w:author="PR Preview" w:date="2026-01-01T00:00:00Z">
        <w:r>
          <w:delText xml:space="preserve"> </w:delText>
        </w:r>
      </w:del>
      <w:hyperlink r:id="rId262">
        <w:del w:id="814" w:author="PR Preview" w:date="2026-01-01T00:00:00Z">
          <w:r>
            <w:rPr>
              <w:rStyle w:val="VerbatimChar"/>
            </w:rPr>
            <w:delText xml:space="preserve">{here}</w:delText>
          </w:r>
        </w:del>
      </w:hyperlink>
      <w:del w:id="815" w:author="PR Preview" w:date="2026-01-01T00:00:00Z">
        <w:r>
          <w:delText xml:space="preserve"> </w:delText>
        </w:r>
      </w:del>
      <w:del w:id="816" w:author="PR Preview" w:date="2026-01-01T00:00:00Z">
        <w:r>
          <w:delText xml:space="preserve">(see</w:delText>
        </w:r>
      </w:del>
      <w:del w:id="817" w:author="PR Preview" w:date="2026-01-01T00:00:00Z">
        <w:r>
          <w:delText xml:space="preserve"> </w:delText>
        </w:r>
      </w:del>
      <w:hyperlink w:anchor="sec-here-package-practices">
        <w:del w:id="818" w:author="PR Preview" w:date="2026-01-01T00:00:00Z">
          <w:r>
            <w:rPr>
              <w:rStyle w:val="Hyperlink"/>
            </w:rPr>
            <w:delText xml:space="preserve">Section 28</w:delText>
          </w:r>
        </w:del>
      </w:hyperlink>
      <w:del w:id="819" w:author="PR Preview" w:date="2026-01-01T00:00:00Z">
        <w:r>
          <w:delText xml:space="preserve">),</w:delText>
        </w:r>
      </w:del>
      <w:del w:id="820" w:author="PR Preview" w:date="2026-01-01T00:00:00Z">
        <w:r>
          <w:delText xml:space="preserve"> </w:delText>
        </w:r>
      </w:del>
      <w:del w:id="821" w:author="PR Preview" w:date="2026-01-01T00:00:00Z">
        <w:r>
          <w:delText xml:space="preserve">avoiding machine-specific absolute paths?</w:delText>
        </w:r>
      </w:del>
    </w:p>
    <w:p>
      <w:pPr>
        <w:pStyle w:val="Compact"/>
        <w:numPr>
          <w:ilvl w:val="1"/>
          <w:numId w:val="1069"/>
        </w:numPr>
      </w:pPr>
      <w:ins w:id="822" w:author="PR Preview" w:date="2026-01-01T00:00:00Z">
        <w:r>
          <w:t xml:space="preserve">Are file paths relative and constructed with</w:t>
        </w:r>
      </w:ins>
      <w:ins w:id="823" w:author="PR Preview" w:date="2026-01-01T00:00:00Z">
        <w:r>
          <w:t xml:space="preserve"> </w:t>
        </w:r>
      </w:ins>
      <w:hyperlink r:id="rId262">
        <w:ins w:id="824" w:author="PR Preview" w:date="2026-01-01T00:00:00Z">
          <w:r>
            <w:rPr>
              <w:rStyle w:val="VerbatimChar"/>
            </w:rPr>
            <w:t xml:space="preserve">{here}</w:t>
          </w:r>
        </w:ins>
      </w:hyperlink>
      <w:ins w:id="825" w:author="PR Preview" w:date="2026-01-01T00:00:00Z">
        <w:r>
          <w:t xml:space="preserve"> </w:t>
        </w:r>
      </w:ins>
      <w:ins w:id="826" w:author="PR Preview" w:date="2026-01-01T00:00:00Z">
        <w:r>
          <w:t xml:space="preserve">(see</w:t>
        </w:r>
      </w:ins>
      <w:ins w:id="827" w:author="PR Preview" w:date="2026-01-01T00:00:00Z">
        <w:r>
          <w:t xml:space="preserve"> </w:t>
        </w:r>
      </w:ins>
      <w:hyperlink w:anchor="sec-here-package-practices">
        <w:ins w:id="828" w:author="PR Preview" w:date="2026-01-01T00:00:00Z">
          <w:r>
            <w:rPr>
              <w:rStyle w:val="Hyperlink"/>
            </w:rPr>
            <w:t xml:space="preserve">Section 29</w:t>
          </w:r>
        </w:ins>
      </w:hyperlink>
      <w:ins w:id="829" w:author="PR Preview" w:date="2026-01-01T00:00:00Z">
        <w:r>
          <w:t xml:space="preserve">),</w:t>
        </w:r>
      </w:ins>
      <w:ins w:id="830" w:author="PR Preview" w:date="2026-01-01T00:00:00Z">
        <w:r>
          <w:t xml:space="preserve"> </w:t>
        </w:r>
      </w:ins>
      <w:ins w:id="831" w:author="PR Preview" w:date="2026-01-01T00:00:00Z">
        <w:r>
          <w:t xml:space="preserve">avoiding machine-specific absolute paths?</w:t>
        </w:r>
      </w:ins>
    </w:p>
    <w:p>
      <w:pPr>
        <w:pStyle w:val="Compact"/>
        <w:numPr>
          <w:ilvl w:val="0"/>
          <w:numId w:val="1068"/>
        </w:numPr>
      </w:pPr>
      <w:r>
        <w:rPr>
          <w:b/>
          <w:bCs/>
        </w:rPr>
        <w:t xml:space="preserve">Code correctness and data integrity</w:t>
      </w:r>
      <w:r>
        <w:t xml:space="preserve">:</w:t>
      </w:r>
    </w:p>
    <w:p>
      <w:pPr>
        <w:pStyle w:val="Compact"/>
        <w:numPr>
          <w:ilvl w:val="1"/>
          <w:numId w:val="1070"/>
        </w:numPr>
      </w:pPr>
      <w:r>
        <w:t xml:space="preserve">Are data transformations and filtering steps logical and documented?</w:t>
      </w:r>
    </w:p>
    <w:p>
      <w:pPr>
        <w:pStyle w:val="Compact"/>
        <w:numPr>
          <w:ilvl w:val="1"/>
          <w:numId w:val="1070"/>
        </w:numPr>
      </w:pPr>
      <w:r>
        <w:t xml:space="preserve">Are missing values (</w:t>
      </w:r>
      <w:r>
        <w:rPr>
          <w:rStyle w:val="VerbatimChar"/>
        </w:rPr>
        <w:t xml:space="preserve">NA</w:t>
      </w:r>
      <w:r>
        <w:t xml:space="preserve">), edge cases, and empty groupings handled appropriately?</w:t>
      </w:r>
    </w:p>
    <w:p>
      <w:pPr>
        <w:pStyle w:val="Compact"/>
        <w:numPr>
          <w:ilvl w:val="1"/>
          <w:numId w:val="1070"/>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8"/>
        </w:numPr>
      </w:pPr>
      <w:r>
        <w:rPr>
          <w:b/>
          <w:bCs/>
        </w:rPr>
        <w:t xml:space="preserve">Style and structure</w:t>
      </w:r>
      <w:r>
        <w:t xml:space="preserve">:</w:t>
      </w:r>
    </w:p>
    <w:p>
      <w:pPr>
        <w:pStyle w:val="Compact"/>
        <w:numPr>
          <w:ilvl w:val="1"/>
          <w:numId w:val="1071"/>
        </w:numPr>
      </w:pPr>
      <w:r>
        <w:t xml:space="preserve">Does the code follow the project’s R code style (see</w:t>
      </w:r>
      <w:r>
        <w:t xml:space="preserve"> </w:t>
      </w:r>
      <w:hyperlink r:id="rId333">
        <w:r>
          <w:rPr>
            <w:rStyle w:val="Hyperlink"/>
          </w:rPr>
          <w:t xml:space="preserve">R Code Style</w:t>
        </w:r>
      </w:hyperlink>
      <w:r>
        <w:t xml:space="preserve">)?</w:t>
      </w:r>
    </w:p>
    <w:p>
      <w:pPr>
        <w:pStyle w:val="Compact"/>
        <w:numPr>
          <w:ilvl w:val="1"/>
          <w:numId w:val="1069"/>
        </w:numPr>
      </w:pPr>
      <w:del w:id="832" w:author="PR Preview" w:date="2026-01-01T00:00:00Z">
        <w:r>
          <w:delText xml:space="preserve">Are long chunks broken into focused functions (see</w:delText>
        </w:r>
      </w:del>
      <w:del w:id="833" w:author="PR Preview" w:date="2026-01-01T00:00:00Z">
        <w:r>
          <w:delText xml:space="preserve"> </w:delText>
        </w:r>
      </w:del>
      <w:hyperlink w:anchor="sec-function-decomposition">
        <w:del w:id="834" w:author="PR Preview" w:date="2026-01-01T00:00:00Z">
          <w:r>
            <w:rPr>
              <w:rStyle w:val="Hyperlink"/>
            </w:rPr>
            <w:delText xml:space="preserve">Section 18</w:delText>
          </w:r>
        </w:del>
      </w:hyperlink>
      <w:del w:id="835" w:author="PR Preview" w:date="2026-01-01T00:00:00Z">
        <w:r>
          <w:delText xml:space="preserve">)?</w:delText>
        </w:r>
      </w:del>
    </w:p>
    <w:p>
      <w:pPr>
        <w:pStyle w:val="Compact"/>
        <w:numPr>
          <w:ilvl w:val="1"/>
          <w:numId w:val="1071"/>
        </w:numPr>
      </w:pPr>
      <w:ins w:id="836" w:author="PR Preview" w:date="2026-01-01T00:00:00Z">
        <w:r>
          <w:t xml:space="preserve">Are long chunks broken into focused functions (see</w:t>
        </w:r>
      </w:ins>
      <w:ins w:id="837" w:author="PR Preview" w:date="2026-01-01T00:00:00Z">
        <w:r>
          <w:t xml:space="preserve"> </w:t>
        </w:r>
      </w:ins>
      <w:hyperlink w:anchor="sec-function-decomposition">
        <w:ins w:id="838" w:author="PR Preview" w:date="2026-01-01T00:00:00Z">
          <w:r>
            <w:rPr>
              <w:rStyle w:val="Hyperlink"/>
            </w:rPr>
            <w:t xml:space="preserve">Section 19</w:t>
          </w:r>
        </w:ins>
      </w:hyperlink>
      <w:ins w:id="839" w:author="PR Preview" w:date="2026-01-01T00:00:00Z">
        <w:r>
          <w:t xml:space="preserve">)?</w:t>
        </w:r>
      </w:ins>
    </w:p>
    <w:p>
      <w:pPr>
        <w:pStyle w:val="Compact"/>
        <w:numPr>
          <w:ilvl w:val="1"/>
          <w:numId w:val="1071"/>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8"/>
        </w:numPr>
      </w:pPr>
      <w:r>
        <w:rPr>
          <w:b/>
          <w:bCs/>
        </w:rPr>
        <w:t xml:space="preserve">Documentation</w:t>
      </w:r>
      <w:r>
        <w:t xml:space="preserve">:</w:t>
      </w:r>
    </w:p>
    <w:p>
      <w:pPr>
        <w:pStyle w:val="Compact"/>
        <w:numPr>
          <w:ilvl w:val="1"/>
          <w:numId w:val="1072"/>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2"/>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4"/>
    <w:bookmarkStart w:id="335" w:name="sec-constructive-feedback"/>
    <w:p>
      <w:pPr>
        <w:pStyle w:val="Heading3"/>
      </w:pPr>
      <w:del w:id="840" w:author="PR Preview" w:date="2026-01-01T00:00:00Z">
        <w:r>
          <w:delText xml:space="preserve">44.3 How to Give Constructive Feedback</w:delText>
        </w:r>
      </w:del>
    </w:p>
    <w:p>
      <w:pPr>
        <w:pStyle w:val="Heading3"/>
      </w:pPr>
      <w:ins w:id="841" w:author="PR Preview" w:date="2026-01-01T00:00:00Z">
        <w:r>
          <w:t xml:space="preserve">45.3 How to Give Constructive Feedback</w:t>
        </w:r>
      </w:ins>
    </w:p>
    <w:p>
      <w:pPr>
        <w:pStyle w:val="FirstParagraph"/>
      </w:pPr>
      <w:r>
        <w:t xml:space="preserve">Effective code review builds a supportive, high-trust research culture:</w:t>
      </w:r>
    </w:p>
    <w:p>
      <w:pPr>
        <w:pStyle w:val="Compact"/>
        <w:numPr>
          <w:ilvl w:val="0"/>
          <w:numId w:val="1073"/>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3"/>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3"/>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3"/>
        </w:numPr>
      </w:pPr>
      <w:r>
        <w:rPr>
          <w:b/>
          <w:bCs/>
        </w:rPr>
        <w:t xml:space="preserve">Ask clarifying questions</w:t>
      </w:r>
      <w:r>
        <w:t xml:space="preserve">: When logic is unclear,</w:t>
      </w:r>
      <w:r>
        <w:t xml:space="preserve"> </w:t>
      </w:r>
      <w:r>
        <w:t xml:space="preserve">ask the author to explain their intent before proposing a rewrite.</w:t>
      </w:r>
    </w:p>
    <w:bookmarkEnd w:id="335"/>
    <w:bookmarkStart w:id="336" w:name="sec-when-to-approve"/>
    <w:p>
      <w:pPr>
        <w:pStyle w:val="Heading3"/>
      </w:pPr>
      <w:del w:id="842" w:author="PR Preview" w:date="2026-01-01T00:00:00Z">
        <w:r>
          <w:delText xml:space="preserve">44.4 When to Approve</w:delText>
        </w:r>
      </w:del>
    </w:p>
    <w:p>
      <w:pPr>
        <w:pStyle w:val="Heading3"/>
      </w:pPr>
      <w:ins w:id="843" w:author="PR Preview" w:date="2026-01-01T00:00:00Z">
        <w:r>
          <w:t xml:space="preserve">45.4 When to Approve</w:t>
        </w:r>
      </w:ins>
    </w:p>
    <w:p>
      <w:pPr>
        <w:pStyle w:val="FirstParagraph"/>
      </w:pPr>
      <w:r>
        <w:t xml:space="preserve">Approve a pull request when:</w:t>
      </w:r>
    </w:p>
    <w:p>
      <w:pPr>
        <w:pStyle w:val="Compact"/>
        <w:numPr>
          <w:ilvl w:val="0"/>
          <w:numId w:val="1074"/>
        </w:numPr>
      </w:pPr>
      <w:r>
        <w:t xml:space="preserve">All automated CI checks and workflows pass cleanly.</w:t>
      </w:r>
    </w:p>
    <w:p>
      <w:pPr>
        <w:pStyle w:val="Compact"/>
        <w:numPr>
          <w:ilvl w:val="0"/>
          <w:numId w:val="1074"/>
        </w:numPr>
      </w:pPr>
      <w:r>
        <w:t xml:space="preserve">The code runs end-to-end and produces expected outputs.</w:t>
      </w:r>
    </w:p>
    <w:p>
      <w:pPr>
        <w:pStyle w:val="Compact"/>
        <w:numPr>
          <w:ilvl w:val="0"/>
          <w:numId w:val="1074"/>
        </w:numPr>
      </w:pPr>
      <w:r>
        <w:t xml:space="preserve">All blocking review findings have been resolved or explicitly deferred to a tracked follow-up issue.</w:t>
      </w:r>
    </w:p>
    <w:p>
      <w:pPr>
        <w:pStyle w:val="Compact"/>
        <w:numPr>
          <w:ilvl w:val="0"/>
          <w:numId w:val="1074"/>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6"/>
    <w:bookmarkEnd w:id="337"/>
    <w:bookmarkStart w:id="340" w:name="sec-getting-help-with-code"/>
    <w:p>
      <w:pPr>
        <w:pStyle w:val="Heading2"/>
      </w:pPr>
      <w:del w:id="844" w:author="PR Preview" w:date="2026-01-01T00:00:00Z">
        <w:r>
          <w:delText xml:space="preserve">45 Getting Help with Code</w:delText>
        </w:r>
      </w:del>
    </w:p>
    <w:p>
      <w:pPr>
        <w:pStyle w:val="Heading2"/>
      </w:pPr>
      <w:ins w:id="845" w:author="PR Preview" w:date="2026-01-01T00:00:00Z">
        <w:r>
          <w:t xml:space="preserve">46 Getting Help with Code</w:t>
        </w:r>
      </w:ins>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5"/>
        </w:numPr>
      </w:pPr>
      <w:r>
        <w:t xml:space="preserve">Is</w:t>
      </w:r>
      <w:r>
        <w:t xml:space="preserve"> </w:t>
      </w:r>
      <w:r>
        <w:rPr>
          <w:b/>
          <w:bCs/>
        </w:rPr>
        <w:t xml:space="preserve">minimal</w:t>
      </w:r>
      <w:r>
        <w:t xml:space="preserve">: Strips away everything not directly related to your problem</w:t>
      </w:r>
    </w:p>
    <w:p>
      <w:pPr>
        <w:pStyle w:val="Compact"/>
        <w:numPr>
          <w:ilvl w:val="0"/>
          <w:numId w:val="1075"/>
        </w:numPr>
      </w:pPr>
      <w:r>
        <w:t xml:space="preserve">Uses small, simple example data (often built-in datasets)</w:t>
      </w:r>
    </w:p>
    <w:p>
      <w:pPr>
        <w:pStyle w:val="FirstParagraph"/>
      </w:pPr>
      <w:r>
        <w:rPr>
          <w:b/>
          <w:bCs/>
        </w:rPr>
        <w:t xml:space="preserve">Why create a reprex:</w:t>
      </w:r>
    </w:p>
    <w:p>
      <w:pPr>
        <w:pStyle w:val="Compact"/>
        <w:numPr>
          <w:ilvl w:val="0"/>
          <w:numId w:val="1076"/>
        </w:numPr>
      </w:pPr>
      <w:r>
        <w:t xml:space="preserve">80% of the time, creating a reprex helps you discover the solution yourself</w:t>
      </w:r>
    </w:p>
    <w:p>
      <w:pPr>
        <w:pStyle w:val="Compact"/>
        <w:numPr>
          <w:ilvl w:val="0"/>
          <w:numId w:val="1076"/>
        </w:numPr>
      </w:pPr>
      <w:r>
        <w:t xml:space="preserve">20% of the time, you’ll have a clear example that makes it easy for others to help you</w:t>
      </w:r>
    </w:p>
    <w:p>
      <w:pPr>
        <w:pStyle w:val="Compact"/>
        <w:numPr>
          <w:ilvl w:val="0"/>
          <w:numId w:val="107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7"/>
        </w:numPr>
      </w:pPr>
      <w:hyperlink r:id="rId338">
        <w:r>
          <w:rPr>
            <w:rStyle w:val="VerbatimChar"/>
          </w:rPr>
          <w:t xml:space="preserve">{reprex}</w:t>
        </w:r>
      </w:hyperlink>
      <w:r>
        <w:t xml:space="preserve"> </w:t>
      </w:r>
      <w:r>
        <w:t xml:space="preserve">package: Automates creation of reproducible examples</w:t>
      </w:r>
    </w:p>
    <w:p>
      <w:pPr>
        <w:pStyle w:val="Compact"/>
        <w:numPr>
          <w:ilvl w:val="0"/>
          <w:numId w:val="1077"/>
        </w:numPr>
      </w:pPr>
      <w:hyperlink r:id="rId339">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0"/>
    <w:bookmarkStart w:id="402" w:name="sec-r-resources"/>
    <w:p>
      <w:pPr>
        <w:pStyle w:val="Heading2"/>
      </w:pPr>
      <w:del w:id="846" w:author="PR Preview" w:date="2026-01-01T00:00:00Z">
        <w:r>
          <w:delText xml:space="preserve">46 Additional Resources</w:delText>
        </w:r>
      </w:del>
    </w:p>
    <w:p>
      <w:pPr>
        <w:pStyle w:val="Heading3"/>
      </w:pPr>
      <w:del w:id="847" w:author="PR Preview" w:date="2026-01-01T00:00:00Z">
        <w:r>
          <w:delText xml:space="preserve">46.1 Learning R</w:delText>
        </w:r>
      </w:del>
    </w:p>
    <w:p>
      <w:pPr>
        <w:pStyle w:val="Heading2"/>
      </w:pPr>
      <w:ins w:id="848" w:author="PR Preview" w:date="2026-01-01T00:00:00Z">
        <w:r>
          <w:t xml:space="preserve">47 Additional Resources</w:t>
        </w:r>
      </w:ins>
    </w:p>
    <w:bookmarkStart w:id="347" w:name="learning-r"/>
    <w:p>
      <w:pPr>
        <w:pStyle w:val="Heading3"/>
      </w:pPr>
      <w:ins w:id="849" w:author="PR Preview" w:date="2026-01-01T00:00:00Z">
        <w:r>
          <w:t xml:space="preserve">47.1 Learning R</w:t>
        </w:r>
      </w:ins>
    </w:p>
    <w:p>
      <w:pPr>
        <w:pStyle w:val="Compact"/>
        <w:numPr>
          <w:ilvl w:val="0"/>
          <w:numId w:val="107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8"/>
        </w:numPr>
      </w:pPr>
      <w:hyperlink r:id="rId341">
        <w:r>
          <w:rPr>
            <w:rStyle w:val="Hyperlink"/>
          </w:rPr>
          <w:t xml:space="preserve">R for Epidemiology</w:t>
        </w:r>
      </w:hyperlink>
      <w:r>
        <w:t xml:space="preserve"> </w:t>
      </w:r>
      <w:r>
        <w:t xml:space="preserve">- an introduction to R, with epidemiology examples</w:t>
      </w:r>
    </w:p>
    <w:p>
      <w:pPr>
        <w:pStyle w:val="Compact"/>
        <w:numPr>
          <w:ilvl w:val="0"/>
          <w:numId w:val="1078"/>
        </w:numPr>
      </w:pPr>
      <w:hyperlink r:id="rId342">
        <w:r>
          <w:rPr>
            <w:rStyle w:val="Hyperlink"/>
          </w:rPr>
          <w:t xml:space="preserve">The Epidemiologist R Handbook</w:t>
        </w:r>
      </w:hyperlink>
      <w:r>
        <w:t xml:space="preserve"> </w:t>
      </w:r>
      <w:r>
        <w:t xml:space="preserve">- task-oriented reference for applied epidemiology</w:t>
      </w:r>
    </w:p>
    <w:p>
      <w:pPr>
        <w:pStyle w:val="Compact"/>
        <w:numPr>
          <w:ilvl w:val="0"/>
          <w:numId w:val="1078"/>
        </w:numPr>
      </w:pPr>
      <w:hyperlink r:id="rId343">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8"/>
        </w:numPr>
      </w:pPr>
      <w:hyperlink r:id="rId344">
        <w:r>
          <w:rPr>
            <w:rStyle w:val="Hyperlink"/>
          </w:rPr>
          <w:t xml:space="preserve">R for Reproducible Scientific Analysis</w:t>
        </w:r>
      </w:hyperlink>
      <w:r>
        <w:t xml:space="preserve"> </w:t>
      </w:r>
      <w:r>
        <w:t xml:space="preserve">- Software Carpentry’s introductory lesson</w:t>
      </w:r>
    </w:p>
    <w:p>
      <w:pPr>
        <w:pStyle w:val="Compact"/>
        <w:numPr>
          <w:ilvl w:val="0"/>
          <w:numId w:val="1078"/>
        </w:numPr>
      </w:pPr>
      <w:hyperlink r:id="rId345">
        <w:r>
          <w:rPr>
            <w:rStyle w:val="Hyperlink"/>
          </w:rPr>
          <w:t xml:space="preserve">Building reproducible analytical pipelines with R</w:t>
        </w:r>
      </w:hyperlink>
      <w:r>
        <w:t xml:space="preserve"> </w:t>
      </w:r>
      <w:r>
        <w:t xml:space="preserve">- project-level reproducibility in R</w:t>
      </w:r>
    </w:p>
    <w:p>
      <w:pPr>
        <w:pStyle w:val="Compact"/>
        <w:numPr>
          <w:ilvl w:val="0"/>
          <w:numId w:val="1078"/>
        </w:numPr>
      </w:pPr>
      <w:hyperlink r:id="rId346">
        <w:r>
          <w:rPr>
            <w:rStyle w:val="Hyperlink"/>
          </w:rPr>
          <w:t xml:space="preserve">Posit Recipes</w:t>
        </w:r>
      </w:hyperlink>
      <w:r>
        <w:t xml:space="preserve"> </w:t>
      </w:r>
      <w:r>
        <w:t xml:space="preserve">- short, task-focused R code snippets</w:t>
      </w:r>
    </w:p>
    <w:bookmarkEnd w:id="347"/>
    <w:bookmarkStart w:id="349" w:name="learning-python"/>
    <w:p>
      <w:pPr>
        <w:pStyle w:val="Heading3"/>
      </w:pPr>
      <w:del w:id="850" w:author="PR Preview" w:date="2026-01-01T00:00:00Z">
        <w:r>
          <w:delText xml:space="preserve">46.2 Learning Python</w:delText>
        </w:r>
      </w:del>
    </w:p>
    <w:p>
      <w:pPr>
        <w:pStyle w:val="Heading3"/>
      </w:pPr>
      <w:ins w:id="851" w:author="PR Preview" w:date="2026-01-01T00:00:00Z">
        <w:r>
          <w:t xml:space="preserve">47.2 Learning Python</w:t>
        </w:r>
      </w:ins>
    </w:p>
    <w:p>
      <w:pPr>
        <w:pStyle w:val="Compact"/>
        <w:numPr>
          <w:ilvl w:val="0"/>
          <w:numId w:val="1079"/>
        </w:numPr>
      </w:pPr>
      <w:hyperlink r:id="rId348">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49"/>
    <w:bookmarkStart w:id="354" w:name="coming-to-r-from-sas"/>
    <w:p>
      <w:pPr>
        <w:pStyle w:val="Heading3"/>
      </w:pPr>
      <w:del w:id="852" w:author="PR Preview" w:date="2026-01-01T00:00:00Z">
        <w:r>
          <w:delText xml:space="preserve">46.3 Coming to R from SAS</w:delText>
        </w:r>
      </w:del>
    </w:p>
    <w:p>
      <w:pPr>
        <w:pStyle w:val="Heading3"/>
      </w:pPr>
      <w:ins w:id="853" w:author="PR Preview" w:date="2026-01-01T00:00:00Z">
        <w:r>
          <w:t xml:space="preserve">47.3 Coming to R from SAS</w:t>
        </w:r>
      </w:ins>
    </w:p>
    <w:p>
      <w:pPr>
        <w:pStyle w:val="Compact"/>
        <w:numPr>
          <w:ilvl w:val="0"/>
          <w:numId w:val="1080"/>
        </w:numPr>
      </w:pPr>
      <w:hyperlink r:id="rId350">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1">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0"/>
        </w:numPr>
      </w:pPr>
      <w:hyperlink r:id="rId352">
        <w:r>
          <w:rPr>
            <w:rStyle w:val="Hyperlink"/>
          </w:rPr>
          <w:t xml:space="preserve">R for SAS and SPSS Users</w:t>
        </w:r>
      </w:hyperlink>
      <w:r>
        <w:t xml:space="preserve"> </w:t>
      </w:r>
      <w:r>
        <w:t xml:space="preserve">(Muenchen) - common SAS and SPSS tasks, done in R</w:t>
      </w:r>
    </w:p>
    <w:p>
      <w:pPr>
        <w:pStyle w:val="Compact"/>
        <w:numPr>
          <w:ilvl w:val="0"/>
          <w:numId w:val="1080"/>
        </w:numPr>
      </w:pPr>
      <w:hyperlink r:id="rId353">
        <w:r>
          <w:rPr>
            <w:rStyle w:val="Hyperlink"/>
          </w:rPr>
          <w:t xml:space="preserve">SAS and R</w:t>
        </w:r>
      </w:hyperlink>
      <w:r>
        <w:t xml:space="preserve"> </w:t>
      </w:r>
      <w:r>
        <w:t xml:space="preserve">(Kleinman and Horton) - side-by-side SAS and R code for data management and analysis</w:t>
      </w:r>
    </w:p>
    <w:bookmarkEnd w:id="354"/>
    <w:bookmarkStart w:id="361" w:name="general-r-programming"/>
    <w:p>
      <w:pPr>
        <w:pStyle w:val="Heading3"/>
      </w:pPr>
      <w:del w:id="854" w:author="PR Preview" w:date="2026-01-01T00:00:00Z">
        <w:r>
          <w:delText xml:space="preserve">46.4 General R Programming</w:delText>
        </w:r>
      </w:del>
    </w:p>
    <w:p>
      <w:pPr>
        <w:pStyle w:val="Heading3"/>
      </w:pPr>
      <w:ins w:id="855" w:author="PR Preview" w:date="2026-01-01T00:00:00Z">
        <w:r>
          <w:t xml:space="preserve">47.4 General R Programming</w:t>
        </w:r>
      </w:ins>
    </w:p>
    <w:p>
      <w:pPr>
        <w:pStyle w:val="Compact"/>
        <w:numPr>
          <w:ilvl w:val="0"/>
          <w:numId w:val="1081"/>
        </w:numPr>
      </w:pPr>
      <w:r>
        <w:t xml:space="preserve">Advanced R</w:t>
      </w:r>
      <w:r>
        <w:t xml:space="preserve"> </w:t>
      </w:r>
      <w:r>
        <w:t xml:space="preserve">(Wickham 2019)</w:t>
      </w:r>
      <w:r>
        <w:t xml:space="preserve"> </w:t>
      </w:r>
      <w:r>
        <w:t xml:space="preserve">- deep dive into R programming and internals, including</w:t>
      </w:r>
      <w:r>
        <w:t xml:space="preserve"> </w:t>
      </w:r>
      <w:hyperlink r:id="rId355">
        <w:r>
          <w:rPr>
            <w:rStyle w:val="Hyperlink"/>
          </w:rPr>
          <w:t xml:space="preserve">functions</w:t>
        </w:r>
      </w:hyperlink>
      <w:r>
        <w:t xml:space="preserve">,</w:t>
      </w:r>
      <w:r>
        <w:t xml:space="preserve"> </w:t>
      </w:r>
      <w:hyperlink r:id="rId356">
        <w:r>
          <w:rPr>
            <w:rStyle w:val="Hyperlink"/>
          </w:rPr>
          <w:t xml:space="preserve">object-oriented systems</w:t>
        </w:r>
      </w:hyperlink>
      <w:r>
        <w:t xml:space="preserve">,</w:t>
      </w:r>
      <w:r>
        <w:t xml:space="preserve"> </w:t>
      </w:r>
      <w:r>
        <w:t xml:space="preserve">and</w:t>
      </w:r>
      <w:r>
        <w:t xml:space="preserve"> </w:t>
      </w:r>
      <w:hyperlink r:id="rId357">
        <w:r>
          <w:rPr>
            <w:rStyle w:val="Hyperlink"/>
          </w:rPr>
          <w:t xml:space="preserve">debugging</w:t>
        </w:r>
      </w:hyperlink>
    </w:p>
    <w:p>
      <w:pPr>
        <w:pStyle w:val="Compact"/>
        <w:numPr>
          <w:ilvl w:val="0"/>
          <w:numId w:val="1081"/>
        </w:numPr>
      </w:pPr>
      <w:hyperlink r:id="rId358">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1"/>
        </w:numPr>
      </w:pPr>
      <w:hyperlink r:id="rId359">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1"/>
        </w:numPr>
      </w:pPr>
      <w:hyperlink r:id="rId360">
        <w:r>
          <w:rPr>
            <w:rStyle w:val="Hyperlink"/>
          </w:rPr>
          <w:t xml:space="preserve">Spatial Data Science: With Applications in R</w:t>
        </w:r>
      </w:hyperlink>
      <w:r>
        <w:t xml:space="preserve"> </w:t>
      </w:r>
      <w:r>
        <w:t xml:space="preserve">- spatial data analysis in R</w:t>
      </w:r>
    </w:p>
    <w:bookmarkEnd w:id="361"/>
    <w:bookmarkStart w:id="364" w:name="summary-tables"/>
    <w:p>
      <w:pPr>
        <w:pStyle w:val="Heading3"/>
      </w:pPr>
      <w:del w:id="856" w:author="PR Preview" w:date="2026-01-01T00:00:00Z">
        <w:r>
          <w:delText xml:space="preserve">46.5 Summary tables</w:delText>
        </w:r>
      </w:del>
    </w:p>
    <w:p>
      <w:pPr>
        <w:pStyle w:val="Heading3"/>
      </w:pPr>
      <w:ins w:id="857" w:author="PR Preview" w:date="2026-01-01T00:00:00Z">
        <w:r>
          <w:t xml:space="preserve">47.5 Summary tables</w:t>
        </w:r>
      </w:ins>
    </w:p>
    <w:p>
      <w:pPr>
        <w:pStyle w:val="Compact"/>
        <w:numPr>
          <w:ilvl w:val="0"/>
          <w:numId w:val="1082"/>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2"/>
        </w:numPr>
      </w:pPr>
      <w:hyperlink r:id="rId362">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2"/>
        </w:numPr>
      </w:pPr>
      <w:hyperlink r:id="rId363">
        <w:r>
          <w:rPr>
            <w:rStyle w:val="VerbatimChar"/>
          </w:rPr>
          <w:t xml:space="preserve">{arsenal}</w:t>
        </w:r>
      </w:hyperlink>
      <w:r>
        <w:t xml:space="preserve"> </w:t>
      </w:r>
      <w:r>
        <w:t xml:space="preserve">- summary tables, from the Mayo Clinic</w:t>
      </w:r>
    </w:p>
    <w:p>
      <w:pPr>
        <w:pStyle w:val="Compact"/>
        <w:numPr>
          <w:ilvl w:val="0"/>
          <w:numId w:val="1082"/>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4"/>
    <w:bookmarkStart w:id="369" w:name="r-package-development"/>
    <w:p>
      <w:pPr>
        <w:pStyle w:val="Heading3"/>
      </w:pPr>
      <w:del w:id="858" w:author="PR Preview" w:date="2026-01-01T00:00:00Z">
        <w:r>
          <w:delText xml:space="preserve">46.6 R Package Development</w:delText>
        </w:r>
      </w:del>
    </w:p>
    <w:p>
      <w:pPr>
        <w:pStyle w:val="Heading3"/>
      </w:pPr>
      <w:ins w:id="859" w:author="PR Preview" w:date="2026-01-01T00:00:00Z">
        <w:r>
          <w:t xml:space="preserve">47.6 R Package Development</w:t>
        </w:r>
      </w:ins>
    </w:p>
    <w:p>
      <w:pPr>
        <w:pStyle w:val="Compact"/>
        <w:numPr>
          <w:ilvl w:val="0"/>
          <w:numId w:val="108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3"/>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3"/>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3"/>
        </w:numPr>
      </w:pPr>
      <w:hyperlink r:id="rId37">
        <w:r>
          <w:rPr>
            <w:rStyle w:val="Hyperlink"/>
          </w:rPr>
          <w:t xml:space="preserve">devtools documentation</w:t>
        </w:r>
      </w:hyperlink>
      <w:r>
        <w:t xml:space="preserve"> </w:t>
      </w:r>
      <w:r>
        <w:t xml:space="preserve">- essential development tools</w:t>
      </w:r>
    </w:p>
    <w:p>
      <w:pPr>
        <w:pStyle w:val="Compact"/>
        <w:numPr>
          <w:ilvl w:val="0"/>
          <w:numId w:val="1083"/>
        </w:numPr>
      </w:pPr>
      <w:hyperlink r:id="rId23">
        <w:r>
          <w:rPr>
            <w:rStyle w:val="Hyperlink"/>
          </w:rPr>
          <w:t xml:space="preserve">pkgdown documentation</w:t>
        </w:r>
      </w:hyperlink>
      <w:r>
        <w:t xml:space="preserve"> </w:t>
      </w:r>
      <w:r>
        <w:t xml:space="preserve">- create package websites</w:t>
      </w:r>
    </w:p>
    <w:p>
      <w:pPr>
        <w:pStyle w:val="Compact"/>
        <w:numPr>
          <w:ilvl w:val="0"/>
          <w:numId w:val="1083"/>
        </w:numPr>
      </w:pPr>
      <w:hyperlink r:id="rId39">
        <w:r>
          <w:rPr>
            <w:rStyle w:val="Hyperlink"/>
          </w:rPr>
          <w:t xml:space="preserve">testthat documentation</w:t>
        </w:r>
      </w:hyperlink>
      <w:r>
        <w:t xml:space="preserve"> </w:t>
      </w:r>
      <w:r>
        <w:t xml:space="preserve">- unit testing framework</w:t>
      </w:r>
    </w:p>
    <w:p>
      <w:pPr>
        <w:pStyle w:val="Compact"/>
        <w:numPr>
          <w:ilvl w:val="0"/>
          <w:numId w:val="1083"/>
        </w:numPr>
      </w:pPr>
      <w:hyperlink r:id="rId365">
        <w:r>
          <w:rPr>
            <w:rStyle w:val="Hyperlink"/>
          </w:rPr>
          <w:t xml:space="preserve">Releasing to CRAN</w:t>
        </w:r>
      </w:hyperlink>
      <w:r>
        <w:t xml:space="preserve"> </w:t>
      </w:r>
      <w:r>
        <w:t xml:space="preserve">and the</w:t>
      </w:r>
      <w:r>
        <w:t xml:space="preserve"> </w:t>
      </w:r>
      <w:hyperlink r:id="rId366">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7">
        <w:r>
          <w:rPr>
            <w:rStyle w:val="Hyperlink"/>
          </w:rPr>
          <w:t xml:space="preserve">Code Publication</w:t>
        </w:r>
      </w:hyperlink>
      <w:r>
        <w:t xml:space="preserve">)</w:t>
      </w:r>
    </w:p>
    <w:p>
      <w:pPr>
        <w:pStyle w:val="Compact"/>
        <w:numPr>
          <w:ilvl w:val="0"/>
          <w:numId w:val="1083"/>
        </w:numPr>
      </w:pPr>
      <w:hyperlink r:id="rId368">
        <w:r>
          <w:rPr>
            <w:rStyle w:val="Hyperlink"/>
          </w:rPr>
          <w:t xml:space="preserve">Contributing to R</w:t>
        </w:r>
      </w:hyperlink>
      <w:r>
        <w:t xml:space="preserve"> </w:t>
      </w:r>
      <w:r>
        <w:t xml:space="preserve">- getting involved with base R itself</w:t>
      </w:r>
    </w:p>
    <w:bookmarkEnd w:id="369"/>
    <w:bookmarkStart w:id="370" w:name="shiny-development"/>
    <w:p>
      <w:pPr>
        <w:pStyle w:val="Heading3"/>
      </w:pPr>
      <w:del w:id="860" w:author="PR Preview" w:date="2026-01-01T00:00:00Z">
        <w:r>
          <w:delText xml:space="preserve">46.7 Shiny Development</w:delText>
        </w:r>
      </w:del>
    </w:p>
    <w:p>
      <w:pPr>
        <w:pStyle w:val="Heading3"/>
      </w:pPr>
      <w:ins w:id="861" w:author="PR Preview" w:date="2026-01-01T00:00:00Z">
        <w:r>
          <w:t xml:space="preserve">47.7 Shiny Development</w:t>
        </w:r>
      </w:ins>
    </w:p>
    <w:p>
      <w:pPr>
        <w:pStyle w:val="Compact"/>
        <w:numPr>
          <w:ilvl w:val="0"/>
          <w:numId w:val="108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4"/>
        </w:numPr>
      </w:pPr>
      <w:r>
        <w:t xml:space="preserve">Engineering Production-Grade Shiny Apps</w:t>
      </w:r>
      <w:r>
        <w:t xml:space="preserve"> </w:t>
      </w:r>
      <w:r>
        <w:t xml:space="preserve">(Fay et al. 2021)</w:t>
      </w:r>
      <w:r>
        <w:t xml:space="preserve"> </w:t>
      </w:r>
      <w:r>
        <w:t xml:space="preserve">- best practices for production Shiny applications</w:t>
      </w:r>
    </w:p>
    <w:bookmarkEnd w:id="370"/>
    <w:bookmarkStart w:id="401" w:name="git-and-version-control"/>
    <w:p>
      <w:pPr>
        <w:pStyle w:val="Heading3"/>
      </w:pPr>
      <w:del w:id="862" w:author="PR Preview" w:date="2026-01-01T00:00:00Z">
        <w:r>
          <w:delText xml:space="preserve">46.8 Git and Version Control</w:delText>
        </w:r>
      </w:del>
    </w:p>
    <w:p>
      <w:pPr>
        <w:pStyle w:val="Heading3"/>
      </w:pPr>
      <w:ins w:id="863" w:author="PR Preview" w:date="2026-01-01T00:00:00Z">
        <w:r>
          <w:t xml:space="preserve">47.8 Git and Version Control</w:t>
        </w:r>
      </w:ins>
    </w:p>
    <w:p>
      <w:pPr>
        <w:pStyle w:val="Compact"/>
        <w:numPr>
          <w:ilvl w:val="0"/>
          <w:numId w:val="1085"/>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5"/>
        </w:numPr>
      </w:pPr>
      <w:hyperlink r:id="rId371">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5"/>
        </w:numPr>
      </w:pPr>
      <w:hyperlink r:id="rId372">
        <w:r>
          <w:rPr>
            <w:rStyle w:val="Hyperlink"/>
          </w:rPr>
          <w:t xml:space="preserve">Oh Shit, Git!?!</w:t>
        </w:r>
      </w:hyperlink>
      <w:r>
        <w:t xml:space="preserve"> </w:t>
      </w:r>
      <w:r>
        <w:t xml:space="preserve">- plain-language fixes for common Git mistakes</w:t>
      </w:r>
    </w:p>
    <w:p>
      <w:pPr>
        <w:pStyle w:val="Compact"/>
        <w:numPr>
          <w:ilvl w:val="0"/>
          <w:numId w:val="1085"/>
        </w:numPr>
      </w:pPr>
      <w:hyperlink r:id="rId373">
        <w:r>
          <w:rPr>
            <w:rStyle w:val="VerbatimChar"/>
          </w:rPr>
          <w:t xml:space="preserve">{saperlipopette}</w:t>
        </w:r>
      </w:hyperlink>
      <w:r>
        <w:t xml:space="preserve"> </w:t>
      </w:r>
      <w:r>
        <w:t xml:space="preserve">- practice Git rescue exercises from R</w:t>
      </w:r>
    </w:p>
    <w:p>
      <w:pPr>
        <w:pStyle w:val="Compact"/>
        <w:numPr>
          <w:ilvl w:val="0"/>
          <w:numId w:val="1085"/>
        </w:numPr>
      </w:pPr>
      <w:hyperlink r:id="rId374">
        <w:r>
          <w:rPr>
            <w:rStyle w:val="Hyperlink"/>
          </w:rPr>
          <w:t xml:space="preserve">Git Magic</w:t>
        </w:r>
      </w:hyperlink>
      <w:r>
        <w:t xml:space="preserve"> </w:t>
      </w:r>
      <w:r>
        <w:t xml:space="preserve">- a short, free Git book</w:t>
      </w:r>
    </w:p>
    <w:p>
      <w:pPr>
        <w:pStyle w:val="Compact"/>
        <w:numPr>
          <w:ilvl w:val="0"/>
          <w:numId w:val="1085"/>
        </w:numPr>
      </w:pPr>
      <w:hyperlink r:id="rId3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0" w:name="refs"/>
    <w:bookmarkStart w:id="37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6">
        <w:r>
          <w:rPr>
            <w:rStyle w:val="Hyperlink"/>
          </w:rPr>
          <w:t xml:space="preserve">https://happygitwithr.com/</w:t>
        </w:r>
      </w:hyperlink>
      <w:r>
        <w:t xml:space="preserve">.</w:t>
      </w:r>
    </w:p>
    <w:bookmarkEnd w:id="377"/>
    <w:bookmarkStart w:id="37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8">
        <w:r>
          <w:rPr>
            <w:rStyle w:val="Hyperlink"/>
          </w:rPr>
          <w:t xml:space="preserve">https://reprex.tidyverse.org/</w:t>
        </w:r>
      </w:hyperlink>
      <w:r>
        <w:t xml:space="preserve">.</w:t>
      </w:r>
    </w:p>
    <w:bookmarkEnd w:id="378"/>
    <w:bookmarkStart w:id="38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9">
        <w:r>
          <w:rPr>
            <w:rStyle w:val="Hyperlink"/>
          </w:rPr>
          <w:t xml:space="preserve">https://doi.org/10.1201/9781003029878</w:t>
        </w:r>
      </w:hyperlink>
      <w:r>
        <w:t xml:space="preserve">.</w:t>
      </w:r>
    </w:p>
    <w:bookmarkEnd w:id="380"/>
    <w:bookmarkStart w:id="382" w:name="ref-parnas1972criteria"/>
    <w:p>
      <w:pPr>
        <w:pStyle w:val="Bibliography"/>
      </w:pPr>
      <w:ins w:id="864" w:author="PR Preview" w:date="2026-01-01T00:00:00Z">
        <w:r>
          <w:t xml:space="preserve">Parnas, D. L. 1972.</w:t>
        </w:r>
      </w:ins>
      <w:ins w:id="865" w:author="PR Preview" w:date="2026-01-01T00:00:00Z">
        <w:r>
          <w:t xml:space="preserve"> </w:t>
        </w:r>
      </w:ins>
      <w:ins w:id="866" w:author="PR Preview" w:date="2026-01-01T00:00:00Z">
        <w:r>
          <w:t xml:space="preserve">“On the Criteria to Be Used in Decomposing Systems into Modules.”</w:t>
        </w:r>
      </w:ins>
      <w:ins w:id="867" w:author="PR Preview" w:date="2026-01-01T00:00:00Z">
        <w:r>
          <w:t xml:space="preserve"> </w:t>
        </w:r>
      </w:ins>
      <w:ins w:id="868" w:author="PR Preview" w:date="2026-01-01T00:00:00Z">
        <w:r>
          <w:rPr>
            <w:i/>
            <w:iCs/>
          </w:rPr>
          <w:t xml:space="preserve">Communications of the ACM</w:t>
        </w:r>
      </w:ins>
      <w:ins w:id="869" w:author="PR Preview" w:date="2026-01-01T00:00:00Z">
        <w:r>
          <w:t xml:space="preserve"> </w:t>
        </w:r>
      </w:ins>
      <w:ins w:id="870" w:author="PR Preview" w:date="2026-01-01T00:00:00Z">
        <w:r>
          <w:t xml:space="preserve">15 (12): 1053–58.</w:t>
        </w:r>
      </w:ins>
      <w:ins w:id="871" w:author="PR Preview" w:date="2026-01-01T00:00:00Z">
        <w:r>
          <w:t xml:space="preserve"> </w:t>
        </w:r>
      </w:ins>
      <w:hyperlink r:id="rId381">
        <w:ins w:id="872" w:author="PR Preview" w:date="2026-01-01T00:00:00Z">
          <w:r>
            <w:rPr>
              <w:rStyle w:val="Hyperlink"/>
            </w:rPr>
            <w:t xml:space="preserve">https://doi.org/10.1145/361598.361623</w:t>
          </w:r>
        </w:ins>
      </w:hyperlink>
      <w:ins w:id="873" w:author="PR Preview" w:date="2026-01-01T00:00:00Z">
        <w:r>
          <w:t xml:space="preserve">.</w:t>
        </w:r>
      </w:ins>
    </w:p>
    <w:bookmarkEnd w:id="382"/>
    <w:bookmarkStart w:id="384" w:name="ref-stevens1974structured"/>
    <w:p>
      <w:pPr>
        <w:pStyle w:val="Bibliography"/>
      </w:pPr>
      <w:ins w:id="874" w:author="PR Preview" w:date="2026-01-01T00:00:00Z">
        <w:r>
          <w:t xml:space="preserve">Stevens, W. P., G. J. Myers, and L. L. Constantine. 1974.</w:t>
        </w:r>
      </w:ins>
      <w:ins w:id="875" w:author="PR Preview" w:date="2026-01-01T00:00:00Z">
        <w:r>
          <w:t xml:space="preserve"> </w:t>
        </w:r>
      </w:ins>
      <w:ins w:id="876" w:author="PR Preview" w:date="2026-01-01T00:00:00Z">
        <w:r>
          <w:t xml:space="preserve">“Structured Design.”</w:t>
        </w:r>
      </w:ins>
      <w:ins w:id="877" w:author="PR Preview" w:date="2026-01-01T00:00:00Z">
        <w:r>
          <w:t xml:space="preserve"> </w:t>
        </w:r>
      </w:ins>
      <w:ins w:id="878" w:author="PR Preview" w:date="2026-01-01T00:00:00Z">
        <w:r>
          <w:rPr>
            <w:i/>
            <w:iCs/>
          </w:rPr>
          <w:t xml:space="preserve">IBM Systems Journal</w:t>
        </w:r>
      </w:ins>
      <w:ins w:id="879" w:author="PR Preview" w:date="2026-01-01T00:00:00Z">
        <w:r>
          <w:t xml:space="preserve"> </w:t>
        </w:r>
      </w:ins>
      <w:ins w:id="880" w:author="PR Preview" w:date="2026-01-01T00:00:00Z">
        <w:r>
          <w:t xml:space="preserve">13 (2): 115–39.</w:t>
        </w:r>
      </w:ins>
      <w:ins w:id="881" w:author="PR Preview" w:date="2026-01-01T00:00:00Z">
        <w:r>
          <w:t xml:space="preserve"> </w:t>
        </w:r>
      </w:ins>
      <w:hyperlink r:id="rId383">
        <w:ins w:id="882" w:author="PR Preview" w:date="2026-01-01T00:00:00Z">
          <w:r>
            <w:rPr>
              <w:rStyle w:val="Hyperlink"/>
            </w:rPr>
            <w:t xml:space="preserve">https://doi.org/10.1147/sj.132.0115</w:t>
          </w:r>
        </w:ins>
      </w:hyperlink>
      <w:ins w:id="883" w:author="PR Preview" w:date="2026-01-01T00:00:00Z">
        <w:r>
          <w:t xml:space="preserve">.</w:t>
        </w:r>
      </w:ins>
    </w:p>
    <w:bookmarkEnd w:id="384"/>
    <w:bookmarkStart w:id="38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85">
        <w:r>
          <w:rPr>
            <w:rStyle w:val="Hyperlink"/>
          </w:rPr>
          <w:t xml:space="preserve">https://doi.org/10.1201/9781351201315</w:t>
        </w:r>
      </w:hyperlink>
      <w:r>
        <w:t xml:space="preserve">.</w:t>
      </w:r>
    </w:p>
    <w:bookmarkEnd w:id="386"/>
    <w:bookmarkStart w:id="38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87">
        <w:r>
          <w:rPr>
            <w:rStyle w:val="Hyperlink"/>
          </w:rPr>
          <w:t xml:space="preserve">https://mastering-shiny.org/</w:t>
        </w:r>
      </w:hyperlink>
      <w:r>
        <w:t xml:space="preserve">.</w:t>
      </w:r>
    </w:p>
    <w:bookmarkEnd w:id="388"/>
    <w:bookmarkStart w:id="39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9">
        <w:r>
          <w:rPr>
            <w:rStyle w:val="Hyperlink"/>
          </w:rPr>
          <w:t xml:space="preserve">https://design.tidyverse.org/</w:t>
        </w:r>
      </w:hyperlink>
      <w:r>
        <w:t xml:space="preserve">.</w:t>
      </w:r>
    </w:p>
    <w:bookmarkEnd w:id="390"/>
    <w:bookmarkStart w:id="39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1">
        <w:r>
          <w:rPr>
            <w:rStyle w:val="Hyperlink"/>
          </w:rPr>
          <w:t xml:space="preserve">https://r-pkgs.org/</w:t>
        </w:r>
      </w:hyperlink>
      <w:r>
        <w:t xml:space="preserve">.</w:t>
      </w:r>
    </w:p>
    <w:bookmarkEnd w:id="392"/>
    <w:bookmarkStart w:id="39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3">
        <w:r>
          <w:rPr>
            <w:rStyle w:val="Hyperlink"/>
          </w:rPr>
          <w:t xml:space="preserve">https://r4ds.hadley.nz/</w:t>
        </w:r>
      </w:hyperlink>
      <w:r>
        <w:t xml:space="preserve">.</w:t>
      </w:r>
    </w:p>
    <w:bookmarkEnd w:id="394"/>
    <w:bookmarkStart w:id="39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95"/>
    <w:bookmarkStart w:id="397" w:name="ref-wilson2014best"/>
    <w:p>
      <w:pPr>
        <w:pStyle w:val="Bibliography"/>
      </w:pPr>
      <w:ins w:id="884" w:author="PR Preview" w:date="2026-01-01T00:00:00Z">
        <w:r>
          <w:t xml:space="preserve">Wilson, Greg, D. A. Aruliah, C. Titus Brown, et al. 2014.</w:t>
        </w:r>
      </w:ins>
      <w:ins w:id="885" w:author="PR Preview" w:date="2026-01-01T00:00:00Z">
        <w:r>
          <w:t xml:space="preserve"> </w:t>
        </w:r>
      </w:ins>
      <w:ins w:id="886" w:author="PR Preview" w:date="2026-01-01T00:00:00Z">
        <w:r>
          <w:t xml:space="preserve">“Best Practices for Scientific Computing.”</w:t>
        </w:r>
      </w:ins>
      <w:ins w:id="887" w:author="PR Preview" w:date="2026-01-01T00:00:00Z">
        <w:r>
          <w:t xml:space="preserve"> </w:t>
        </w:r>
      </w:ins>
      <w:ins w:id="888" w:author="PR Preview" w:date="2026-01-01T00:00:00Z">
        <w:r>
          <w:rPr>
            <w:i/>
            <w:iCs/>
          </w:rPr>
          <w:t xml:space="preserve">PLoS Biology</w:t>
        </w:r>
      </w:ins>
      <w:ins w:id="889" w:author="PR Preview" w:date="2026-01-01T00:00:00Z">
        <w:r>
          <w:t xml:space="preserve"> </w:t>
        </w:r>
      </w:ins>
      <w:ins w:id="890" w:author="PR Preview" w:date="2026-01-01T00:00:00Z">
        <w:r>
          <w:t xml:space="preserve">12 (1): e1001745.</w:t>
        </w:r>
      </w:ins>
      <w:ins w:id="891" w:author="PR Preview" w:date="2026-01-01T00:00:00Z">
        <w:r>
          <w:t xml:space="preserve"> </w:t>
        </w:r>
      </w:ins>
      <w:hyperlink r:id="rId396">
        <w:ins w:id="892" w:author="PR Preview" w:date="2026-01-01T00:00:00Z">
          <w:r>
            <w:rPr>
              <w:rStyle w:val="Hyperlink"/>
            </w:rPr>
            <w:t xml:space="preserve">https://doi.org/10.1371/journal.pbio.1001745</w:t>
          </w:r>
        </w:ins>
      </w:hyperlink>
      <w:ins w:id="893" w:author="PR Preview" w:date="2026-01-01T00:00:00Z">
        <w:r>
          <w:t xml:space="preserve">.</w:t>
        </w:r>
      </w:ins>
    </w:p>
    <w:bookmarkEnd w:id="397"/>
    <w:bookmarkStart w:id="399" w:name="ref-wilson2017good"/>
    <w:p>
      <w:pPr>
        <w:pStyle w:val="Bibliography"/>
      </w:pPr>
      <w:ins w:id="894" w:author="PR Preview" w:date="2026-01-01T00:00:00Z">
        <w:r>
          <w:t xml:space="preserve">Wilson, Greg, Jennifer Bryan, Karen Cranston, Justin Kitzes, Lex Nederbragt, and Tracy K. Teal. 2017.</w:t>
        </w:r>
      </w:ins>
      <w:ins w:id="895" w:author="PR Preview" w:date="2026-01-01T00:00:00Z">
        <w:r>
          <w:t xml:space="preserve"> </w:t>
        </w:r>
      </w:ins>
      <w:ins w:id="896" w:author="PR Preview" w:date="2026-01-01T00:00:00Z">
        <w:r>
          <w:t xml:space="preserve">“Good Enough Practices in Scientific Computing.”</w:t>
        </w:r>
      </w:ins>
      <w:ins w:id="897" w:author="PR Preview" w:date="2026-01-01T00:00:00Z">
        <w:r>
          <w:t xml:space="preserve"> </w:t>
        </w:r>
      </w:ins>
      <w:ins w:id="898" w:author="PR Preview" w:date="2026-01-01T00:00:00Z">
        <w:r>
          <w:rPr>
            <w:i/>
            <w:iCs/>
          </w:rPr>
          <w:t xml:space="preserve">PLOS Computational Biology</w:t>
        </w:r>
      </w:ins>
      <w:ins w:id="899" w:author="PR Preview" w:date="2026-01-01T00:00:00Z">
        <w:r>
          <w:t xml:space="preserve"> </w:t>
        </w:r>
      </w:ins>
      <w:ins w:id="900" w:author="PR Preview" w:date="2026-01-01T00:00:00Z">
        <w:r>
          <w:t xml:space="preserve">13 (6): e1005510.</w:t>
        </w:r>
      </w:ins>
      <w:ins w:id="901" w:author="PR Preview" w:date="2026-01-01T00:00:00Z">
        <w:r>
          <w:t xml:space="preserve"> </w:t>
        </w:r>
      </w:ins>
      <w:hyperlink r:id="rId398">
        <w:ins w:id="902" w:author="PR Preview" w:date="2026-01-01T00:00:00Z">
          <w:r>
            <w:rPr>
              <w:rStyle w:val="Hyperlink"/>
            </w:rPr>
            <w:t xml:space="preserve">https://doi.org/10.1371/journal.pcbi.1005510</w:t>
          </w:r>
        </w:ins>
      </w:hyperlink>
      <w:ins w:id="903" w:author="PR Preview" w:date="2026-01-01T00:00:00Z">
        <w:r>
          <w:t xml:space="preserve">.</w:t>
        </w:r>
      </w:ins>
    </w:p>
    <w:bookmarkEnd w:id="399"/>
    <w:bookmarkEnd w:id="400"/>
    <w:bookmarkEnd w:id="401"/>
    <w:bookmarkEnd w:id="4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7" Type="http://schemas.openxmlformats.org/officeDocument/2006/relationships/hyperlink" Target="code-publication.qmd" TargetMode="External"/><Relationship Id="rId186"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0"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3"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8" Type="http://schemas.openxmlformats.org/officeDocument/2006/relationships/hyperlink" Target="coding-style.qmd#sec-tidyverse-replacements" TargetMode="External"/><Relationship Id="rId329" Type="http://schemas.openxmlformats.org/officeDocument/2006/relationships/hyperlink" Target="collaborative-software-development.qmd#sec-collab-dev" TargetMode="External"/><Relationship Id="rId374" Type="http://schemas.openxmlformats.org/officeDocument/2006/relationships/hyperlink" Target="http://www-cs-students.stanford.edu/~blynn/gitmagic/" TargetMode="External"/><Relationship Id="rId357" Type="http://schemas.openxmlformats.org/officeDocument/2006/relationships/hyperlink" Target="https://adv-r.hadley.nz/debugging.html" TargetMode="External"/><Relationship Id="rId315" Type="http://schemas.openxmlformats.org/officeDocument/2006/relationships/hyperlink" Target="https://adv-r.hadley.nz/evaluation.html" TargetMode="External"/><Relationship Id="rId355" Type="http://schemas.openxmlformats.org/officeDocument/2006/relationships/hyperlink" Target="https://adv-r.hadley.nz/functions.html" TargetMode="External"/><Relationship Id="rId356"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1"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8" Type="http://schemas.openxmlformats.org/officeDocument/2006/relationships/hyperlink" Target="https://callr.r-lib.org/" TargetMode="External"/><Relationship Id="rId237"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8" Type="http://schemas.openxmlformats.org/officeDocument/2006/relationships/hyperlink" Target="https://contributor.r-project.org/" TargetMode="External"/><Relationship Id="rId366" Type="http://schemas.openxmlformats.org/officeDocument/2006/relationships/hyperlink" Target="https://contributor.r-project.org/cran-cookbook/" TargetMode="External"/><Relationship Id="rId224" Type="http://schemas.openxmlformats.org/officeDocument/2006/relationships/hyperlink" Target="https://covr.r-lib.org/" TargetMode="External"/><Relationship Id="rId241" Type="http://schemas.openxmlformats.org/officeDocument/2006/relationships/hyperlink" Target="https://cpp11.r-lib.org/" TargetMode="External"/><Relationship Id="rId363" Type="http://schemas.openxmlformats.org/officeDocument/2006/relationships/hyperlink" Target="https://cran.r-project.org/package=arsenal" TargetMode="External"/><Relationship Id="rId351"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2" Type="http://schemas.openxmlformats.org/officeDocument/2006/relationships/hyperlink" Target="https://cran.r-project.org/package=table1" TargetMode="External"/><Relationship Id="rId216" Type="http://schemas.openxmlformats.org/officeDocument/2006/relationships/hyperlink" Target="https://desc.r-lib.org/" TargetMode="External"/><Relationship Id="rId38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1" Type="http://schemas.openxmlformats.org/officeDocument/2006/relationships/hyperlink" Target="https://doi.org/10.1145/361598.361623" TargetMode="External"/><Relationship Id="rId383" Type="http://schemas.openxmlformats.org/officeDocument/2006/relationships/hyperlink" Target="https://doi.org/10.1147/sj.132.0115" TargetMode="External"/><Relationship Id="rId379" Type="http://schemas.openxmlformats.org/officeDocument/2006/relationships/hyperlink" Target="https://doi.org/10.1201/9781003029878" TargetMode="External"/><Relationship Id="rId385" Type="http://schemas.openxmlformats.org/officeDocument/2006/relationships/hyperlink" Target="https://doi.org/10.1201/9781351201315" TargetMode="External"/><Relationship Id="rId396" Type="http://schemas.openxmlformats.org/officeDocument/2006/relationships/hyperlink" Target="https://doi.org/10.1371/journal.pbio.1001745" TargetMode="External"/><Relationship Id="rId398" Type="http://schemas.openxmlformats.org/officeDocument/2006/relationships/hyperlink" Target="https://doi.org/10.1371/journal.pcbi.1005510" TargetMode="External"/><Relationship Id="rId270" Type="http://schemas.openxmlformats.org/officeDocument/2006/relationships/hyperlink" Target="https://downlit.r-lib.org/" TargetMode="External"/><Relationship Id="rId292" Type="http://schemas.openxmlformats.org/officeDocument/2006/relationships/hyperlink" Target="https://dplyr.tidyverse.org/" TargetMode="External"/><Relationship Id="rId312" Type="http://schemas.openxmlformats.org/officeDocument/2006/relationships/hyperlink" Target="https://dplyr.tidyverse.org/articles/in-packages.html" TargetMode="External"/><Relationship Id="rId311" Type="http://schemas.openxmlformats.org/officeDocument/2006/relationships/hyperlink" Target="https://dplyr.tidyverse.org/articles/programming.html" TargetMode="External"/><Relationship Id="rId288"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71" Type="http://schemas.openxmlformats.org/officeDocument/2006/relationships/hyperlink" Target="https://en.wikipedia.org/wiki/Code_refactoring" TargetMode="External"/><Relationship Id="rId183"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2" Type="http://schemas.openxmlformats.org/officeDocument/2006/relationships/hyperlink" Target="https://en.wikipedia.org/wiki/Functional_decomposition" TargetMode="External"/><Relationship Id="rId299" Type="http://schemas.openxmlformats.org/officeDocument/2006/relationships/hyperlink" Target="https://en.wikipedia.org/wiki/Functional_programming" TargetMode="External"/><Relationship Id="rId185"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2" Type="http://schemas.openxmlformats.org/officeDocument/2006/relationships/hyperlink" Target="https://epirhandbook.com/" TargetMode="External"/><Relationship Id="rId304" Type="http://schemas.openxmlformats.org/officeDocument/2006/relationships/hyperlink" Target="https://forcats.tidyverse.org/" TargetMode="External"/><Relationship Id="rId244" Type="http://schemas.openxmlformats.org/officeDocument/2006/relationships/hyperlink" Target="https://fs.r-lib.org/" TargetMode="External"/><Relationship Id="rId87" Type="http://schemas.openxmlformats.org/officeDocument/2006/relationships/hyperlink" Target="https://furrr.futureverse.org/" TargetMode="External"/><Relationship Id="rId259" Type="http://schemas.openxmlformats.org/officeDocument/2006/relationships/hyperlink" Target="https://gargle.r-lib.org/" TargetMode="External"/><Relationship Id="rId266" Type="http://schemas.openxmlformats.org/officeDocument/2006/relationships/hyperlink" Target="https://ggplot2.tidyverse.org/" TargetMode="External"/><Relationship Id="rId257"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8" Type="http://schemas.openxmlformats.org/officeDocument/2006/relationships/hyperlink" Target="https://github.com/UCD-SERG/rpt/pull/100" TargetMode="External"/><Relationship Id="rId169"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5"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3" Type="http://schemas.openxmlformats.org/officeDocument/2006/relationships/hyperlink" Target="https://github.com/r-box/boxr" TargetMode="External"/><Relationship Id="rId198" Type="http://schemas.openxmlformats.org/officeDocument/2006/relationships/hyperlink" Target="https://github.com/r-lib" TargetMode="External"/><Relationship Id="rId284" Type="http://schemas.openxmlformats.org/officeDocument/2006/relationships/hyperlink" Target="https://github.com/r-lib/actions" TargetMode="External"/><Relationship Id="rId376" Type="http://schemas.openxmlformats.org/officeDocument/2006/relationships/hyperlink" Target="https://happygitwithr.com/" TargetMode="External"/><Relationship Id="rId262" Type="http://schemas.openxmlformats.org/officeDocument/2006/relationships/hyperlink" Target="https://here.r-lib.org/" TargetMode="External"/><Relationship Id="rId189" Type="http://schemas.openxmlformats.org/officeDocument/2006/relationships/hyperlink" Target="https://here.r-lib.org/articles/here.html" TargetMode="External"/><Relationship Id="rId255" Type="http://schemas.openxmlformats.org/officeDocument/2006/relationships/hyperlink" Target="https://httr.r-lib.org/" TargetMode="External"/><Relationship Id="rId253"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0" Type="http://schemas.openxmlformats.org/officeDocument/2006/relationships/hyperlink" Target="https://lifecycle.r-lib.org/" TargetMode="External"/><Relationship Id="rId352" Type="http://schemas.openxmlformats.org/officeDocument/2006/relationships/hyperlink" Target="https://link.springer.com/book/10.1007/978-1-4614-0685-3" TargetMode="External"/><Relationship Id="rId228" Type="http://schemas.openxmlformats.org/officeDocument/2006/relationships/hyperlink" Target="https://lintr.r-lib.org/" TargetMode="External"/><Relationship Id="rId274" Type="http://schemas.openxmlformats.org/officeDocument/2006/relationships/hyperlink" Target="https://lobstr.r-lib.org/" TargetMode="External"/><Relationship Id="rId306" Type="http://schemas.openxmlformats.org/officeDocument/2006/relationships/hyperlink" Target="https://lubridate.tidyverse.org/" TargetMode="External"/><Relationship Id="rId373" Type="http://schemas.openxmlformats.org/officeDocument/2006/relationships/hyperlink" Target="https://maelle.github.io/saperlipopette/" TargetMode="External"/><Relationship Id="rId38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2" Type="http://schemas.openxmlformats.org/officeDocument/2006/relationships/hyperlink" Target="https://ohshitgit.com/" TargetMode="External"/><Relationship Id="rId212" Type="http://schemas.openxmlformats.org/officeDocument/2006/relationships/hyperlink" Target="https://pak.r-lib.org/" TargetMode="External"/><Relationship Id="rId206" Type="http://schemas.openxmlformats.org/officeDocument/2006/relationships/hyperlink" Target="https://pkgbuild.r-lib.org/" TargetMode="External"/><Relationship Id="rId23" Type="http://schemas.openxmlformats.org/officeDocument/2006/relationships/hyperlink" Target="https://pkgdown.r-lib.org/" TargetMode="External"/><Relationship Id="rId204" Type="http://schemas.openxmlformats.org/officeDocument/2006/relationships/hyperlink" Target="https://pkgload.r-lib.org/" TargetMode="External"/><Relationship Id="rId346" Type="http://schemas.openxmlformats.org/officeDocument/2006/relationships/hyperlink" Target="https://posit.cloud/learn/recipes" TargetMode="External"/><Relationship Id="rId246" Type="http://schemas.openxmlformats.org/officeDocument/2006/relationships/hyperlink" Target="https://processx.r-lib.org/" TargetMode="External"/><Relationship Id="rId70" Type="http://schemas.openxmlformats.org/officeDocument/2006/relationships/hyperlink" Target="https://profvis.r-lib.org/" TargetMode="External"/><Relationship Id="rId250" Type="http://schemas.openxmlformats.org/officeDocument/2006/relationships/hyperlink" Target="https://ps.r-lib.org/" TargetMode="External"/><Relationship Id="rId86" Type="http://schemas.openxmlformats.org/officeDocument/2006/relationships/hyperlink" Target="https://purrr.tidyverse.org/" TargetMode="External"/><Relationship Id="rId348"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2" Type="http://schemas.openxmlformats.org/officeDocument/2006/relationships/hyperlink" Target="https://r-box.github.io/boxr/articles/boxr-app-interactive.html#create" TargetMode="External"/><Relationship Id="rId343" Type="http://schemas.openxmlformats.org/officeDocument/2006/relationships/hyperlink" Target="https://r-graphics.org/" TargetMode="External"/><Relationship Id="rId276" Type="http://schemas.openxmlformats.org/officeDocument/2006/relationships/hyperlink" Target="https://r-lib.github.io/crayon/" TargetMode="External"/><Relationship Id="rId218" Type="http://schemas.openxmlformats.org/officeDocument/2006/relationships/hyperlink" Target="https://r-lib.github.io/pkgcache/" TargetMode="External"/><Relationship Id="rId272" Type="http://schemas.openxmlformats.org/officeDocument/2006/relationships/hyperlink" Target="https://r-lib.github.io/prettyunits/" TargetMode="External"/><Relationship Id="rId39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5"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0" Type="http://schemas.openxmlformats.org/officeDocument/2006/relationships/hyperlink" Target="https://r-sassy.org/" TargetMode="External"/><Relationship Id="rId360" Type="http://schemas.openxmlformats.org/officeDocument/2006/relationships/hyperlink" Target="https://r-spatial.org/book" TargetMode="External"/><Relationship Id="rId393" Type="http://schemas.openxmlformats.org/officeDocument/2006/relationships/hyperlink" Target="https://r4ds.hadley.nz/" TargetMode="External"/><Relationship Id="rId339" Type="http://schemas.openxmlformats.org/officeDocument/2006/relationships/hyperlink" Target="https://r4ds.hadley.nz/workflow-help.html#making-a-reprex" TargetMode="External"/><Relationship Id="rId239" Type="http://schemas.openxmlformats.org/officeDocument/2006/relationships/hyperlink" Target="https://r6.r-lib.org/" TargetMode="External"/><Relationship Id="rId345" Type="http://schemas.openxmlformats.org/officeDocument/2006/relationships/hyperlink" Target="https://raps-with-r.dev/" TargetMode="External"/><Relationship Id="rId208" Type="http://schemas.openxmlformats.org/officeDocument/2006/relationships/hyperlink" Target="https://rcmdcheck.r-lib.org/" TargetMode="External"/><Relationship Id="rId297" Type="http://schemas.openxmlformats.org/officeDocument/2006/relationships/hyperlink" Target="https://readr.tidyverse.org/" TargetMode="External"/><Relationship Id="rId210" Type="http://schemas.openxmlformats.org/officeDocument/2006/relationships/hyperlink" Target="https://remotes.r-lib.org/" TargetMode="External"/><Relationship Id="rId338" Type="http://schemas.openxmlformats.org/officeDocument/2006/relationships/hyperlink" Target="https://reprex.tidyverse.org/" TargetMode="External"/><Relationship Id="rId214" Type="http://schemas.openxmlformats.org/officeDocument/2006/relationships/hyperlink" Target="https://revdepcheck.r-lib.org/" TargetMode="External"/><Relationship Id="rId280" Type="http://schemas.openxmlformats.org/officeDocument/2006/relationships/hyperlink" Target="https://rex.r-lib.org/" TargetMode="External"/><Relationship Id="rId231" Type="http://schemas.openxmlformats.org/officeDocument/2006/relationships/hyperlink" Target="https://rlang.r-lib.org/" TargetMode="External"/><Relationship Id="rId314"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1" Type="http://schemas.openxmlformats.org/officeDocument/2006/relationships/hyperlink" Target="https://rstudio.github.io/renv/" TargetMode="External"/><Relationship Id="rId287" Type="http://schemas.openxmlformats.org/officeDocument/2006/relationships/hyperlink" Target="https://rviews.rstudio.com/2017/06/08/what-is-the-tidyverse/" TargetMode="External"/><Relationship Id="rId265" Type="http://schemas.openxmlformats.org/officeDocument/2006/relationships/hyperlink" Target="https://scales.r-lib.org/" TargetMode="External"/><Relationship Id="rId268" Type="http://schemas.openxmlformats.org/officeDocument/2006/relationships/hyperlink" Target="https://sessioninfo.r-lib.org/" TargetMode="External"/><Relationship Id="rId182"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7" Type="http://schemas.openxmlformats.org/officeDocument/2006/relationships/hyperlink" Target="https://stackoverflow.com/questions/28125816/r-standard-evaluation-for-join-dplyr" TargetMode="External"/><Relationship Id="rId181" Type="http://schemas.openxmlformats.org/officeDocument/2006/relationships/hyperlink" Target="https://stackoverflow.com/questions/475675/when-is-a-function-too-long" TargetMode="External"/><Relationship Id="rId281" Type="http://schemas.openxmlformats.org/officeDocument/2006/relationships/hyperlink" Target="https://stringr.tidyverse.org/" TargetMode="External"/><Relationship Id="rId278"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4" Type="http://schemas.openxmlformats.org/officeDocument/2006/relationships/hyperlink" Target="https://swcarpentry.github.io/r-novice-gapminder/" TargetMode="External"/><Relationship Id="rId309"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5" Type="http://schemas.openxmlformats.org/officeDocument/2006/relationships/hyperlink" Target="https://thinkr-open.github.io/gitdown/" TargetMode="External"/><Relationship Id="rId301" Type="http://schemas.openxmlformats.org/officeDocument/2006/relationships/hyperlink" Target="https://tibble.tidyverse.org/" TargetMode="External"/><Relationship Id="rId294" Type="http://schemas.openxmlformats.org/officeDocument/2006/relationships/hyperlink" Target="https://tidyr.tidyverse.org/" TargetMode="External"/><Relationship Id="rId36" Type="http://schemas.openxmlformats.org/officeDocument/2006/relationships/hyperlink" Target="https://usethis.r-lib.org/" TargetMode="External"/><Relationship Id="rId371" Type="http://schemas.openxmlformats.org/officeDocument/2006/relationships/hyperlink" Target="https://usethis.r-lib.org/articles/pr-functions.html" TargetMode="External"/><Relationship Id="rId233" Type="http://schemas.openxmlformats.org/officeDocument/2006/relationships/hyperlink" Target="https://vctrs.r-lib.org/" TargetMode="External"/><Relationship Id="rId226" Type="http://schemas.openxmlformats.org/officeDocument/2006/relationships/hyperlink" Target="https://waldo.r-lib.org/" TargetMode="External"/><Relationship Id="rId235" Type="http://schemas.openxmlformats.org/officeDocument/2006/relationships/hyperlink" Target="https://withr.r-lib.org/" TargetMode="External"/><Relationship Id="rId316"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8" Type="http://schemas.openxmlformats.org/officeDocument/2006/relationships/hyperlink" Target="https://www.maths.ed.ac.uk/~swood34/RCdebug/RCdebug.html" TargetMode="External"/><Relationship Id="rId341" Type="http://schemas.openxmlformats.org/officeDocument/2006/relationships/hyperlink" Target="https://www.r4epi.com/" TargetMode="External"/><Relationship Id="rId320" Type="http://schemas.openxmlformats.org/officeDocument/2006/relationships/hyperlink" Target="https://www.rdocumentation.org/packages/feather/versions/0.3.3" TargetMode="External"/><Relationship Id="rId179" Type="http://schemas.openxmlformats.org/officeDocument/2006/relationships/hyperlink" Target="https://www.reddit.com/r/learnprogramming/comments/47avb5/one_long_function_2001000_lines_of_codes_or_one/" TargetMode="External"/><Relationship Id="rId353" Type="http://schemas.openxmlformats.org/officeDocument/2006/relationships/hyperlink" Target="https://www.routledge.com/SAS-and-R-Data-Management-Statistical-Analysis-and-Graphics-Second-Edition/Kleinman-Horton/p/book/9781466584495" TargetMode="External"/><Relationship Id="rId180" Type="http://schemas.openxmlformats.org/officeDocument/2006/relationships/hyperlink" Target="https://www.sololearn.com/en/Discuss/1278705/optimal-number-of-lines-of-code-of-functions" TargetMode="External"/><Relationship Id="rId290" Type="http://schemas.openxmlformats.org/officeDocument/2006/relationships/hyperlink" Target="https://www.tidyverse.org/" TargetMode="External"/><Relationship Id="rId359" Type="http://schemas.openxmlformats.org/officeDocument/2006/relationships/hyperlink" Target="https://www.tidyverse.org/blog/2023/04/base-vs-magrittr-pipe/" TargetMode="External"/><Relationship Id="rId313" Type="http://schemas.openxmlformats.org/officeDocument/2006/relationships/hyperlink" Target="https://www.youtube.com/watch?v=nERXS3ssntw" TargetMode="External"/><Relationship Id="rId332"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7" Type="http://schemas.openxmlformats.org/officeDocument/2006/relationships/hyperlink" Target="code-publication.qmd" TargetMode="External"/><Relationship Id="rId186"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0"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3"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8" Type="http://schemas.openxmlformats.org/officeDocument/2006/relationships/hyperlink" Target="coding-style.qmd#sec-tidyverse-replacements" TargetMode="External"/><Relationship Id="rId329" Type="http://schemas.openxmlformats.org/officeDocument/2006/relationships/hyperlink" Target="collaborative-software-development.qmd#sec-collab-dev" TargetMode="External"/><Relationship Id="rId374" Type="http://schemas.openxmlformats.org/officeDocument/2006/relationships/hyperlink" Target="http://www-cs-students.stanford.edu/~blynn/gitmagic/" TargetMode="External"/><Relationship Id="rId357" Type="http://schemas.openxmlformats.org/officeDocument/2006/relationships/hyperlink" Target="https://adv-r.hadley.nz/debugging.html" TargetMode="External"/><Relationship Id="rId315" Type="http://schemas.openxmlformats.org/officeDocument/2006/relationships/hyperlink" Target="https://adv-r.hadley.nz/evaluation.html" TargetMode="External"/><Relationship Id="rId355" Type="http://schemas.openxmlformats.org/officeDocument/2006/relationships/hyperlink" Target="https://adv-r.hadley.nz/functions.html" TargetMode="External"/><Relationship Id="rId356"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1"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8" Type="http://schemas.openxmlformats.org/officeDocument/2006/relationships/hyperlink" Target="https://callr.r-lib.org/" TargetMode="External"/><Relationship Id="rId237"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8" Type="http://schemas.openxmlformats.org/officeDocument/2006/relationships/hyperlink" Target="https://contributor.r-project.org/" TargetMode="External"/><Relationship Id="rId366" Type="http://schemas.openxmlformats.org/officeDocument/2006/relationships/hyperlink" Target="https://contributor.r-project.org/cran-cookbook/" TargetMode="External"/><Relationship Id="rId224" Type="http://schemas.openxmlformats.org/officeDocument/2006/relationships/hyperlink" Target="https://covr.r-lib.org/" TargetMode="External"/><Relationship Id="rId241" Type="http://schemas.openxmlformats.org/officeDocument/2006/relationships/hyperlink" Target="https://cpp11.r-lib.org/" TargetMode="External"/><Relationship Id="rId363" Type="http://schemas.openxmlformats.org/officeDocument/2006/relationships/hyperlink" Target="https://cran.r-project.org/package=arsenal" TargetMode="External"/><Relationship Id="rId351"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2" Type="http://schemas.openxmlformats.org/officeDocument/2006/relationships/hyperlink" Target="https://cran.r-project.org/package=table1" TargetMode="External"/><Relationship Id="rId216" Type="http://schemas.openxmlformats.org/officeDocument/2006/relationships/hyperlink" Target="https://desc.r-lib.org/" TargetMode="External"/><Relationship Id="rId38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1" Type="http://schemas.openxmlformats.org/officeDocument/2006/relationships/hyperlink" Target="https://doi.org/10.1145/361598.361623" TargetMode="External"/><Relationship Id="rId383" Type="http://schemas.openxmlformats.org/officeDocument/2006/relationships/hyperlink" Target="https://doi.org/10.1147/sj.132.0115" TargetMode="External"/><Relationship Id="rId379" Type="http://schemas.openxmlformats.org/officeDocument/2006/relationships/hyperlink" Target="https://doi.org/10.1201/9781003029878" TargetMode="External"/><Relationship Id="rId385" Type="http://schemas.openxmlformats.org/officeDocument/2006/relationships/hyperlink" Target="https://doi.org/10.1201/9781351201315" TargetMode="External"/><Relationship Id="rId396" Type="http://schemas.openxmlformats.org/officeDocument/2006/relationships/hyperlink" Target="https://doi.org/10.1371/journal.pbio.1001745" TargetMode="External"/><Relationship Id="rId398" Type="http://schemas.openxmlformats.org/officeDocument/2006/relationships/hyperlink" Target="https://doi.org/10.1371/journal.pcbi.1005510" TargetMode="External"/><Relationship Id="rId270" Type="http://schemas.openxmlformats.org/officeDocument/2006/relationships/hyperlink" Target="https://downlit.r-lib.org/" TargetMode="External"/><Relationship Id="rId292" Type="http://schemas.openxmlformats.org/officeDocument/2006/relationships/hyperlink" Target="https://dplyr.tidyverse.org/" TargetMode="External"/><Relationship Id="rId312" Type="http://schemas.openxmlformats.org/officeDocument/2006/relationships/hyperlink" Target="https://dplyr.tidyverse.org/articles/in-packages.html" TargetMode="External"/><Relationship Id="rId311" Type="http://schemas.openxmlformats.org/officeDocument/2006/relationships/hyperlink" Target="https://dplyr.tidyverse.org/articles/programming.html" TargetMode="External"/><Relationship Id="rId288"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71" Type="http://schemas.openxmlformats.org/officeDocument/2006/relationships/hyperlink" Target="https://en.wikipedia.org/wiki/Code_refactoring" TargetMode="External"/><Relationship Id="rId183"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2" Type="http://schemas.openxmlformats.org/officeDocument/2006/relationships/hyperlink" Target="https://en.wikipedia.org/wiki/Functional_decomposition" TargetMode="External"/><Relationship Id="rId299" Type="http://schemas.openxmlformats.org/officeDocument/2006/relationships/hyperlink" Target="https://en.wikipedia.org/wiki/Functional_programming" TargetMode="External"/><Relationship Id="rId185"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2" Type="http://schemas.openxmlformats.org/officeDocument/2006/relationships/hyperlink" Target="https://epirhandbook.com/" TargetMode="External"/><Relationship Id="rId304" Type="http://schemas.openxmlformats.org/officeDocument/2006/relationships/hyperlink" Target="https://forcats.tidyverse.org/" TargetMode="External"/><Relationship Id="rId244" Type="http://schemas.openxmlformats.org/officeDocument/2006/relationships/hyperlink" Target="https://fs.r-lib.org/" TargetMode="External"/><Relationship Id="rId87" Type="http://schemas.openxmlformats.org/officeDocument/2006/relationships/hyperlink" Target="https://furrr.futureverse.org/" TargetMode="External"/><Relationship Id="rId259" Type="http://schemas.openxmlformats.org/officeDocument/2006/relationships/hyperlink" Target="https://gargle.r-lib.org/" TargetMode="External"/><Relationship Id="rId266" Type="http://schemas.openxmlformats.org/officeDocument/2006/relationships/hyperlink" Target="https://ggplot2.tidyverse.org/" TargetMode="External"/><Relationship Id="rId257"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8" Type="http://schemas.openxmlformats.org/officeDocument/2006/relationships/hyperlink" Target="https://github.com/UCD-SERG/rpt/pull/100" TargetMode="External"/><Relationship Id="rId169"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5"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3" Type="http://schemas.openxmlformats.org/officeDocument/2006/relationships/hyperlink" Target="https://github.com/r-box/boxr" TargetMode="External"/><Relationship Id="rId198" Type="http://schemas.openxmlformats.org/officeDocument/2006/relationships/hyperlink" Target="https://github.com/r-lib" TargetMode="External"/><Relationship Id="rId284" Type="http://schemas.openxmlformats.org/officeDocument/2006/relationships/hyperlink" Target="https://github.com/r-lib/actions" TargetMode="External"/><Relationship Id="rId376" Type="http://schemas.openxmlformats.org/officeDocument/2006/relationships/hyperlink" Target="https://happygitwithr.com/" TargetMode="External"/><Relationship Id="rId262" Type="http://schemas.openxmlformats.org/officeDocument/2006/relationships/hyperlink" Target="https://here.r-lib.org/" TargetMode="External"/><Relationship Id="rId189" Type="http://schemas.openxmlformats.org/officeDocument/2006/relationships/hyperlink" Target="https://here.r-lib.org/articles/here.html" TargetMode="External"/><Relationship Id="rId255" Type="http://schemas.openxmlformats.org/officeDocument/2006/relationships/hyperlink" Target="https://httr.r-lib.org/" TargetMode="External"/><Relationship Id="rId253"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0" Type="http://schemas.openxmlformats.org/officeDocument/2006/relationships/hyperlink" Target="https://lifecycle.r-lib.org/" TargetMode="External"/><Relationship Id="rId352" Type="http://schemas.openxmlformats.org/officeDocument/2006/relationships/hyperlink" Target="https://link.springer.com/book/10.1007/978-1-4614-0685-3" TargetMode="External"/><Relationship Id="rId228" Type="http://schemas.openxmlformats.org/officeDocument/2006/relationships/hyperlink" Target="https://lintr.r-lib.org/" TargetMode="External"/><Relationship Id="rId274" Type="http://schemas.openxmlformats.org/officeDocument/2006/relationships/hyperlink" Target="https://lobstr.r-lib.org/" TargetMode="External"/><Relationship Id="rId306" Type="http://schemas.openxmlformats.org/officeDocument/2006/relationships/hyperlink" Target="https://lubridate.tidyverse.org/" TargetMode="External"/><Relationship Id="rId373" Type="http://schemas.openxmlformats.org/officeDocument/2006/relationships/hyperlink" Target="https://maelle.github.io/saperlipopette/" TargetMode="External"/><Relationship Id="rId38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2" Type="http://schemas.openxmlformats.org/officeDocument/2006/relationships/hyperlink" Target="https://ohshitgit.com/" TargetMode="External"/><Relationship Id="rId212" Type="http://schemas.openxmlformats.org/officeDocument/2006/relationships/hyperlink" Target="https://pak.r-lib.org/" TargetMode="External"/><Relationship Id="rId206" Type="http://schemas.openxmlformats.org/officeDocument/2006/relationships/hyperlink" Target="https://pkgbuild.r-lib.org/" TargetMode="External"/><Relationship Id="rId23" Type="http://schemas.openxmlformats.org/officeDocument/2006/relationships/hyperlink" Target="https://pkgdown.r-lib.org/" TargetMode="External"/><Relationship Id="rId204" Type="http://schemas.openxmlformats.org/officeDocument/2006/relationships/hyperlink" Target="https://pkgload.r-lib.org/" TargetMode="External"/><Relationship Id="rId346" Type="http://schemas.openxmlformats.org/officeDocument/2006/relationships/hyperlink" Target="https://posit.cloud/learn/recipes" TargetMode="External"/><Relationship Id="rId246" Type="http://schemas.openxmlformats.org/officeDocument/2006/relationships/hyperlink" Target="https://processx.r-lib.org/" TargetMode="External"/><Relationship Id="rId70" Type="http://schemas.openxmlformats.org/officeDocument/2006/relationships/hyperlink" Target="https://profvis.r-lib.org/" TargetMode="External"/><Relationship Id="rId250" Type="http://schemas.openxmlformats.org/officeDocument/2006/relationships/hyperlink" Target="https://ps.r-lib.org/" TargetMode="External"/><Relationship Id="rId86" Type="http://schemas.openxmlformats.org/officeDocument/2006/relationships/hyperlink" Target="https://purrr.tidyverse.org/" TargetMode="External"/><Relationship Id="rId348"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2" Type="http://schemas.openxmlformats.org/officeDocument/2006/relationships/hyperlink" Target="https://r-box.github.io/boxr/articles/boxr-app-interactive.html#create" TargetMode="External"/><Relationship Id="rId343" Type="http://schemas.openxmlformats.org/officeDocument/2006/relationships/hyperlink" Target="https://r-graphics.org/" TargetMode="External"/><Relationship Id="rId276" Type="http://schemas.openxmlformats.org/officeDocument/2006/relationships/hyperlink" Target="https://r-lib.github.io/crayon/" TargetMode="External"/><Relationship Id="rId218" Type="http://schemas.openxmlformats.org/officeDocument/2006/relationships/hyperlink" Target="https://r-lib.github.io/pkgcache/" TargetMode="External"/><Relationship Id="rId272" Type="http://schemas.openxmlformats.org/officeDocument/2006/relationships/hyperlink" Target="https://r-lib.github.io/prettyunits/" TargetMode="External"/><Relationship Id="rId39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5"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0" Type="http://schemas.openxmlformats.org/officeDocument/2006/relationships/hyperlink" Target="https://r-sassy.org/" TargetMode="External"/><Relationship Id="rId360" Type="http://schemas.openxmlformats.org/officeDocument/2006/relationships/hyperlink" Target="https://r-spatial.org/book" TargetMode="External"/><Relationship Id="rId393" Type="http://schemas.openxmlformats.org/officeDocument/2006/relationships/hyperlink" Target="https://r4ds.hadley.nz/" TargetMode="External"/><Relationship Id="rId339" Type="http://schemas.openxmlformats.org/officeDocument/2006/relationships/hyperlink" Target="https://r4ds.hadley.nz/workflow-help.html#making-a-reprex" TargetMode="External"/><Relationship Id="rId239" Type="http://schemas.openxmlformats.org/officeDocument/2006/relationships/hyperlink" Target="https://r6.r-lib.org/" TargetMode="External"/><Relationship Id="rId345" Type="http://schemas.openxmlformats.org/officeDocument/2006/relationships/hyperlink" Target="https://raps-with-r.dev/" TargetMode="External"/><Relationship Id="rId208" Type="http://schemas.openxmlformats.org/officeDocument/2006/relationships/hyperlink" Target="https://rcmdcheck.r-lib.org/" TargetMode="External"/><Relationship Id="rId297" Type="http://schemas.openxmlformats.org/officeDocument/2006/relationships/hyperlink" Target="https://readr.tidyverse.org/" TargetMode="External"/><Relationship Id="rId210" Type="http://schemas.openxmlformats.org/officeDocument/2006/relationships/hyperlink" Target="https://remotes.r-lib.org/" TargetMode="External"/><Relationship Id="rId338" Type="http://schemas.openxmlformats.org/officeDocument/2006/relationships/hyperlink" Target="https://reprex.tidyverse.org/" TargetMode="External"/><Relationship Id="rId214" Type="http://schemas.openxmlformats.org/officeDocument/2006/relationships/hyperlink" Target="https://revdepcheck.r-lib.org/" TargetMode="External"/><Relationship Id="rId280" Type="http://schemas.openxmlformats.org/officeDocument/2006/relationships/hyperlink" Target="https://rex.r-lib.org/" TargetMode="External"/><Relationship Id="rId231" Type="http://schemas.openxmlformats.org/officeDocument/2006/relationships/hyperlink" Target="https://rlang.r-lib.org/" TargetMode="External"/><Relationship Id="rId314"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1" Type="http://schemas.openxmlformats.org/officeDocument/2006/relationships/hyperlink" Target="https://rstudio.github.io/renv/" TargetMode="External"/><Relationship Id="rId287" Type="http://schemas.openxmlformats.org/officeDocument/2006/relationships/hyperlink" Target="https://rviews.rstudio.com/2017/06/08/what-is-the-tidyverse/" TargetMode="External"/><Relationship Id="rId265" Type="http://schemas.openxmlformats.org/officeDocument/2006/relationships/hyperlink" Target="https://scales.r-lib.org/" TargetMode="External"/><Relationship Id="rId268" Type="http://schemas.openxmlformats.org/officeDocument/2006/relationships/hyperlink" Target="https://sessioninfo.r-lib.org/" TargetMode="External"/><Relationship Id="rId182"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7" Type="http://schemas.openxmlformats.org/officeDocument/2006/relationships/hyperlink" Target="https://stackoverflow.com/questions/28125816/r-standard-evaluation-for-join-dplyr" TargetMode="External"/><Relationship Id="rId181" Type="http://schemas.openxmlformats.org/officeDocument/2006/relationships/hyperlink" Target="https://stackoverflow.com/questions/475675/when-is-a-function-too-long" TargetMode="External"/><Relationship Id="rId281" Type="http://schemas.openxmlformats.org/officeDocument/2006/relationships/hyperlink" Target="https://stringr.tidyverse.org/" TargetMode="External"/><Relationship Id="rId278"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4" Type="http://schemas.openxmlformats.org/officeDocument/2006/relationships/hyperlink" Target="https://swcarpentry.github.io/r-novice-gapminder/" TargetMode="External"/><Relationship Id="rId309"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5" Type="http://schemas.openxmlformats.org/officeDocument/2006/relationships/hyperlink" Target="https://thinkr-open.github.io/gitdown/" TargetMode="External"/><Relationship Id="rId301" Type="http://schemas.openxmlformats.org/officeDocument/2006/relationships/hyperlink" Target="https://tibble.tidyverse.org/" TargetMode="External"/><Relationship Id="rId294" Type="http://schemas.openxmlformats.org/officeDocument/2006/relationships/hyperlink" Target="https://tidyr.tidyverse.org/" TargetMode="External"/><Relationship Id="rId36" Type="http://schemas.openxmlformats.org/officeDocument/2006/relationships/hyperlink" Target="https://usethis.r-lib.org/" TargetMode="External"/><Relationship Id="rId371" Type="http://schemas.openxmlformats.org/officeDocument/2006/relationships/hyperlink" Target="https://usethis.r-lib.org/articles/pr-functions.html" TargetMode="External"/><Relationship Id="rId233" Type="http://schemas.openxmlformats.org/officeDocument/2006/relationships/hyperlink" Target="https://vctrs.r-lib.org/" TargetMode="External"/><Relationship Id="rId226" Type="http://schemas.openxmlformats.org/officeDocument/2006/relationships/hyperlink" Target="https://waldo.r-lib.org/" TargetMode="External"/><Relationship Id="rId235" Type="http://schemas.openxmlformats.org/officeDocument/2006/relationships/hyperlink" Target="https://withr.r-lib.org/" TargetMode="External"/><Relationship Id="rId316"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8" Type="http://schemas.openxmlformats.org/officeDocument/2006/relationships/hyperlink" Target="https://www.maths.ed.ac.uk/~swood34/RCdebug/RCdebug.html" TargetMode="External"/><Relationship Id="rId341" Type="http://schemas.openxmlformats.org/officeDocument/2006/relationships/hyperlink" Target="https://www.r4epi.com/" TargetMode="External"/><Relationship Id="rId320" Type="http://schemas.openxmlformats.org/officeDocument/2006/relationships/hyperlink" Target="https://www.rdocumentation.org/packages/feather/versions/0.3.3" TargetMode="External"/><Relationship Id="rId179" Type="http://schemas.openxmlformats.org/officeDocument/2006/relationships/hyperlink" Target="https://www.reddit.com/r/learnprogramming/comments/47avb5/one_long_function_2001000_lines_of_codes_or_one/" TargetMode="External"/><Relationship Id="rId353" Type="http://schemas.openxmlformats.org/officeDocument/2006/relationships/hyperlink" Target="https://www.routledge.com/SAS-and-R-Data-Management-Statistical-Analysis-and-Graphics-Second-Edition/Kleinman-Horton/p/book/9781466584495" TargetMode="External"/><Relationship Id="rId180" Type="http://schemas.openxmlformats.org/officeDocument/2006/relationships/hyperlink" Target="https://www.sololearn.com/en/Discuss/1278705/optimal-number-of-lines-of-code-of-functions" TargetMode="External"/><Relationship Id="rId290" Type="http://schemas.openxmlformats.org/officeDocument/2006/relationships/hyperlink" Target="https://www.tidyverse.org/" TargetMode="External"/><Relationship Id="rId359" Type="http://schemas.openxmlformats.org/officeDocument/2006/relationships/hyperlink" Target="https://www.tidyverse.org/blog/2023/04/base-vs-magrittr-pipe/" TargetMode="External"/><Relationship Id="rId313" Type="http://schemas.openxmlformats.org/officeDocument/2006/relationships/hyperlink" Target="https://www.youtube.com/watch?v=nERXS3ssntw" TargetMode="External"/><Relationship Id="rId332"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2026-10-25T18:31:38Z</dcterms:created>
  <dcterms:modified xsi:type="dcterms:W3CDTF">2026-10-25T18:31:38Z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11:29:04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