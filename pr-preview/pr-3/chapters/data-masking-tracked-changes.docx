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2026-10-12 01:16:52 (PDT)</w:delText>
        </w:r>
      </w:del>
    </w:p>
    <w:p>
      <w:pPr>
        <w:pStyle w:val="Date"/>
      </w:pPr>
      <w:ins w:id="2" w:author="PR Preview" w:date="2026-01-01T00:00:00Z">
        <w:r>
          <w:t xml:space="preserve">Last modified: 2026-10-12 02:04:13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2026-10-12T09:08:02Z</dcterms:created>
  <dcterms:modified xsi:type="dcterms:W3CDTF">2026-10-12T09:08:02Z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02:04:13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