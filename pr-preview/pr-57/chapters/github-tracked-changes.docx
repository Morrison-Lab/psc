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2026-10-26 13:51:46 (PDT)</w:delText>
        </w:r>
      </w:del>
    </w:p>
    <w:p>
      <w:pPr>
        <w:pStyle w:val="Date"/>
      </w:pPr>
      <w:ins w:id="2" w:author="PR Preview" w:date="2026-01-01T00:00:00Z">
        <w:r>
          <w:t xml:space="preserve">Last modified: 2026-10-26 21:41:24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2026-10-27T04:47:00Z</dcterms:created>
  <dcterms:modified xsi:type="dcterms:W3CDTF">2026-10-27T04:47:00Z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