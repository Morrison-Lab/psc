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2026-10-26 13:51:46 (PDT)</w:delText>
        </w:r>
      </w:del>
    </w:p>
    <w:p>
      <w:pPr>
        <w:pStyle w:val="Date"/>
      </w:pPr>
      <w:ins w:id="2" w:author="PR Preview" w:date="2026-01-01T00:00:00Z">
        <w:r>
          <w:t xml:space="preserve">Last modified: 2026-10-26 21:41:24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coding-with-r-and-python"/>
    <w:p>
      <w:pPr>
        <w:pStyle w:val="Heading2"/>
      </w:pPr>
      <w:r>
        <w:t xml:space="preserve">44 Coding with R and Python</w:t>
      </w:r>
    </w:p>
    <w:p>
      <w:pPr>
        <w:pStyle w:val="FirstParagraph"/>
      </w:pPr>
      <w:r>
        <w:t xml:space="preserve">If you’re using both R and Python, you may wish to check out the</w:t>
      </w:r>
      <w:r>
        <w:t xml:space="preserve"> </w:t>
      </w:r>
      <w:hyperlink r:id="rId322">
        <w:r>
          <w:rPr>
            <w:rStyle w:val="Hyperlink"/>
          </w:rPr>
          <w:t xml:space="preserve">Feather package</w:t>
        </w:r>
      </w:hyperlink>
      <w:r>
        <w:t xml:space="preserve"> </w:t>
      </w:r>
      <w:r>
        <w:t xml:space="preserve">for exchanging data between the two languages</w:t>
      </w:r>
      <w:r>
        <w:t xml:space="preserve"> </w:t>
      </w:r>
      <w:hyperlink r:id="rId323">
        <w:r>
          <w:rPr>
            <w:rStyle w:val="Hyperlink"/>
          </w:rPr>
          <w:t xml:space="preserve">extremely quickly</w:t>
        </w:r>
      </w:hyperlink>
      <w:r>
        <w:t xml:space="preserve">.</w:t>
      </w:r>
    </w:p>
    <w:bookmarkEnd w:id="324"/>
    <w:bookmarkStart w:id="330" w:name="X06dce33c5a777f8322711dde05e81eef8b1d1f6"/>
    <w:p>
      <w:pPr>
        <w:pStyle w:val="Heading2"/>
      </w:pPr>
      <w:r>
        <w:t xml:space="preserve">45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5" w:name="lapply-and-sapply-1"/>
    <w:p>
      <w:pPr>
        <w:pStyle w:val="Heading3"/>
      </w:pPr>
      <w:r>
        <w:t xml:space="preserve">45.1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5"/>
    <w:bookmarkStart w:id="326" w:name="mapply-and-pmap"/>
    <w:p>
      <w:pPr>
        <w:pStyle w:val="Heading3"/>
      </w:pPr>
      <w:r>
        <w:t xml:space="preserve">45.2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6"/>
    <w:bookmarkStart w:id="329" w:name="Xf551672fa8f1190aa44df63554b00ab4edf5974"/>
    <w:p>
      <w:pPr>
        <w:pStyle w:val="Heading3"/>
      </w:pPr>
      <w:r>
        <w:t xml:space="preserve">45.3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7"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7"/>
    <w:bookmarkStart w:id="328"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8"/>
    <w:bookmarkEnd w:id="329"/>
    <w:bookmarkEnd w:id="330"/>
    <w:bookmarkStart w:id="339" w:name="sec-reviewing-code"/>
    <w:p>
      <w:pPr>
        <w:pStyle w:val="Heading2"/>
      </w:pPr>
      <w:r>
        <w:t xml:space="preserve">46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1">
        <w:r>
          <w:rPr>
            <w:rStyle w:val="Hyperlink"/>
          </w:rPr>
          <w:t xml:space="preserve">Collaborative Software Development</w:t>
        </w:r>
      </w:hyperlink>
      <w:r>
        <w:t xml:space="preserve">.</w:t>
      </w:r>
    </w:p>
    <w:bookmarkStart w:id="332" w:name="sec-why-review-code"/>
    <w:p>
      <w:pPr>
        <w:pStyle w:val="Heading3"/>
      </w:pPr>
      <w:r>
        <w:t xml:space="preserve">46.1 Why We Review Code</w:t>
      </w:r>
    </w:p>
    <w:p>
      <w:pPr>
        <w:pStyle w:val="FirstParagraph"/>
      </w:pPr>
      <w:r>
        <w:t xml:space="preserve">Code review serves several vital purposes:</w:t>
      </w:r>
    </w:p>
    <w:p>
      <w:pPr>
        <w:pStyle w:val="Compact"/>
        <w:numPr>
          <w:ilvl w:val="0"/>
          <w:numId w:val="1068"/>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8"/>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8"/>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8"/>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2"/>
    <w:bookmarkStart w:id="336" w:name="sec-what-to-look-for"/>
    <w:p>
      <w:pPr>
        <w:pStyle w:val="Heading3"/>
      </w:pPr>
      <w:r>
        <w:t xml:space="preserve">46.2 What Reviewers Look For</w:t>
      </w:r>
    </w:p>
    <w:p>
      <w:pPr>
        <w:pStyle w:val="FirstParagraph"/>
      </w:pPr>
      <w:r>
        <w:t xml:space="preserve">When reviewing a colleague’s code, evaluate these key dimensions:</w:t>
      </w:r>
    </w:p>
    <w:p>
      <w:pPr>
        <w:pStyle w:val="Compact"/>
        <w:numPr>
          <w:ilvl w:val="0"/>
          <w:numId w:val="1069"/>
        </w:numPr>
      </w:pPr>
      <w:r>
        <w:rPr>
          <w:b/>
          <w:bCs/>
        </w:rPr>
        <w:t xml:space="preserve">Reproducibility</w:t>
      </w:r>
      <w:r>
        <w:t xml:space="preserve">:</w:t>
      </w:r>
    </w:p>
    <w:p>
      <w:pPr>
        <w:pStyle w:val="Compact"/>
        <w:numPr>
          <w:ilvl w:val="1"/>
          <w:numId w:val="1070"/>
        </w:numPr>
      </w:pPr>
      <w:r>
        <w:t xml:space="preserve">Does the script run cleanly from start to finish in a fresh R session?</w:t>
      </w:r>
    </w:p>
    <w:p>
      <w:pPr>
        <w:pStyle w:val="Compact"/>
        <w:numPr>
          <w:ilvl w:val="1"/>
          <w:numId w:val="1070"/>
        </w:numPr>
      </w:pPr>
      <w:r>
        <w:t xml:space="preserve">Are package dependencies managed reproducibly via</w:t>
      </w:r>
      <w:r>
        <w:t xml:space="preserve"> </w:t>
      </w:r>
      <w:hyperlink r:id="rId333">
        <w:r>
          <w:rPr>
            <w:rStyle w:val="VerbatimChar"/>
          </w:rPr>
          <w:t xml:space="preserve">{renv}</w:t>
        </w:r>
      </w:hyperlink>
      <w:r>
        <w:t xml:space="preserve"> </w:t>
      </w:r>
      <w:r>
        <w:t xml:space="preserve">(see</w:t>
      </w:r>
      <w:r>
        <w:t xml:space="preserve"> </w:t>
      </w:r>
      <w:hyperlink r:id="rId334">
        <w:r>
          <w:rPr>
            <w:rStyle w:val="Hyperlink"/>
          </w:rPr>
          <w:t xml:space="preserve">Reproducible Environments</w:t>
        </w:r>
      </w:hyperlink>
      <w:r>
        <w:t xml:space="preserve">)?</w:t>
      </w:r>
    </w:p>
    <w:p>
      <w:pPr>
        <w:pStyle w:val="Compact"/>
        <w:numPr>
          <w:ilvl w:val="1"/>
          <w:numId w:val="1070"/>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69"/>
        </w:numPr>
      </w:pPr>
      <w:r>
        <w:rPr>
          <w:b/>
          <w:bCs/>
        </w:rPr>
        <w:t xml:space="preserve">Code correctness and data integrity</w:t>
      </w:r>
      <w:r>
        <w:t xml:space="preserve">:</w:t>
      </w:r>
    </w:p>
    <w:p>
      <w:pPr>
        <w:pStyle w:val="Compact"/>
        <w:numPr>
          <w:ilvl w:val="1"/>
          <w:numId w:val="1071"/>
        </w:numPr>
      </w:pPr>
      <w:r>
        <w:t xml:space="preserve">Are data transformations and filtering steps logical and documented?</w:t>
      </w:r>
    </w:p>
    <w:p>
      <w:pPr>
        <w:pStyle w:val="Compact"/>
        <w:numPr>
          <w:ilvl w:val="1"/>
          <w:numId w:val="1071"/>
        </w:numPr>
      </w:pPr>
      <w:r>
        <w:t xml:space="preserve">Are missing values (</w:t>
      </w:r>
      <w:r>
        <w:rPr>
          <w:rStyle w:val="VerbatimChar"/>
        </w:rPr>
        <w:t xml:space="preserve">NA</w:t>
      </w:r>
      <w:r>
        <w:t xml:space="preserve">), edge cases, and empty groupings handled appropriately?</w:t>
      </w:r>
    </w:p>
    <w:p>
      <w:pPr>
        <w:pStyle w:val="Compact"/>
        <w:numPr>
          <w:ilvl w:val="1"/>
          <w:numId w:val="1071"/>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9"/>
        </w:numPr>
      </w:pPr>
      <w:r>
        <w:rPr>
          <w:b/>
          <w:bCs/>
        </w:rPr>
        <w:t xml:space="preserve">Style and structure</w:t>
      </w:r>
      <w:r>
        <w:t xml:space="preserve">:</w:t>
      </w:r>
    </w:p>
    <w:p>
      <w:pPr>
        <w:pStyle w:val="Compact"/>
        <w:numPr>
          <w:ilvl w:val="1"/>
          <w:numId w:val="1072"/>
        </w:numPr>
      </w:pPr>
      <w:r>
        <w:t xml:space="preserve">Does the code follow the project’s R code style (see</w:t>
      </w:r>
      <w:r>
        <w:t xml:space="preserve"> </w:t>
      </w:r>
      <w:hyperlink r:id="rId335">
        <w:r>
          <w:rPr>
            <w:rStyle w:val="Hyperlink"/>
          </w:rPr>
          <w:t xml:space="preserve">R Code Style</w:t>
        </w:r>
      </w:hyperlink>
      <w:r>
        <w:t xml:space="preserve">)?</w:t>
      </w:r>
    </w:p>
    <w:p>
      <w:pPr>
        <w:pStyle w:val="Compact"/>
        <w:numPr>
          <w:ilvl w:val="1"/>
          <w:numId w:val="1072"/>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2"/>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9"/>
        </w:numPr>
      </w:pPr>
      <w:r>
        <w:rPr>
          <w:b/>
          <w:bCs/>
        </w:rPr>
        <w:t xml:space="preserve">Documentation</w:t>
      </w:r>
      <w:r>
        <w:t xml:space="preserve">:</w:t>
      </w:r>
    </w:p>
    <w:p>
      <w:pPr>
        <w:pStyle w:val="Compact"/>
        <w:numPr>
          <w:ilvl w:val="1"/>
          <w:numId w:val="1073"/>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3"/>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6"/>
    <w:bookmarkStart w:id="337" w:name="sec-constructive-feedback"/>
    <w:p>
      <w:pPr>
        <w:pStyle w:val="Heading3"/>
      </w:pPr>
      <w:r>
        <w:t xml:space="preserve">46.3 How to Give Constructive Feedback</w:t>
      </w:r>
    </w:p>
    <w:p>
      <w:pPr>
        <w:pStyle w:val="FirstParagraph"/>
      </w:pPr>
      <w:r>
        <w:t xml:space="preserve">Effective code review builds a supportive, high-trust research culture:</w:t>
      </w:r>
    </w:p>
    <w:p>
      <w:pPr>
        <w:pStyle w:val="Compact"/>
        <w:numPr>
          <w:ilvl w:val="0"/>
          <w:numId w:val="1074"/>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4"/>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4"/>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4"/>
        </w:numPr>
      </w:pPr>
      <w:r>
        <w:rPr>
          <w:b/>
          <w:bCs/>
        </w:rPr>
        <w:t xml:space="preserve">Ask clarifying questions</w:t>
      </w:r>
      <w:r>
        <w:t xml:space="preserve">: When logic is unclear,</w:t>
      </w:r>
      <w:r>
        <w:t xml:space="preserve"> </w:t>
      </w:r>
      <w:r>
        <w:t xml:space="preserve">ask the author to explain their intent before proposing a rewrite.</w:t>
      </w:r>
    </w:p>
    <w:bookmarkEnd w:id="337"/>
    <w:bookmarkStart w:id="338" w:name="sec-when-to-approve"/>
    <w:p>
      <w:pPr>
        <w:pStyle w:val="Heading3"/>
      </w:pPr>
      <w:r>
        <w:t xml:space="preserve">46.4 When to Approve</w:t>
      </w:r>
    </w:p>
    <w:p>
      <w:pPr>
        <w:pStyle w:val="FirstParagraph"/>
      </w:pPr>
      <w:r>
        <w:t xml:space="preserve">Approve a pull request when:</w:t>
      </w:r>
    </w:p>
    <w:p>
      <w:pPr>
        <w:pStyle w:val="Compact"/>
        <w:numPr>
          <w:ilvl w:val="0"/>
          <w:numId w:val="1075"/>
        </w:numPr>
      </w:pPr>
      <w:r>
        <w:t xml:space="preserve">All automated CI checks and workflows pass cleanly.</w:t>
      </w:r>
    </w:p>
    <w:p>
      <w:pPr>
        <w:pStyle w:val="Compact"/>
        <w:numPr>
          <w:ilvl w:val="0"/>
          <w:numId w:val="1075"/>
        </w:numPr>
      </w:pPr>
      <w:r>
        <w:t xml:space="preserve">The code runs end-to-end and produces expected outputs.</w:t>
      </w:r>
    </w:p>
    <w:p>
      <w:pPr>
        <w:pStyle w:val="Compact"/>
        <w:numPr>
          <w:ilvl w:val="0"/>
          <w:numId w:val="1075"/>
        </w:numPr>
      </w:pPr>
      <w:r>
        <w:t xml:space="preserve">All blocking review findings have been resolved or explicitly deferred to a tracked follow-up issue.</w:t>
      </w:r>
    </w:p>
    <w:p>
      <w:pPr>
        <w:pStyle w:val="Compact"/>
        <w:numPr>
          <w:ilvl w:val="0"/>
          <w:numId w:val="1075"/>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8"/>
    <w:bookmarkEnd w:id="339"/>
    <w:bookmarkStart w:id="342" w:name="sec-getting-help-with-code"/>
    <w:p>
      <w:pPr>
        <w:pStyle w:val="Heading2"/>
      </w:pPr>
      <w:r>
        <w:t xml:space="preserve">47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6"/>
        </w:numPr>
      </w:pPr>
      <w:r>
        <w:t xml:space="preserve">Is</w:t>
      </w:r>
      <w:r>
        <w:t xml:space="preserve"> </w:t>
      </w:r>
      <w:r>
        <w:rPr>
          <w:b/>
          <w:bCs/>
        </w:rPr>
        <w:t xml:space="preserve">minimal</w:t>
      </w:r>
      <w:r>
        <w:t xml:space="preserve">: Strips away everything not directly related to your problem</w:t>
      </w:r>
    </w:p>
    <w:p>
      <w:pPr>
        <w:pStyle w:val="Compact"/>
        <w:numPr>
          <w:ilvl w:val="0"/>
          <w:numId w:val="1076"/>
        </w:numPr>
      </w:pPr>
      <w:r>
        <w:t xml:space="preserve">Uses small, simple example data (often built-in datasets)</w:t>
      </w:r>
    </w:p>
    <w:p>
      <w:pPr>
        <w:pStyle w:val="FirstParagraph"/>
      </w:pPr>
      <w:r>
        <w:rPr>
          <w:b/>
          <w:bCs/>
        </w:rPr>
        <w:t xml:space="preserve">Why create a reprex:</w:t>
      </w:r>
    </w:p>
    <w:p>
      <w:pPr>
        <w:pStyle w:val="Compact"/>
        <w:numPr>
          <w:ilvl w:val="0"/>
          <w:numId w:val="1077"/>
        </w:numPr>
      </w:pPr>
      <w:r>
        <w:t xml:space="preserve">80% of the time, creating a reprex helps you discover the solution yourself</w:t>
      </w:r>
    </w:p>
    <w:p>
      <w:pPr>
        <w:pStyle w:val="Compact"/>
        <w:numPr>
          <w:ilvl w:val="0"/>
          <w:numId w:val="1077"/>
        </w:numPr>
      </w:pPr>
      <w:r>
        <w:t xml:space="preserve">20% of the time, you’ll have a clear example that makes it easy for others to help you</w:t>
      </w:r>
    </w:p>
    <w:p>
      <w:pPr>
        <w:pStyle w:val="Compact"/>
        <w:numPr>
          <w:ilvl w:val="0"/>
          <w:numId w:val="107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8"/>
        </w:numPr>
      </w:pPr>
      <w:hyperlink r:id="rId340">
        <w:r>
          <w:rPr>
            <w:rStyle w:val="VerbatimChar"/>
          </w:rPr>
          <w:t xml:space="preserve">{reprex}</w:t>
        </w:r>
      </w:hyperlink>
      <w:r>
        <w:t xml:space="preserve"> </w:t>
      </w:r>
      <w:r>
        <w:t xml:space="preserve">package: Automates creation of reproducible examples</w:t>
      </w:r>
    </w:p>
    <w:p>
      <w:pPr>
        <w:pStyle w:val="Compact"/>
        <w:numPr>
          <w:ilvl w:val="0"/>
          <w:numId w:val="1078"/>
        </w:numPr>
      </w:pPr>
      <w:hyperlink r:id="rId34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2"/>
    <w:bookmarkStart w:id="404" w:name="sec-r-resources"/>
    <w:p>
      <w:pPr>
        <w:pStyle w:val="Heading2"/>
      </w:pPr>
      <w:r>
        <w:t xml:space="preserve">48 Additional Resources</w:t>
      </w:r>
    </w:p>
    <w:bookmarkStart w:id="349" w:name="learning-r"/>
    <w:p>
      <w:pPr>
        <w:pStyle w:val="Heading3"/>
      </w:pPr>
      <w:r>
        <w:t xml:space="preserve">48.1 Learning R</w:t>
      </w:r>
    </w:p>
    <w:p>
      <w:pPr>
        <w:pStyle w:val="Compact"/>
        <w:numPr>
          <w:ilvl w:val="0"/>
          <w:numId w:val="107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9"/>
        </w:numPr>
      </w:pPr>
      <w:hyperlink r:id="rId343">
        <w:r>
          <w:rPr>
            <w:rStyle w:val="Hyperlink"/>
          </w:rPr>
          <w:t xml:space="preserve">R for Epidemiology</w:t>
        </w:r>
      </w:hyperlink>
      <w:r>
        <w:t xml:space="preserve"> </w:t>
      </w:r>
      <w:r>
        <w:t xml:space="preserve">- an introduction to R, with epidemiology examples</w:t>
      </w:r>
    </w:p>
    <w:p>
      <w:pPr>
        <w:pStyle w:val="Compact"/>
        <w:numPr>
          <w:ilvl w:val="0"/>
          <w:numId w:val="1079"/>
        </w:numPr>
      </w:pPr>
      <w:hyperlink r:id="rId344">
        <w:r>
          <w:rPr>
            <w:rStyle w:val="Hyperlink"/>
          </w:rPr>
          <w:t xml:space="preserve">The Epidemiologist R Handbook</w:t>
        </w:r>
      </w:hyperlink>
      <w:r>
        <w:t xml:space="preserve"> </w:t>
      </w:r>
      <w:r>
        <w:t xml:space="preserve">- task-oriented reference for applied epidemiology</w:t>
      </w:r>
    </w:p>
    <w:p>
      <w:pPr>
        <w:pStyle w:val="Compact"/>
        <w:numPr>
          <w:ilvl w:val="0"/>
          <w:numId w:val="1079"/>
        </w:numPr>
      </w:pPr>
      <w:hyperlink r:id="rId345">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9"/>
        </w:numPr>
      </w:pPr>
      <w:hyperlink r:id="rId346">
        <w:r>
          <w:rPr>
            <w:rStyle w:val="Hyperlink"/>
          </w:rPr>
          <w:t xml:space="preserve">R for Reproducible Scientific Analysis</w:t>
        </w:r>
      </w:hyperlink>
      <w:r>
        <w:t xml:space="preserve"> </w:t>
      </w:r>
      <w:r>
        <w:t xml:space="preserve">- Software Carpentry’s introductory lesson</w:t>
      </w:r>
    </w:p>
    <w:p>
      <w:pPr>
        <w:pStyle w:val="Compact"/>
        <w:numPr>
          <w:ilvl w:val="0"/>
          <w:numId w:val="1079"/>
        </w:numPr>
      </w:pPr>
      <w:hyperlink r:id="rId347">
        <w:r>
          <w:rPr>
            <w:rStyle w:val="Hyperlink"/>
          </w:rPr>
          <w:t xml:space="preserve">Building reproducible analytical pipelines with R</w:t>
        </w:r>
      </w:hyperlink>
      <w:r>
        <w:t xml:space="preserve"> </w:t>
      </w:r>
      <w:r>
        <w:t xml:space="preserve">- project-level reproducibility in R</w:t>
      </w:r>
    </w:p>
    <w:p>
      <w:pPr>
        <w:pStyle w:val="Compact"/>
        <w:numPr>
          <w:ilvl w:val="0"/>
          <w:numId w:val="1079"/>
        </w:numPr>
      </w:pPr>
      <w:hyperlink r:id="rId348">
        <w:r>
          <w:rPr>
            <w:rStyle w:val="Hyperlink"/>
          </w:rPr>
          <w:t xml:space="preserve">Posit Recipes</w:t>
        </w:r>
      </w:hyperlink>
      <w:r>
        <w:t xml:space="preserve"> </w:t>
      </w:r>
      <w:r>
        <w:t xml:space="preserve">- short, task-focused R code snippets</w:t>
      </w:r>
    </w:p>
    <w:bookmarkEnd w:id="349"/>
    <w:bookmarkStart w:id="351" w:name="learning-python"/>
    <w:p>
      <w:pPr>
        <w:pStyle w:val="Heading3"/>
      </w:pPr>
      <w:r>
        <w:t xml:space="preserve">48.2 Learning Python</w:t>
      </w:r>
    </w:p>
    <w:p>
      <w:pPr>
        <w:pStyle w:val="Compact"/>
        <w:numPr>
          <w:ilvl w:val="0"/>
          <w:numId w:val="1080"/>
        </w:numPr>
      </w:pPr>
      <w:hyperlink r:id="rId350">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1"/>
    <w:bookmarkStart w:id="356" w:name="coming-to-r-from-sas"/>
    <w:p>
      <w:pPr>
        <w:pStyle w:val="Heading3"/>
      </w:pPr>
      <w:r>
        <w:t xml:space="preserve">48.3 Coming to R from SAS</w:t>
      </w:r>
    </w:p>
    <w:p>
      <w:pPr>
        <w:pStyle w:val="Compact"/>
        <w:numPr>
          <w:ilvl w:val="0"/>
          <w:numId w:val="1081"/>
        </w:numPr>
      </w:pPr>
      <w:hyperlink r:id="rId352">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3">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1"/>
        </w:numPr>
      </w:pPr>
      <w:hyperlink r:id="rId354">
        <w:r>
          <w:rPr>
            <w:rStyle w:val="Hyperlink"/>
          </w:rPr>
          <w:t xml:space="preserve">R for SAS and SPSS Users</w:t>
        </w:r>
      </w:hyperlink>
      <w:r>
        <w:t xml:space="preserve"> </w:t>
      </w:r>
      <w:r>
        <w:t xml:space="preserve">(Muenchen) - common SAS and SPSS tasks, done in R</w:t>
      </w:r>
    </w:p>
    <w:p>
      <w:pPr>
        <w:pStyle w:val="Compact"/>
        <w:numPr>
          <w:ilvl w:val="0"/>
          <w:numId w:val="1081"/>
        </w:numPr>
      </w:pPr>
      <w:hyperlink r:id="rId355">
        <w:r>
          <w:rPr>
            <w:rStyle w:val="Hyperlink"/>
          </w:rPr>
          <w:t xml:space="preserve">SAS and R</w:t>
        </w:r>
      </w:hyperlink>
      <w:r>
        <w:t xml:space="preserve"> </w:t>
      </w:r>
      <w:r>
        <w:t xml:space="preserve">(Kleinman and Horton) - side-by-side SAS and R code for data management and analysis</w:t>
      </w:r>
    </w:p>
    <w:bookmarkEnd w:id="356"/>
    <w:bookmarkStart w:id="363" w:name="general-r-programming"/>
    <w:p>
      <w:pPr>
        <w:pStyle w:val="Heading3"/>
      </w:pPr>
      <w:r>
        <w:t xml:space="preserve">48.4 General R Programming</w:t>
      </w:r>
    </w:p>
    <w:p>
      <w:pPr>
        <w:pStyle w:val="Compact"/>
        <w:numPr>
          <w:ilvl w:val="0"/>
          <w:numId w:val="1082"/>
        </w:numPr>
      </w:pPr>
      <w:r>
        <w:t xml:space="preserve">Advanced R</w:t>
      </w:r>
      <w:r>
        <w:t xml:space="preserve"> </w:t>
      </w:r>
      <w:r>
        <w:t xml:space="preserve">(Wickham 2019)</w:t>
      </w:r>
      <w:r>
        <w:t xml:space="preserve"> </w:t>
      </w:r>
      <w:r>
        <w:t xml:space="preserve">- deep dive into R programming and internals, including</w:t>
      </w:r>
      <w:r>
        <w:t xml:space="preserve"> </w:t>
      </w:r>
      <w:hyperlink r:id="rId357">
        <w:r>
          <w:rPr>
            <w:rStyle w:val="Hyperlink"/>
          </w:rPr>
          <w:t xml:space="preserve">functions</w:t>
        </w:r>
      </w:hyperlink>
      <w:r>
        <w:t xml:space="preserve">,</w:t>
      </w:r>
      <w:r>
        <w:t xml:space="preserve"> </w:t>
      </w:r>
      <w:hyperlink r:id="rId358">
        <w:r>
          <w:rPr>
            <w:rStyle w:val="Hyperlink"/>
          </w:rPr>
          <w:t xml:space="preserve">object-oriented systems</w:t>
        </w:r>
      </w:hyperlink>
      <w:r>
        <w:t xml:space="preserve">,</w:t>
      </w:r>
      <w:r>
        <w:t xml:space="preserve"> </w:t>
      </w:r>
      <w:r>
        <w:t xml:space="preserve">and</w:t>
      </w:r>
      <w:r>
        <w:t xml:space="preserve"> </w:t>
      </w:r>
      <w:hyperlink r:id="rId359">
        <w:r>
          <w:rPr>
            <w:rStyle w:val="Hyperlink"/>
          </w:rPr>
          <w:t xml:space="preserve">debugging</w:t>
        </w:r>
      </w:hyperlink>
    </w:p>
    <w:p>
      <w:pPr>
        <w:pStyle w:val="Compact"/>
        <w:numPr>
          <w:ilvl w:val="0"/>
          <w:numId w:val="1082"/>
        </w:numPr>
      </w:pPr>
      <w:hyperlink r:id="rId360">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2"/>
        </w:numPr>
      </w:pPr>
      <w:hyperlink r:id="rId361">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2"/>
        </w:numPr>
      </w:pPr>
      <w:hyperlink r:id="rId362">
        <w:r>
          <w:rPr>
            <w:rStyle w:val="Hyperlink"/>
          </w:rPr>
          <w:t xml:space="preserve">Spatial Data Science: With Applications in R</w:t>
        </w:r>
      </w:hyperlink>
      <w:r>
        <w:t xml:space="preserve"> </w:t>
      </w:r>
      <w:r>
        <w:t xml:space="preserve">- spatial data analysis in R</w:t>
      </w:r>
    </w:p>
    <w:bookmarkEnd w:id="363"/>
    <w:bookmarkStart w:id="366" w:name="summary-tables"/>
    <w:p>
      <w:pPr>
        <w:pStyle w:val="Heading3"/>
      </w:pPr>
      <w:r>
        <w:t xml:space="preserve">48.5 Summary tables</w:t>
      </w:r>
    </w:p>
    <w:p>
      <w:pPr>
        <w:pStyle w:val="Compact"/>
        <w:numPr>
          <w:ilvl w:val="0"/>
          <w:numId w:val="1083"/>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3"/>
        </w:numPr>
      </w:pPr>
      <w:hyperlink r:id="rId364">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3"/>
        </w:numPr>
      </w:pPr>
      <w:hyperlink r:id="rId365">
        <w:r>
          <w:rPr>
            <w:rStyle w:val="VerbatimChar"/>
          </w:rPr>
          <w:t xml:space="preserve">{arsenal}</w:t>
        </w:r>
      </w:hyperlink>
      <w:r>
        <w:t xml:space="preserve"> </w:t>
      </w:r>
      <w:r>
        <w:t xml:space="preserve">- summary tables, from the Mayo Clinic</w:t>
      </w:r>
    </w:p>
    <w:p>
      <w:pPr>
        <w:pStyle w:val="Compact"/>
        <w:numPr>
          <w:ilvl w:val="0"/>
          <w:numId w:val="1083"/>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6"/>
    <w:bookmarkStart w:id="371" w:name="r-package-development"/>
    <w:p>
      <w:pPr>
        <w:pStyle w:val="Heading3"/>
      </w:pPr>
      <w:r>
        <w:t xml:space="preserve">48.6 R Package Development</w:t>
      </w:r>
    </w:p>
    <w:p>
      <w:pPr>
        <w:pStyle w:val="Compact"/>
        <w:numPr>
          <w:ilvl w:val="0"/>
          <w:numId w:val="108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4"/>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4"/>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4"/>
        </w:numPr>
      </w:pPr>
      <w:hyperlink r:id="rId37">
        <w:r>
          <w:rPr>
            <w:rStyle w:val="Hyperlink"/>
          </w:rPr>
          <w:t xml:space="preserve">devtools documentation</w:t>
        </w:r>
      </w:hyperlink>
      <w:r>
        <w:t xml:space="preserve"> </w:t>
      </w:r>
      <w:r>
        <w:t xml:space="preserve">- essential development tools</w:t>
      </w:r>
    </w:p>
    <w:p>
      <w:pPr>
        <w:pStyle w:val="Compact"/>
        <w:numPr>
          <w:ilvl w:val="0"/>
          <w:numId w:val="1084"/>
        </w:numPr>
      </w:pPr>
      <w:hyperlink r:id="rId23">
        <w:r>
          <w:rPr>
            <w:rStyle w:val="Hyperlink"/>
          </w:rPr>
          <w:t xml:space="preserve">pkgdown documentation</w:t>
        </w:r>
      </w:hyperlink>
      <w:r>
        <w:t xml:space="preserve"> </w:t>
      </w:r>
      <w:r>
        <w:t xml:space="preserve">- create package websites</w:t>
      </w:r>
    </w:p>
    <w:p>
      <w:pPr>
        <w:pStyle w:val="Compact"/>
        <w:numPr>
          <w:ilvl w:val="0"/>
          <w:numId w:val="1084"/>
        </w:numPr>
      </w:pPr>
      <w:hyperlink r:id="rId39">
        <w:r>
          <w:rPr>
            <w:rStyle w:val="Hyperlink"/>
          </w:rPr>
          <w:t xml:space="preserve">testthat documentation</w:t>
        </w:r>
      </w:hyperlink>
      <w:r>
        <w:t xml:space="preserve"> </w:t>
      </w:r>
      <w:r>
        <w:t xml:space="preserve">- unit testing framework</w:t>
      </w:r>
    </w:p>
    <w:p>
      <w:pPr>
        <w:pStyle w:val="Compact"/>
        <w:numPr>
          <w:ilvl w:val="0"/>
          <w:numId w:val="1084"/>
        </w:numPr>
      </w:pPr>
      <w:hyperlink r:id="rId367">
        <w:r>
          <w:rPr>
            <w:rStyle w:val="Hyperlink"/>
          </w:rPr>
          <w:t xml:space="preserve">Releasing to CRAN</w:t>
        </w:r>
      </w:hyperlink>
      <w:r>
        <w:t xml:space="preserve"> </w:t>
      </w:r>
      <w:r>
        <w:t xml:space="preserve">and the</w:t>
      </w:r>
      <w:r>
        <w:t xml:space="preserve"> </w:t>
      </w:r>
      <w:hyperlink r:id="rId368">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9">
        <w:r>
          <w:rPr>
            <w:rStyle w:val="Hyperlink"/>
          </w:rPr>
          <w:t xml:space="preserve">Code Publication</w:t>
        </w:r>
      </w:hyperlink>
      <w:r>
        <w:t xml:space="preserve">)</w:t>
      </w:r>
    </w:p>
    <w:p>
      <w:pPr>
        <w:pStyle w:val="Compact"/>
        <w:numPr>
          <w:ilvl w:val="0"/>
          <w:numId w:val="1084"/>
        </w:numPr>
      </w:pPr>
      <w:hyperlink r:id="rId370">
        <w:r>
          <w:rPr>
            <w:rStyle w:val="Hyperlink"/>
          </w:rPr>
          <w:t xml:space="preserve">Contributing to R</w:t>
        </w:r>
      </w:hyperlink>
      <w:r>
        <w:t xml:space="preserve"> </w:t>
      </w:r>
      <w:r>
        <w:t xml:space="preserve">- getting involved with base R itself</w:t>
      </w:r>
    </w:p>
    <w:bookmarkEnd w:id="371"/>
    <w:bookmarkStart w:id="372" w:name="shiny-development"/>
    <w:p>
      <w:pPr>
        <w:pStyle w:val="Heading3"/>
      </w:pPr>
      <w:r>
        <w:t xml:space="preserve">48.7 Shiny Development</w:t>
      </w:r>
    </w:p>
    <w:p>
      <w:pPr>
        <w:pStyle w:val="Compact"/>
        <w:numPr>
          <w:ilvl w:val="0"/>
          <w:numId w:val="108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5"/>
        </w:numPr>
      </w:pPr>
      <w:r>
        <w:t xml:space="preserve">Engineering Production-Grade Shiny Apps</w:t>
      </w:r>
      <w:r>
        <w:t xml:space="preserve"> </w:t>
      </w:r>
      <w:r>
        <w:t xml:space="preserve">(Fay et al. 2021)</w:t>
      </w:r>
      <w:r>
        <w:t xml:space="preserve"> </w:t>
      </w:r>
      <w:r>
        <w:t xml:space="preserve">- best practices for production Shiny applications</w:t>
      </w:r>
    </w:p>
    <w:bookmarkEnd w:id="372"/>
    <w:bookmarkStart w:id="403" w:name="git-and-version-control"/>
    <w:p>
      <w:pPr>
        <w:pStyle w:val="Heading3"/>
      </w:pPr>
      <w:r>
        <w:t xml:space="preserve">48.8 Git and Version Control</w:t>
      </w:r>
    </w:p>
    <w:p>
      <w:pPr>
        <w:pStyle w:val="Compact"/>
        <w:numPr>
          <w:ilvl w:val="0"/>
          <w:numId w:val="108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6"/>
        </w:numPr>
      </w:pPr>
      <w:hyperlink r:id="rId373">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6"/>
        </w:numPr>
      </w:pPr>
      <w:hyperlink r:id="rId374">
        <w:r>
          <w:rPr>
            <w:rStyle w:val="Hyperlink"/>
          </w:rPr>
          <w:t xml:space="preserve">Oh Shit, Git!?!</w:t>
        </w:r>
      </w:hyperlink>
      <w:r>
        <w:t xml:space="preserve"> </w:t>
      </w:r>
      <w:r>
        <w:t xml:space="preserve">- plain-language fixes for common Git mistakes</w:t>
      </w:r>
    </w:p>
    <w:p>
      <w:pPr>
        <w:pStyle w:val="Compact"/>
        <w:numPr>
          <w:ilvl w:val="0"/>
          <w:numId w:val="1086"/>
        </w:numPr>
      </w:pPr>
      <w:hyperlink r:id="rId375">
        <w:r>
          <w:rPr>
            <w:rStyle w:val="VerbatimChar"/>
          </w:rPr>
          <w:t xml:space="preserve">{saperlipopette}</w:t>
        </w:r>
      </w:hyperlink>
      <w:r>
        <w:t xml:space="preserve"> </w:t>
      </w:r>
      <w:r>
        <w:t xml:space="preserve">- practice Git rescue exercises from R</w:t>
      </w:r>
    </w:p>
    <w:p>
      <w:pPr>
        <w:pStyle w:val="Compact"/>
        <w:numPr>
          <w:ilvl w:val="0"/>
          <w:numId w:val="1086"/>
        </w:numPr>
      </w:pPr>
      <w:hyperlink r:id="rId376">
        <w:r>
          <w:rPr>
            <w:rStyle w:val="Hyperlink"/>
          </w:rPr>
          <w:t xml:space="preserve">Git Magic</w:t>
        </w:r>
      </w:hyperlink>
      <w:r>
        <w:t xml:space="preserve"> </w:t>
      </w:r>
      <w:r>
        <w:t xml:space="preserve">- source repository of a short, free Git book</w:t>
      </w:r>
    </w:p>
    <w:p>
      <w:pPr>
        <w:pStyle w:val="Compact"/>
        <w:numPr>
          <w:ilvl w:val="0"/>
          <w:numId w:val="1086"/>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2" w:name="refs"/>
    <w:bookmarkStart w:id="37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8">
        <w:r>
          <w:rPr>
            <w:rStyle w:val="Hyperlink"/>
          </w:rPr>
          <w:t xml:space="preserve">https://happygitwithr.com/</w:t>
        </w:r>
      </w:hyperlink>
      <w:r>
        <w:t xml:space="preserve">.</w:t>
      </w:r>
    </w:p>
    <w:bookmarkEnd w:id="379"/>
    <w:bookmarkStart w:id="38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0">
        <w:r>
          <w:rPr>
            <w:rStyle w:val="Hyperlink"/>
          </w:rPr>
          <w:t xml:space="preserve">https://reprex.tidyverse.org/</w:t>
        </w:r>
      </w:hyperlink>
      <w:r>
        <w:t xml:space="preserve">.</w:t>
      </w:r>
    </w:p>
    <w:bookmarkEnd w:id="380"/>
    <w:bookmarkStart w:id="3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1">
        <w:r>
          <w:rPr>
            <w:rStyle w:val="Hyperlink"/>
          </w:rPr>
          <w:t xml:space="preserve">https://doi.org/10.1201/9781003029878</w:t>
        </w:r>
      </w:hyperlink>
      <w:r>
        <w:t xml:space="preserve">.</w:t>
      </w:r>
    </w:p>
    <w:bookmarkEnd w:id="382"/>
    <w:bookmarkStart w:id="384"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3">
        <w:r>
          <w:rPr>
            <w:rStyle w:val="Hyperlink"/>
          </w:rPr>
          <w:t xml:space="preserve">https://doi.org/10.1145/361598.361623</w:t>
        </w:r>
      </w:hyperlink>
      <w:r>
        <w:t xml:space="preserve">.</w:t>
      </w:r>
    </w:p>
    <w:bookmarkEnd w:id="384"/>
    <w:bookmarkStart w:id="386"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5">
        <w:r>
          <w:rPr>
            <w:rStyle w:val="Hyperlink"/>
          </w:rPr>
          <w:t xml:space="preserve">https://doi.org/10.1147/sj.132.0115</w:t>
        </w:r>
      </w:hyperlink>
      <w:r>
        <w:t xml:space="preserve">.</w:t>
      </w:r>
    </w:p>
    <w:bookmarkEnd w:id="386"/>
    <w:bookmarkStart w:id="38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87">
        <w:r>
          <w:rPr>
            <w:rStyle w:val="Hyperlink"/>
          </w:rPr>
          <w:t xml:space="preserve">https://doi.org/10.1201/9781351201315</w:t>
        </w:r>
      </w:hyperlink>
      <w:r>
        <w:t xml:space="preserve">.</w:t>
      </w:r>
    </w:p>
    <w:bookmarkEnd w:id="388"/>
    <w:bookmarkStart w:id="39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89">
        <w:r>
          <w:rPr>
            <w:rStyle w:val="Hyperlink"/>
          </w:rPr>
          <w:t xml:space="preserve">https://mastering-shiny.org/</w:t>
        </w:r>
      </w:hyperlink>
      <w:r>
        <w:t xml:space="preserve">.</w:t>
      </w:r>
    </w:p>
    <w:bookmarkEnd w:id="390"/>
    <w:bookmarkStart w:id="39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1">
        <w:r>
          <w:rPr>
            <w:rStyle w:val="Hyperlink"/>
          </w:rPr>
          <w:t xml:space="preserve">https://design.tidyverse.org/</w:t>
        </w:r>
      </w:hyperlink>
      <w:r>
        <w:t xml:space="preserve">.</w:t>
      </w:r>
    </w:p>
    <w:bookmarkEnd w:id="392"/>
    <w:bookmarkStart w:id="39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3">
        <w:r>
          <w:rPr>
            <w:rStyle w:val="Hyperlink"/>
          </w:rPr>
          <w:t xml:space="preserve">https://r-pkgs.org/</w:t>
        </w:r>
      </w:hyperlink>
      <w:r>
        <w:t xml:space="preserve">.</w:t>
      </w:r>
    </w:p>
    <w:bookmarkEnd w:id="394"/>
    <w:bookmarkStart w:id="39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5">
        <w:r>
          <w:rPr>
            <w:rStyle w:val="Hyperlink"/>
          </w:rPr>
          <w:t xml:space="preserve">https://r4ds.hadley.nz/</w:t>
        </w:r>
      </w:hyperlink>
      <w:r>
        <w:t xml:space="preserve">.</w:t>
      </w:r>
    </w:p>
    <w:bookmarkEnd w:id="396"/>
    <w:bookmarkStart w:id="39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97"/>
    <w:bookmarkStart w:id="399"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398">
        <w:r>
          <w:rPr>
            <w:rStyle w:val="Hyperlink"/>
          </w:rPr>
          <w:t xml:space="preserve">https://doi.org/10.1371/journal.pbio.1001745</w:t>
        </w:r>
      </w:hyperlink>
      <w:r>
        <w:t xml:space="preserve">.</w:t>
      </w:r>
    </w:p>
    <w:bookmarkEnd w:id="399"/>
    <w:bookmarkStart w:id="401"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0">
        <w:r>
          <w:rPr>
            <w:rStyle w:val="Hyperlink"/>
          </w:rPr>
          <w:t xml:space="preserve">https://doi.org/10.1371/journal.pcbi.1005510</w:t>
        </w:r>
      </w:hyperlink>
      <w:r>
        <w:t xml:space="preserve">.</w:t>
      </w:r>
    </w:p>
    <w:bookmarkEnd w:id="401"/>
    <w:bookmarkEnd w:id="402"/>
    <w:bookmarkEnd w:id="403"/>
    <w:bookmarkEnd w:id="4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9" Type="http://schemas.openxmlformats.org/officeDocument/2006/relationships/hyperlink" Target="code-publication.qmd" TargetMode="External"/><Relationship Id="rId188"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2"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5"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20" Type="http://schemas.openxmlformats.org/officeDocument/2006/relationships/hyperlink" Target="coding-style.qmd#sec-tidyverse-replacements" TargetMode="External"/><Relationship Id="rId331" Type="http://schemas.openxmlformats.org/officeDocument/2006/relationships/hyperlink" Target="collaborative-software-development.qmd#sec-collab-dev" TargetMode="External"/><Relationship Id="rId359" Type="http://schemas.openxmlformats.org/officeDocument/2006/relationships/hyperlink" Target="https://adv-r.hadley.nz/debugging.html" TargetMode="External"/><Relationship Id="rId317" Type="http://schemas.openxmlformats.org/officeDocument/2006/relationships/hyperlink" Target="https://adv-r.hadley.nz/evaluation.html" TargetMode="External"/><Relationship Id="rId357" Type="http://schemas.openxmlformats.org/officeDocument/2006/relationships/hyperlink" Target="https://adv-r.hadley.nz/functions.html" TargetMode="External"/><Relationship Id="rId358"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3"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50" Type="http://schemas.openxmlformats.org/officeDocument/2006/relationships/hyperlink" Target="https://callr.r-lib.org/" TargetMode="External"/><Relationship Id="rId239"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70" Type="http://schemas.openxmlformats.org/officeDocument/2006/relationships/hyperlink" Target="https://contributor.r-project.org/" TargetMode="External"/><Relationship Id="rId368" Type="http://schemas.openxmlformats.org/officeDocument/2006/relationships/hyperlink" Target="https://contributor.r-project.org/cran-cookbook/" TargetMode="External"/><Relationship Id="rId226" Type="http://schemas.openxmlformats.org/officeDocument/2006/relationships/hyperlink" Target="https://covr.r-lib.org/" TargetMode="External"/><Relationship Id="rId243" Type="http://schemas.openxmlformats.org/officeDocument/2006/relationships/hyperlink" Target="https://cpp11.r-lib.org/" TargetMode="External"/><Relationship Id="rId365" Type="http://schemas.openxmlformats.org/officeDocument/2006/relationships/hyperlink" Target="https://cran.r-project.org/package=arsenal" TargetMode="External"/><Relationship Id="rId353"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4" Type="http://schemas.openxmlformats.org/officeDocument/2006/relationships/hyperlink" Target="https://cran.r-project.org/package=table1" TargetMode="External"/><Relationship Id="rId218" Type="http://schemas.openxmlformats.org/officeDocument/2006/relationships/hyperlink" Target="https://desc.r-lib.org/" TargetMode="External"/><Relationship Id="rId39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3" Type="http://schemas.openxmlformats.org/officeDocument/2006/relationships/hyperlink" Target="https://doi.org/10.1145/361598.361623" TargetMode="External"/><Relationship Id="rId385" Type="http://schemas.openxmlformats.org/officeDocument/2006/relationships/hyperlink" Target="https://doi.org/10.1147/sj.132.0115" TargetMode="External"/><Relationship Id="rId381" Type="http://schemas.openxmlformats.org/officeDocument/2006/relationships/hyperlink" Target="https://doi.org/10.1201/9781003029878" TargetMode="External"/><Relationship Id="rId387" Type="http://schemas.openxmlformats.org/officeDocument/2006/relationships/hyperlink" Target="https://doi.org/10.1201/9781351201315" TargetMode="External"/><Relationship Id="rId398" Type="http://schemas.openxmlformats.org/officeDocument/2006/relationships/hyperlink" Target="https://doi.org/10.1371/journal.pbio.1001745" TargetMode="External"/><Relationship Id="rId400" Type="http://schemas.openxmlformats.org/officeDocument/2006/relationships/hyperlink" Target="https://doi.org/10.1371/journal.pcbi.1005510" TargetMode="External"/><Relationship Id="rId272" Type="http://schemas.openxmlformats.org/officeDocument/2006/relationships/hyperlink" Target="https://downlit.r-lib.org/" TargetMode="External"/><Relationship Id="rId294" Type="http://schemas.openxmlformats.org/officeDocument/2006/relationships/hyperlink" Target="https://dplyr.tidyverse.org/" TargetMode="External"/><Relationship Id="rId314" Type="http://schemas.openxmlformats.org/officeDocument/2006/relationships/hyperlink" Target="https://dplyr.tidyverse.org/articles/in-packages.html" TargetMode="External"/><Relationship Id="rId313" Type="http://schemas.openxmlformats.org/officeDocument/2006/relationships/hyperlink" Target="https://dplyr.tidyverse.org/articles/programming.html" TargetMode="External"/><Relationship Id="rId290"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Bottom-up_and_top-down_approaches#Software_development" TargetMode="External"/><Relationship Id="rId173" Type="http://schemas.openxmlformats.org/officeDocument/2006/relationships/hyperlink" Target="https://en.wikipedia.org/wiki/Code_refactoring" TargetMode="External"/><Relationship Id="rId185"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4" Type="http://schemas.openxmlformats.org/officeDocument/2006/relationships/hyperlink" Target="https://en.wikipedia.org/wiki/Functional_decomposition" TargetMode="External"/><Relationship Id="rId301" Type="http://schemas.openxmlformats.org/officeDocument/2006/relationships/hyperlink" Target="https://en.wikipedia.org/wiki/Functional_programming" TargetMode="External"/><Relationship Id="rId187"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4" Type="http://schemas.openxmlformats.org/officeDocument/2006/relationships/hyperlink" Target="https://epirhandbook.com/" TargetMode="External"/><Relationship Id="rId306" Type="http://schemas.openxmlformats.org/officeDocument/2006/relationships/hyperlink" Target="https://forcats.tidyverse.org/" TargetMode="External"/><Relationship Id="rId246" Type="http://schemas.openxmlformats.org/officeDocument/2006/relationships/hyperlink" Target="https://fs.r-lib.org/" TargetMode="External"/><Relationship Id="rId87" Type="http://schemas.openxmlformats.org/officeDocument/2006/relationships/hyperlink" Target="https://furrr.futureverse.org/" TargetMode="External"/><Relationship Id="rId261" Type="http://schemas.openxmlformats.org/officeDocument/2006/relationships/hyperlink" Target="https://gargle.r-lib.org/" TargetMode="External"/><Relationship Id="rId268" Type="http://schemas.openxmlformats.org/officeDocument/2006/relationships/hyperlink" Target="https://ggplot2.tidyverse.org/" TargetMode="External"/><Relationship Id="rId259"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70" Type="http://schemas.openxmlformats.org/officeDocument/2006/relationships/hyperlink" Target="https://github.com/UCD-SERG/rpt/pull/100" TargetMode="External"/><Relationship Id="rId171" Type="http://schemas.openxmlformats.org/officeDocument/2006/relationships/hyperlink" Target="https://github.com/UCD-SERG/shigella/pull/11" TargetMode="External"/><Relationship Id="rId376"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7"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5" Type="http://schemas.openxmlformats.org/officeDocument/2006/relationships/hyperlink" Target="https://github.com/r-box/boxr" TargetMode="External"/><Relationship Id="rId200" Type="http://schemas.openxmlformats.org/officeDocument/2006/relationships/hyperlink" Target="https://github.com/r-lib" TargetMode="External"/><Relationship Id="rId286" Type="http://schemas.openxmlformats.org/officeDocument/2006/relationships/hyperlink" Target="https://github.com/r-lib/actions" TargetMode="External"/><Relationship Id="rId378" Type="http://schemas.openxmlformats.org/officeDocument/2006/relationships/hyperlink" Target="https://happygitwithr.com/" TargetMode="External"/><Relationship Id="rId264" Type="http://schemas.openxmlformats.org/officeDocument/2006/relationships/hyperlink" Target="https://here.r-lib.org/" TargetMode="External"/><Relationship Id="rId191" Type="http://schemas.openxmlformats.org/officeDocument/2006/relationships/hyperlink" Target="https://here.r-lib.org/articles/here.html" TargetMode="External"/><Relationship Id="rId257" Type="http://schemas.openxmlformats.org/officeDocument/2006/relationships/hyperlink" Target="https://httr.r-lib.org/" TargetMode="External"/><Relationship Id="rId255"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2" Type="http://schemas.openxmlformats.org/officeDocument/2006/relationships/hyperlink" Target="https://lifecycle.r-lib.org/" TargetMode="External"/><Relationship Id="rId354" Type="http://schemas.openxmlformats.org/officeDocument/2006/relationships/hyperlink" Target="https://link.springer.com/book/10.1007/978-1-4614-0685-3" TargetMode="External"/><Relationship Id="rId230" Type="http://schemas.openxmlformats.org/officeDocument/2006/relationships/hyperlink" Target="https://lintr.r-lib.org/" TargetMode="External"/><Relationship Id="rId276" Type="http://schemas.openxmlformats.org/officeDocument/2006/relationships/hyperlink" Target="https://lobstr.r-lib.org/" TargetMode="External"/><Relationship Id="rId308" Type="http://schemas.openxmlformats.org/officeDocument/2006/relationships/hyperlink" Target="https://lubridate.tidyverse.org/" TargetMode="External"/><Relationship Id="rId375" Type="http://schemas.openxmlformats.org/officeDocument/2006/relationships/hyperlink" Target="https://maelle.github.io/saperlipopette/" TargetMode="External"/><Relationship Id="rId38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4" Type="http://schemas.openxmlformats.org/officeDocument/2006/relationships/hyperlink" Target="https://ohshitgit.com/" TargetMode="External"/><Relationship Id="rId214" Type="http://schemas.openxmlformats.org/officeDocument/2006/relationships/hyperlink" Target="https://pak.r-lib.org/" TargetMode="External"/><Relationship Id="rId208" Type="http://schemas.openxmlformats.org/officeDocument/2006/relationships/hyperlink" Target="https://pkgbuild.r-lib.org/" TargetMode="External"/><Relationship Id="rId23" Type="http://schemas.openxmlformats.org/officeDocument/2006/relationships/hyperlink" Target="https://pkgdown.r-lib.org/" TargetMode="External"/><Relationship Id="rId206" Type="http://schemas.openxmlformats.org/officeDocument/2006/relationships/hyperlink" Target="https://pkgload.r-lib.org/" TargetMode="External"/><Relationship Id="rId348" Type="http://schemas.openxmlformats.org/officeDocument/2006/relationships/hyperlink" Target="https://posit.cloud/learn/recipes" TargetMode="External"/><Relationship Id="rId248" Type="http://schemas.openxmlformats.org/officeDocument/2006/relationships/hyperlink" Target="https://processx.r-lib.org/" TargetMode="External"/><Relationship Id="rId70" Type="http://schemas.openxmlformats.org/officeDocument/2006/relationships/hyperlink" Target="https://profvis.r-lib.org/" TargetMode="External"/><Relationship Id="rId252" Type="http://schemas.openxmlformats.org/officeDocument/2006/relationships/hyperlink" Target="https://ps.r-lib.org/" TargetMode="External"/><Relationship Id="rId86" Type="http://schemas.openxmlformats.org/officeDocument/2006/relationships/hyperlink" Target="https://purrr.tidyverse.org/" TargetMode="External"/><Relationship Id="rId350"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4" Type="http://schemas.openxmlformats.org/officeDocument/2006/relationships/hyperlink" Target="https://r-box.github.io/boxr/articles/boxr-app-interactive.html#create" TargetMode="External"/><Relationship Id="rId345" Type="http://schemas.openxmlformats.org/officeDocument/2006/relationships/hyperlink" Target="https://r-graphics.org/" TargetMode="External"/><Relationship Id="rId278" Type="http://schemas.openxmlformats.org/officeDocument/2006/relationships/hyperlink" Target="https://r-lib.github.io/crayon/" TargetMode="External"/><Relationship Id="rId220" Type="http://schemas.openxmlformats.org/officeDocument/2006/relationships/hyperlink" Target="https://r-lib.github.io/pkgcache/" TargetMode="External"/><Relationship Id="rId274" Type="http://schemas.openxmlformats.org/officeDocument/2006/relationships/hyperlink" Target="https://r-lib.github.io/prettyunits/" TargetMode="External"/><Relationship Id="rId39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7"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2" Type="http://schemas.openxmlformats.org/officeDocument/2006/relationships/hyperlink" Target="https://r-sassy.org/" TargetMode="External"/><Relationship Id="rId362" Type="http://schemas.openxmlformats.org/officeDocument/2006/relationships/hyperlink" Target="https://r-spatial.org/book" TargetMode="External"/><Relationship Id="rId395" Type="http://schemas.openxmlformats.org/officeDocument/2006/relationships/hyperlink" Target="https://r4ds.hadley.nz/" TargetMode="External"/><Relationship Id="rId341" Type="http://schemas.openxmlformats.org/officeDocument/2006/relationships/hyperlink" Target="https://r4ds.hadley.nz/workflow-help.html#making-a-reprex" TargetMode="External"/><Relationship Id="rId241" Type="http://schemas.openxmlformats.org/officeDocument/2006/relationships/hyperlink" Target="https://r6.r-lib.org/" TargetMode="External"/><Relationship Id="rId347" Type="http://schemas.openxmlformats.org/officeDocument/2006/relationships/hyperlink" Target="https://raps-with-r.dev/" TargetMode="External"/><Relationship Id="rId210" Type="http://schemas.openxmlformats.org/officeDocument/2006/relationships/hyperlink" Target="https://rcmdcheck.r-lib.org/" TargetMode="External"/><Relationship Id="rId299" Type="http://schemas.openxmlformats.org/officeDocument/2006/relationships/hyperlink" Target="https://readr.tidyverse.org/" TargetMode="External"/><Relationship Id="rId212" Type="http://schemas.openxmlformats.org/officeDocument/2006/relationships/hyperlink" Target="https://remotes.r-lib.org/" TargetMode="External"/><Relationship Id="rId340" Type="http://schemas.openxmlformats.org/officeDocument/2006/relationships/hyperlink" Target="https://reprex.tidyverse.org/" TargetMode="External"/><Relationship Id="rId216" Type="http://schemas.openxmlformats.org/officeDocument/2006/relationships/hyperlink" Target="https://revdepcheck.r-lib.org/" TargetMode="External"/><Relationship Id="rId282" Type="http://schemas.openxmlformats.org/officeDocument/2006/relationships/hyperlink" Target="https://rex.r-lib.org/" TargetMode="External"/><Relationship Id="rId233" Type="http://schemas.openxmlformats.org/officeDocument/2006/relationships/hyperlink" Target="https://rlang.r-lib.org/" TargetMode="External"/><Relationship Id="rId316"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3" Type="http://schemas.openxmlformats.org/officeDocument/2006/relationships/hyperlink" Target="https://rstudio.github.io/renv/" TargetMode="External"/><Relationship Id="rId289" Type="http://schemas.openxmlformats.org/officeDocument/2006/relationships/hyperlink" Target="https://rviews.rstudio.com/2017/06/08/what-is-the-tidyverse/" TargetMode="External"/><Relationship Id="rId267" Type="http://schemas.openxmlformats.org/officeDocument/2006/relationships/hyperlink" Target="https://scales.r-lib.org/" TargetMode="External"/><Relationship Id="rId270" Type="http://schemas.openxmlformats.org/officeDocument/2006/relationships/hyperlink" Target="https://sessioninfo.r-lib.org/" TargetMode="External"/><Relationship Id="rId184"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9" Type="http://schemas.openxmlformats.org/officeDocument/2006/relationships/hyperlink" Target="https://stackoverflow.com/questions/28125816/r-standard-evaluation-for-join-dplyr" TargetMode="External"/><Relationship Id="rId183" Type="http://schemas.openxmlformats.org/officeDocument/2006/relationships/hyperlink" Target="https://stackoverflow.com/questions/475675/when-is-a-function-too-long" TargetMode="External"/><Relationship Id="rId283" Type="http://schemas.openxmlformats.org/officeDocument/2006/relationships/hyperlink" Target="https://stringr.tidyverse.org/" TargetMode="External"/><Relationship Id="rId280"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6" Type="http://schemas.openxmlformats.org/officeDocument/2006/relationships/hyperlink" Target="https://swcarpentry.github.io/r-novice-gapminder/" TargetMode="External"/><Relationship Id="rId311"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303" Type="http://schemas.openxmlformats.org/officeDocument/2006/relationships/hyperlink" Target="https://tibble.tidyverse.org/" TargetMode="External"/><Relationship Id="rId296" Type="http://schemas.openxmlformats.org/officeDocument/2006/relationships/hyperlink" Target="https://tidyr.tidyverse.org/" TargetMode="External"/><Relationship Id="rId36" Type="http://schemas.openxmlformats.org/officeDocument/2006/relationships/hyperlink" Target="https://usethis.r-lib.org/" TargetMode="External"/><Relationship Id="rId373" Type="http://schemas.openxmlformats.org/officeDocument/2006/relationships/hyperlink" Target="https://usethis.r-lib.org/articles/pr-functions.html" TargetMode="External"/><Relationship Id="rId235" Type="http://schemas.openxmlformats.org/officeDocument/2006/relationships/hyperlink" Target="https://vctrs.r-lib.org/" TargetMode="External"/><Relationship Id="rId228" Type="http://schemas.openxmlformats.org/officeDocument/2006/relationships/hyperlink" Target="https://waldo.r-lib.org/" TargetMode="External"/><Relationship Id="rId237" Type="http://schemas.openxmlformats.org/officeDocument/2006/relationships/hyperlink" Target="https://withr.r-lib.org/" TargetMode="External"/><Relationship Id="rId318"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60" Type="http://schemas.openxmlformats.org/officeDocument/2006/relationships/hyperlink" Target="https://www.maths.ed.ac.uk/~swood34/RCdebug/RCdebug.html" TargetMode="External"/><Relationship Id="rId343" Type="http://schemas.openxmlformats.org/officeDocument/2006/relationships/hyperlink" Target="https://www.r4epi.com/" TargetMode="External"/><Relationship Id="rId322" Type="http://schemas.openxmlformats.org/officeDocument/2006/relationships/hyperlink" Target="https://www.rdocumentation.org/packages/feather/versions/0.3.3" TargetMode="External"/><Relationship Id="rId181" Type="http://schemas.openxmlformats.org/officeDocument/2006/relationships/hyperlink" Target="https://www.reddit.com/r/learnprogramming/comments/47avb5/one_long_function_2001000_lines_of_codes_or_one/" TargetMode="External"/><Relationship Id="rId355" Type="http://schemas.openxmlformats.org/officeDocument/2006/relationships/hyperlink" Target="https://www.routledge.com/SAS-and-R-Data-Management-Statistical-Analysis-and-Graphics-Second-Edition/Kleinman-Horton/p/book/9781466584495" TargetMode="External"/><Relationship Id="rId182" Type="http://schemas.openxmlformats.org/officeDocument/2006/relationships/hyperlink" Target="https://www.sololearn.com/en/Discuss/1278705/optimal-number-of-lines-of-code-of-functions" TargetMode="External"/><Relationship Id="rId292" Type="http://schemas.openxmlformats.org/officeDocument/2006/relationships/hyperlink" Target="https://www.tidyverse.org/" TargetMode="External"/><Relationship Id="rId361" Type="http://schemas.openxmlformats.org/officeDocument/2006/relationships/hyperlink" Target="https://www.tidyverse.org/blog/2023/04/base-vs-magrittr-pipe/" TargetMode="External"/><Relationship Id="rId315" Type="http://schemas.openxmlformats.org/officeDocument/2006/relationships/hyperlink" Target="https://www.youtube.com/watch?v=nERXS3ssntw" TargetMode="External"/><Relationship Id="rId334"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9" Type="http://schemas.openxmlformats.org/officeDocument/2006/relationships/hyperlink" Target="code-publication.qmd" TargetMode="External"/><Relationship Id="rId188"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2"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5"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20" Type="http://schemas.openxmlformats.org/officeDocument/2006/relationships/hyperlink" Target="coding-style.qmd#sec-tidyverse-replacements" TargetMode="External"/><Relationship Id="rId331" Type="http://schemas.openxmlformats.org/officeDocument/2006/relationships/hyperlink" Target="collaborative-software-development.qmd#sec-collab-dev" TargetMode="External"/><Relationship Id="rId359" Type="http://schemas.openxmlformats.org/officeDocument/2006/relationships/hyperlink" Target="https://adv-r.hadley.nz/debugging.html" TargetMode="External"/><Relationship Id="rId317" Type="http://schemas.openxmlformats.org/officeDocument/2006/relationships/hyperlink" Target="https://adv-r.hadley.nz/evaluation.html" TargetMode="External"/><Relationship Id="rId357" Type="http://schemas.openxmlformats.org/officeDocument/2006/relationships/hyperlink" Target="https://adv-r.hadley.nz/functions.html" TargetMode="External"/><Relationship Id="rId358"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3"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50" Type="http://schemas.openxmlformats.org/officeDocument/2006/relationships/hyperlink" Target="https://callr.r-lib.org/" TargetMode="External"/><Relationship Id="rId239"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70" Type="http://schemas.openxmlformats.org/officeDocument/2006/relationships/hyperlink" Target="https://contributor.r-project.org/" TargetMode="External"/><Relationship Id="rId368" Type="http://schemas.openxmlformats.org/officeDocument/2006/relationships/hyperlink" Target="https://contributor.r-project.org/cran-cookbook/" TargetMode="External"/><Relationship Id="rId226" Type="http://schemas.openxmlformats.org/officeDocument/2006/relationships/hyperlink" Target="https://covr.r-lib.org/" TargetMode="External"/><Relationship Id="rId243" Type="http://schemas.openxmlformats.org/officeDocument/2006/relationships/hyperlink" Target="https://cpp11.r-lib.org/" TargetMode="External"/><Relationship Id="rId365" Type="http://schemas.openxmlformats.org/officeDocument/2006/relationships/hyperlink" Target="https://cran.r-project.org/package=arsenal" TargetMode="External"/><Relationship Id="rId353"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4" Type="http://schemas.openxmlformats.org/officeDocument/2006/relationships/hyperlink" Target="https://cran.r-project.org/package=table1" TargetMode="External"/><Relationship Id="rId218" Type="http://schemas.openxmlformats.org/officeDocument/2006/relationships/hyperlink" Target="https://desc.r-lib.org/" TargetMode="External"/><Relationship Id="rId39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3" Type="http://schemas.openxmlformats.org/officeDocument/2006/relationships/hyperlink" Target="https://doi.org/10.1145/361598.361623" TargetMode="External"/><Relationship Id="rId385" Type="http://schemas.openxmlformats.org/officeDocument/2006/relationships/hyperlink" Target="https://doi.org/10.1147/sj.132.0115" TargetMode="External"/><Relationship Id="rId381" Type="http://schemas.openxmlformats.org/officeDocument/2006/relationships/hyperlink" Target="https://doi.org/10.1201/9781003029878" TargetMode="External"/><Relationship Id="rId387" Type="http://schemas.openxmlformats.org/officeDocument/2006/relationships/hyperlink" Target="https://doi.org/10.1201/9781351201315" TargetMode="External"/><Relationship Id="rId398" Type="http://schemas.openxmlformats.org/officeDocument/2006/relationships/hyperlink" Target="https://doi.org/10.1371/journal.pbio.1001745" TargetMode="External"/><Relationship Id="rId400" Type="http://schemas.openxmlformats.org/officeDocument/2006/relationships/hyperlink" Target="https://doi.org/10.1371/journal.pcbi.1005510" TargetMode="External"/><Relationship Id="rId272" Type="http://schemas.openxmlformats.org/officeDocument/2006/relationships/hyperlink" Target="https://downlit.r-lib.org/" TargetMode="External"/><Relationship Id="rId294" Type="http://schemas.openxmlformats.org/officeDocument/2006/relationships/hyperlink" Target="https://dplyr.tidyverse.org/" TargetMode="External"/><Relationship Id="rId314" Type="http://schemas.openxmlformats.org/officeDocument/2006/relationships/hyperlink" Target="https://dplyr.tidyverse.org/articles/in-packages.html" TargetMode="External"/><Relationship Id="rId313" Type="http://schemas.openxmlformats.org/officeDocument/2006/relationships/hyperlink" Target="https://dplyr.tidyverse.org/articles/programming.html" TargetMode="External"/><Relationship Id="rId290"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Bottom-up_and_top-down_approaches#Software_development" TargetMode="External"/><Relationship Id="rId173" Type="http://schemas.openxmlformats.org/officeDocument/2006/relationships/hyperlink" Target="https://en.wikipedia.org/wiki/Code_refactoring" TargetMode="External"/><Relationship Id="rId185"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4" Type="http://schemas.openxmlformats.org/officeDocument/2006/relationships/hyperlink" Target="https://en.wikipedia.org/wiki/Functional_decomposition" TargetMode="External"/><Relationship Id="rId301" Type="http://schemas.openxmlformats.org/officeDocument/2006/relationships/hyperlink" Target="https://en.wikipedia.org/wiki/Functional_programming" TargetMode="External"/><Relationship Id="rId187"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4" Type="http://schemas.openxmlformats.org/officeDocument/2006/relationships/hyperlink" Target="https://epirhandbook.com/" TargetMode="External"/><Relationship Id="rId306" Type="http://schemas.openxmlformats.org/officeDocument/2006/relationships/hyperlink" Target="https://forcats.tidyverse.org/" TargetMode="External"/><Relationship Id="rId246" Type="http://schemas.openxmlformats.org/officeDocument/2006/relationships/hyperlink" Target="https://fs.r-lib.org/" TargetMode="External"/><Relationship Id="rId87" Type="http://schemas.openxmlformats.org/officeDocument/2006/relationships/hyperlink" Target="https://furrr.futureverse.org/" TargetMode="External"/><Relationship Id="rId261" Type="http://schemas.openxmlformats.org/officeDocument/2006/relationships/hyperlink" Target="https://gargle.r-lib.org/" TargetMode="External"/><Relationship Id="rId268" Type="http://schemas.openxmlformats.org/officeDocument/2006/relationships/hyperlink" Target="https://ggplot2.tidyverse.org/" TargetMode="External"/><Relationship Id="rId259"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70" Type="http://schemas.openxmlformats.org/officeDocument/2006/relationships/hyperlink" Target="https://github.com/UCD-SERG/rpt/pull/100" TargetMode="External"/><Relationship Id="rId171" Type="http://schemas.openxmlformats.org/officeDocument/2006/relationships/hyperlink" Target="https://github.com/UCD-SERG/shigella/pull/11" TargetMode="External"/><Relationship Id="rId376"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7"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5" Type="http://schemas.openxmlformats.org/officeDocument/2006/relationships/hyperlink" Target="https://github.com/r-box/boxr" TargetMode="External"/><Relationship Id="rId200" Type="http://schemas.openxmlformats.org/officeDocument/2006/relationships/hyperlink" Target="https://github.com/r-lib" TargetMode="External"/><Relationship Id="rId286" Type="http://schemas.openxmlformats.org/officeDocument/2006/relationships/hyperlink" Target="https://github.com/r-lib/actions" TargetMode="External"/><Relationship Id="rId378" Type="http://schemas.openxmlformats.org/officeDocument/2006/relationships/hyperlink" Target="https://happygitwithr.com/" TargetMode="External"/><Relationship Id="rId264" Type="http://schemas.openxmlformats.org/officeDocument/2006/relationships/hyperlink" Target="https://here.r-lib.org/" TargetMode="External"/><Relationship Id="rId191" Type="http://schemas.openxmlformats.org/officeDocument/2006/relationships/hyperlink" Target="https://here.r-lib.org/articles/here.html" TargetMode="External"/><Relationship Id="rId257" Type="http://schemas.openxmlformats.org/officeDocument/2006/relationships/hyperlink" Target="https://httr.r-lib.org/" TargetMode="External"/><Relationship Id="rId255"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2" Type="http://schemas.openxmlformats.org/officeDocument/2006/relationships/hyperlink" Target="https://lifecycle.r-lib.org/" TargetMode="External"/><Relationship Id="rId354" Type="http://schemas.openxmlformats.org/officeDocument/2006/relationships/hyperlink" Target="https://link.springer.com/book/10.1007/978-1-4614-0685-3" TargetMode="External"/><Relationship Id="rId230" Type="http://schemas.openxmlformats.org/officeDocument/2006/relationships/hyperlink" Target="https://lintr.r-lib.org/" TargetMode="External"/><Relationship Id="rId276" Type="http://schemas.openxmlformats.org/officeDocument/2006/relationships/hyperlink" Target="https://lobstr.r-lib.org/" TargetMode="External"/><Relationship Id="rId308" Type="http://schemas.openxmlformats.org/officeDocument/2006/relationships/hyperlink" Target="https://lubridate.tidyverse.org/" TargetMode="External"/><Relationship Id="rId375" Type="http://schemas.openxmlformats.org/officeDocument/2006/relationships/hyperlink" Target="https://maelle.github.io/saperlipopette/" TargetMode="External"/><Relationship Id="rId38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4" Type="http://schemas.openxmlformats.org/officeDocument/2006/relationships/hyperlink" Target="https://ohshitgit.com/" TargetMode="External"/><Relationship Id="rId214" Type="http://schemas.openxmlformats.org/officeDocument/2006/relationships/hyperlink" Target="https://pak.r-lib.org/" TargetMode="External"/><Relationship Id="rId208" Type="http://schemas.openxmlformats.org/officeDocument/2006/relationships/hyperlink" Target="https://pkgbuild.r-lib.org/" TargetMode="External"/><Relationship Id="rId23" Type="http://schemas.openxmlformats.org/officeDocument/2006/relationships/hyperlink" Target="https://pkgdown.r-lib.org/" TargetMode="External"/><Relationship Id="rId206" Type="http://schemas.openxmlformats.org/officeDocument/2006/relationships/hyperlink" Target="https://pkgload.r-lib.org/" TargetMode="External"/><Relationship Id="rId348" Type="http://schemas.openxmlformats.org/officeDocument/2006/relationships/hyperlink" Target="https://posit.cloud/learn/recipes" TargetMode="External"/><Relationship Id="rId248" Type="http://schemas.openxmlformats.org/officeDocument/2006/relationships/hyperlink" Target="https://processx.r-lib.org/" TargetMode="External"/><Relationship Id="rId70" Type="http://schemas.openxmlformats.org/officeDocument/2006/relationships/hyperlink" Target="https://profvis.r-lib.org/" TargetMode="External"/><Relationship Id="rId252" Type="http://schemas.openxmlformats.org/officeDocument/2006/relationships/hyperlink" Target="https://ps.r-lib.org/" TargetMode="External"/><Relationship Id="rId86" Type="http://schemas.openxmlformats.org/officeDocument/2006/relationships/hyperlink" Target="https://purrr.tidyverse.org/" TargetMode="External"/><Relationship Id="rId350"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4" Type="http://schemas.openxmlformats.org/officeDocument/2006/relationships/hyperlink" Target="https://r-box.github.io/boxr/articles/boxr-app-interactive.html#create" TargetMode="External"/><Relationship Id="rId345" Type="http://schemas.openxmlformats.org/officeDocument/2006/relationships/hyperlink" Target="https://r-graphics.org/" TargetMode="External"/><Relationship Id="rId278" Type="http://schemas.openxmlformats.org/officeDocument/2006/relationships/hyperlink" Target="https://r-lib.github.io/crayon/" TargetMode="External"/><Relationship Id="rId220" Type="http://schemas.openxmlformats.org/officeDocument/2006/relationships/hyperlink" Target="https://r-lib.github.io/pkgcache/" TargetMode="External"/><Relationship Id="rId274" Type="http://schemas.openxmlformats.org/officeDocument/2006/relationships/hyperlink" Target="https://r-lib.github.io/prettyunits/" TargetMode="External"/><Relationship Id="rId39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7"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2" Type="http://schemas.openxmlformats.org/officeDocument/2006/relationships/hyperlink" Target="https://r-sassy.org/" TargetMode="External"/><Relationship Id="rId362" Type="http://schemas.openxmlformats.org/officeDocument/2006/relationships/hyperlink" Target="https://r-spatial.org/book" TargetMode="External"/><Relationship Id="rId395" Type="http://schemas.openxmlformats.org/officeDocument/2006/relationships/hyperlink" Target="https://r4ds.hadley.nz/" TargetMode="External"/><Relationship Id="rId341" Type="http://schemas.openxmlformats.org/officeDocument/2006/relationships/hyperlink" Target="https://r4ds.hadley.nz/workflow-help.html#making-a-reprex" TargetMode="External"/><Relationship Id="rId241" Type="http://schemas.openxmlformats.org/officeDocument/2006/relationships/hyperlink" Target="https://r6.r-lib.org/" TargetMode="External"/><Relationship Id="rId347" Type="http://schemas.openxmlformats.org/officeDocument/2006/relationships/hyperlink" Target="https://raps-with-r.dev/" TargetMode="External"/><Relationship Id="rId210" Type="http://schemas.openxmlformats.org/officeDocument/2006/relationships/hyperlink" Target="https://rcmdcheck.r-lib.org/" TargetMode="External"/><Relationship Id="rId299" Type="http://schemas.openxmlformats.org/officeDocument/2006/relationships/hyperlink" Target="https://readr.tidyverse.org/" TargetMode="External"/><Relationship Id="rId212" Type="http://schemas.openxmlformats.org/officeDocument/2006/relationships/hyperlink" Target="https://remotes.r-lib.org/" TargetMode="External"/><Relationship Id="rId340" Type="http://schemas.openxmlformats.org/officeDocument/2006/relationships/hyperlink" Target="https://reprex.tidyverse.org/" TargetMode="External"/><Relationship Id="rId216" Type="http://schemas.openxmlformats.org/officeDocument/2006/relationships/hyperlink" Target="https://revdepcheck.r-lib.org/" TargetMode="External"/><Relationship Id="rId282" Type="http://schemas.openxmlformats.org/officeDocument/2006/relationships/hyperlink" Target="https://rex.r-lib.org/" TargetMode="External"/><Relationship Id="rId233" Type="http://schemas.openxmlformats.org/officeDocument/2006/relationships/hyperlink" Target="https://rlang.r-lib.org/" TargetMode="External"/><Relationship Id="rId316"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3" Type="http://schemas.openxmlformats.org/officeDocument/2006/relationships/hyperlink" Target="https://rstudio.github.io/renv/" TargetMode="External"/><Relationship Id="rId289" Type="http://schemas.openxmlformats.org/officeDocument/2006/relationships/hyperlink" Target="https://rviews.rstudio.com/2017/06/08/what-is-the-tidyverse/" TargetMode="External"/><Relationship Id="rId267" Type="http://schemas.openxmlformats.org/officeDocument/2006/relationships/hyperlink" Target="https://scales.r-lib.org/" TargetMode="External"/><Relationship Id="rId270" Type="http://schemas.openxmlformats.org/officeDocument/2006/relationships/hyperlink" Target="https://sessioninfo.r-lib.org/" TargetMode="External"/><Relationship Id="rId184"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9" Type="http://schemas.openxmlformats.org/officeDocument/2006/relationships/hyperlink" Target="https://stackoverflow.com/questions/28125816/r-standard-evaluation-for-join-dplyr" TargetMode="External"/><Relationship Id="rId183" Type="http://schemas.openxmlformats.org/officeDocument/2006/relationships/hyperlink" Target="https://stackoverflow.com/questions/475675/when-is-a-function-too-long" TargetMode="External"/><Relationship Id="rId283" Type="http://schemas.openxmlformats.org/officeDocument/2006/relationships/hyperlink" Target="https://stringr.tidyverse.org/" TargetMode="External"/><Relationship Id="rId280"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6" Type="http://schemas.openxmlformats.org/officeDocument/2006/relationships/hyperlink" Target="https://swcarpentry.github.io/r-novice-gapminder/" TargetMode="External"/><Relationship Id="rId311"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303" Type="http://schemas.openxmlformats.org/officeDocument/2006/relationships/hyperlink" Target="https://tibble.tidyverse.org/" TargetMode="External"/><Relationship Id="rId296" Type="http://schemas.openxmlformats.org/officeDocument/2006/relationships/hyperlink" Target="https://tidyr.tidyverse.org/" TargetMode="External"/><Relationship Id="rId36" Type="http://schemas.openxmlformats.org/officeDocument/2006/relationships/hyperlink" Target="https://usethis.r-lib.org/" TargetMode="External"/><Relationship Id="rId373" Type="http://schemas.openxmlformats.org/officeDocument/2006/relationships/hyperlink" Target="https://usethis.r-lib.org/articles/pr-functions.html" TargetMode="External"/><Relationship Id="rId235" Type="http://schemas.openxmlformats.org/officeDocument/2006/relationships/hyperlink" Target="https://vctrs.r-lib.org/" TargetMode="External"/><Relationship Id="rId228" Type="http://schemas.openxmlformats.org/officeDocument/2006/relationships/hyperlink" Target="https://waldo.r-lib.org/" TargetMode="External"/><Relationship Id="rId237" Type="http://schemas.openxmlformats.org/officeDocument/2006/relationships/hyperlink" Target="https://withr.r-lib.org/" TargetMode="External"/><Relationship Id="rId318"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60" Type="http://schemas.openxmlformats.org/officeDocument/2006/relationships/hyperlink" Target="https://www.maths.ed.ac.uk/~swood34/RCdebug/RCdebug.html" TargetMode="External"/><Relationship Id="rId343" Type="http://schemas.openxmlformats.org/officeDocument/2006/relationships/hyperlink" Target="https://www.r4epi.com/" TargetMode="External"/><Relationship Id="rId322" Type="http://schemas.openxmlformats.org/officeDocument/2006/relationships/hyperlink" Target="https://www.rdocumentation.org/packages/feather/versions/0.3.3" TargetMode="External"/><Relationship Id="rId181" Type="http://schemas.openxmlformats.org/officeDocument/2006/relationships/hyperlink" Target="https://www.reddit.com/r/learnprogramming/comments/47avb5/one_long_function_2001000_lines_of_codes_or_one/" TargetMode="External"/><Relationship Id="rId355" Type="http://schemas.openxmlformats.org/officeDocument/2006/relationships/hyperlink" Target="https://www.routledge.com/SAS-and-R-Data-Management-Statistical-Analysis-and-Graphics-Second-Edition/Kleinman-Horton/p/book/9781466584495" TargetMode="External"/><Relationship Id="rId182" Type="http://schemas.openxmlformats.org/officeDocument/2006/relationships/hyperlink" Target="https://www.sololearn.com/en/Discuss/1278705/optimal-number-of-lines-of-code-of-functions" TargetMode="External"/><Relationship Id="rId292" Type="http://schemas.openxmlformats.org/officeDocument/2006/relationships/hyperlink" Target="https://www.tidyverse.org/" TargetMode="External"/><Relationship Id="rId361" Type="http://schemas.openxmlformats.org/officeDocument/2006/relationships/hyperlink" Target="https://www.tidyverse.org/blog/2023/04/base-vs-magrittr-pipe/" TargetMode="External"/><Relationship Id="rId315" Type="http://schemas.openxmlformats.org/officeDocument/2006/relationships/hyperlink" Target="https://www.youtube.com/watch?v=nERXS3ssntw" TargetMode="External"/><Relationship Id="rId334"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2026-10-27T04:45:43Z</dcterms:created>
  <dcterms:modified xsi:type="dcterms:W3CDTF">2026-10-27T04:45:43Z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21:41:24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