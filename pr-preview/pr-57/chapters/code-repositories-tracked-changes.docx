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2026-10-26 13:51:46 (PDT)</w:delText>
        </w:r>
      </w:del>
    </w:p>
    <w:p>
      <w:pPr>
        <w:pStyle w:val="Date"/>
      </w:pPr>
      <w:ins w:id="2" w:author="PR Preview" w:date="2026-01-01T00:00:00Z">
        <w:r>
          <w:t xml:space="preserve">Last modified: 2026-10-26 21:48:09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2026-10-27T04:50:26Z</dcterms:created>
  <dcterms:modified xsi:type="dcterms:W3CDTF">2026-10-27T04:50:26Z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21:48:09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