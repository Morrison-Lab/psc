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del w:id="1" w:author="PR Preview" w:date="2026-01-01T00:00:00Z">
        <w:r>
          <w:delText xml:space="preserve">Quarto Website Template</w:delText>
        </w:r>
      </w:del>
    </w:p>
    <w:p>
      <w:pPr>
        <w:pStyle w:val="Date"/>
      </w:pPr>
      <w:del w:id="2" w:author="PR Preview" w:date="2026-01-01T00:00:00Z">
        <w:r>
          <w:delText xml:space="preserve">Last modified: 2026-10-09 23:47:44 (PDT)</w:delText>
        </w:r>
      </w:del>
    </w:p>
    <w:p>
      <w:pPr>
        <w:pStyle w:val="Title"/>
      </w:pPr>
      <w:ins w:id="3" w:author="PR Preview" w:date="2026-01-01T00:00:00Z">
        <w:r>
          <w:t xml:space="preserve">Principles of Scientific Computing</w:t>
        </w:r>
      </w:ins>
    </w:p>
    <w:p>
      <w:pPr>
        <w:pStyle w:val="Date"/>
      </w:pPr>
      <w:ins w:id="4" w:author="PR Preview" w:date="2026-01-01T00:00:00Z">
        <w:r>
          <w:t xml:space="preserve">Last modified: 2026-10-10 00:37:13 (PDT)</w:t>
        </w:r>
      </w:ins>
    </w:p>
    <w:bookmarkStart w:id="27" w:name="welcome"/>
    <w:p>
      <w:pPr>
        <w:pStyle w:val="Heading1"/>
      </w:pPr>
      <w:r>
        <w:t xml:space="preserve">Welcome</w:t>
      </w:r>
    </w:p>
    <w:p>
      <w:pPr>
        <w:pStyle w:val="FirstParagraph"/>
      </w:pPr>
      <w:del w:id="5" w:author="PR Preview" w:date="2026-01-01T00:00:00Z">
        <w:r>
          <w:delText xml:space="preserve">This is a Quarto website template that you can use to create your own website.</w:delText>
        </w:r>
      </w:del>
    </w:p>
    <w:p>
      <w:pPr>
        <w:pStyle w:val="BodyText"/>
      </w:pPr>
      <w:del w:id="6" w:author="PR Preview" w:date="2026-01-01T00:00:00Z">
        <w:r>
          <w:delText xml:space="preserve">The notes are available in multiple formats:</w:delText>
        </w:r>
      </w:del>
    </w:p>
    <w:p>
      <w:pPr>
        <w:pStyle w:val="Compact"/>
        <w:numPr>
          <w:ilvl w:val="0"/>
          <w:numId w:val="1001"/>
        </w:numPr>
      </w:pPr>
      <w:del w:id="7" w:author="PR Preview" w:date="2026-01-01T00:00:00Z">
        <w:r>
          <w:rPr>
            <w:b/>
            <w:bCs/>
          </w:rPr>
          <w:delText xml:space="preserve">HTML Website</w:delText>
        </w:r>
      </w:del>
      <w:del w:id="8" w:author="PR Preview" w:date="2026-01-01T00:00:00Z">
        <w:r>
          <w:delText xml:space="preserve">: Navigate using the navbar for easy access to all pages</w:delText>
        </w:r>
      </w:del>
    </w:p>
    <w:p>
      <w:pPr>
        <w:pStyle w:val="Compact"/>
        <w:numPr>
          <w:ilvl w:val="0"/>
          <w:numId w:val="1001"/>
        </w:numPr>
      </w:pPr>
      <w:del w:id="9" w:author="PR Preview" w:date="2026-01-01T00:00:00Z">
        <w:r>
          <w:rPr>
            <w:b/>
            <w:bCs/>
          </w:rPr>
          <w:delText xml:space="preserve">RevealJS Slides</w:delText>
        </w:r>
      </w:del>
      <w:del w:id="10" w:author="PR Preview" w:date="2026-01-01T00:00:00Z">
        <w:r>
          <w:delText xml:space="preserve">: Each chapter can generate a presentation format with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rStyle w:val="VerbatimChar"/>
          </w:rPr>
          <w:delText xml:space="preserve">-slides.html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suffix</w:delText>
        </w:r>
      </w:del>
    </w:p>
    <w:p>
      <w:pPr>
        <w:pStyle w:val="Compact"/>
        <w:numPr>
          <w:ilvl w:val="0"/>
          <w:numId w:val="1001"/>
        </w:numPr>
      </w:pPr>
      <w:del w:id="15" w:author="PR Preview" w:date="2026-01-01T00:00:00Z">
        <w:r>
          <w:rPr>
            <w:b/>
            <w:bCs/>
          </w:rPr>
          <w:delText xml:space="preserve">PDF Handouts</w:delText>
        </w:r>
      </w:del>
      <w:del w:id="16" w:author="PR Preview" w:date="2026-01-01T00:00:00Z">
        <w:r>
          <w:delText xml:space="preserve">: Each chapter can generate a PDF handout with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rStyle w:val="VerbatimChar"/>
          </w:rPr>
          <w:delText xml:space="preserve">-handout.pdf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suffix</w:delText>
        </w:r>
      </w:del>
    </w:p>
    <w:p>
      <w:pPr>
        <w:pStyle w:val="Compact"/>
        <w:numPr>
          <w:ilvl w:val="0"/>
          <w:numId w:val="1001"/>
        </w:numPr>
      </w:pPr>
      <w:del w:id="21" w:author="PR Preview" w:date="2026-01-01T00:00:00Z">
        <w:r>
          <w:rPr>
            <w:b/>
            <w:bCs/>
          </w:rPr>
          <w:delText xml:space="preserve">DOCX Documents</w:delText>
        </w:r>
      </w:del>
      <w:del w:id="22" w:author="PR Preview" w:date="2026-01-01T00:00:00Z">
        <w:r>
          <w:delText xml:space="preserve">: Each chapter can generate a Microsoft Word document with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rStyle w:val="VerbatimChar"/>
          </w:rPr>
          <w:delText xml:space="preserve">.docx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extension</w:delText>
        </w:r>
      </w:del>
    </w:p>
    <w:p>
      <w:pPr>
        <w:pStyle w:val="Heading2"/>
      </w:pPr>
      <w:del w:id="27" w:author="PR Preview" w:date="2026-01-01T00:00:00Z">
        <w:r>
          <w:delText xml:space="preserve">0.1 About this website</w:delText>
        </w:r>
      </w:del>
    </w:p>
    <w:p>
      <w:pPr>
        <w:pStyle w:val="FirstParagraph"/>
      </w:pPr>
      <w:del w:id="28" w:author="PR Preview" w:date="2026-01-01T00:00:00Z">
        <w:r>
          <w:delText xml:space="preserve">This website is built with</w:delText>
        </w:r>
      </w:del>
      <w:del w:id="29" w:author="PR Preview" w:date="2026-01-01T00:00:00Z">
        <w:r>
          <w:delText xml:space="preserve"> </w:delText>
        </w:r>
      </w:del>
      <w:hyperlink r:id="rId22">
        <w:del w:id="30" w:author="PR Preview" w:date="2026-01-01T00:00:00Z">
          <w:r>
            <w:rPr>
              <w:rStyle w:val="Hyperlink"/>
            </w:rPr>
            <w:delText xml:space="preserve">Quarto</w:delText>
          </w:r>
        </w:del>
      </w:hyperlink>
      <w:del w:id="31" w:author="PR Preview" w:date="2026-01-01T00:00:00Z">
        <w:r>
          <w:delText xml:space="preserve">, an open-source scientific and technical publishing system. You can use Quarto to create books, websites, blogs, presentations, and more from markdown files.</w:delText>
        </w:r>
      </w:del>
    </w:p>
    <w:p>
      <w:pPr>
        <w:pStyle w:val="Heading2"/>
      </w:pPr>
      <w:del w:id="32" w:author="PR Preview" w:date="2026-01-01T00:00:00Z">
        <w:r>
          <w:delText xml:space="preserve">0.2 Getting Started</w:delText>
        </w:r>
      </w:del>
    </w:p>
    <w:p>
      <w:pPr>
        <w:pStyle w:val="FirstParagraph"/>
      </w:pPr>
      <w:del w:id="33" w:author="PR Preview" w:date="2026-01-01T00:00:00Z">
        <w:r>
          <w:delText xml:space="preserve">To use this template:</w:delText>
        </w:r>
      </w:del>
    </w:p>
    <w:p>
      <w:pPr>
        <w:numPr>
          <w:ilvl w:val="0"/>
          <w:numId w:val="1002"/>
        </w:numPr>
      </w:pPr>
      <w:del w:id="34" w:author="PR Preview" w:date="2026-01-01T00:00:00Z">
        <w:r>
          <w:rPr>
            <w:b/>
            <w:bCs/>
          </w:rPr>
          <w:delText xml:space="preserve">Update the configuration</w:delText>
        </w:r>
      </w:del>
      <w:del w:id="35" w:author="PR Preview" w:date="2026-01-01T00:00:00Z">
        <w:r>
          <w:delText xml:space="preserve">: Edit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_quarto-website.yml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to change the website title, site URL, and navigation menu.</w:delText>
        </w:r>
      </w:del>
    </w:p>
    <w:p>
      <w:pPr>
        <w:numPr>
          <w:ilvl w:val="0"/>
          <w:numId w:val="1002"/>
        </w:numPr>
      </w:pPr>
      <w:del w:id="40" w:author="PR Preview" w:date="2026-01-01T00:00:00Z">
        <w:r>
          <w:rPr>
            <w:b/>
            <w:bCs/>
          </w:rPr>
          <w:delText xml:space="preserve">Add your content</w:delText>
        </w:r>
      </w:del>
      <w:del w:id="41" w:author="PR Preview" w:date="2026-01-01T00:00:00Z">
        <w:r>
          <w:delText xml:space="preserve">: Create new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files for each page and add them to the navigation menu and the sidebar in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_quarto-website.yml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(the sidebar order sets the previous/next page links).</w:delText>
        </w:r>
      </w:del>
    </w:p>
    <w:p>
      <w:pPr>
        <w:numPr>
          <w:ilvl w:val="0"/>
          <w:numId w:val="1002"/>
        </w:numPr>
      </w:pPr>
      <w:del w:id="50" w:author="PR Preview" w:date="2026-01-01T00:00:00Z">
        <w:r>
          <w:rPr>
            <w:b/>
            <w:bCs/>
          </w:rPr>
          <w:delText xml:space="preserve">Customize the style</w:delText>
        </w:r>
      </w:del>
      <w:del w:id="51" w:author="PR Preview" w:date="2026-01-01T00:00:00Z">
        <w:r>
          <w:delText xml:space="preserve">: Modify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rPr>
            <w:rStyle w:val="VerbatimChar"/>
          </w:rPr>
          <w:delText xml:space="preserve">styles.css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to change the appearance of your website.</w:delText>
        </w:r>
      </w:del>
    </w:p>
    <w:p>
      <w:pPr>
        <w:numPr>
          <w:ilvl w:val="0"/>
          <w:numId w:val="1002"/>
        </w:numPr>
      </w:pPr>
      <w:del w:id="56" w:author="PR Preview" w:date="2026-01-01T00:00:00Z">
        <w:r>
          <w:rPr>
            <w:b/>
            <w:bCs/>
          </w:rPr>
          <w:delText xml:space="preserve">Add references</w:delText>
        </w:r>
      </w:del>
      <w:del w:id="57" w:author="PR Preview" w:date="2026-01-01T00:00:00Z">
        <w:r>
          <w:delText xml:space="preserve">: Update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rPr>
            <w:rStyle w:val="VerbatimChar"/>
          </w:rPr>
          <w:delText xml:space="preserve">references.bib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with your citations.</w:delText>
        </w:r>
      </w:del>
    </w:p>
    <w:p>
      <w:pPr>
        <w:pStyle w:val="Heading2"/>
      </w:pPr>
      <w:del w:id="62" w:author="PR Preview" w:date="2026-01-01T00:00:00Z">
        <w:r>
          <w:delText xml:space="preserve">0.3 Building the website</w:delText>
        </w:r>
      </w:del>
    </w:p>
    <w:p>
      <w:pPr>
        <w:pStyle w:val="FirstParagraph"/>
      </w:pPr>
      <w:del w:id="63" w:author="PR Preview" w:date="2026-01-01T00:00:00Z">
        <w:r>
          <w:delText xml:space="preserve">To render the website locally:</w:delText>
        </w:r>
      </w:del>
    </w:p>
    <w:p>
      <w:pPr>
        <w:pStyle w:val="SourceCode"/>
      </w:pPr>
      <w:del w:id="64" w:author="PR Preview" w:date="2026-01-01T00:00:00Z">
        <w:r>
          <w:rPr>
            <w:rStyle w:val="ExtensionTok"/>
          </w:rPr>
          <w:delText xml:space="preserve">quarto</w:delText>
        </w:r>
      </w:del>
      <w:del w:id="65" w:author="PR Preview" w:date="2026-01-01T00:00:00Z">
        <w:r>
          <w:rPr>
            <w:rStyle w:val="NormalTok"/>
          </w:rPr>
          <w:delText xml:space="preserve"> render</w:delText>
        </w:r>
      </w:del>
    </w:p>
    <w:p>
      <w:pPr>
        <w:pStyle w:val="FirstParagraph"/>
      </w:pPr>
      <w:del w:id="66" w:author="PR Preview" w:date="2026-01-01T00:00:00Z">
        <w:r>
          <w:delText xml:space="preserve">To preview the website with live reload:</w:delText>
        </w:r>
      </w:del>
    </w:p>
    <w:p>
      <w:pPr>
        <w:pStyle w:val="SourceCode"/>
      </w:pPr>
      <w:del w:id="67" w:author="PR Preview" w:date="2026-01-01T00:00:00Z">
        <w:r>
          <w:rPr>
            <w:rStyle w:val="ExtensionTok"/>
          </w:rPr>
          <w:delText xml:space="preserve">quarto</w:delText>
        </w:r>
      </w:del>
      <w:del w:id="68" w:author="PR Preview" w:date="2026-01-01T00:00:00Z">
        <w:r>
          <w:rPr>
            <w:rStyle w:val="NormalTok"/>
          </w:rPr>
          <w:delText xml:space="preserve"> preview</w:delText>
        </w:r>
      </w:del>
    </w:p>
    <w:p>
      <w:pPr>
        <w:pStyle w:val="FirstParagraph"/>
      </w:pPr>
      <w:del w:id="69" w:author="PR Preview" w:date="2026-01-01T00:00:00Z">
        <w:r>
          <w:delText xml:space="preserve">The rendered output will be in the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rStyle w:val="VerbatimChar"/>
          </w:rPr>
          <w:delText xml:space="preserve">_site/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directory, which can be published to GitHub Pages.</w:delText>
        </w:r>
      </w:del>
    </w:p>
    <w:p>
      <w:pPr>
        <w:pStyle w:val="Heading2"/>
      </w:pPr>
      <w:del w:id="74" w:author="PR Preview" w:date="2026-01-01T00:00:00Z">
        <w:r>
          <w:delText xml:space="preserve">0.4 Publishing to GitHub Pages</w:delText>
        </w:r>
      </w:del>
    </w:p>
    <w:p>
      <w:pPr>
        <w:pStyle w:val="FirstParagraph"/>
      </w:pPr>
      <w:del w:id="75" w:author="PR Preview" w:date="2026-01-01T00:00:00Z">
        <w:r>
          <w:delText xml:space="preserve">This template includes a GitHub Actions workflow that automatically builds and publishes your website to GitHub Pages when you push to the main branch.</w:delText>
        </w:r>
      </w:del>
    </w:p>
    <w:p>
      <w:pPr>
        <w:pStyle w:val="BodyText"/>
      </w:pPr>
      <w:del w:id="76" w:author="PR Preview" w:date="2026-01-01T00:00:00Z">
        <w:r>
          <w:delText xml:space="preserve">To enable GitHub Pages:</w:delText>
        </w:r>
      </w:del>
    </w:p>
    <w:p>
      <w:pPr>
        <w:pStyle w:val="Compact"/>
        <w:numPr>
          <w:ilvl w:val="0"/>
          <w:numId w:val="1003"/>
        </w:numPr>
      </w:pPr>
      <w:del w:id="77" w:author="PR Preview" w:date="2026-01-01T00:00:00Z">
        <w:r>
          <w:delText xml:space="preserve">Go to your repository settings</w:delText>
        </w:r>
      </w:del>
    </w:p>
    <w:p>
      <w:pPr>
        <w:pStyle w:val="Compact"/>
        <w:numPr>
          <w:ilvl w:val="0"/>
          <w:numId w:val="1003"/>
        </w:numPr>
      </w:pPr>
      <w:del w:id="78" w:author="PR Preview" w:date="2026-01-01T00:00:00Z">
        <w:r>
          <w:delText xml:space="preserve">Navigate to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“Pages”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in the left sidebar</w:delText>
        </w:r>
      </w:del>
    </w:p>
    <w:p>
      <w:pPr>
        <w:pStyle w:val="Compact"/>
        <w:numPr>
          <w:ilvl w:val="0"/>
          <w:numId w:val="1003"/>
        </w:numPr>
      </w:pPr>
      <w:del w:id="83" w:author="PR Preview" w:date="2026-01-01T00:00:00Z">
        <w:r>
          <w:delText xml:space="preserve">Under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“Build and deployment”</w:delText>
        </w:r>
      </w:del>
      <w:del w:id="86" w:author="PR Preview" w:date="2026-01-01T00:00:00Z">
        <w:r>
          <w:delText xml:space="preserve">, set Source to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“GitHub Actions”</w:delText>
        </w:r>
      </w:del>
    </w:p>
    <w:p>
      <w:pPr>
        <w:pStyle w:val="Compact"/>
        <w:numPr>
          <w:ilvl w:val="0"/>
          <w:numId w:val="1003"/>
        </w:numPr>
      </w:pPr>
      <w:del w:id="89" w:author="PR Preview" w:date="2026-01-01T00:00:00Z">
        <w:r>
          <w:delText xml:space="preserve">Push your changes to the main branch</w:delText>
        </w:r>
      </w:del>
    </w:p>
    <w:p>
      <w:pPr>
        <w:pStyle w:val="Compact"/>
        <w:numPr>
          <w:ilvl w:val="0"/>
          <w:numId w:val="1003"/>
        </w:numPr>
      </w:pPr>
      <w:del w:id="90" w:author="PR Preview" w:date="2026-01-01T00:00:00Z">
        <w:r>
          <w:delText xml:space="preserve">The workflow will automatically build and deploy your website</w:delText>
        </w:r>
      </w:del>
    </w:p>
    <w:p>
      <w:pPr>
        <w:pStyle w:val="FirstParagraph"/>
      </w:pPr>
      <w:del w:id="91" w:author="PR Preview" w:date="2026-01-01T00:00:00Z">
        <w:r>
          <w:delText xml:space="preserve">Your website will be available at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rStyle w:val="VerbatimChar"/>
          </w:rPr>
          <w:delText xml:space="preserve">https://YOUR-USERNAME.github.io/YOUR-REPO/</w:delText>
        </w:r>
      </w:del>
    </w:p>
    <w:p>
      <w:pPr>
        <w:pStyle w:val="Heading2"/>
      </w:pPr>
      <w:del w:id="94" w:author="PR Preview" w:date="2026-01-01T00:00:00Z">
        <w:r>
          <w:delText xml:space="preserve">0.5 License</w:delText>
        </w:r>
      </w:del>
    </w:p>
    <w:p>
      <w:pPr>
        <w:pStyle w:val="FirstParagraph"/>
      </w:pPr>
      <w:del w:id="95" w:author="PR Preview" w:date="2026-01-01T00:00:00Z">
        <w:r>
          <w:delText xml:space="preserve">Add your license information here.</w:delText>
        </w:r>
      </w:del>
    </w:p>
    <w:p>
      <w:pPr>
        <w:pStyle w:val="Heading2"/>
      </w:pPr>
      <w:del w:id="96" w:author="PR Preview" w:date="2026-01-01T00:00:00Z">
        <w:r>
          <w:delText xml:space="preserve">References</w:delText>
        </w:r>
      </w:del>
    </w:p>
    <w:p>
      <w:pPr>
        <w:pStyle w:val="FirstParagraph"/>
      </w:pPr>
      <w:ins w:id="97" w:author="PR Preview" w:date="2026-01-01T00:00:00Z">
        <w:r>
          <w:rPr>
            <w:i/>
            <w:iCs/>
          </w:rPr>
          <w:t xml:space="preserve">Principles of Scientific Computing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(psc) collects practical guidance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on writing, organizing, sharing, and maintaining code for research projects.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It is the computing companion to</w:t>
        </w:r>
      </w:ins>
      <w:ins w:id="104" w:author="PR Preview" w:date="2026-01-01T00:00:00Z">
        <w:r>
          <w:t xml:space="preserve"> </w:t>
        </w:r>
      </w:ins>
      <w:hyperlink r:id="rId9">
        <w:ins w:id="105" w:author="PR Preview" w:date="2026-01-01T00:00:00Z">
          <w:r>
            <w:rPr>
              <w:rStyle w:val="Hyperlink"/>
              <w:i/>
              <w:iCs/>
            </w:rPr>
            <w:t xml:space="preserve">Principles of Scientific Writing</w:t>
          </w:r>
        </w:ins>
      </w:hyperlink>
      <w:ins w:id="106" w:author="PR Preview" w:date="2026-01-01T00:00:00Z">
        <w:r>
          <w:t xml:space="preserve">.</w:t>
        </w:r>
      </w:ins>
    </w:p>
    <w:p>
      <w:pPr>
        <w:pStyle w:val="BodyText"/>
      </w:pPr>
      <w:ins w:id="107" w:author="PR Preview" w:date="2026-01-01T00:00:00Z">
        <w:r>
          <w:t xml:space="preserve">The guidance applies to any research project,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whether it is a lab analysis, a course, or a software package.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Most examples use R,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but the principles carry over to other languages.</w:t>
        </w:r>
      </w:ins>
    </w:p>
    <w:bookmarkStart w:id="22" w:name="whats-here"/>
    <w:p>
      <w:pPr>
        <w:pStyle w:val="Heading2"/>
      </w:pPr>
      <w:ins w:id="114" w:author="PR Preview" w:date="2026-01-01T00:00:00Z">
        <w:r>
          <w:t xml:space="preserve">What’s here</w:t>
        </w:r>
      </w:ins>
    </w:p>
    <w:p>
      <w:pPr>
        <w:numPr>
          <w:ilvl w:val="0"/>
          <w:numId w:val="1001"/>
        </w:numPr>
      </w:pPr>
      <w:ins w:id="115" w:author="PR Preview" w:date="2026-01-01T00:00:00Z">
        <w:r>
          <w:rPr>
            <w:b/>
            <w:bCs/>
          </w:rPr>
          <w:t xml:space="preserve">Writing code</w:t>
        </w:r>
      </w:ins>
      <w:ins w:id="116" w:author="PR Preview" w:date="2026-01-01T00:00:00Z">
        <w:r>
          <w:t xml:space="preserve">:</w:t>
        </w:r>
      </w:ins>
      <w:ins w:id="117" w:author="PR Preview" w:date="2026-01-01T00:00:00Z">
        <w:r>
          <w:t xml:space="preserve"> </w:t>
        </w:r>
      </w:ins>
      <w:hyperlink r:id="rId10">
        <w:ins w:id="118" w:author="PR Preview" w:date="2026-01-01T00:00:00Z">
          <w:r>
            <w:rPr>
              <w:rStyle w:val="Hyperlink"/>
            </w:rPr>
            <w:t xml:space="preserve">coding style</w:t>
          </w:r>
        </w:ins>
      </w:hyperlink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hyperlink r:id="rId11">
        <w:ins w:id="121" w:author="PR Preview" w:date="2026-01-01T00:00:00Z">
          <w:r>
            <w:rPr>
              <w:rStyle w:val="Hyperlink"/>
            </w:rPr>
            <w:t xml:space="preserve">coding practices</w:t>
          </w:r>
        </w:ins>
      </w:hyperlink>
      <w:ins w:id="122" w:author="PR Preview" w:date="2026-01-01T00:00:00Z">
        <w:r>
          <w:t xml:space="preserve">,</w:t>
        </w:r>
      </w:ins>
      <w:ins w:id="123" w:author="PR Preview" w:date="2026-01-01T00:00:00Z">
        <w:r>
          <w:t xml:space="preserve"> </w:t>
        </w:r>
      </w:ins>
      <w:hyperlink r:id="rId12">
        <w:ins w:id="124" w:author="PR Preview" w:date="2026-01-01T00:00:00Z">
          <w:r>
            <w:rPr>
              <w:rStyle w:val="Hyperlink"/>
            </w:rPr>
            <w:t xml:space="preserve">data masking</w:t>
          </w:r>
        </w:ins>
      </w:hyperlink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and</w:t>
        </w:r>
      </w:ins>
      <w:ins w:id="128" w:author="PR Preview" w:date="2026-01-01T00:00:00Z">
        <w:r>
          <w:t xml:space="preserve"> </w:t>
        </w:r>
      </w:ins>
      <w:hyperlink r:id="rId13">
        <w:ins w:id="129" w:author="PR Preview" w:date="2026-01-01T00:00:00Z">
          <w:r>
            <w:rPr>
              <w:rStyle w:val="Hyperlink"/>
            </w:rPr>
            <w:t xml:space="preserve">working with big data</w:t>
          </w:r>
        </w:ins>
      </w:hyperlink>
      <w:ins w:id="130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131" w:author="PR Preview" w:date="2026-01-01T00:00:00Z">
        <w:r>
          <w:rPr>
            <w:b/>
            <w:bCs/>
          </w:rPr>
          <w:t xml:space="preserve">Projects</w:t>
        </w:r>
      </w:ins>
      <w:ins w:id="132" w:author="PR Preview" w:date="2026-01-01T00:00:00Z">
        <w:r>
          <w:t xml:space="preserve">:</w:t>
        </w:r>
      </w:ins>
      <w:ins w:id="133" w:author="PR Preview" w:date="2026-01-01T00:00:00Z">
        <w:r>
          <w:t xml:space="preserve"> </w:t>
        </w:r>
      </w:ins>
      <w:hyperlink r:id="rId14">
        <w:ins w:id="134" w:author="PR Preview" w:date="2026-01-01T00:00:00Z">
          <w:r>
            <w:rPr>
              <w:rStyle w:val="Hyperlink"/>
            </w:rPr>
            <w:t xml:space="preserve">code repositories</w:t>
          </w:r>
        </w:ins>
      </w:hyperlink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hyperlink r:id="rId15">
        <w:ins w:id="137" w:author="PR Preview" w:date="2026-01-01T00:00:00Z">
          <w:r>
            <w:rPr>
              <w:rStyle w:val="Hyperlink"/>
            </w:rPr>
            <w:t xml:space="preserve">reproducible environments</w:t>
          </w:r>
        </w:ins>
      </w:hyperlink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</w:t>
        </w:r>
      </w:ins>
      <w:ins w:id="141" w:author="PR Preview" w:date="2026-01-01T00:00:00Z">
        <w:r>
          <w:t xml:space="preserve"> </w:t>
        </w:r>
      </w:ins>
      <w:hyperlink r:id="rId16">
        <w:ins w:id="142" w:author="PR Preview" w:date="2026-01-01T00:00:00Z">
          <w:r>
            <w:rPr>
              <w:rStyle w:val="Hyperlink"/>
            </w:rPr>
            <w:t xml:space="preserve">code publication</w:t>
          </w:r>
        </w:ins>
      </w:hyperlink>
      <w:ins w:id="143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144" w:author="PR Preview" w:date="2026-01-01T00:00:00Z">
        <w:r>
          <w:rPr>
            <w:b/>
            <w:bCs/>
          </w:rPr>
          <w:t xml:space="preserve">Collaboration</w:t>
        </w:r>
      </w:ins>
      <w:ins w:id="145" w:author="PR Preview" w:date="2026-01-01T00:00:00Z">
        <w:r>
          <w:t xml:space="preserve">:</w:t>
        </w:r>
      </w:ins>
      <w:ins w:id="146" w:author="PR Preview" w:date="2026-01-01T00:00:00Z">
        <w:r>
          <w:t xml:space="preserve"> </w:t>
        </w:r>
      </w:ins>
      <w:hyperlink r:id="rId17">
        <w:ins w:id="147" w:author="PR Preview" w:date="2026-01-01T00:00:00Z">
          <w:r>
            <w:rPr>
              <w:rStyle w:val="Hyperlink"/>
            </w:rPr>
            <w:t xml:space="preserve">Git and GitHub</w:t>
          </w:r>
        </w:ins>
      </w:hyperlink>
      <w:ins w:id="148" w:author="PR Preview" w:date="2026-01-01T00:00:00Z">
        <w:r>
          <w:t xml:space="preserve">,</w:t>
        </w:r>
      </w:ins>
      <w:ins w:id="149" w:author="PR Preview" w:date="2026-01-01T00:00:00Z">
        <w:r>
          <w:t xml:space="preserve"> </w:t>
        </w:r>
      </w:ins>
      <w:hyperlink r:id="rId18">
        <w:ins w:id="150" w:author="PR Preview" w:date="2026-01-01T00:00:00Z">
          <w:r>
            <w:rPr>
              <w:rStyle w:val="Hyperlink"/>
            </w:rPr>
            <w:t xml:space="preserve">collaborative software development</w:t>
          </w:r>
        </w:ins>
      </w:hyperlink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</w:t>
        </w:r>
      </w:ins>
      <w:ins w:id="154" w:author="PR Preview" w:date="2026-01-01T00:00:00Z">
        <w:r>
          <w:t xml:space="preserve"> </w:t>
        </w:r>
      </w:ins>
      <w:hyperlink r:id="rId19">
        <w:ins w:id="155" w:author="PR Preview" w:date="2026-01-01T00:00:00Z">
          <w:r>
            <w:rPr>
              <w:rStyle w:val="Hyperlink"/>
            </w:rPr>
            <w:t xml:space="preserve">continuous integration</w:t>
          </w:r>
        </w:ins>
      </w:hyperlink>
      <w:ins w:id="156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157" w:author="PR Preview" w:date="2026-01-01T00:00:00Z">
        <w:r>
          <w:rPr>
            <w:b/>
            <w:bCs/>
          </w:rPr>
          <w:t xml:space="preserve">Tools</w:t>
        </w:r>
      </w:ins>
      <w:ins w:id="158" w:author="PR Preview" w:date="2026-01-01T00:00:00Z">
        <w:r>
          <w:t xml:space="preserve">:</w:t>
        </w:r>
      </w:ins>
      <w:ins w:id="159" w:author="PR Preview" w:date="2026-01-01T00:00:00Z">
        <w:r>
          <w:t xml:space="preserve"> </w:t>
        </w:r>
      </w:ins>
      <w:hyperlink r:id="rId20">
        <w:ins w:id="160" w:author="PR Preview" w:date="2026-01-01T00:00:00Z">
          <w:r>
            <w:rPr>
              <w:rStyle w:val="Hyperlink"/>
            </w:rPr>
            <w:t xml:space="preserve">the Unix command line</w:t>
          </w:r>
        </w:ins>
      </w:hyperlink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</w:t>
        </w:r>
      </w:ins>
      <w:ins w:id="163" w:author="PR Preview" w:date="2026-01-01T00:00:00Z">
        <w:r>
          <w:t xml:space="preserve"> </w:t>
        </w:r>
      </w:ins>
      <w:hyperlink r:id="rId21">
        <w:ins w:id="164" w:author="PR Preview" w:date="2026-01-01T00:00:00Z">
          <w:r>
            <w:rPr>
              <w:rStyle w:val="Hyperlink"/>
            </w:rPr>
            <w:t xml:space="preserve">Quarto</w:t>
          </w:r>
        </w:ins>
      </w:hyperlink>
      <w:ins w:id="165" w:author="PR Preview" w:date="2026-01-01T00:00:00Z">
        <w:r>
          <w:t xml:space="preserve">.</w:t>
        </w:r>
      </w:ins>
    </w:p>
    <w:p>
      <w:pPr>
        <w:pStyle w:val="FirstParagraph"/>
      </w:pPr>
      <w:ins w:id="166" w:author="PR Preview" w:date="2026-01-01T00:00:00Z">
        <w:r>
          <w:t xml:space="preserve">Each page is also available as RevealJS slides (</w:t>
        </w:r>
      </w:ins>
      <w:ins w:id="167" w:author="PR Preview" w:date="2026-01-01T00:00:00Z">
        <w:r>
          <w:rPr>
            <w:rStyle w:val="VerbatimChar"/>
          </w:rPr>
          <w:t xml:space="preserve">-slides.html</w:t>
        </w:r>
      </w:ins>
      <w:ins w:id="168" w:author="PR Preview" w:date="2026-01-01T00:00:00Z">
        <w:r>
          <w:t xml:space="preserve">),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 PDF handout (</w:t>
        </w:r>
      </w:ins>
      <w:ins w:id="171" w:author="PR Preview" w:date="2026-01-01T00:00:00Z">
        <w:r>
          <w:rPr>
            <w:rStyle w:val="VerbatimChar"/>
          </w:rPr>
          <w:t xml:space="preserve">-handout.pdf</w:t>
        </w:r>
      </w:ins>
      <w:ins w:id="172" w:author="PR Preview" w:date="2026-01-01T00:00:00Z">
        <w:r>
          <w:t xml:space="preserve">),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and a Word document (</w:t>
        </w:r>
      </w:ins>
      <w:ins w:id="175" w:author="PR Preview" w:date="2026-01-01T00:00:00Z">
        <w:r>
          <w:rPr>
            <w:rStyle w:val="VerbatimChar"/>
          </w:rPr>
          <w:t xml:space="preserve">.docx</w:t>
        </w:r>
      </w:ins>
      <w:ins w:id="176" w:author="PR Preview" w:date="2026-01-01T00:00:00Z">
        <w:r>
          <w:t xml:space="preserve">).</w:t>
        </w:r>
      </w:ins>
    </w:p>
    <w:bookmarkEnd w:id="22"/>
    <w:bookmarkStart w:id="25" w:name="related-guides"/>
    <w:p>
      <w:pPr>
        <w:pStyle w:val="Heading2"/>
      </w:pPr>
      <w:ins w:id="177" w:author="PR Preview" w:date="2026-01-01T00:00:00Z">
        <w:r>
          <w:t xml:space="preserve">Related guides</w:t>
        </w:r>
      </w:ins>
    </w:p>
    <w:p>
      <w:pPr>
        <w:numPr>
          <w:ilvl w:val="0"/>
          <w:numId w:val="1002"/>
        </w:numPr>
      </w:pPr>
      <w:hyperlink r:id="rId9">
        <w:ins w:id="178" w:author="PR Preview" w:date="2026-01-01T00:00:00Z">
          <w:r>
            <w:rPr>
              <w:rStyle w:val="Hyperlink"/>
              <w:i/>
              <w:iCs/>
            </w:rPr>
            <w:t xml:space="preserve">Principles of Scientific Writing</w:t>
          </w:r>
        </w:ins>
      </w:hyperlink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covers writing about research and statistical analysis.</w:t>
        </w:r>
      </w:ins>
    </w:p>
    <w:p>
      <w:pPr>
        <w:numPr>
          <w:ilvl w:val="0"/>
          <w:numId w:val="1002"/>
        </w:numPr>
      </w:pPr>
      <w:hyperlink r:id="rId23">
        <w:ins w:id="181" w:author="PR Preview" w:date="2026-01-01T00:00:00Z">
          <w:r>
            <w:rPr>
              <w:rStyle w:val="Hyperlink"/>
              <w:i/>
              <w:iCs/>
            </w:rPr>
            <w:t xml:space="preserve">Working with AI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covers AI coding assistants and agent-driven pull requests.</w:t>
        </w:r>
      </w:ins>
    </w:p>
    <w:p>
      <w:pPr>
        <w:numPr>
          <w:ilvl w:val="0"/>
          <w:numId w:val="1002"/>
        </w:numPr>
      </w:pPr>
      <w:ins w:id="184" w:author="PR Preview" w:date="2026-01-01T00:00:00Z">
        <w:r>
          <w:t xml:space="preserve">The</w:t>
        </w:r>
      </w:ins>
      <w:ins w:id="185" w:author="PR Preview" w:date="2026-01-01T00:00:00Z">
        <w:r>
          <w:t xml:space="preserve"> </w:t>
        </w:r>
      </w:ins>
      <w:hyperlink r:id="rId24">
        <w:ins w:id="186" w:author="PR Preview" w:date="2026-01-01T00:00:00Z">
          <w:r>
            <w:rPr>
              <w:rStyle w:val="Hyperlink"/>
            </w:rPr>
            <w:t xml:space="preserve">UCD-SERG lab manual</w:t>
          </w:r>
        </w:ins>
      </w:hyperlink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covers policies and resources specific to the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UC Davis Seroepidemiology Research Group,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such as computing clusters, onboarding, and communication.</w:t>
        </w:r>
      </w:ins>
    </w:p>
    <w:bookmarkEnd w:id="25"/>
    <w:bookmarkStart w:id="26" w:name="origin"/>
    <w:p>
      <w:pPr>
        <w:pStyle w:val="Heading2"/>
      </w:pPr>
      <w:ins w:id="193" w:author="PR Preview" w:date="2026-01-01T00:00:00Z">
        <w:r>
          <w:t xml:space="preserve">Origin</w:t>
        </w:r>
      </w:ins>
    </w:p>
    <w:p>
      <w:pPr>
        <w:pStyle w:val="FirstParagraph"/>
      </w:pPr>
      <w:ins w:id="194" w:author="PR Preview" w:date="2026-01-01T00:00:00Z">
        <w:r>
          <w:t xml:space="preserve">These chapters began in the UCD-SERG lab manual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 moved here, with their history, so that they can serve projects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outside that group.</w:t>
        </w:r>
      </w:ins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0" Type="http://schemas.openxmlformats.org/officeDocument/2006/relationships/hyperlink" Target="chapters/unix.qmd" TargetMode="External"/><Relationship Id="rId9" Type="http://schemas.openxmlformats.org/officeDocument/2006/relationships/hyperlink" Target="https://morrison-lab.github.io/psw/" TargetMode="External"/><Relationship Id="rId23" Type="http://schemas.openxmlformats.org/officeDocument/2006/relationships/hyperlink" Target="https://morrison-lab.github.io/wai/" TargetMode="External"/><Relationship Id="rId24" Type="http://schemas.openxmlformats.org/officeDocument/2006/relationships/hyperlink" Target="https://ucd-serg.github.io/lab-manual/" TargetMode="External"/><Relationship Id="rId22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0" Type="http://schemas.openxmlformats.org/officeDocument/2006/relationships/hyperlink" Target="chapters/unix.qmd" TargetMode="External"/><Relationship Id="rId9" Type="http://schemas.openxmlformats.org/officeDocument/2006/relationships/hyperlink" Target="https://morrison-lab.github.io/psw/" TargetMode="External"/><Relationship Id="rId23" Type="http://schemas.openxmlformats.org/officeDocument/2006/relationships/hyperlink" Target="https://morrison-lab.github.io/wai/" TargetMode="External"/><Relationship Id="rId24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2026-10-10T07:41:59Z</dcterms:created>
  <dcterms:modified xsi:type="dcterms:W3CDTF">2026-10-10T07:41:59Z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00:37:13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