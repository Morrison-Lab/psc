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Data masking</w:t>
        </w:r>
      </w:ins>
    </w:p>
    <w:p>
      <w:pPr>
        <w:pStyle w:val="Date"/>
      </w:pPr>
      <w:ins w:id="2" w:author="PR Preview" w:date="2026-01-01T00:00:00Z">
        <w:r>
          <w:t xml:space="preserve">Last modified: 2026-10-10 00:37:13 (PDT)</w:t>
        </w:r>
      </w:ins>
    </w:p>
    <w:bookmarkStart w:id="15" w:name="general-overview"/>
    <w:p>
      <w:pPr>
        <w:pStyle w:val="Heading2"/>
      </w:pPr>
      <w:ins w:id="3" w:author="PR Preview" w:date="2026-01-01T00:00:00Z">
        <w:r>
          <w:t xml:space="preserve">1 General Overview</w:t>
        </w:r>
      </w:ins>
    </w:p>
    <w:p>
      <w:pPr>
        <w:pStyle w:val="FirstParagraph"/>
      </w:pPr>
      <w:ins w:id="4" w:author="PR Preview" w:date="2026-01-01T00:00:00Z">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ins>
    </w:p>
    <w:bookmarkStart w:id="13" w:name="what-is-data-masking"/>
    <w:p>
      <w:pPr>
        <w:pStyle w:val="Heading3"/>
      </w:pPr>
      <w:ins w:id="5" w:author="PR Preview" w:date="2026-01-01T00:00:00Z">
        <w:r>
          <w:t xml:space="preserve">1.1 What is Data Masking?</w:t>
        </w:r>
      </w:ins>
    </w:p>
    <w:p>
      <w:pPr>
        <w:pStyle w:val="FirstParagraph"/>
      </w:pPr>
      <w:ins w:id="6" w:author="PR Preview" w:date="2026-01-01T00:00:00Z">
        <w:r>
          <w:t xml:space="preserve">Within certain tidyverse operations, columns are called as if they were variables. For example, while running</w:t>
        </w:r>
      </w:ins>
      <w:ins w:id="7" w:author="PR Preview" w:date="2026-01-01T00:00:00Z">
        <w:r>
          <w:t xml:space="preserve"> </w:t>
        </w:r>
      </w:ins>
      <w:ins w:id="8" w:author="PR Preview" w:date="2026-01-01T00:00:00Z">
        <w:r>
          <w:rPr>
            <w:rStyle w:val="VerbatimChar"/>
          </w:rPr>
          <w:t xml:space="preserve">df |&gt; mutate(X = …)</w:t>
        </w:r>
      </w:ins>
      <w:ins w:id="9" w:author="PR Preview" w:date="2026-01-01T00:00:00Z">
        <w:r>
          <w:t xml:space="preserve"> </w:t>
        </w:r>
      </w:ins>
      <w:ins w:id="10" w:author="PR Preview" w:date="2026-01-01T00:00:00Z">
        <w:r>
          <w:t xml:space="preserve">R recognizes that</w:t>
        </w:r>
      </w:ins>
      <w:ins w:id="11" w:author="PR Preview" w:date="2026-01-01T00:00:00Z">
        <w:r>
          <w:t xml:space="preserve"> </w:t>
        </w:r>
      </w:ins>
      <w:ins w:id="12" w:author="PR Preview" w:date="2026-01-01T00:00:00Z">
        <w:r>
          <w:rPr>
            <w:rStyle w:val="VerbatimChar"/>
          </w:rPr>
          <w:t xml:space="preserve">X</w:t>
        </w:r>
      </w:ins>
      <w:ins w:id="13" w:author="PR Preview" w:date="2026-01-01T00:00:00Z">
        <w:r>
          <w:t xml:space="preserve"> </w:t>
        </w:r>
      </w:ins>
      <w:ins w:id="14" w:author="PR Preview" w:date="2026-01-01T00:00:00Z">
        <w:r>
          <w:t xml:space="preserve">specifically references a column in</w:t>
        </w:r>
      </w:ins>
      <w:ins w:id="15" w:author="PR Preview" w:date="2026-01-01T00:00:00Z">
        <w:r>
          <w:t xml:space="preserve"> </w:t>
        </w:r>
      </w:ins>
      <w:ins w:id="16" w:author="PR Preview" w:date="2026-01-01T00:00:00Z">
        <w:r>
          <w:rPr>
            <w:rStyle w:val="VerbatimChar"/>
          </w:rPr>
          <w:t xml:space="preserve">df</w:t>
        </w:r>
      </w:ins>
      <w:ins w:id="17" w:author="PR Preview" w:date="2026-01-01T00:00:00Z">
        <w:r>
          <w:t xml:space="preserve"> </w:t>
        </w:r>
      </w:ins>
      <w:ins w:id="18" w:author="PR Preview" w:date="2026-01-01T00:00:00Z">
        <w:r>
          <w:t xml:space="preserve">without explicitly stating its membership</w:t>
        </w:r>
      </w:ins>
      <w:ins w:id="19" w:author="PR Preview" w:date="2026-01-01T00:00:00Z">
        <w:r>
          <w:t xml:space="preserve"> </w:t>
        </w:r>
      </w:ins>
      <w:ins w:id="20" w:author="PR Preview" w:date="2026-01-01T00:00:00Z">
        <w:r>
          <w:rPr>
            <w:rStyle w:val="VerbatimChar"/>
          </w:rPr>
          <w:t xml:space="preserve">df |&gt; mutate(df$X = …)</w:t>
        </w:r>
      </w:ins>
      <w:ins w:id="21" w:author="PR Preview" w:date="2026-01-01T00:00:00Z">
        <w:r>
          <w:t xml:space="preserve"> </w:t>
        </w:r>
      </w:ins>
      <w:ins w:id="22" w:author="PR Preview" w:date="2026-01-01T00:00:00Z">
        <w:r>
          <w:t xml:space="preserve">or calling the column name as a string</w:t>
        </w:r>
      </w:ins>
      <w:ins w:id="23" w:author="PR Preview" w:date="2026-01-01T00:00:00Z">
        <w:r>
          <w:t xml:space="preserve"> </w:t>
        </w:r>
      </w:ins>
      <w:ins w:id="24" w:author="PR Preview" w:date="2026-01-01T00:00:00Z">
        <w:r>
          <w:rPr>
            <w:rStyle w:val="VerbatimChar"/>
          </w:rPr>
          <w:t xml:space="preserve">df |&gt; mutate("X" = …)</w:t>
        </w:r>
      </w:ins>
      <w:ins w:id="25" w:author="PR Preview" w:date="2026-01-01T00:00:00Z">
        <w:r>
          <w:t xml:space="preserve">.</w:t>
        </w:r>
      </w:ins>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ins w:id="26" w:author="PR Preview" w:date="2026-01-01T00:00:00Z">
        <w:r>
          <w:t xml:space="preserve">However, this behavior may introduce errors when we attempt to incorporate variables from the global environment within these tidyverse pipelines. In the example shown in</w:t>
        </w:r>
      </w:ins>
      <w:ins w:id="27" w:author="PR Preview" w:date="2026-01-01T00:00:00Z">
        <w:r>
          <w:t xml:space="preserve"> </w:t>
        </w:r>
      </w:ins>
      <w:hyperlink w:anchor="fig-data-masking">
        <w:ins w:id="28" w:author="PR Preview" w:date="2026-01-01T00:00:00Z">
          <w:r>
            <w:rPr>
              <w:rStyle w:val="Hyperlink"/>
            </w:rPr>
            <w:t xml:space="preserve">Figure 1</w:t>
          </w:r>
        </w:ins>
      </w:hyperlink>
      <w:ins w:id="29" w:author="PR Preview" w:date="2026-01-01T00:00:00Z">
        <w:r>
          <w:t xml:space="preserve">,</w:t>
        </w:r>
      </w:ins>
      <w:ins w:id="30" w:author="PR Preview" w:date="2026-01-01T00:00:00Z">
        <w:r>
          <w:t xml:space="preserve"> </w:t>
        </w:r>
      </w:ins>
      <w:ins w:id="31" w:author="PR Preview" w:date="2026-01-01T00:00:00Z">
        <w:r>
          <w:rPr>
            <w:rStyle w:val="VerbatimChar"/>
          </w:rPr>
          <w:t xml:space="preserve">column_name = "X"</w:t>
        </w:r>
      </w:ins>
      <w:ins w:id="32" w:author="PR Preview" w:date="2026-01-01T00:00:00Z">
        <w:r>
          <w:t xml:space="preserve"> </w:t>
        </w:r>
      </w:ins>
      <w:ins w:id="33" w:author="PR Preview" w:date="2026-01-01T00:00:00Z">
        <w:r>
          <w:t xml:space="preserve">followed by</w:t>
        </w:r>
      </w:ins>
      <w:ins w:id="34" w:author="PR Preview" w:date="2026-01-01T00:00:00Z">
        <w:r>
          <w:t xml:space="preserve"> </w:t>
        </w:r>
      </w:ins>
      <w:ins w:id="35" w:author="PR Preview" w:date="2026-01-01T00:00:00Z">
        <w:r>
          <w:rPr>
            <w:rStyle w:val="VerbatimChar"/>
          </w:rPr>
          <w:t xml:space="preserve">df |&gt; mutate(X2 = column_name + 1)</w:t>
        </w:r>
      </w:ins>
      <w:ins w:id="36" w:author="PR Preview" w:date="2026-01-01T00:00:00Z">
        <w:r>
          <w:t xml:space="preserve"> </w:t>
        </w:r>
      </w:ins>
      <w:ins w:id="37" w:author="PR Preview" w:date="2026-01-01T00:00:00Z">
        <w:r>
          <w:t xml:space="preserve">would yield an error, since</w:t>
        </w:r>
      </w:ins>
      <w:ins w:id="38" w:author="PR Preview" w:date="2026-01-01T00:00:00Z">
        <w:r>
          <w:t xml:space="preserve"> </w:t>
        </w:r>
      </w:ins>
      <w:ins w:id="39" w:author="PR Preview" w:date="2026-01-01T00:00:00Z">
        <w:r>
          <w:rPr>
            <w:rStyle w:val="VerbatimChar"/>
          </w:rPr>
          <w:t xml:space="preserve">column_name</w:t>
        </w:r>
      </w:ins>
      <w:ins w:id="40" w:author="PR Preview" w:date="2026-01-01T00:00:00Z">
        <w:r>
          <w:t xml:space="preserve"> </w:t>
        </w:r>
      </w:ins>
      <w:ins w:id="41" w:author="PR Preview" w:date="2026-01-01T00:00:00Z">
        <w:r>
          <w:t xml:space="preserve">is not a column in</w:t>
        </w:r>
      </w:ins>
      <w:ins w:id="42" w:author="PR Preview" w:date="2026-01-01T00:00:00Z">
        <w:r>
          <w:t xml:space="preserve"> </w:t>
        </w:r>
      </w:ins>
      <w:ins w:id="43" w:author="PR Preview" w:date="2026-01-01T00:00:00Z">
        <w:r>
          <w:rPr>
            <w:rStyle w:val="VerbatimChar"/>
          </w:rPr>
          <w:t xml:space="preserve">df</w:t>
        </w:r>
      </w:ins>
      <w:ins w:id="44" w:author="PR Preview" w:date="2026-01-01T00:00:00Z">
        <w:r>
          <w:t xml:space="preserve"> </w:t>
        </w:r>
      </w:ins>
      <w:ins w:id="45" w:author="PR Preview" w:date="2026-01-01T00:00:00Z">
        <w:r>
          <w:t xml:space="preserve">and the variable</w:t>
        </w:r>
      </w:ins>
      <w:ins w:id="46" w:author="PR Preview" w:date="2026-01-01T00:00:00Z">
        <w:r>
          <w:t xml:space="preserve"> </w:t>
        </w:r>
      </w:ins>
      <w:ins w:id="47" w:author="PR Preview" w:date="2026-01-01T00:00:00Z">
        <w:r>
          <w:rPr>
            <w:rStyle w:val="VerbatimChar"/>
          </w:rPr>
          <w:t xml:space="preserve">column_name</w:t>
        </w:r>
      </w:ins>
      <w:ins w:id="48" w:author="PR Preview" w:date="2026-01-01T00:00:00Z">
        <w:r>
          <w:t xml:space="preserve"> </w:t>
        </w:r>
      </w:ins>
      <w:ins w:id="49" w:author="PR Preview" w:date="2026-01-01T00:00:00Z">
        <w:r>
          <w:t xml:space="preserve">is not defined within the environment of</w:t>
        </w:r>
      </w:ins>
      <w:ins w:id="50" w:author="PR Preview" w:date="2026-01-01T00:00:00Z">
        <w:r>
          <w:t xml:space="preserve"> </w:t>
        </w:r>
      </w:ins>
      <w:ins w:id="51" w:author="PR Preview" w:date="2026-01-01T00:00:00Z">
        <w:r>
          <w:rPr>
            <w:rStyle w:val="VerbatimChar"/>
          </w:rPr>
          <w:t xml:space="preserve">df</w:t>
        </w:r>
      </w:ins>
    </w:p>
    <w:bookmarkEnd w:id="13"/>
    <w:bookmarkStart w:id="14" w:name="using-tidy-evaluation-for-data-masking"/>
    <w:p>
      <w:pPr>
        <w:pStyle w:val="Heading3"/>
      </w:pPr>
      <w:ins w:id="52" w:author="PR Preview" w:date="2026-01-01T00:00:00Z">
        <w:r>
          <w:t xml:space="preserve">1.2 Using tidy evaluation for data masking</w:t>
        </w:r>
      </w:ins>
    </w:p>
    <w:p>
      <w:pPr>
        <w:pStyle w:val="FirstParagraph"/>
      </w:pPr>
      <w:ins w:id="53" w:author="PR Preview" w:date="2026-01-01T00:00:00Z">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ins>
    </w:p>
    <w:p>
      <w:pPr>
        <w:pStyle w:val="BodyText"/>
      </w:pPr>
      <w:ins w:id="54" w:author="PR Preview" w:date="2026-01-01T00:00:00Z">
        <w:r>
          <w:t xml:space="preserve">For example, consider a data frame</w:t>
        </w:r>
      </w:ins>
      <w:ins w:id="55" w:author="PR Preview" w:date="2026-01-01T00:00:00Z">
        <w:r>
          <w:t xml:space="preserve"> </w:t>
        </w:r>
      </w:ins>
      <w:ins w:id="56" w:author="PR Preview" w:date="2026-01-01T00:00:00Z">
        <w:r>
          <w:t xml:space="preserve">“df”</w:t>
        </w:r>
      </w:ins>
      <w:ins w:id="57" w:author="PR Preview" w:date="2026-01-01T00:00:00Z">
        <w:r>
          <w:t xml:space="preserve"> </w:t>
        </w:r>
      </w:ins>
      <w:ins w:id="58" w:author="PR Preview" w:date="2026-01-01T00:00:00Z">
        <w:r>
          <w:t xml:space="preserve">that contains a column called</w:t>
        </w:r>
      </w:ins>
      <w:ins w:id="59" w:author="PR Preview" w:date="2026-01-01T00:00:00Z">
        <w:r>
          <w:t xml:space="preserve"> </w:t>
        </w:r>
      </w:ins>
      <w:ins w:id="60" w:author="PR Preview" w:date="2026-01-01T00:00:00Z">
        <w:r>
          <w:t xml:space="preserve">“heavyrain”</w:t>
        </w:r>
      </w:ins>
      <w:ins w:id="61" w:author="PR Preview" w:date="2026-01-01T00:00:00Z">
        <w:r>
          <w:t xml:space="preserve"> </w:t>
        </w:r>
      </w:ins>
      <w:ins w:id="62" w:author="PR Preview" w:date="2026-01-01T00:00:00Z">
        <w:r>
          <w:t xml:space="preserve">that we want to manipulate. Suppose we wanted to convert the values of</w:t>
        </w:r>
      </w:ins>
      <w:ins w:id="63" w:author="PR Preview" w:date="2026-01-01T00:00:00Z">
        <w:r>
          <w:t xml:space="preserve"> </w:t>
        </w:r>
      </w:ins>
      <w:ins w:id="64" w:author="PR Preview" w:date="2026-01-01T00:00:00Z">
        <w:r>
          <w:t xml:space="preserve">“heavyrain”</w:t>
        </w:r>
      </w:ins>
      <w:ins w:id="65" w:author="PR Preview" w:date="2026-01-01T00:00:00Z">
        <w:r>
          <w:t xml:space="preserve"> </w:t>
        </w:r>
      </w:ins>
      <w:ins w:id="66" w:author="PR Preview" w:date="2026-01-01T00:00:00Z">
        <w:r>
          <w:t xml:space="preserve">into a factor.</w:t>
        </w:r>
      </w:ins>
    </w:p>
    <w:p>
      <w:pPr>
        <w:pStyle w:val="BodyText"/>
      </w:pPr>
      <w:ins w:id="67" w:author="PR Preview" w:date="2026-01-01T00:00:00Z">
        <w:r>
          <w:t xml:space="preserve">Using base R, which does not mask data, heavyrain must have quotes to be treated as a data-variable:</w:t>
        </w:r>
      </w:ins>
    </w:p>
    <w:p>
      <w:pPr>
        <w:pStyle w:val="SourceCode"/>
      </w:pPr>
      <w:ins w:id="68" w:author="PR Preview" w:date="2026-01-01T00:00:00Z">
        <w:r>
          <w:rPr>
            <w:rStyle w:val="NormalTok"/>
          </w:rPr>
          <w:t xml:space="preserve">df[[</w:t>
        </w:r>
      </w:ins>
      <w:ins w:id="69" w:author="PR Preview" w:date="2026-01-01T00:00:00Z">
        <w:r>
          <w:rPr>
            <w:rStyle w:val="StringTok"/>
          </w:rPr>
          <w:t xml:space="preserve">"outcome"</w:t>
        </w:r>
      </w:ins>
      <w:ins w:id="70" w:author="PR Preview" w:date="2026-01-01T00:00:00Z">
        <w:r>
          <w:rPr>
            <w:rStyle w:val="NormalTok"/>
          </w:rPr>
          <w:t xml:space="preserve">]] </w:t>
        </w:r>
      </w:ins>
      <w:ins w:id="71" w:author="PR Preview" w:date="2026-01-01T00:00:00Z">
        <w:r>
          <w:rPr>
            <w:rStyle w:val="OtherTok"/>
          </w:rPr>
          <w:t xml:space="preserve">=</w:t>
        </w:r>
      </w:ins>
      <w:ins w:id="72" w:author="PR Preview" w:date="2026-01-01T00:00:00Z">
        <w:r>
          <w:rPr>
            <w:rStyle w:val="NormalTok"/>
          </w:rPr>
          <w:t xml:space="preserve"> </w:t>
        </w:r>
      </w:ins>
      <w:ins w:id="73" w:author="PR Preview" w:date="2026-01-01T00:00:00Z">
        <w:r>
          <w:rPr>
            <w:rStyle w:val="FunctionTok"/>
          </w:rPr>
          <w:t xml:space="preserve">as.factor</w:t>
        </w:r>
      </w:ins>
      <w:ins w:id="74" w:author="PR Preview" w:date="2026-01-01T00:00:00Z">
        <w:r>
          <w:rPr>
            <w:rStyle w:val="NormalTok"/>
          </w:rPr>
          <w:t xml:space="preserve">(df[[</w:t>
        </w:r>
      </w:ins>
      <w:ins w:id="75" w:author="PR Preview" w:date="2026-01-01T00:00:00Z">
        <w:r>
          <w:rPr>
            <w:rStyle w:val="StringTok"/>
          </w:rPr>
          <w:t xml:space="preserve">"heavyrain"</w:t>
        </w:r>
      </w:ins>
      <w:ins w:id="76" w:author="PR Preview" w:date="2026-01-01T00:00:00Z">
        <w:r>
          <w:rPr>
            <w:rStyle w:val="NormalTok"/>
          </w:rPr>
          <w:t xml:space="preserve">]])</w:t>
        </w:r>
      </w:ins>
    </w:p>
    <w:p>
      <w:pPr>
        <w:pStyle w:val="FirstParagraph"/>
      </w:pPr>
      <w:ins w:id="77" w:author="PR Preview" w:date="2026-01-01T00:00:00Z">
        <w:r>
          <w:t xml:space="preserve">In a dplyr pipe, heavyrain is being masked using tidy evaluation and will be correctly interpreted as a column because it is recognized as a data-variable:</w:t>
        </w:r>
      </w:ins>
    </w:p>
    <w:p>
      <w:pPr>
        <w:pStyle w:val="SourceCode"/>
      </w:pPr>
      <w:ins w:id="78" w:author="PR Preview" w:date="2026-01-01T00:00:00Z">
        <w:r>
          <w:rPr>
            <w:rStyle w:val="NormalTok"/>
          </w:rPr>
          <w:t xml:space="preserve">df </w:t>
        </w:r>
      </w:ins>
      <w:ins w:id="79" w:author="PR Preview" w:date="2026-01-01T00:00:00Z">
        <w:r>
          <w:rPr>
            <w:rStyle w:val="SpecialCharTok"/>
          </w:rPr>
          <w:t xml:space="preserve">|&gt;</w:t>
        </w:r>
      </w:ins>
      <w:ins w:id="80" w:author="PR Preview" w:date="2026-01-01T00:00:00Z">
        <w:r>
          <w:rPr>
            <w:rStyle w:val="NormalTok"/>
          </w:rPr>
          <w:t xml:space="preserve"> </w:t>
        </w:r>
      </w:ins>
      <w:ins w:id="81" w:author="PR Preview" w:date="2026-01-01T00:00:00Z">
        <w:r>
          <w:rPr>
            <w:rStyle w:val="FunctionTok"/>
          </w:rPr>
          <w:t xml:space="preserve">mutate</w:t>
        </w:r>
      </w:ins>
      <w:ins w:id="82" w:author="PR Preview" w:date="2026-01-01T00:00:00Z">
        <w:r>
          <w:rPr>
            <w:rStyle w:val="NormalTok"/>
          </w:rPr>
          <w:t xml:space="preserve">(</w:t>
        </w:r>
      </w:ins>
      <w:ins w:id="83" w:author="PR Preview" w:date="2026-01-01T00:00:00Z">
        <w:r>
          <w:rPr>
            <w:rStyle w:val="AttributeTok"/>
          </w:rPr>
          <w:t xml:space="preserve">outcome =</w:t>
        </w:r>
      </w:ins>
      <w:ins w:id="84" w:author="PR Preview" w:date="2026-01-01T00:00:00Z">
        <w:r>
          <w:rPr>
            <w:rStyle w:val="NormalTok"/>
          </w:rPr>
          <w:t xml:space="preserve"> </w:t>
        </w:r>
      </w:ins>
      <w:ins w:id="85" w:author="PR Preview" w:date="2026-01-01T00:00:00Z">
        <w:r>
          <w:rPr>
            <w:rStyle w:val="FunctionTok"/>
          </w:rPr>
          <w:t xml:space="preserve">as.factor</w:t>
        </w:r>
      </w:ins>
      <w:ins w:id="86" w:author="PR Preview" w:date="2026-01-01T00:00:00Z">
        <w:r>
          <w:rPr>
            <w:rStyle w:val="NormalTok"/>
          </w:rPr>
          <w:t xml:space="preserve">(heavyrain))</w:t>
        </w:r>
      </w:ins>
    </w:p>
    <w:p>
      <w:pPr>
        <w:pStyle w:val="FirstParagraph"/>
      </w:pPr>
      <w:ins w:id="87" w:author="PR Preview" w:date="2026-01-01T00:00:00Z">
        <w:r>
          <w:t xml:space="preserve">With modified data masking, heavyrain is a string that is coerced into being recognized as a data-variable:</w:t>
        </w:r>
      </w:ins>
    </w:p>
    <w:p>
      <w:pPr>
        <w:pStyle w:val="SourceCode"/>
      </w:pPr>
      <w:ins w:id="88" w:author="PR Preview" w:date="2026-01-01T00:00:00Z">
        <w:r>
          <w:rPr>
            <w:rStyle w:val="NormalTok"/>
          </w:rPr>
          <w:t xml:space="preserve">var_name </w:t>
        </w:r>
      </w:ins>
      <w:ins w:id="89" w:author="PR Preview" w:date="2026-01-01T00:00:00Z">
        <w:r>
          <w:rPr>
            <w:rStyle w:val="OtherTok"/>
          </w:rPr>
          <w:t xml:space="preserve">=</w:t>
        </w:r>
      </w:ins>
      <w:ins w:id="90" w:author="PR Preview" w:date="2026-01-01T00:00:00Z">
        <w:r>
          <w:rPr>
            <w:rStyle w:val="NormalTok"/>
          </w:rPr>
          <w:t xml:space="preserve"> </w:t>
        </w:r>
      </w:ins>
      <w:ins w:id="91" w:author="PR Preview" w:date="2026-01-01T00:00:00Z">
        <w:r>
          <w:rPr>
            <w:rStyle w:val="StringTok"/>
          </w:rPr>
          <w:t xml:space="preserve">"heavyrain"</w:t>
        </w:r>
      </w:ins>
      <w:ins w:id="92" w:author="PR Preview" w:date="2026-01-01T00:00:00Z">
        <w:r>
          <w:br/>
        </w:r>
      </w:ins>
      <w:ins w:id="93" w:author="PR Preview" w:date="2026-01-01T00:00:00Z">
        <w:r>
          <w:rPr>
            <w:rStyle w:val="NormalTok"/>
          </w:rPr>
          <w:t xml:space="preserve">df </w:t>
        </w:r>
      </w:ins>
      <w:ins w:id="94" w:author="PR Preview" w:date="2026-01-01T00:00:00Z">
        <w:r>
          <w:rPr>
            <w:rStyle w:val="SpecialCharTok"/>
          </w:rPr>
          <w:t xml:space="preserve">|&gt;</w:t>
        </w:r>
      </w:ins>
      <w:ins w:id="95" w:author="PR Preview" w:date="2026-01-01T00:00:00Z">
        <w:r>
          <w:rPr>
            <w:rStyle w:val="NormalTok"/>
          </w:rPr>
          <w:t xml:space="preserve"> </w:t>
        </w:r>
      </w:ins>
      <w:ins w:id="96" w:author="PR Preview" w:date="2026-01-01T00:00:00Z">
        <w:r>
          <w:rPr>
            <w:rStyle w:val="FunctionTok"/>
          </w:rPr>
          <w:t xml:space="preserve">mutate</w:t>
        </w:r>
      </w:ins>
      <w:ins w:id="97" w:author="PR Preview" w:date="2026-01-01T00:00:00Z">
        <w:r>
          <w:rPr>
            <w:rStyle w:val="NormalTok"/>
          </w:rPr>
          <w:t xml:space="preserve">(</w:t>
        </w:r>
      </w:ins>
      <w:ins w:id="98" w:author="PR Preview" w:date="2026-01-01T00:00:00Z">
        <w:r>
          <w:rPr>
            <w:rStyle w:val="AttributeTok"/>
          </w:rPr>
          <w:t xml:space="preserve">outcome =</w:t>
        </w:r>
      </w:ins>
      <w:ins w:id="99" w:author="PR Preview" w:date="2026-01-01T00:00:00Z">
        <w:r>
          <w:rPr>
            <w:rStyle w:val="NormalTok"/>
          </w:rPr>
          <w:t xml:space="preserve"> </w:t>
        </w:r>
      </w:ins>
      <w:ins w:id="100" w:author="PR Preview" w:date="2026-01-01T00:00:00Z">
        <w:r>
          <w:rPr>
            <w:rStyle w:val="FunctionTok"/>
          </w:rPr>
          <w:t xml:space="preserve">as.factor</w:t>
        </w:r>
      </w:ins>
      <w:ins w:id="101" w:author="PR Preview" w:date="2026-01-01T00:00:00Z">
        <w:r>
          <w:rPr>
            <w:rStyle w:val="NormalTok"/>
          </w:rPr>
          <w:t xml:space="preserve">(</w:t>
        </w:r>
      </w:ins>
      <w:ins w:id="102" w:author="PR Preview" w:date="2026-01-01T00:00:00Z">
        <w:r>
          <w:rPr>
            <w:rStyle w:val="SpecialCharTok"/>
          </w:rPr>
          <w:t xml:space="preserve">!!</w:t>
        </w:r>
      </w:ins>
      <w:ins w:id="103" w:author="PR Preview" w:date="2026-01-01T00:00:00Z">
        <w:r>
          <w:rPr>
            <w:rStyle w:val="FunctionTok"/>
          </w:rPr>
          <w:t xml:space="preserve">sym</w:t>
        </w:r>
      </w:ins>
      <w:ins w:id="104" w:author="PR Preview" w:date="2026-01-01T00:00:00Z">
        <w:r>
          <w:rPr>
            <w:rStyle w:val="NormalTok"/>
          </w:rPr>
          <w:t xml:space="preserve">(var_name)))</w:t>
        </w:r>
      </w:ins>
    </w:p>
    <w:p>
      <w:pPr>
        <w:pStyle w:val="FirstParagraph"/>
      </w:pPr>
      <w:ins w:id="105" w:author="PR Preview" w:date="2026-01-01T00:00:00Z">
        <w:r>
          <w:t xml:space="preserve">While cleaner and often more convenient, the data frame that var_name is in is now</w:t>
        </w:r>
      </w:ins>
      <w:ins w:id="106" w:author="PR Preview" w:date="2026-01-01T00:00:00Z">
        <w:r>
          <w:t xml:space="preserve"> </w:t>
        </w:r>
      </w:ins>
      <w:ins w:id="107" w:author="PR Preview" w:date="2026-01-01T00:00:00Z">
        <w:r>
          <w:t xml:space="preserve">“masked”</w:t>
        </w:r>
      </w:ins>
      <w:ins w:id="108" w:author="PR Preview" w:date="2026-01-01T00:00:00Z">
        <w:r>
          <w:t xml:space="preserve"> </w:t>
        </w:r>
      </w:ins>
      <w:ins w:id="109" w:author="PR Preview" w:date="2026-01-01T00:00:00Z">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ins>
      <w:ins w:id="110" w:author="PR Preview" w:date="2026-01-01T00:00:00Z">
        <w:r>
          <w:t xml:space="preserve"> </w:t>
        </w:r>
      </w:ins>
      <w:ins w:id="111" w:author="PR Preview" w:date="2026-01-01T00:00:00Z">
        <w:r>
          <w:t xml:space="preserve">“held on to”</w:t>
        </w:r>
      </w:ins>
      <w:ins w:id="112" w:author="PR Preview" w:date="2026-01-01T00:00:00Z">
        <w:r>
          <w:t xml:space="preserve"> </w:t>
        </w:r>
      </w:ins>
      <w:ins w:id="113" w:author="PR Preview" w:date="2026-01-01T00:00:00Z">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ins>
    </w:p>
    <w:bookmarkEnd w:id="14"/>
    <w:bookmarkEnd w:id="15"/>
    <w:bookmarkStart w:id="28" w:name="sec-data-masking-vs-tidy-selection"/>
    <w:p>
      <w:pPr>
        <w:pStyle w:val="Heading2"/>
      </w:pPr>
      <w:ins w:id="114" w:author="PR Preview" w:date="2026-01-01T00:00:00Z">
        <w:r>
          <w:t xml:space="preserve">2 Data masking vs. tidy selection</w:t>
        </w:r>
      </w:ins>
    </w:p>
    <w:p>
      <w:pPr>
        <w:pStyle w:val="FirstParagraph"/>
      </w:pPr>
      <w:ins w:id="115" w:author="PR Preview" w:date="2026-01-01T00:00:00Z">
        <w:r>
          <w:t xml:space="preserve">Many</w:t>
        </w:r>
      </w:ins>
      <w:ins w:id="116" w:author="PR Preview" w:date="2026-01-01T00:00:00Z">
        <w:r>
          <w:t xml:space="preserve"> </w:t>
        </w:r>
      </w:ins>
      <w:hyperlink r:id="rId16">
        <w:ins w:id="117" w:author="PR Preview" w:date="2026-01-01T00:00:00Z">
          <w:r>
            <w:rPr>
              <w:rStyle w:val="VerbatimChar"/>
            </w:rPr>
            <w:t xml:space="preserve">{tidyverse}</w:t>
          </w:r>
        </w:ins>
      </w:hyperlink>
      <w:ins w:id="118" w:author="PR Preview" w:date="2026-01-01T00:00:00Z">
        <w:r>
          <w:t xml:space="preserve"> </w:t>
        </w:r>
      </w:ins>
      <w:ins w:id="119" w:author="PR Preview" w:date="2026-01-01T00:00:00Z">
        <w:r>
          <w:t xml:space="preserve">verbs use</w:t>
        </w:r>
      </w:ins>
      <w:ins w:id="120" w:author="PR Preview" w:date="2026-01-01T00:00:00Z">
        <w:r>
          <w:t xml:space="preserve"> </w:t>
        </w:r>
      </w:ins>
      <w:ins w:id="121" w:author="PR Preview" w:date="2026-01-01T00:00:00Z">
        <w:r>
          <w:rPr>
            <w:i/>
            <w:iCs/>
          </w:rPr>
          <w:t xml:space="preserve">two</w:t>
        </w:r>
      </w:ins>
      <w:ins w:id="122" w:author="PR Preview" w:date="2026-01-01T00:00:00Z">
        <w:r>
          <w:t xml:space="preserve"> </w:t>
        </w:r>
      </w:ins>
      <w:ins w:id="123" w:author="PR Preview" w:date="2026-01-01T00:00:00Z">
        <w:r>
          <w:t xml:space="preserve">different flavors of tidy evaluation,</w:t>
        </w:r>
      </w:ins>
      <w:ins w:id="124" w:author="PR Preview" w:date="2026-01-01T00:00:00Z">
        <w:r>
          <w:t xml:space="preserve"> </w:t>
        </w:r>
      </w:ins>
      <w:ins w:id="125" w:author="PR Preview" w:date="2026-01-01T00:00:00Z">
        <w:r>
          <w:t xml:space="preserve">and the way you refer to a column stored in a string variable depends on which one you are in.</w:t>
        </w:r>
      </w:ins>
    </w:p>
    <w:p>
      <w:pPr>
        <w:pStyle w:val="Compact"/>
        <w:numPr>
          <w:ilvl w:val="0"/>
          <w:numId w:val="1001"/>
        </w:numPr>
      </w:pPr>
      <w:ins w:id="126" w:author="PR Preview" w:date="2026-01-01T00:00:00Z">
        <w:r>
          <w:rPr>
            <w:b/>
            <w:bCs/>
          </w:rPr>
          <w:t xml:space="preserve">Data-masking</w:t>
        </w:r>
      </w:ins>
      <w:ins w:id="127" w:author="PR Preview" w:date="2026-01-01T00:00:00Z">
        <w:r>
          <w:t xml:space="preserve"> </w:t>
        </w:r>
      </w:ins>
      <w:ins w:id="128" w:author="PR Preview" w:date="2026-01-01T00:00:00Z">
        <w:r>
          <w:t xml:space="preserve">contexts treat column names as values you compute</w:t>
        </w:r>
      </w:ins>
      <w:ins w:id="129" w:author="PR Preview" w:date="2026-01-01T00:00:00Z">
        <w:r>
          <w:t xml:space="preserve"> </w:t>
        </w:r>
      </w:ins>
      <w:ins w:id="130" w:author="PR Preview" w:date="2026-01-01T00:00:00Z">
        <w:r>
          <w:rPr>
            <w:i/>
            <w:iCs/>
          </w:rPr>
          <w:t xml:space="preserve">with</w:t>
        </w:r>
      </w:ins>
      <w:ins w:id="131" w:author="PR Preview" w:date="2026-01-01T00:00:00Z">
        <w:r>
          <w:t xml:space="preserve">:</w:t>
        </w:r>
      </w:ins>
      <w:ins w:id="132" w:author="PR Preview" w:date="2026-01-01T00:00:00Z">
        <w:r>
          <w:t xml:space="preserve"> </w:t>
        </w:r>
      </w:ins>
      <w:ins w:id="133" w:author="PR Preview" w:date="2026-01-01T00:00:00Z">
        <w:r>
          <w:t xml:space="preserve">the</w:t>
        </w:r>
      </w:ins>
      <w:ins w:id="134" w:author="PR Preview" w:date="2026-01-01T00:00:00Z">
        <w:r>
          <w:t xml:space="preserve"> </w:t>
        </w:r>
      </w:ins>
      <w:hyperlink r:id="rId17">
        <w:ins w:id="135" w:author="PR Preview" w:date="2026-01-01T00:00:00Z">
          <w:r>
            <w:rPr>
              <w:rStyle w:val="VerbatimChar"/>
            </w:rPr>
            <w:t xml:space="preserve">{dplyr}</w:t>
          </w:r>
        </w:ins>
      </w:hyperlink>
      <w:ins w:id="136" w:author="PR Preview" w:date="2026-01-01T00:00:00Z">
        <w:r>
          <w:t xml:space="preserve"> </w:t>
        </w:r>
      </w:ins>
      <w:ins w:id="137" w:author="PR Preview" w:date="2026-01-01T00:00:00Z">
        <w:r>
          <w:t xml:space="preserve">verbs</w:t>
        </w:r>
      </w:ins>
      <w:ins w:id="138" w:author="PR Preview" w:date="2026-01-01T00:00:00Z">
        <w:r>
          <w:t xml:space="preserve"> </w:t>
        </w:r>
      </w:ins>
      <w:ins w:id="139" w:author="PR Preview" w:date="2026-01-01T00:00:00Z">
        <w:r>
          <w:rPr>
            <w:rStyle w:val="VerbatimChar"/>
          </w:rPr>
          <w:t xml:space="preserve">mutate()</w:t>
        </w:r>
      </w:ins>
      <w:ins w:id="140" w:author="PR Preview" w:date="2026-01-01T00:00:00Z">
        <w:r>
          <w:t xml:space="preserve">,</w:t>
        </w:r>
      </w:ins>
      <w:ins w:id="141" w:author="PR Preview" w:date="2026-01-01T00:00:00Z">
        <w:r>
          <w:t xml:space="preserve"> </w:t>
        </w:r>
      </w:ins>
      <w:ins w:id="142" w:author="PR Preview" w:date="2026-01-01T00:00:00Z">
        <w:r>
          <w:rPr>
            <w:rStyle w:val="VerbatimChar"/>
          </w:rPr>
          <w:t xml:space="preserve">filter()</w:t>
        </w:r>
      </w:ins>
      <w:ins w:id="143" w:author="PR Preview" w:date="2026-01-01T00:00:00Z">
        <w:r>
          <w:t xml:space="preserve">,</w:t>
        </w:r>
      </w:ins>
      <w:ins w:id="144" w:author="PR Preview" w:date="2026-01-01T00:00:00Z">
        <w:r>
          <w:t xml:space="preserve"> </w:t>
        </w:r>
      </w:ins>
      <w:ins w:id="145" w:author="PR Preview" w:date="2026-01-01T00:00:00Z">
        <w:r>
          <w:rPr>
            <w:rStyle w:val="VerbatimChar"/>
          </w:rPr>
          <w:t xml:space="preserve">summarize()</w:t>
        </w:r>
      </w:ins>
      <w:ins w:id="146" w:author="PR Preview" w:date="2026-01-01T00:00:00Z">
        <w:r>
          <w:t xml:space="preserve">/</w:t>
        </w:r>
      </w:ins>
      <w:ins w:id="147" w:author="PR Preview" w:date="2026-01-01T00:00:00Z">
        <w:r>
          <w:rPr>
            <w:rStyle w:val="VerbatimChar"/>
          </w:rPr>
          <w:t xml:space="preserve">summarise()</w:t>
        </w:r>
      </w:ins>
      <w:ins w:id="148" w:author="PR Preview" w:date="2026-01-01T00:00:00Z">
        <w:r>
          <w:t xml:space="preserve"> </w:t>
        </w:r>
      </w:ins>
      <w:ins w:id="149" w:author="PR Preview" w:date="2026-01-01T00:00:00Z">
        <w:r>
          <w:t xml:space="preserve">(the summary expressions),</w:t>
        </w:r>
      </w:ins>
      <w:ins w:id="150" w:author="PR Preview" w:date="2026-01-01T00:00:00Z">
        <w:r>
          <w:t xml:space="preserve"> </w:t>
        </w:r>
      </w:ins>
      <w:ins w:id="151" w:author="PR Preview" w:date="2026-01-01T00:00:00Z">
        <w:r>
          <w:rPr>
            <w:rStyle w:val="VerbatimChar"/>
          </w:rPr>
          <w:t xml:space="preserve">group_by()</w:t>
        </w:r>
      </w:ins>
      <w:ins w:id="152" w:author="PR Preview" w:date="2026-01-01T00:00:00Z">
        <w:r>
          <w:t xml:space="preserve">, and</w:t>
        </w:r>
      </w:ins>
      <w:ins w:id="153" w:author="PR Preview" w:date="2026-01-01T00:00:00Z">
        <w:r>
          <w:t xml:space="preserve"> </w:t>
        </w:r>
      </w:ins>
      <w:ins w:id="154" w:author="PR Preview" w:date="2026-01-01T00:00:00Z">
        <w:r>
          <w:rPr>
            <w:rStyle w:val="VerbatimChar"/>
          </w:rPr>
          <w:t xml:space="preserve">arrange()</w:t>
        </w:r>
      </w:ins>
      <w:ins w:id="155" w:author="PR Preview" w:date="2026-01-01T00:00:00Z">
        <w:r>
          <w:t xml:space="preserve">,</w:t>
        </w:r>
      </w:ins>
      <w:ins w:id="156" w:author="PR Preview" w:date="2026-01-01T00:00:00Z">
        <w:r>
          <w:t xml:space="preserve"> </w:t>
        </w:r>
      </w:ins>
      <w:ins w:id="157" w:author="PR Preview" w:date="2026-01-01T00:00:00Z">
        <w:r>
          <w:t xml:space="preserve">plus</w:t>
        </w:r>
      </w:ins>
      <w:ins w:id="158" w:author="PR Preview" w:date="2026-01-01T00:00:00Z">
        <w:r>
          <w:t xml:space="preserve"> </w:t>
        </w:r>
      </w:ins>
      <w:ins w:id="159" w:author="PR Preview" w:date="2026-01-01T00:00:00Z">
        <w:r>
          <w:rPr>
            <w:rStyle w:val="VerbatimChar"/>
          </w:rPr>
          <w:t xml:space="preserve">aes()</w:t>
        </w:r>
      </w:ins>
      <w:ins w:id="160" w:author="PR Preview" w:date="2026-01-01T00:00:00Z">
        <w:r>
          <w:t xml:space="preserve"> </w:t>
        </w:r>
      </w:ins>
      <w:ins w:id="161" w:author="PR Preview" w:date="2026-01-01T00:00:00Z">
        <w:r>
          <w:t xml:space="preserve">in</w:t>
        </w:r>
      </w:ins>
      <w:ins w:id="162" w:author="PR Preview" w:date="2026-01-01T00:00:00Z">
        <w:r>
          <w:t xml:space="preserve"> </w:t>
        </w:r>
      </w:ins>
      <w:hyperlink r:id="rId18">
        <w:ins w:id="163" w:author="PR Preview" w:date="2026-01-01T00:00:00Z">
          <w:r>
            <w:rPr>
              <w:rStyle w:val="VerbatimChar"/>
            </w:rPr>
            <w:t xml:space="preserve">{ggplot2}</w:t>
          </w:r>
        </w:ins>
      </w:hyperlink>
      <w:ins w:id="164" w:author="PR Preview" w:date="2026-01-01T00:00:00Z">
        <w:r>
          <w:t xml:space="preserve">.</w:t>
        </w:r>
      </w:ins>
    </w:p>
    <w:p>
      <w:pPr>
        <w:pStyle w:val="Compact"/>
        <w:numPr>
          <w:ilvl w:val="0"/>
          <w:numId w:val="1001"/>
        </w:numPr>
      </w:pPr>
      <w:ins w:id="165" w:author="PR Preview" w:date="2026-01-01T00:00:00Z">
        <w:r>
          <w:rPr>
            <w:b/>
            <w:bCs/>
          </w:rPr>
          <w:t xml:space="preserve">Tidy-selection</w:t>
        </w:r>
      </w:ins>
      <w:ins w:id="166" w:author="PR Preview" w:date="2026-01-01T00:00:00Z">
        <w:r>
          <w:t xml:space="preserve"> </w:t>
        </w:r>
      </w:ins>
      <w:ins w:id="167" w:author="PR Preview" w:date="2026-01-01T00:00:00Z">
        <w:r>
          <w:t xml:space="preserve">contexts treat column names as columns you</w:t>
        </w:r>
      </w:ins>
      <w:ins w:id="168" w:author="PR Preview" w:date="2026-01-01T00:00:00Z">
        <w:r>
          <w:t xml:space="preserve"> </w:t>
        </w:r>
      </w:ins>
      <w:ins w:id="169" w:author="PR Preview" w:date="2026-01-01T00:00:00Z">
        <w:r>
          <w:rPr>
            <w:i/>
            <w:iCs/>
          </w:rPr>
          <w:t xml:space="preserve">choose</w:t>
        </w:r>
      </w:ins>
      <w:ins w:id="170" w:author="PR Preview" w:date="2026-01-01T00:00:00Z">
        <w:r>
          <w:t xml:space="preserve">:</w:t>
        </w:r>
      </w:ins>
      <w:ins w:id="171" w:author="PR Preview" w:date="2026-01-01T00:00:00Z">
        <w:r>
          <w:t xml:space="preserve"> </w:t>
        </w:r>
      </w:ins>
      <w:ins w:id="172" w:author="PR Preview" w:date="2026-01-01T00:00:00Z">
        <w:r>
          <w:rPr>
            <w:rStyle w:val="VerbatimChar"/>
          </w:rPr>
          <w:t xml:space="preserve">select()</w:t>
        </w:r>
      </w:ins>
      <w:ins w:id="173" w:author="PR Preview" w:date="2026-01-01T00:00:00Z">
        <w:r>
          <w:t xml:space="preserve">,</w:t>
        </w:r>
      </w:ins>
      <w:ins w:id="174" w:author="PR Preview" w:date="2026-01-01T00:00:00Z">
        <w:r>
          <w:t xml:space="preserve"> </w:t>
        </w:r>
      </w:ins>
      <w:ins w:id="175" w:author="PR Preview" w:date="2026-01-01T00:00:00Z">
        <w:r>
          <w:rPr>
            <w:rStyle w:val="VerbatimChar"/>
          </w:rPr>
          <w:t xml:space="preserve">rename()</w:t>
        </w:r>
      </w:ins>
      <w:ins w:id="176" w:author="PR Preview" w:date="2026-01-01T00:00:00Z">
        <w:r>
          <w:t xml:space="preserve">,</w:t>
        </w:r>
      </w:ins>
      <w:ins w:id="177" w:author="PR Preview" w:date="2026-01-01T00:00:00Z">
        <w:r>
          <w:t xml:space="preserve"> </w:t>
        </w:r>
      </w:ins>
      <w:ins w:id="178" w:author="PR Preview" w:date="2026-01-01T00:00:00Z">
        <w:r>
          <w:rPr>
            <w:rStyle w:val="VerbatimChar"/>
          </w:rPr>
          <w:t xml:space="preserve">relocate()</w:t>
        </w:r>
      </w:ins>
      <w:ins w:id="179" w:author="PR Preview" w:date="2026-01-01T00:00:00Z">
        <w:r>
          <w:t xml:space="preserve">,</w:t>
        </w:r>
      </w:ins>
      <w:ins w:id="180" w:author="PR Preview" w:date="2026-01-01T00:00:00Z">
        <w:r>
          <w:t xml:space="preserve"> </w:t>
        </w:r>
      </w:ins>
      <w:ins w:id="181" w:author="PR Preview" w:date="2026-01-01T00:00:00Z">
        <w:r>
          <w:rPr>
            <w:rStyle w:val="VerbatimChar"/>
          </w:rPr>
          <w:t xml:space="preserve">pull()</w:t>
        </w:r>
      </w:ins>
      <w:ins w:id="182" w:author="PR Preview" w:date="2026-01-01T00:00:00Z">
        <w:r>
          <w:t xml:space="preserve">,</w:t>
        </w:r>
      </w:ins>
      <w:ins w:id="183" w:author="PR Preview" w:date="2026-01-01T00:00:00Z">
        <w:r>
          <w:t xml:space="preserve"> </w:t>
        </w:r>
      </w:ins>
      <w:ins w:id="184" w:author="PR Preview" w:date="2026-01-01T00:00:00Z">
        <w:r>
          <w:t xml:space="preserve">the</w:t>
        </w:r>
      </w:ins>
      <w:ins w:id="185" w:author="PR Preview" w:date="2026-01-01T00:00:00Z">
        <w:r>
          <w:t xml:space="preserve"> </w:t>
        </w:r>
      </w:ins>
      <w:ins w:id="186" w:author="PR Preview" w:date="2026-01-01T00:00:00Z">
        <w:r>
          <w:rPr>
            <w:rStyle w:val="VerbatimChar"/>
          </w:rPr>
          <w:t xml:space="preserve">.cols</w:t>
        </w:r>
      </w:ins>
      <w:ins w:id="187" w:author="PR Preview" w:date="2026-01-01T00:00:00Z">
        <w:r>
          <w:t xml:space="preserve"> </w:t>
        </w:r>
      </w:ins>
      <w:ins w:id="188" w:author="PR Preview" w:date="2026-01-01T00:00:00Z">
        <w:r>
          <w:t xml:space="preserve">argument of</w:t>
        </w:r>
      </w:ins>
      <w:ins w:id="189" w:author="PR Preview" w:date="2026-01-01T00:00:00Z">
        <w:r>
          <w:t xml:space="preserve"> </w:t>
        </w:r>
      </w:ins>
      <w:ins w:id="190" w:author="PR Preview" w:date="2026-01-01T00:00:00Z">
        <w:r>
          <w:rPr>
            <w:rStyle w:val="VerbatimChar"/>
          </w:rPr>
          <w:t xml:space="preserve">across()</w:t>
        </w:r>
      </w:ins>
      <w:ins w:id="191" w:author="PR Preview" w:date="2026-01-01T00:00:00Z">
        <w:r>
          <w:t xml:space="preserve">,</w:t>
        </w:r>
      </w:ins>
      <w:ins w:id="192" w:author="PR Preview" w:date="2026-01-01T00:00:00Z">
        <w:r>
          <w:t xml:space="preserve"> </w:t>
        </w:r>
      </w:ins>
      <w:ins w:id="193" w:author="PR Preview" w:date="2026-01-01T00:00:00Z">
        <w:r>
          <w:t xml:space="preserve">the</w:t>
        </w:r>
      </w:ins>
      <w:ins w:id="194" w:author="PR Preview" w:date="2026-01-01T00:00:00Z">
        <w:r>
          <w:t xml:space="preserve"> </w:t>
        </w:r>
      </w:ins>
      <w:ins w:id="195" w:author="PR Preview" w:date="2026-01-01T00:00:00Z">
        <w:r>
          <w:rPr>
            <w:rStyle w:val="VerbatimChar"/>
          </w:rPr>
          <w:t xml:space="preserve">.by</w:t>
        </w:r>
      </w:ins>
      <w:ins w:id="196" w:author="PR Preview" w:date="2026-01-01T00:00:00Z">
        <w:r>
          <w:t xml:space="preserve"> </w:t>
        </w:r>
      </w:ins>
      <w:ins w:id="197" w:author="PR Preview" w:date="2026-01-01T00:00:00Z">
        <w:r>
          <w:t xml:space="preserve">argument of</w:t>
        </w:r>
      </w:ins>
      <w:ins w:id="198" w:author="PR Preview" w:date="2026-01-01T00:00:00Z">
        <w:r>
          <w:t xml:space="preserve"> </w:t>
        </w:r>
      </w:ins>
      <w:ins w:id="199" w:author="PR Preview" w:date="2026-01-01T00:00:00Z">
        <w:r>
          <w:rPr>
            <w:rStyle w:val="VerbatimChar"/>
          </w:rPr>
          <w:t xml:space="preserve">mutate()</w:t>
        </w:r>
      </w:ins>
      <w:ins w:id="200" w:author="PR Preview" w:date="2026-01-01T00:00:00Z">
        <w:r>
          <w:t xml:space="preserve">/</w:t>
        </w:r>
      </w:ins>
      <w:ins w:id="201" w:author="PR Preview" w:date="2026-01-01T00:00:00Z">
        <w:r>
          <w:rPr>
            <w:rStyle w:val="VerbatimChar"/>
          </w:rPr>
          <w:t xml:space="preserve">summarize()</w:t>
        </w:r>
      </w:ins>
      <w:ins w:id="202" w:author="PR Preview" w:date="2026-01-01T00:00:00Z">
        <w:r>
          <w:t xml:space="preserve">,</w:t>
        </w:r>
      </w:ins>
      <w:ins w:id="203" w:author="PR Preview" w:date="2026-01-01T00:00:00Z">
        <w:r>
          <w:t xml:space="preserve"> </w:t>
        </w:r>
      </w:ins>
      <w:ins w:id="204" w:author="PR Preview" w:date="2026-01-01T00:00:00Z">
        <w:r>
          <w:t xml:space="preserve">and the</w:t>
        </w:r>
      </w:ins>
      <w:ins w:id="205" w:author="PR Preview" w:date="2026-01-01T00:00:00Z">
        <w:r>
          <w:t xml:space="preserve"> </w:t>
        </w:r>
      </w:ins>
      <w:ins w:id="206" w:author="PR Preview" w:date="2026-01-01T00:00:00Z">
        <w:r>
          <w:rPr>
            <w:rStyle w:val="VerbatimChar"/>
          </w:rPr>
          <w:t xml:space="preserve">cols</w:t>
        </w:r>
      </w:ins>
      <w:ins w:id="207" w:author="PR Preview" w:date="2026-01-01T00:00:00Z">
        <w:r>
          <w:t xml:space="preserve">,</w:t>
        </w:r>
      </w:ins>
      <w:ins w:id="208" w:author="PR Preview" w:date="2026-01-01T00:00:00Z">
        <w:r>
          <w:t xml:space="preserve"> </w:t>
        </w:r>
      </w:ins>
      <w:ins w:id="209" w:author="PR Preview" w:date="2026-01-01T00:00:00Z">
        <w:r>
          <w:rPr>
            <w:rStyle w:val="VerbatimChar"/>
          </w:rPr>
          <w:t xml:space="preserve">names_from</w:t>
        </w:r>
      </w:ins>
      <w:ins w:id="210" w:author="PR Preview" w:date="2026-01-01T00:00:00Z">
        <w:r>
          <w:t xml:space="preserve">,</w:t>
        </w:r>
      </w:ins>
      <w:ins w:id="211" w:author="PR Preview" w:date="2026-01-01T00:00:00Z">
        <w:r>
          <w:t xml:space="preserve"> </w:t>
        </w:r>
      </w:ins>
      <w:ins w:id="212" w:author="PR Preview" w:date="2026-01-01T00:00:00Z">
        <w:r>
          <w:rPr>
            <w:rStyle w:val="VerbatimChar"/>
          </w:rPr>
          <w:t xml:space="preserve">values_from</w:t>
        </w:r>
      </w:ins>
      <w:ins w:id="213" w:author="PR Preview" w:date="2026-01-01T00:00:00Z">
        <w:r>
          <w:t xml:space="preserve">, and</w:t>
        </w:r>
      </w:ins>
      <w:ins w:id="214" w:author="PR Preview" w:date="2026-01-01T00:00:00Z">
        <w:r>
          <w:t xml:space="preserve"> </w:t>
        </w:r>
      </w:ins>
      <w:ins w:id="215" w:author="PR Preview" w:date="2026-01-01T00:00:00Z">
        <w:r>
          <w:rPr>
            <w:rStyle w:val="VerbatimChar"/>
          </w:rPr>
          <w:t xml:space="preserve">id_cols</w:t>
        </w:r>
      </w:ins>
      <w:ins w:id="216" w:author="PR Preview" w:date="2026-01-01T00:00:00Z">
        <w:r>
          <w:t xml:space="preserve"> </w:t>
        </w:r>
      </w:ins>
      <w:ins w:id="217" w:author="PR Preview" w:date="2026-01-01T00:00:00Z">
        <w:r>
          <w:t xml:space="preserve">arguments of</w:t>
        </w:r>
      </w:ins>
      <w:ins w:id="218" w:author="PR Preview" w:date="2026-01-01T00:00:00Z">
        <w:r>
          <w:t xml:space="preserve"> </w:t>
        </w:r>
      </w:ins>
      <w:ins w:id="219" w:author="PR Preview" w:date="2026-01-01T00:00:00Z">
        <w:r>
          <w:rPr>
            <w:rStyle w:val="VerbatimChar"/>
          </w:rPr>
          <w:t xml:space="preserve">pivot_*()</w:t>
        </w:r>
      </w:ins>
      <w:ins w:id="220" w:author="PR Preview" w:date="2026-01-01T00:00:00Z">
        <w:r>
          <w:t xml:space="preserve"> </w:t>
        </w:r>
      </w:ins>
      <w:ins w:id="221" w:author="PR Preview" w:date="2026-01-01T00:00:00Z">
        <w:r>
          <w:t xml:space="preserve">in</w:t>
        </w:r>
      </w:ins>
      <w:ins w:id="222" w:author="PR Preview" w:date="2026-01-01T00:00:00Z">
        <w:r>
          <w:t xml:space="preserve"> </w:t>
        </w:r>
      </w:ins>
      <w:hyperlink r:id="rId19">
        <w:ins w:id="223" w:author="PR Preview" w:date="2026-01-01T00:00:00Z">
          <w:r>
            <w:rPr>
              <w:rStyle w:val="VerbatimChar"/>
            </w:rPr>
            <w:t xml:space="preserve">{tidyr}</w:t>
          </w:r>
        </w:ins>
      </w:hyperlink>
      <w:ins w:id="224" w:author="PR Preview" w:date="2026-01-01T00:00:00Z">
        <w:r>
          <w:t xml:space="preserve">.</w:t>
        </w:r>
      </w:ins>
    </w:p>
    <w:p>
      <w:pPr>
        <w:pStyle w:val="FirstParagraph"/>
      </w:pPr>
      <w:ins w:id="225" w:author="PR Preview" w:date="2026-01-01T00:00:00Z">
        <w:r>
          <w:t xml:space="preserve">To refer to a column named by a string variable,</w:t>
        </w:r>
      </w:ins>
      <w:ins w:id="226" w:author="PR Preview" w:date="2026-01-01T00:00:00Z">
        <w:r>
          <w:t xml:space="preserve"> </w:t>
        </w:r>
      </w:ins>
      <w:ins w:id="227" w:author="PR Preview" w:date="2026-01-01T00:00:00Z">
        <w:r>
          <w:t xml:space="preserve">use the tool that matches the context:</w:t>
        </w:r>
      </w:ins>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ins w:id="228" w:author="PR Preview" w:date="2026-01-01T00:00:00Z">
        <w:r>
          <w:t xml:space="preserve">Use</w:t>
        </w:r>
      </w:ins>
      <w:ins w:id="229" w:author="PR Preview" w:date="2026-01-01T00:00:00Z">
        <w:r>
          <w:t xml:space="preserve"> </w:t>
        </w:r>
      </w:ins>
      <w:ins w:id="230" w:author="PR Preview" w:date="2026-01-01T00:00:00Z">
        <w:r>
          <w:rPr>
            <w:rStyle w:val="VerbatimChar"/>
          </w:rPr>
          <w:t xml:space="preserve">all_of()</w:t>
        </w:r>
      </w:ins>
      <w:ins w:id="231" w:author="PR Preview" w:date="2026-01-01T00:00:00Z">
        <w:r>
          <w:t xml:space="preserve"> </w:t>
        </w:r>
      </w:ins>
      <w:ins w:id="232" w:author="PR Preview" w:date="2026-01-01T00:00:00Z">
        <w:r>
          <w:t xml:space="preserve">when every selected name must exist (it errors if one is missing)</w:t>
        </w:r>
      </w:ins>
      <w:ins w:id="233" w:author="PR Preview" w:date="2026-01-01T00:00:00Z">
        <w:r>
          <w:t xml:space="preserve"> </w:t>
        </w:r>
      </w:ins>
      <w:ins w:id="234" w:author="PR Preview" w:date="2026-01-01T00:00:00Z">
        <w:r>
          <w:t xml:space="preserve">and</w:t>
        </w:r>
      </w:ins>
      <w:ins w:id="235" w:author="PR Preview" w:date="2026-01-01T00:00:00Z">
        <w:r>
          <w:t xml:space="preserve"> </w:t>
        </w:r>
      </w:ins>
      <w:ins w:id="236" w:author="PR Preview" w:date="2026-01-01T00:00:00Z">
        <w:r>
          <w:rPr>
            <w:rStyle w:val="VerbatimChar"/>
          </w:rPr>
          <w:t xml:space="preserve">any_of()</w:t>
        </w:r>
      </w:ins>
      <w:ins w:id="237" w:author="PR Preview" w:date="2026-01-01T00:00:00Z">
        <w:r>
          <w:t xml:space="preserve"> </w:t>
        </w:r>
      </w:ins>
      <w:ins w:id="238" w:author="PR Preview" w:date="2026-01-01T00:00:00Z">
        <w:r>
          <w:t xml:space="preserve">when names that are absent should simply be dropped.</w:t>
        </w:r>
      </w:ins>
    </w:p>
    <w:bookmarkStart w:id="27" w:name="X118ff09008793bb586a8982fedb3eb2b41d1fc5"/>
    <w:p>
      <w:pPr>
        <w:pStyle w:val="Heading3"/>
      </w:pPr>
      <w:ins w:id="239" w:author="PR Preview" w:date="2026-01-01T00:00:00Z">
        <w:r>
          <w:t xml:space="preserve">2.1 The</w:t>
        </w:r>
      </w:ins>
      <w:ins w:id="240" w:author="PR Preview" w:date="2026-01-01T00:00:00Z">
        <w:r>
          <w:t xml:space="preserve"> </w:t>
        </w:r>
      </w:ins>
      <w:ins w:id="241" w:author="PR Preview" w:date="2026-01-01T00:00:00Z">
        <w:r>
          <w:rPr>
            <w:rStyle w:val="VerbatimChar"/>
          </w:rPr>
          <w:t xml:space="preserve">.data</w:t>
        </w:r>
      </w:ins>
      <w:ins w:id="242" w:author="PR Preview" w:date="2026-01-01T00:00:00Z">
        <w:r>
          <w:t xml:space="preserve"> </w:t>
        </w:r>
      </w:ins>
      <w:ins w:id="243" w:author="PR Preview" w:date="2026-01-01T00:00:00Z">
        <w:r>
          <w:t xml:space="preserve">pronoun does not belong in tidy selection</w:t>
        </w:r>
      </w:ins>
    </w:p>
    <w:p>
      <w:pPr>
        <w:pStyle w:val="FirstParagraph"/>
      </w:pPr>
      <w:ins w:id="244" w:author="PR Preview" w:date="2026-01-01T00:00:00Z">
        <w:r>
          <w:t xml:space="preserve">A common (and</w:t>
        </w:r>
      </w:ins>
      <w:ins w:id="245" w:author="PR Preview" w:date="2026-01-01T00:00:00Z">
        <w:r>
          <w:t xml:space="preserve"> </w:t>
        </w:r>
      </w:ins>
      <w:ins w:id="246" w:author="PR Preview" w:date="2026-01-01T00:00:00Z">
        <w:r>
          <w:rPr>
            <w:b/>
            <w:bCs/>
          </w:rPr>
          <w:t xml:space="preserve">silent</w:t>
        </w:r>
      </w:ins>
      <w:ins w:id="247" w:author="PR Preview" w:date="2026-01-01T00:00:00Z">
        <w:r>
          <w:t xml:space="preserve">) mistake is reaching for the</w:t>
        </w:r>
      </w:ins>
      <w:ins w:id="248" w:author="PR Preview" w:date="2026-01-01T00:00:00Z">
        <w:r>
          <w:t xml:space="preserve"> </w:t>
        </w:r>
      </w:ins>
      <w:ins w:id="249" w:author="PR Preview" w:date="2026-01-01T00:00:00Z">
        <w:r>
          <w:rPr>
            <w:rStyle w:val="VerbatimChar"/>
          </w:rPr>
          <w:t xml:space="preserve">.data</w:t>
        </w:r>
      </w:ins>
      <w:ins w:id="250" w:author="PR Preview" w:date="2026-01-01T00:00:00Z">
        <w:r>
          <w:t xml:space="preserve"> </w:t>
        </w:r>
      </w:ins>
      <w:ins w:id="251" w:author="PR Preview" w:date="2026-01-01T00:00:00Z">
        <w:r>
          <w:t xml:space="preserve">pronoun</w:t>
        </w:r>
      </w:ins>
      <w:ins w:id="252" w:author="PR Preview" w:date="2026-01-01T00:00:00Z">
        <w:r>
          <w:t xml:space="preserve"> </w:t>
        </w:r>
      </w:ins>
      <w:ins w:id="253" w:author="PR Preview" w:date="2026-01-01T00:00:00Z">
        <w:r>
          <w:t xml:space="preserve">inside a tidy-selection context:</w:t>
        </w:r>
      </w:ins>
    </w:p>
    <w:p>
      <w:pPr>
        <w:pStyle w:val="SourceCode"/>
      </w:pPr>
      <w:ins w:id="254" w:author="PR Preview" w:date="2026-01-01T00:00:00Z">
        <w:r>
          <w:rPr>
            <w:rStyle w:val="CommentTok"/>
          </w:rPr>
          <w:t xml:space="preserve"># Soft-deprecated: .data used in selection contexts</w:t>
        </w:r>
      </w:ins>
      <w:ins w:id="255" w:author="PR Preview" w:date="2026-01-01T00:00:00Z">
        <w:r>
          <w:br/>
        </w:r>
      </w:ins>
      <w:ins w:id="256" w:author="PR Preview" w:date="2026-01-01T00:00:00Z">
        <w:r>
          <w:rPr>
            <w:rStyle w:val="NormalTok"/>
          </w:rPr>
          <w:t xml:space="preserve">df </w:t>
        </w:r>
      </w:ins>
      <w:ins w:id="257" w:author="PR Preview" w:date="2026-01-01T00:00:00Z">
        <w:r>
          <w:rPr>
            <w:rStyle w:val="SpecialCharTok"/>
          </w:rPr>
          <w:t xml:space="preserve">|&gt;</w:t>
        </w:r>
      </w:ins>
      <w:ins w:id="258" w:author="PR Preview" w:date="2026-01-01T00:00:00Z">
        <w:r>
          <w:rPr>
            <w:rStyle w:val="NormalTok"/>
          </w:rPr>
          <w:t xml:space="preserve"> </w:t>
        </w:r>
      </w:ins>
      <w:ins w:id="259" w:author="PR Preview" w:date="2026-01-01T00:00:00Z">
        <w:r>
          <w:rPr>
            <w:rStyle w:val="FunctionTok"/>
          </w:rPr>
          <w:t xml:space="preserve">select</w:t>
        </w:r>
      </w:ins>
      <w:ins w:id="260" w:author="PR Preview" w:date="2026-01-01T00:00:00Z">
        <w:r>
          <w:rPr>
            <w:rStyle w:val="NormalTok"/>
          </w:rPr>
          <w:t xml:space="preserve">(.data</w:t>
        </w:r>
      </w:ins>
      <w:ins w:id="261" w:author="PR Preview" w:date="2026-01-01T00:00:00Z">
        <w:r>
          <w:rPr>
            <w:rStyle w:val="SpecialCharTok"/>
          </w:rPr>
          <w:t xml:space="preserve">$</w:t>
        </w:r>
      </w:ins>
      <w:ins w:id="262" w:author="PR Preview" w:date="2026-01-01T00:00:00Z">
        <w:r>
          <w:rPr>
            <w:rStyle w:val="NormalTok"/>
          </w:rPr>
          <w:t xml:space="preserve">Subject, .data[[var]])</w:t>
        </w:r>
      </w:ins>
      <w:ins w:id="263" w:author="PR Preview" w:date="2026-01-01T00:00:00Z">
        <w:r>
          <w:br/>
        </w:r>
      </w:ins>
      <w:ins w:id="264" w:author="PR Preview" w:date="2026-01-01T00:00:00Z">
        <w:r>
          <w:rPr>
            <w:rStyle w:val="NormalTok"/>
          </w:rPr>
          <w:t xml:space="preserve">df </w:t>
        </w:r>
      </w:ins>
      <w:ins w:id="265" w:author="PR Preview" w:date="2026-01-01T00:00:00Z">
        <w:r>
          <w:rPr>
            <w:rStyle w:val="SpecialCharTok"/>
          </w:rPr>
          <w:t xml:space="preserve">|&gt;</w:t>
        </w:r>
      </w:ins>
      <w:ins w:id="266" w:author="PR Preview" w:date="2026-01-01T00:00:00Z">
        <w:r>
          <w:rPr>
            <w:rStyle w:val="NormalTok"/>
          </w:rPr>
          <w:t xml:space="preserve"> </w:t>
        </w:r>
      </w:ins>
      <w:ins w:id="267" w:author="PR Preview" w:date="2026-01-01T00:00:00Z">
        <w:r>
          <w:rPr>
            <w:rStyle w:val="FunctionTok"/>
          </w:rPr>
          <w:t xml:space="preserve">summarize</w:t>
        </w:r>
      </w:ins>
      <w:ins w:id="268" w:author="PR Preview" w:date="2026-01-01T00:00:00Z">
        <w:r>
          <w:rPr>
            <w:rStyle w:val="NormalTok"/>
          </w:rPr>
          <w:t xml:space="preserve">(</w:t>
        </w:r>
      </w:ins>
      <w:ins w:id="269" w:author="PR Preview" w:date="2026-01-01T00:00:00Z">
        <w:r>
          <w:rPr>
            <w:rStyle w:val="AttributeTok"/>
          </w:rPr>
          <w:t xml:space="preserve">.by =</w:t>
        </w:r>
      </w:ins>
      <w:ins w:id="270" w:author="PR Preview" w:date="2026-01-01T00:00:00Z">
        <w:r>
          <w:rPr>
            <w:rStyle w:val="NormalTok"/>
          </w:rPr>
          <w:t xml:space="preserve"> </w:t>
        </w:r>
      </w:ins>
      <w:ins w:id="271" w:author="PR Preview" w:date="2026-01-01T00:00:00Z">
        <w:r>
          <w:rPr>
            <w:rStyle w:val="FunctionTok"/>
          </w:rPr>
          <w:t xml:space="preserve">c</w:t>
        </w:r>
      </w:ins>
      <w:ins w:id="272" w:author="PR Preview" w:date="2026-01-01T00:00:00Z">
        <w:r>
          <w:rPr>
            <w:rStyle w:val="NormalTok"/>
          </w:rPr>
          <w:t xml:space="preserve">(.data</w:t>
        </w:r>
      </w:ins>
      <w:ins w:id="273" w:author="PR Preview" w:date="2026-01-01T00:00:00Z">
        <w:r>
          <w:rPr>
            <w:rStyle w:val="SpecialCharTok"/>
          </w:rPr>
          <w:t xml:space="preserve">$</w:t>
        </w:r>
      </w:ins>
      <w:ins w:id="274" w:author="PR Preview" w:date="2026-01-01T00:00:00Z">
        <w:r>
          <w:rPr>
            <w:rStyle w:val="NormalTok"/>
          </w:rPr>
          <w:t xml:space="preserve">group), </w:t>
        </w:r>
      </w:ins>
      <w:ins w:id="275" w:author="PR Preview" w:date="2026-01-01T00:00:00Z">
        <w:r>
          <w:rPr>
            <w:rStyle w:val="AttributeTok"/>
          </w:rPr>
          <w:t xml:space="preserve">med =</w:t>
        </w:r>
      </w:ins>
      <w:ins w:id="276" w:author="PR Preview" w:date="2026-01-01T00:00:00Z">
        <w:r>
          <w:rPr>
            <w:rStyle w:val="NormalTok"/>
          </w:rPr>
          <w:t xml:space="preserve"> </w:t>
        </w:r>
      </w:ins>
      <w:ins w:id="277" w:author="PR Preview" w:date="2026-01-01T00:00:00Z">
        <w:r>
          <w:rPr>
            <w:rStyle w:val="FunctionTok"/>
          </w:rPr>
          <w:t xml:space="preserve">median</w:t>
        </w:r>
      </w:ins>
      <w:ins w:id="278" w:author="PR Preview" w:date="2026-01-01T00:00:00Z">
        <w:r>
          <w:rPr>
            <w:rStyle w:val="NormalTok"/>
          </w:rPr>
          <w:t xml:space="preserve">(value))</w:t>
        </w:r>
      </w:ins>
      <w:ins w:id="279" w:author="PR Preview" w:date="2026-01-01T00:00:00Z">
        <w:r>
          <w:br/>
        </w:r>
      </w:ins>
      <w:ins w:id="280" w:author="PR Preview" w:date="2026-01-01T00:00:00Z">
        <w:r>
          <w:rPr>
            <w:rStyle w:val="NormalTok"/>
          </w:rPr>
          <w:t xml:space="preserve">df </w:t>
        </w:r>
      </w:ins>
      <w:ins w:id="281" w:author="PR Preview" w:date="2026-01-01T00:00:00Z">
        <w:r>
          <w:rPr>
            <w:rStyle w:val="SpecialCharTok"/>
          </w:rPr>
          <w:t xml:space="preserve">|&gt;</w:t>
        </w:r>
      </w:ins>
      <w:ins w:id="282" w:author="PR Preview" w:date="2026-01-01T00:00:00Z">
        <w:r>
          <w:rPr>
            <w:rStyle w:val="NormalTok"/>
          </w:rPr>
          <w:t xml:space="preserve"> tidyr</w:t>
        </w:r>
      </w:ins>
      <w:ins w:id="283" w:author="PR Preview" w:date="2026-01-01T00:00:00Z">
        <w:r>
          <w:rPr>
            <w:rStyle w:val="SpecialCharTok"/>
          </w:rPr>
          <w:t xml:space="preserve">::</w:t>
        </w:r>
      </w:ins>
      <w:ins w:id="284" w:author="PR Preview" w:date="2026-01-01T00:00:00Z">
        <w:r>
          <w:rPr>
            <w:rStyle w:val="FunctionTok"/>
          </w:rPr>
          <w:t xml:space="preserve">pivot_wider</w:t>
        </w:r>
      </w:ins>
      <w:ins w:id="285" w:author="PR Preview" w:date="2026-01-01T00:00:00Z">
        <w:r>
          <w:rPr>
            <w:rStyle w:val="NormalTok"/>
          </w:rPr>
          <w:t xml:space="preserve">(</w:t>
        </w:r>
      </w:ins>
      <w:ins w:id="286" w:author="PR Preview" w:date="2026-01-01T00:00:00Z">
        <w:r>
          <w:rPr>
            <w:rStyle w:val="AttributeTok"/>
          </w:rPr>
          <w:t xml:space="preserve">names_from =</w:t>
        </w:r>
      </w:ins>
      <w:ins w:id="287" w:author="PR Preview" w:date="2026-01-01T00:00:00Z">
        <w:r>
          <w:rPr>
            <w:rStyle w:val="NormalTok"/>
          </w:rPr>
          <w:t xml:space="preserve"> .data</w:t>
        </w:r>
      </w:ins>
      <w:ins w:id="288" w:author="PR Preview" w:date="2026-01-01T00:00:00Z">
        <w:r>
          <w:rPr>
            <w:rStyle w:val="SpecialCharTok"/>
          </w:rPr>
          <w:t xml:space="preserve">$</w:t>
        </w:r>
      </w:ins>
      <w:ins w:id="289" w:author="PR Preview" w:date="2026-01-01T00:00:00Z">
        <w:r>
          <w:rPr>
            <w:rStyle w:val="NormalTok"/>
          </w:rPr>
          <w:t xml:space="preserve">Parameter)</w:t>
        </w:r>
      </w:ins>
    </w:p>
    <w:p>
      <w:pPr>
        <w:pStyle w:val="FirstParagraph"/>
      </w:pPr>
      <w:ins w:id="290" w:author="PR Preview" w:date="2026-01-01T00:00:00Z">
        <w:r>
          <w:t xml:space="preserve">The</w:t>
        </w:r>
      </w:ins>
      <w:ins w:id="291" w:author="PR Preview" w:date="2026-01-01T00:00:00Z">
        <w:r>
          <w:t xml:space="preserve"> </w:t>
        </w:r>
      </w:ins>
      <w:ins w:id="292" w:author="PR Preview" w:date="2026-01-01T00:00:00Z">
        <w:r>
          <w:rPr>
            <w:rStyle w:val="VerbatimChar"/>
          </w:rPr>
          <w:t xml:space="preserve">.data</w:t>
        </w:r>
      </w:ins>
      <w:ins w:id="293" w:author="PR Preview" w:date="2026-01-01T00:00:00Z">
        <w:r>
          <w:t xml:space="preserve"> </w:t>
        </w:r>
      </w:ins>
      <w:ins w:id="294" w:author="PR Preview" w:date="2026-01-01T00:00:00Z">
        <w:r>
          <w:t xml:space="preserve">pronoun is a</w:t>
        </w:r>
      </w:ins>
      <w:ins w:id="295" w:author="PR Preview" w:date="2026-01-01T00:00:00Z">
        <w:r>
          <w:t xml:space="preserve"> </w:t>
        </w:r>
      </w:ins>
      <w:ins w:id="296" w:author="PR Preview" w:date="2026-01-01T00:00:00Z">
        <w:r>
          <w:rPr>
            <w:i/>
            <w:iCs/>
          </w:rPr>
          <w:t xml:space="preserve">data-masking</w:t>
        </w:r>
      </w:ins>
      <w:ins w:id="297" w:author="PR Preview" w:date="2026-01-01T00:00:00Z">
        <w:r>
          <w:t xml:space="preserve"> </w:t>
        </w:r>
      </w:ins>
      <w:ins w:id="298" w:author="PR Preview" w:date="2026-01-01T00:00:00Z">
        <w:r>
          <w:t xml:space="preserve">tool, not a selection tool.</w:t>
        </w:r>
      </w:ins>
      <w:ins w:id="299" w:author="PR Preview" w:date="2026-01-01T00:00:00Z">
        <w:r>
          <w:t xml:space="preserve"> </w:t>
        </w:r>
      </w:ins>
      <w:ins w:id="300" w:author="PR Preview" w:date="2026-01-01T00:00:00Z">
        <w:r>
          <w:t xml:space="preserve">Using it in a selection context was deprecated in</w:t>
        </w:r>
      </w:ins>
      <w:ins w:id="301" w:author="PR Preview" w:date="2026-01-01T00:00:00Z">
        <w:r>
          <w:t xml:space="preserve"> </w:t>
        </w:r>
      </w:ins>
      <w:hyperlink r:id="rId21">
        <w:ins w:id="302" w:author="PR Preview" w:date="2026-01-01T00:00:00Z">
          <w:r>
            <w:rPr>
              <w:rStyle w:val="VerbatimChar"/>
            </w:rPr>
            <w:t xml:space="preserve">{tidyselect}</w:t>
          </w:r>
        </w:ins>
      </w:hyperlink>
      <w:ins w:id="303" w:author="PR Preview" w:date="2026-01-01T00:00:00Z">
        <w:r>
          <w:t xml:space="preserve"> </w:t>
        </w:r>
      </w:ins>
      <w:ins w:id="304" w:author="PR Preview" w:date="2026-01-01T00:00:00Z">
        <w:r>
          <w:t xml:space="preserve">1.2.0</w:t>
        </w:r>
      </w:ins>
      <w:ins w:id="305" w:author="PR Preview" w:date="2026-01-01T00:00:00Z">
        <w:r>
          <w:t xml:space="preserve"> </w:t>
        </w:r>
      </w:ins>
      <w:ins w:id="306" w:author="PR Preview" w:date="2026-01-01T00:00:00Z">
        <w:r>
          <w:t xml:space="preserve">(</w:t>
        </w:r>
      </w:ins>
      <w:hyperlink r:id="rId22">
        <w:ins w:id="307" w:author="PR Preview" w:date="2026-01-01T00:00:00Z">
          <w:r>
            <w:rPr>
              <w:rStyle w:val="Hyperlink"/>
            </w:rPr>
            <w:t xml:space="preserve">release notes</w:t>
          </w:r>
        </w:ins>
      </w:hyperlink>
      <w:ins w:id="308" w:author="PR Preview" w:date="2026-01-01T00:00:00Z">
        <w:r>
          <w:t xml:space="preserve">),</w:t>
        </w:r>
      </w:ins>
      <w:ins w:id="309" w:author="PR Preview" w:date="2026-01-01T00:00:00Z">
        <w:r>
          <w:t xml:space="preserve"> </w:t>
        </w:r>
      </w:ins>
      <w:ins w:id="310" w:author="PR Preview" w:date="2026-01-01T00:00:00Z">
        <w:r>
          <w:t xml:space="preserve">but it is a</w:t>
        </w:r>
      </w:ins>
      <w:ins w:id="311" w:author="PR Preview" w:date="2026-01-01T00:00:00Z">
        <w:r>
          <w:t xml:space="preserve"> </w:t>
        </w:r>
      </w:ins>
      <w:ins w:id="312" w:author="PR Preview" w:date="2026-01-01T00:00:00Z">
        <w:r>
          <w:rPr>
            <w:b/>
            <w:bCs/>
          </w:rPr>
          <w:t xml:space="preserve">soft</w:t>
        </w:r>
      </w:ins>
      <w:ins w:id="313" w:author="PR Preview" w:date="2026-01-01T00:00:00Z">
        <w:r>
          <w:t xml:space="preserve"> </w:t>
        </w:r>
      </w:ins>
      <w:ins w:id="314" w:author="PR Preview" w:date="2026-01-01T00:00:00Z">
        <w:r>
          <w:t xml:space="preserve">deprecation,</w:t>
        </w:r>
      </w:ins>
      <w:ins w:id="315" w:author="PR Preview" w:date="2026-01-01T00:00:00Z">
        <w:r>
          <w:t xml:space="preserve"> </w:t>
        </w:r>
      </w:ins>
      <w:ins w:id="316" w:author="PR Preview" w:date="2026-01-01T00:00:00Z">
        <w:r>
          <w:t xml:space="preserve">signaled through</w:t>
        </w:r>
      </w:ins>
      <w:ins w:id="317" w:author="PR Preview" w:date="2026-01-01T00:00:00Z">
        <w:r>
          <w:t xml:space="preserve"> </w:t>
        </w:r>
      </w:ins>
      <w:hyperlink r:id="rId23">
        <w:ins w:id="318" w:author="PR Preview" w:date="2026-01-01T00:00:00Z">
          <w:r>
            <w:rPr>
              <w:rStyle w:val="VerbatimChar"/>
            </w:rPr>
            <w:t xml:space="preserve">{lifecycle}</w:t>
          </w:r>
        </w:ins>
      </w:hyperlink>
      <w:ins w:id="319" w:author="PR Preview" w:date="2026-01-01T00:00:00Z">
        <w:r>
          <w:t xml:space="preserve">.</w:t>
        </w:r>
      </w:ins>
      <w:ins w:id="320" w:author="PR Preview" w:date="2026-01-01T00:00:00Z">
        <w:r>
          <w:t xml:space="preserve"> </w:t>
        </w:r>
      </w:ins>
      <w:ins w:id="321" w:author="PR Preview" w:date="2026-01-01T00:00:00Z">
        <w:r>
          <w:t xml:space="preserve">Per the</w:t>
        </w:r>
      </w:ins>
      <w:ins w:id="322" w:author="PR Preview" w:date="2026-01-01T00:00:00Z">
        <w:r>
          <w:t xml:space="preserve"> </w:t>
        </w:r>
      </w:ins>
      <w:hyperlink r:id="rId24">
        <w:ins w:id="323" w:author="PR Preview" w:date="2026-01-01T00:00:00Z">
          <w:r>
            <w:rPr>
              <w:rStyle w:val="VerbatimChar"/>
            </w:rPr>
            <w:t xml:space="preserve">{lifecycle}</w:t>
          </w:r>
        </w:ins>
        <w:ins w:id="324" w:author="PR Preview" w:date="2026-01-01T00:00:00Z">
          <w:r>
            <w:rPr>
              <w:rStyle w:val="Hyperlink"/>
            </w:rPr>
            <w:t xml:space="preserve"> </w:t>
          </w:r>
        </w:ins>
        <w:ins w:id="325" w:author="PR Preview" w:date="2026-01-01T00:00:00Z">
          <w:r>
            <w:rPr>
              <w:rStyle w:val="Hyperlink"/>
            </w:rPr>
            <w:t xml:space="preserve">documentation</w:t>
          </w:r>
        </w:ins>
      </w:hyperlink>
      <w:ins w:id="326" w:author="PR Preview" w:date="2026-01-01T00:00:00Z">
        <w:r>
          <w:t xml:space="preserve">,</w:t>
        </w:r>
      </w:ins>
      <w:ins w:id="327" w:author="PR Preview" w:date="2026-01-01T00:00:00Z">
        <w:r>
          <w:t xml:space="preserve"> </w:t>
        </w:r>
      </w:ins>
      <w:ins w:id="328" w:author="PR Preview" w:date="2026-01-01T00:00:00Z">
        <w:r>
          <w:t xml:space="preserve">a soft-deprecated feature warns only users</w:t>
        </w:r>
      </w:ins>
      <w:ins w:id="329" w:author="PR Preview" w:date="2026-01-01T00:00:00Z">
        <w:r>
          <w:t xml:space="preserve"> </w:t>
        </w:r>
      </w:ins>
      <w:ins w:id="330" w:author="PR Preview" w:date="2026-01-01T00:00:00Z">
        <w:r>
          <w:t xml:space="preserve">who trigger it from the global environment</w:t>
        </w:r>
      </w:ins>
      <w:ins w:id="331" w:author="PR Preview" w:date="2026-01-01T00:00:00Z">
        <w:r>
          <w:t xml:space="preserve"> </w:t>
        </w:r>
      </w:ins>
      <w:ins w:id="332" w:author="PR Preview" w:date="2026-01-01T00:00:00Z">
        <w:r>
          <w:t xml:space="preserve">and developers who use it directly</w:t>
        </w:r>
      </w:ins>
      <w:ins w:id="333" w:author="PR Preview" w:date="2026-01-01T00:00:00Z">
        <w:r>
          <w:t xml:space="preserve"> </w:t>
        </w:r>
      </w:ins>
      <w:ins w:id="334" w:author="PR Preview" w:date="2026-01-01T00:00:00Z">
        <w:r>
          <w:t xml:space="preserve">(for example when running</w:t>
        </w:r>
      </w:ins>
      <w:ins w:id="335" w:author="PR Preview" w:date="2026-01-01T00:00:00Z">
        <w:r>
          <w:t xml:space="preserve"> </w:t>
        </w:r>
      </w:ins>
      <w:hyperlink r:id="rId25">
        <w:ins w:id="336" w:author="PR Preview" w:date="2026-01-01T00:00:00Z">
          <w:r>
            <w:rPr>
              <w:rStyle w:val="VerbatimChar"/>
            </w:rPr>
            <w:t xml:space="preserve">{testthat}</w:t>
          </w:r>
        </w:ins>
      </w:hyperlink>
      <w:ins w:id="337" w:author="PR Preview" w:date="2026-01-01T00:00:00Z">
        <w:r>
          <w:t xml:space="preserve"> </w:t>
        </w:r>
      </w:ins>
      <w:ins w:id="338" w:author="PR Preview" w:date="2026-01-01T00:00:00Z">
        <w:r>
          <w:t xml:space="preserve">tests);</w:t>
        </w:r>
      </w:ins>
      <w:ins w:id="339" w:author="PR Preview" w:date="2026-01-01T00:00:00Z">
        <w:r>
          <w:t xml:space="preserve"> </w:t>
        </w:r>
      </w:ins>
      <w:ins w:id="340" w:author="PR Preview" w:date="2026-01-01T00:00:00Z">
        <w:r>
          <w:t xml:space="preserve">there is</w:t>
        </w:r>
      </w:ins>
      <w:ins w:id="341" w:author="PR Preview" w:date="2026-01-01T00:00:00Z">
        <w:r>
          <w:t xml:space="preserve"> </w:t>
        </w:r>
      </w:ins>
      <w:ins w:id="342" w:author="PR Preview" w:date="2026-01-01T00:00:00Z">
        <w:r>
          <w:rPr>
            <w:i/>
            <w:iCs/>
          </w:rPr>
          <w:t xml:space="preserve">no warning when the deprecated feature</w:t>
        </w:r>
      </w:ins>
      <w:ins w:id="343" w:author="PR Preview" w:date="2026-01-01T00:00:00Z">
        <w:r>
          <w:rPr>
            <w:i/>
            <w:iCs/>
          </w:rPr>
          <w:t xml:space="preserve"> </w:t>
        </w:r>
      </w:ins>
      <w:ins w:id="344" w:author="PR Preview" w:date="2026-01-01T00:00:00Z">
        <w:r>
          <w:rPr>
            <w:i/>
            <w:iCs/>
          </w:rPr>
          <w:t xml:space="preserve">is called indirectly by another package</w:t>
        </w:r>
      </w:ins>
      <w:ins w:id="345" w:author="PR Preview" w:date="2026-01-01T00:00:00Z">
        <w:r>
          <w:t xml:space="preserve">.</w:t>
        </w:r>
      </w:ins>
      <w:ins w:id="346" w:author="PR Preview" w:date="2026-01-01T00:00:00Z">
        <w:r>
          <w:t xml:space="preserve"> </w:t>
        </w:r>
      </w:ins>
      <w:ins w:id="347" w:author="PR Preview" w:date="2026-01-01T00:00:00Z">
        <w:r>
          <w:t xml:space="preserve">So in installed-package code it usually emits</w:t>
        </w:r>
      </w:ins>
      <w:ins w:id="348" w:author="PR Preview" w:date="2026-01-01T00:00:00Z">
        <w:r>
          <w:t xml:space="preserve"> </w:t>
        </w:r>
      </w:ins>
      <w:ins w:id="349" w:author="PR Preview" w:date="2026-01-01T00:00:00Z">
        <w:r>
          <w:rPr>
            <w:i/>
            <w:iCs/>
          </w:rPr>
          <w:t xml:space="preserve">no warning at all</w:t>
        </w:r>
      </w:ins>
      <w:ins w:id="350" w:author="PR Preview" w:date="2026-01-01T00:00:00Z">
        <w:r>
          <w:t xml:space="preserve">,</w:t>
        </w:r>
      </w:ins>
      <w:ins w:id="351" w:author="PR Preview" w:date="2026-01-01T00:00:00Z">
        <w:r>
          <w:t xml:space="preserve"> </w:t>
        </w:r>
      </w:ins>
      <w:ins w:id="352" w:author="PR Preview" w:date="2026-01-01T00:00:00Z">
        <w:r>
          <w:t xml:space="preserve">and it slips past interactive use, CI, and code review unnoticed.</w:t>
        </w:r>
      </w:ins>
      <w:ins w:id="353" w:author="PR Preview" w:date="2026-01-01T00:00:00Z">
        <w:r>
          <w:t xml:space="preserve"> </w:t>
        </w:r>
      </w:ins>
      <w:ins w:id="354" w:author="PR Preview" w:date="2026-01-01T00:00:00Z">
        <w:r>
          <w:t xml:space="preserve">Rewrite these with</w:t>
        </w:r>
      </w:ins>
      <w:ins w:id="355" w:author="PR Preview" w:date="2026-01-01T00:00:00Z">
        <w:r>
          <w:t xml:space="preserve"> </w:t>
        </w:r>
      </w:ins>
      <w:ins w:id="356" w:author="PR Preview" w:date="2026-01-01T00:00:00Z">
        <w:r>
          <w:rPr>
            <w:rStyle w:val="VerbatimChar"/>
          </w:rPr>
          <w:t xml:space="preserve">all_of()</w:t>
        </w:r>
      </w:ins>
      <w:ins w:id="357" w:author="PR Preview" w:date="2026-01-01T00:00:00Z">
        <w:r>
          <w:t xml:space="preserve">/</w:t>
        </w:r>
      </w:ins>
      <w:ins w:id="358" w:author="PR Preview" w:date="2026-01-01T00:00:00Z">
        <w:r>
          <w:rPr>
            <w:rStyle w:val="VerbatimChar"/>
          </w:rPr>
          <w:t xml:space="preserve">any_of()</w:t>
        </w:r>
      </w:ins>
      <w:ins w:id="359" w:author="PR Preview" w:date="2026-01-01T00:00:00Z">
        <w:r>
          <w:t xml:space="preserve"> </w:t>
        </w:r>
      </w:ins>
      <w:ins w:id="360" w:author="PR Preview" w:date="2026-01-01T00:00:00Z">
        <w:r>
          <w:t xml:space="preserve">and plain strings:</w:t>
        </w:r>
      </w:ins>
    </w:p>
    <w:p>
      <w:pPr>
        <w:pStyle w:val="SourceCode"/>
      </w:pPr>
      <w:ins w:id="361" w:author="PR Preview" w:date="2026-01-01T00:00:00Z">
        <w:r>
          <w:rPr>
            <w:rStyle w:val="CommentTok"/>
          </w:rPr>
          <w:t xml:space="preserve"># Idiomatic tidy selection</w:t>
        </w:r>
      </w:ins>
      <w:ins w:id="362" w:author="PR Preview" w:date="2026-01-01T00:00:00Z">
        <w:r>
          <w:br/>
        </w:r>
      </w:ins>
      <w:ins w:id="363" w:author="PR Preview" w:date="2026-01-01T00:00:00Z">
        <w:r>
          <w:rPr>
            <w:rStyle w:val="NormalTok"/>
          </w:rPr>
          <w:t xml:space="preserve">df </w:t>
        </w:r>
      </w:ins>
      <w:ins w:id="364" w:author="PR Preview" w:date="2026-01-01T00:00:00Z">
        <w:r>
          <w:rPr>
            <w:rStyle w:val="SpecialCharTok"/>
          </w:rPr>
          <w:t xml:space="preserve">|&gt;</w:t>
        </w:r>
      </w:ins>
      <w:ins w:id="365" w:author="PR Preview" w:date="2026-01-01T00:00:00Z">
        <w:r>
          <w:rPr>
            <w:rStyle w:val="NormalTok"/>
          </w:rPr>
          <w:t xml:space="preserve"> </w:t>
        </w:r>
      </w:ins>
      <w:ins w:id="366" w:author="PR Preview" w:date="2026-01-01T00:00:00Z">
        <w:r>
          <w:rPr>
            <w:rStyle w:val="FunctionTok"/>
          </w:rPr>
          <w:t xml:space="preserve">select</w:t>
        </w:r>
      </w:ins>
      <w:ins w:id="367" w:author="PR Preview" w:date="2026-01-01T00:00:00Z">
        <w:r>
          <w:rPr>
            <w:rStyle w:val="NormalTok"/>
          </w:rPr>
          <w:t xml:space="preserve">(</w:t>
        </w:r>
      </w:ins>
      <w:ins w:id="368" w:author="PR Preview" w:date="2026-01-01T00:00:00Z">
        <w:r>
          <w:rPr>
            <w:rStyle w:val="FunctionTok"/>
          </w:rPr>
          <w:t xml:space="preserve">all_of</w:t>
        </w:r>
      </w:ins>
      <w:ins w:id="369" w:author="PR Preview" w:date="2026-01-01T00:00:00Z">
        <w:r>
          <w:rPr>
            <w:rStyle w:val="NormalTok"/>
          </w:rPr>
          <w:t xml:space="preserve">(</w:t>
        </w:r>
      </w:ins>
      <w:ins w:id="370" w:author="PR Preview" w:date="2026-01-01T00:00:00Z">
        <w:r>
          <w:rPr>
            <w:rStyle w:val="FunctionTok"/>
          </w:rPr>
          <w:t xml:space="preserve">c</w:t>
        </w:r>
      </w:ins>
      <w:ins w:id="371" w:author="PR Preview" w:date="2026-01-01T00:00:00Z">
        <w:r>
          <w:rPr>
            <w:rStyle w:val="NormalTok"/>
          </w:rPr>
          <w:t xml:space="preserve">(</w:t>
        </w:r>
      </w:ins>
      <w:ins w:id="372" w:author="PR Preview" w:date="2026-01-01T00:00:00Z">
        <w:r>
          <w:rPr>
            <w:rStyle w:val="StringTok"/>
          </w:rPr>
          <w:t xml:space="preserve">"Subject"</w:t>
        </w:r>
      </w:ins>
      <w:ins w:id="373" w:author="PR Preview" w:date="2026-01-01T00:00:00Z">
        <w:r>
          <w:rPr>
            <w:rStyle w:val="NormalTok"/>
          </w:rPr>
          <w:t xml:space="preserve">, var)))</w:t>
        </w:r>
      </w:ins>
      <w:ins w:id="374" w:author="PR Preview" w:date="2026-01-01T00:00:00Z">
        <w:r>
          <w:br/>
        </w:r>
      </w:ins>
      <w:ins w:id="375" w:author="PR Preview" w:date="2026-01-01T00:00:00Z">
        <w:r>
          <w:rPr>
            <w:rStyle w:val="NormalTok"/>
          </w:rPr>
          <w:t xml:space="preserve">df </w:t>
        </w:r>
      </w:ins>
      <w:ins w:id="376" w:author="PR Preview" w:date="2026-01-01T00:00:00Z">
        <w:r>
          <w:rPr>
            <w:rStyle w:val="SpecialCharTok"/>
          </w:rPr>
          <w:t xml:space="preserve">|&gt;</w:t>
        </w:r>
      </w:ins>
      <w:ins w:id="377" w:author="PR Preview" w:date="2026-01-01T00:00:00Z">
        <w:r>
          <w:rPr>
            <w:rStyle w:val="NormalTok"/>
          </w:rPr>
          <w:t xml:space="preserve"> </w:t>
        </w:r>
      </w:ins>
      <w:ins w:id="378" w:author="PR Preview" w:date="2026-01-01T00:00:00Z">
        <w:r>
          <w:rPr>
            <w:rStyle w:val="FunctionTok"/>
          </w:rPr>
          <w:t xml:space="preserve">summarize</w:t>
        </w:r>
      </w:ins>
      <w:ins w:id="379" w:author="PR Preview" w:date="2026-01-01T00:00:00Z">
        <w:r>
          <w:rPr>
            <w:rStyle w:val="NormalTok"/>
          </w:rPr>
          <w:t xml:space="preserve">(</w:t>
        </w:r>
      </w:ins>
      <w:ins w:id="380" w:author="PR Preview" w:date="2026-01-01T00:00:00Z">
        <w:r>
          <w:rPr>
            <w:rStyle w:val="AttributeTok"/>
          </w:rPr>
          <w:t xml:space="preserve">.by =</w:t>
        </w:r>
      </w:ins>
      <w:ins w:id="381" w:author="PR Preview" w:date="2026-01-01T00:00:00Z">
        <w:r>
          <w:rPr>
            <w:rStyle w:val="NormalTok"/>
          </w:rPr>
          <w:t xml:space="preserve"> </w:t>
        </w:r>
      </w:ins>
      <w:ins w:id="382" w:author="PR Preview" w:date="2026-01-01T00:00:00Z">
        <w:r>
          <w:rPr>
            <w:rStyle w:val="FunctionTok"/>
          </w:rPr>
          <w:t xml:space="preserve">all_of</w:t>
        </w:r>
      </w:ins>
      <w:ins w:id="383" w:author="PR Preview" w:date="2026-01-01T00:00:00Z">
        <w:r>
          <w:rPr>
            <w:rStyle w:val="NormalTok"/>
          </w:rPr>
          <w:t xml:space="preserve">(</w:t>
        </w:r>
      </w:ins>
      <w:ins w:id="384" w:author="PR Preview" w:date="2026-01-01T00:00:00Z">
        <w:r>
          <w:rPr>
            <w:rStyle w:val="StringTok"/>
          </w:rPr>
          <w:t xml:space="preserve">"group"</w:t>
        </w:r>
      </w:ins>
      <w:ins w:id="385" w:author="PR Preview" w:date="2026-01-01T00:00:00Z">
        <w:r>
          <w:rPr>
            <w:rStyle w:val="NormalTok"/>
          </w:rPr>
          <w:t xml:space="preserve">), </w:t>
        </w:r>
      </w:ins>
      <w:ins w:id="386" w:author="PR Preview" w:date="2026-01-01T00:00:00Z">
        <w:r>
          <w:rPr>
            <w:rStyle w:val="AttributeTok"/>
          </w:rPr>
          <w:t xml:space="preserve">med =</w:t>
        </w:r>
      </w:ins>
      <w:ins w:id="387" w:author="PR Preview" w:date="2026-01-01T00:00:00Z">
        <w:r>
          <w:rPr>
            <w:rStyle w:val="NormalTok"/>
          </w:rPr>
          <w:t xml:space="preserve"> </w:t>
        </w:r>
      </w:ins>
      <w:ins w:id="388" w:author="PR Preview" w:date="2026-01-01T00:00:00Z">
        <w:r>
          <w:rPr>
            <w:rStyle w:val="FunctionTok"/>
          </w:rPr>
          <w:t xml:space="preserve">median</w:t>
        </w:r>
      </w:ins>
      <w:ins w:id="389" w:author="PR Preview" w:date="2026-01-01T00:00:00Z">
        <w:r>
          <w:rPr>
            <w:rStyle w:val="NormalTok"/>
          </w:rPr>
          <w:t xml:space="preserve">(value))</w:t>
        </w:r>
      </w:ins>
      <w:ins w:id="390" w:author="PR Preview" w:date="2026-01-01T00:00:00Z">
        <w:r>
          <w:br/>
        </w:r>
      </w:ins>
      <w:ins w:id="391" w:author="PR Preview" w:date="2026-01-01T00:00:00Z">
        <w:r>
          <w:rPr>
            <w:rStyle w:val="NormalTok"/>
          </w:rPr>
          <w:t xml:space="preserve">df </w:t>
        </w:r>
      </w:ins>
      <w:ins w:id="392" w:author="PR Preview" w:date="2026-01-01T00:00:00Z">
        <w:r>
          <w:rPr>
            <w:rStyle w:val="SpecialCharTok"/>
          </w:rPr>
          <w:t xml:space="preserve">|&gt;</w:t>
        </w:r>
      </w:ins>
      <w:ins w:id="393" w:author="PR Preview" w:date="2026-01-01T00:00:00Z">
        <w:r>
          <w:rPr>
            <w:rStyle w:val="NormalTok"/>
          </w:rPr>
          <w:t xml:space="preserve"> tidyr</w:t>
        </w:r>
      </w:ins>
      <w:ins w:id="394" w:author="PR Preview" w:date="2026-01-01T00:00:00Z">
        <w:r>
          <w:rPr>
            <w:rStyle w:val="SpecialCharTok"/>
          </w:rPr>
          <w:t xml:space="preserve">::</w:t>
        </w:r>
      </w:ins>
      <w:ins w:id="395" w:author="PR Preview" w:date="2026-01-01T00:00:00Z">
        <w:r>
          <w:rPr>
            <w:rStyle w:val="FunctionTok"/>
          </w:rPr>
          <w:t xml:space="preserve">pivot_wider</w:t>
        </w:r>
      </w:ins>
      <w:ins w:id="396" w:author="PR Preview" w:date="2026-01-01T00:00:00Z">
        <w:r>
          <w:rPr>
            <w:rStyle w:val="NormalTok"/>
          </w:rPr>
          <w:t xml:space="preserve">(</w:t>
        </w:r>
      </w:ins>
      <w:ins w:id="397" w:author="PR Preview" w:date="2026-01-01T00:00:00Z">
        <w:r>
          <w:rPr>
            <w:rStyle w:val="AttributeTok"/>
          </w:rPr>
          <w:t xml:space="preserve">names_from =</w:t>
        </w:r>
      </w:ins>
      <w:ins w:id="398" w:author="PR Preview" w:date="2026-01-01T00:00:00Z">
        <w:r>
          <w:rPr>
            <w:rStyle w:val="NormalTok"/>
          </w:rPr>
          <w:t xml:space="preserve"> </w:t>
        </w:r>
      </w:ins>
      <w:ins w:id="399" w:author="PR Preview" w:date="2026-01-01T00:00:00Z">
        <w:r>
          <w:rPr>
            <w:rStyle w:val="StringTok"/>
          </w:rPr>
          <w:t xml:space="preserve">"Parameter"</w:t>
        </w:r>
      </w:ins>
      <w:ins w:id="400" w:author="PR Preview" w:date="2026-01-01T00:00:00Z">
        <w:r>
          <w:rPr>
            <w:rStyle w:val="NormalTok"/>
          </w:rPr>
          <w:t xml:space="preserve">)</w:t>
        </w:r>
      </w:ins>
    </w:p>
    <w:p>
      <w:pPr>
        <w:pStyle w:val="FirstParagraph"/>
      </w:pPr>
      <w:ins w:id="401" w:author="PR Preview" w:date="2026-01-01T00:00:00Z">
        <w:r>
          <w:t xml:space="preserve">To make this class of soft deprecation fail loudly,</w:t>
        </w:r>
      </w:ins>
      <w:ins w:id="402" w:author="PR Preview" w:date="2026-01-01T00:00:00Z">
        <w:r>
          <w:t xml:space="preserve"> </w:t>
        </w:r>
      </w:ins>
      <w:ins w:id="403" w:author="PR Preview" w:date="2026-01-01T00:00:00Z">
        <w:r>
          <w:t xml:space="preserve">set</w:t>
        </w:r>
      </w:ins>
      <w:ins w:id="404" w:author="PR Preview" w:date="2026-01-01T00:00:00Z">
        <w:r>
          <w:t xml:space="preserve"> </w:t>
        </w:r>
      </w:ins>
      <w:ins w:id="405" w:author="PR Preview" w:date="2026-01-01T00:00:00Z">
        <w:r>
          <w:rPr>
            <w:rStyle w:val="VerbatimChar"/>
          </w:rPr>
          <w:t xml:space="preserve">options(lifecycle_verbosity = "error")</w:t>
        </w:r>
      </w:ins>
      <w:ins w:id="406" w:author="PR Preview" w:date="2026-01-01T00:00:00Z">
        <w:r>
          <w:t xml:space="preserve"> </w:t>
        </w:r>
      </w:ins>
      <w:ins w:id="407" w:author="PR Preview" w:date="2026-01-01T00:00:00Z">
        <w:r>
          <w:t xml:space="preserve">in your tests</w:t>
        </w:r>
      </w:ins>
      <w:ins w:id="408" w:author="PR Preview" w:date="2026-01-01T00:00:00Z">
        <w:r>
          <w:t xml:space="preserve"> </w:t>
        </w:r>
      </w:ins>
      <w:ins w:id="409" w:author="PR Preview" w:date="2026-01-01T00:00:00Z">
        <w:r>
          <w:t xml:space="preserve">(for example in</w:t>
        </w:r>
      </w:ins>
      <w:ins w:id="410" w:author="PR Preview" w:date="2026-01-01T00:00:00Z">
        <w:r>
          <w:t xml:space="preserve"> </w:t>
        </w:r>
      </w:ins>
      <w:ins w:id="411" w:author="PR Preview" w:date="2026-01-01T00:00:00Z">
        <w:r>
          <w:rPr>
            <w:rStyle w:val="VerbatimChar"/>
          </w:rPr>
          <w:t xml:space="preserve">tests/testthat/setup.R</w:t>
        </w:r>
      </w:ins>
      <w:ins w:id="412" w:author="PR Preview" w:date="2026-01-01T00:00:00Z">
        <w:r>
          <w:t xml:space="preserve">).</w:t>
        </w:r>
      </w:ins>
      <w:ins w:id="413" w:author="PR Preview" w:date="2026-01-01T00:00:00Z">
        <w:r>
          <w:t xml:space="preserve"> </w:t>
        </w:r>
      </w:ins>
      <w:ins w:id="414" w:author="PR Preview" w:date="2026-01-01T00:00:00Z">
        <w:r>
          <w:t xml:space="preserve">This option promotes deprecation signals to errors</w:t>
        </w:r>
      </w:ins>
      <w:ins w:id="415" w:author="PR Preview" w:date="2026-01-01T00:00:00Z">
        <w:r>
          <w:t xml:space="preserve"> </w:t>
        </w:r>
      </w:ins>
      <w:ins w:id="416" w:author="PR Preview" w:date="2026-01-01T00:00:00Z">
        <w:r>
          <w:t xml:space="preserve">regardless of the soft-versus-warning distinction</w:t>
        </w:r>
      </w:ins>
      <w:ins w:id="417" w:author="PR Preview" w:date="2026-01-01T00:00:00Z">
        <w:r>
          <w:t xml:space="preserve"> </w:t>
        </w:r>
      </w:ins>
      <w:ins w:id="418" w:author="PR Preview" w:date="2026-01-01T00:00:00Z">
        <w:r>
          <w:t xml:space="preserve">(</w:t>
        </w:r>
      </w:ins>
      <w:hyperlink r:id="rId26">
        <w:ins w:id="419" w:author="PR Preview" w:date="2026-01-01T00:00:00Z">
          <w:r>
            <w:rPr>
              <w:rStyle w:val="VerbatimChar"/>
            </w:rPr>
            <w:t xml:space="preserve">{lifecycle}</w:t>
          </w:r>
        </w:ins>
        <w:ins w:id="420" w:author="PR Preview" w:date="2026-01-01T00:00:00Z">
          <w:r>
            <w:rPr>
              <w:rStyle w:val="Hyperlink"/>
            </w:rPr>
            <w:t xml:space="preserve"> </w:t>
          </w:r>
        </w:ins>
        <w:ins w:id="421" w:author="PR Preview" w:date="2026-01-01T00:00:00Z">
          <w:r>
            <w:rPr>
              <w:rStyle w:val="Hyperlink"/>
            </w:rPr>
            <w:t xml:space="preserve">reference</w:t>
          </w:r>
        </w:ins>
      </w:hyperlink>
      <w:ins w:id="422" w:author="PR Preview" w:date="2026-01-01T00:00:00Z">
        <w:r>
          <w:t xml:space="preserve">).</w:t>
        </w:r>
      </w:ins>
      <w:ins w:id="423" w:author="PR Preview" w:date="2026-01-01T00:00:00Z">
        <w:r>
          <w:t xml:space="preserve"> </w:t>
        </w:r>
      </w:ins>
      <w:ins w:id="424" w:author="PR Preview" w:date="2026-01-01T00:00:00Z">
        <w:r>
          <w:t xml:space="preserve">Plain</w:t>
        </w:r>
      </w:ins>
      <w:ins w:id="425" w:author="PR Preview" w:date="2026-01-01T00:00:00Z">
        <w:r>
          <w:t xml:space="preserve"> </w:t>
        </w:r>
      </w:ins>
      <w:ins w:id="426" w:author="PR Preview" w:date="2026-01-01T00:00:00Z">
        <w:r>
          <w:rPr>
            <w:rStyle w:val="VerbatimChar"/>
          </w:rPr>
          <w:t xml:space="preserve">options(warn = 2)</w:t>
        </w:r>
      </w:ins>
      <w:ins w:id="427" w:author="PR Preview" w:date="2026-01-01T00:00:00Z">
        <w:r>
          <w:t xml:space="preserve"> </w:t>
        </w:r>
      </w:ins>
      <w:ins w:id="428" w:author="PR Preview" w:date="2026-01-01T00:00:00Z">
        <w:r>
          <w:t xml:space="preserve">will</w:t>
        </w:r>
      </w:ins>
      <w:ins w:id="429" w:author="PR Preview" w:date="2026-01-01T00:00:00Z">
        <w:r>
          <w:t xml:space="preserve"> </w:t>
        </w:r>
      </w:ins>
      <w:ins w:id="430" w:author="PR Preview" w:date="2026-01-01T00:00:00Z">
        <w:r>
          <w:rPr>
            <w:i/>
            <w:iCs/>
          </w:rPr>
          <w:t xml:space="preserve">not</w:t>
        </w:r>
      </w:ins>
      <w:ins w:id="431" w:author="PR Preview" w:date="2026-01-01T00:00:00Z">
        <w:r>
          <w:t xml:space="preserve"> </w:t>
        </w:r>
      </w:ins>
      <w:ins w:id="432" w:author="PR Preview" w:date="2026-01-01T00:00:00Z">
        <w:r>
          <w:t xml:space="preserve">catch it,</w:t>
        </w:r>
      </w:ins>
      <w:ins w:id="433" w:author="PR Preview" w:date="2026-01-01T00:00:00Z">
        <w:r>
          <w:t xml:space="preserve"> </w:t>
        </w:r>
      </w:ins>
      <w:ins w:id="434" w:author="PR Preview" w:date="2026-01-01T00:00:00Z">
        <w:r>
          <w:t xml:space="preserve">because</w:t>
        </w:r>
      </w:ins>
      <w:ins w:id="435" w:author="PR Preview" w:date="2026-01-01T00:00:00Z">
        <w:r>
          <w:t xml:space="preserve"> </w:t>
        </w:r>
      </w:ins>
      <w:ins w:id="436" w:author="PR Preview" w:date="2026-01-01T00:00:00Z">
        <w:r>
          <w:rPr>
            <w:rStyle w:val="VerbatimChar"/>
          </w:rPr>
          <w:t xml:space="preserve">warn = 2</w:t>
        </w:r>
      </w:ins>
      <w:ins w:id="437" w:author="PR Preview" w:date="2026-01-01T00:00:00Z">
        <w:r>
          <w:t xml:space="preserve"> </w:t>
        </w:r>
      </w:ins>
      <w:ins w:id="438" w:author="PR Preview" w:date="2026-01-01T00:00:00Z">
        <w:r>
          <w:t xml:space="preserve">only converts warnings into errors</w:t>
        </w:r>
      </w:ins>
      <w:ins w:id="439" w:author="PR Preview" w:date="2026-01-01T00:00:00Z">
        <w:r>
          <w:t xml:space="preserve"> </w:t>
        </w:r>
      </w:ins>
      <w:ins w:id="440" w:author="PR Preview" w:date="2026-01-01T00:00:00Z">
        <w:r>
          <w:t xml:space="preserve">once a warning is actually signaled,</w:t>
        </w:r>
      </w:ins>
      <w:ins w:id="441" w:author="PR Preview" w:date="2026-01-01T00:00:00Z">
        <w:r>
          <w:t xml:space="preserve"> </w:t>
        </w:r>
      </w:ins>
      <w:ins w:id="442" w:author="PR Preview" w:date="2026-01-01T00:00:00Z">
        <w:r>
          <w:t xml:space="preserve">and for a soft deprecation in installed-package code</w:t>
        </w:r>
      </w:ins>
      <w:ins w:id="443" w:author="PR Preview" w:date="2026-01-01T00:00:00Z">
        <w:r>
          <w:t xml:space="preserve"> </w:t>
        </w:r>
      </w:ins>
      <w:ins w:id="444" w:author="PR Preview" w:date="2026-01-01T00:00:00Z">
        <w:r>
          <w:t xml:space="preserve">no warning is signaled in the first place.</w:t>
        </w:r>
      </w:ins>
    </w:p>
    <w:bookmarkEnd w:id="27"/>
    <w:bookmarkEnd w:id="28"/>
    <w:bookmarkStart w:id="30" w:name="technical-overview"/>
    <w:p>
      <w:pPr>
        <w:pStyle w:val="Heading2"/>
      </w:pPr>
      <w:ins w:id="445" w:author="PR Preview" w:date="2026-01-01T00:00:00Z">
        <w:r>
          <w:t xml:space="preserve">3 Technical Overview</w:t>
        </w:r>
      </w:ins>
    </w:p>
    <w:p>
      <w:pPr>
        <w:pStyle w:val="FirstParagraph"/>
      </w:pPr>
      <w:ins w:id="446" w:author="PR Preview" w:date="2026-01-01T00:00:00Z">
        <w:r>
          <w:t xml:space="preserve">This section covers the R functions and tools that we often use in the context of data masking, focusing on the bang bang operator (</w:t>
        </w:r>
      </w:ins>
      <w:ins w:id="447" w:author="PR Preview" w:date="2026-01-01T00:00:00Z">
        <w:r>
          <w:rPr>
            <w:rStyle w:val="VerbatimChar"/>
          </w:rPr>
          <w:t xml:space="preserve">!!</w:t>
        </w:r>
      </w:ins>
      <w:ins w:id="448" w:author="PR Preview" w:date="2026-01-01T00:00:00Z">
        <w:r>
          <w:t xml:space="preserve">) with symbol coercion (</w:t>
        </w:r>
      </w:ins>
      <w:ins w:id="449" w:author="PR Preview" w:date="2026-01-01T00:00:00Z">
        <w:r>
          <w:rPr>
            <w:rStyle w:val="VerbatimChar"/>
          </w:rPr>
          <w:t xml:space="preserve">sym()</w:t>
        </w:r>
      </w:ins>
      <w:ins w:id="450" w:author="PR Preview" w:date="2026-01-01T00:00:00Z">
        <w:r>
          <w:t xml:space="preserve">) and the Walrus operator (</w:t>
        </w:r>
      </w:ins>
      <w:ins w:id="451" w:author="PR Preview" w:date="2026-01-01T00:00:00Z">
        <w:r>
          <w:rPr>
            <w:rStyle w:val="VerbatimChar"/>
          </w:rPr>
          <w:t xml:space="preserve">:=</w:t>
        </w:r>
      </w:ins>
      <w:ins w:id="452" w:author="PR Preview" w:date="2026-01-01T00:00:00Z">
        <w:r>
          <w:t xml:space="preserve">).</w:t>
        </w:r>
      </w:ins>
    </w:p>
    <w:p>
      <w:pPr>
        <w:pStyle w:val="BodyText"/>
      </w:pPr>
      <w:ins w:id="453" w:author="PR Preview" w:date="2026-01-01T00:00:00Z">
        <w:r>
          <w:t xml:space="preserve">The combined use of</w:t>
        </w:r>
      </w:ins>
      <w:ins w:id="454" w:author="PR Preview" w:date="2026-01-01T00:00:00Z">
        <w:r>
          <w:t xml:space="preserve"> </w:t>
        </w:r>
      </w:ins>
      <w:ins w:id="455" w:author="PR Preview" w:date="2026-01-01T00:00:00Z">
        <w:r>
          <w:rPr>
            <w:rStyle w:val="VerbatimChar"/>
          </w:rPr>
          <w:t xml:space="preserve">!!</w:t>
        </w:r>
      </w:ins>
      <w:ins w:id="456" w:author="PR Preview" w:date="2026-01-01T00:00:00Z">
        <w:r>
          <w:t xml:space="preserve"> </w:t>
        </w:r>
      </w:ins>
      <w:ins w:id="457" w:author="PR Preview" w:date="2026-01-01T00:00:00Z">
        <w:r>
          <w:t xml:space="preserve">and</w:t>
        </w:r>
      </w:ins>
      <w:ins w:id="458" w:author="PR Preview" w:date="2026-01-01T00:00:00Z">
        <w:r>
          <w:t xml:space="preserve"> </w:t>
        </w:r>
      </w:ins>
      <w:ins w:id="459" w:author="PR Preview" w:date="2026-01-01T00:00:00Z">
        <w:r>
          <w:rPr>
            <w:rStyle w:val="VerbatimChar"/>
          </w:rPr>
          <w:t xml:space="preserve">sym()</w:t>
        </w:r>
      </w:ins>
      <w:ins w:id="460" w:author="PR Preview" w:date="2026-01-01T00:00:00Z">
        <w:r>
          <w:t xml:space="preserve"> </w:t>
        </w:r>
      </w:ins>
      <w:ins w:id="461" w:author="PR Preview" w:date="2026-01-01T00:00:00Z">
        <w:r>
          <w:t xml:space="preserve">allows us to use strings, rather than data-variables, to reference column names within dplyr. Together,</w:t>
        </w:r>
      </w:ins>
      <w:ins w:id="462" w:author="PR Preview" w:date="2026-01-01T00:00:00Z">
        <w:r>
          <w:t xml:space="preserve"> </w:t>
        </w:r>
      </w:ins>
      <w:ins w:id="463" w:author="PR Preview" w:date="2026-01-01T00:00:00Z">
        <w:r>
          <w:rPr>
            <w:rStyle w:val="VerbatimChar"/>
          </w:rPr>
          <w:t xml:space="preserve">!!sym("column_name")</w:t>
        </w:r>
      </w:ins>
      <w:ins w:id="464" w:author="PR Preview" w:date="2026-01-01T00:00:00Z">
        <w:r>
          <w:t xml:space="preserve"> </w:t>
        </w:r>
      </w:ins>
      <w:ins w:id="465" w:author="PR Preview" w:date="2026-01-01T00:00:00Z">
        <w:r>
          <w:t xml:space="preserve">forces dplyr to recognize</w:t>
        </w:r>
      </w:ins>
      <w:ins w:id="466" w:author="PR Preview" w:date="2026-01-01T00:00:00Z">
        <w:r>
          <w:t xml:space="preserve"> </w:t>
        </w:r>
      </w:ins>
      <w:ins w:id="467" w:author="PR Preview" w:date="2026-01-01T00:00:00Z">
        <w:r>
          <w:t xml:space="preserve">“column_name”</w:t>
        </w:r>
      </w:ins>
      <w:ins w:id="468" w:author="PR Preview" w:date="2026-01-01T00:00:00Z">
        <w:r>
          <w:t xml:space="preserve"> </w:t>
        </w:r>
      </w:ins>
      <w:ins w:id="469" w:author="PR Preview" w:date="2026-01-01T00:00:00Z">
        <w:r>
          <w:t xml:space="preserve">as a data-variable prior to evaluating the rest of the expression, enabling the ability to perform calculations on the column while referring to it as a string.</w:t>
        </w:r>
      </w:ins>
      <w:ins w:id="470" w:author="PR Preview" w:date="2026-01-01T00:00:00Z">
        <w:r>
          <w:t xml:space="preserve"> </w:t>
        </w:r>
      </w:ins>
      <w:ins w:id="471" w:author="PR Preview" w:date="2026-01-01T00:00:00Z">
        <w:r>
          <w:rPr>
            <w:rStyle w:val="VerbatimChar"/>
          </w:rPr>
          <w:t xml:space="preserve">sym()</w:t>
        </w:r>
      </w:ins>
      <w:ins w:id="472" w:author="PR Preview" w:date="2026-01-01T00:00:00Z">
        <w:r>
          <w:t xml:space="preserve"> </w:t>
        </w:r>
      </w:ins>
      <w:ins w:id="473" w:author="PR Preview" w:date="2026-01-01T00:00:00Z">
        <w:r>
          <w:t xml:space="preserve">is a function that turns strings into symbols. In the context of a dplyr pipe, these symbols are interpreted as data-variables.</w:t>
        </w:r>
      </w:ins>
      <w:ins w:id="474" w:author="PR Preview" w:date="2026-01-01T00:00:00Z">
        <w:r>
          <w:t xml:space="preserve"> </w:t>
        </w:r>
      </w:ins>
      <w:ins w:id="475" w:author="PR Preview" w:date="2026-01-01T00:00:00Z">
        <w:r>
          <w:t xml:space="preserve">The</w:t>
        </w:r>
      </w:ins>
      <w:ins w:id="476" w:author="PR Preview" w:date="2026-01-01T00:00:00Z">
        <w:r>
          <w:t xml:space="preserve"> </w:t>
        </w:r>
      </w:ins>
      <w:ins w:id="477" w:author="PR Preview" w:date="2026-01-01T00:00:00Z">
        <w:r>
          <w:rPr>
            <w:rStyle w:val="VerbatimChar"/>
          </w:rPr>
          <w:t xml:space="preserve">!!</w:t>
        </w:r>
      </w:ins>
      <w:ins w:id="478" w:author="PR Preview" w:date="2026-01-01T00:00:00Z">
        <w:r>
          <w:t xml:space="preserve"> </w:t>
        </w:r>
      </w:ins>
      <w:ins w:id="479" w:author="PR Preview" w:date="2026-01-01T00:00:00Z">
        <w:r>
          <w:t xml:space="preserve">(bang bang) operator tells dplyr to evaluate the sym() expression first, e.g. to unquote its expression (e.g. </w:t>
        </w:r>
      </w:ins>
      <w:ins w:id="480" w:author="PR Preview" w:date="2026-01-01T00:00:00Z">
        <w:r>
          <w:t xml:space="preserve">“column_name”</w:t>
        </w:r>
      </w:ins>
      <w:ins w:id="481" w:author="PR Preview" w:date="2026-01-01T00:00:00Z">
        <w:r>
          <w:t xml:space="preserve">) and evaluate it as a pre-existing object, first. This is helpful because often we use</w:t>
        </w:r>
      </w:ins>
      <w:ins w:id="482" w:author="PR Preview" w:date="2026-01-01T00:00:00Z">
        <w:r>
          <w:t xml:space="preserve"> </w:t>
        </w:r>
      </w:ins>
      <w:ins w:id="483" w:author="PR Preview" w:date="2026-01-01T00:00:00Z">
        <w:r>
          <w:rPr>
            <w:rStyle w:val="VerbatimChar"/>
          </w:rPr>
          <w:t xml:space="preserve">sym("column_name")</w:t>
        </w:r>
      </w:ins>
      <w:ins w:id="484" w:author="PR Preview" w:date="2026-01-01T00:00:00Z">
        <w:r>
          <w:t xml:space="preserve"> </w:t>
        </w:r>
      </w:ins>
      <w:ins w:id="485" w:author="PR Preview" w:date="2026-01-01T00:00:00Z">
        <w:r>
          <w:t xml:space="preserve">within a larger expression, and dplyr might evaluate other elements of the expression first without !!, causing errors.</w:t>
        </w:r>
      </w:ins>
    </w:p>
    <w:p>
      <w:pPr>
        <w:pStyle w:val="BodyText"/>
      </w:pPr>
      <w:ins w:id="486" w:author="PR Preview" w:date="2026-01-01T00:00:00Z">
        <w:r>
          <w:t xml:space="preserve">When we want to create a new column (via mutate or summarize), the Walrus operator (</w:t>
        </w:r>
      </w:ins>
      <w:ins w:id="487" w:author="PR Preview" w:date="2026-01-01T00:00:00Z">
        <w:r>
          <w:rPr>
            <w:rStyle w:val="VerbatimChar"/>
          </w:rPr>
          <w:t xml:space="preserve">:=</w:t>
        </w:r>
      </w:ins>
      <w:ins w:id="488" w:author="PR Preview" w:date="2026-01-01T00:00:00Z">
        <w:r>
          <w:t xml:space="preserve">) allows us to specify the new column’s name using a string. For example, while</w:t>
        </w:r>
      </w:ins>
      <w:ins w:id="489" w:author="PR Preview" w:date="2026-01-01T00:00:00Z">
        <w:r>
          <w:t xml:space="preserve"> </w:t>
        </w:r>
      </w:ins>
      <w:ins w:id="490" w:author="PR Preview" w:date="2026-01-01T00:00:00Z">
        <w:r>
          <w:rPr>
            <w:rStyle w:val="VerbatimChar"/>
          </w:rPr>
          <w:t xml:space="preserve">df |&gt; mutate("new_column" = values)</w:t>
        </w:r>
      </w:ins>
      <w:ins w:id="491" w:author="PR Preview" w:date="2026-01-01T00:00:00Z">
        <w:r>
          <w:t xml:space="preserve"> </w:t>
        </w:r>
      </w:ins>
      <w:ins w:id="492" w:author="PR Preview" w:date="2026-01-01T00:00:00Z">
        <w:r>
          <w:t xml:space="preserve">would yield an error,</w:t>
        </w:r>
      </w:ins>
      <w:ins w:id="493" w:author="PR Preview" w:date="2026-01-01T00:00:00Z">
        <w:r>
          <w:t xml:space="preserve"> </w:t>
        </w:r>
      </w:ins>
      <w:ins w:id="494" w:author="PR Preview" w:date="2026-01-01T00:00:00Z">
        <w:r>
          <w:rPr>
            <w:rStyle w:val="VerbatimChar"/>
          </w:rPr>
          <w:t xml:space="preserve">df |&gt; mutate("new_column" := values)</w:t>
        </w:r>
      </w:ins>
      <w:ins w:id="495" w:author="PR Preview" w:date="2026-01-01T00:00:00Z">
        <w:r>
          <w:t xml:space="preserve"> </w:t>
        </w:r>
      </w:ins>
      <w:ins w:id="496" w:author="PR Preview" w:date="2026-01-01T00:00:00Z">
        <w:r>
          <w:t xml:space="preserve">will correctly create a new column called</w:t>
        </w:r>
      </w:ins>
      <w:ins w:id="497" w:author="PR Preview" w:date="2026-01-01T00:00:00Z">
        <w:r>
          <w:t xml:space="preserve"> </w:t>
        </w:r>
      </w:ins>
      <w:ins w:id="498" w:author="PR Preview" w:date="2026-01-01T00:00:00Z">
        <w:r>
          <w:t xml:space="preserve">“new_column”</w:t>
        </w:r>
      </w:ins>
      <w:ins w:id="499" w:author="PR Preview" w:date="2026-01-01T00:00:00Z">
        <w:r>
          <w:t xml:space="preserve">.</w:t>
        </w:r>
      </w:ins>
      <w:ins w:id="500" w:author="PR Preview" w:date="2026-01-01T00:00:00Z">
        <w:r>
          <w:t xml:space="preserve"> </w:t>
        </w:r>
      </w:ins>
      <w:ins w:id="501" w:author="PR Preview" w:date="2026-01-01T00:00:00Z">
        <w:r>
          <w:t xml:space="preserve">If we want to use a variable representing a string, we can use !! to force the variable to be evaluated before using</w:t>
        </w:r>
      </w:ins>
      <w:ins w:id="502" w:author="PR Preview" w:date="2026-01-01T00:00:00Z">
        <w:r>
          <w:t xml:space="preserve"> </w:t>
        </w:r>
      </w:ins>
      <w:ins w:id="503" w:author="PR Preview" w:date="2026-01-01T00:00:00Z">
        <w:r>
          <w:rPr>
            <w:rStyle w:val="VerbatimChar"/>
          </w:rPr>
          <w:t xml:space="preserve">:=</w:t>
        </w:r>
      </w:ins>
      <w:ins w:id="504" w:author="PR Preview" w:date="2026-01-01T00:00:00Z">
        <w:r>
          <w:t xml:space="preserve"> </w:t>
        </w:r>
      </w:ins>
      <w:ins w:id="505" w:author="PR Preview" w:date="2026-01-01T00:00:00Z">
        <w:r>
          <w:t xml:space="preserve">to assign the value of the new column.</w:t>
        </w:r>
      </w:ins>
    </w:p>
    <w:p>
      <w:pPr>
        <w:pStyle w:val="SourceCode"/>
      </w:pPr>
      <w:ins w:id="506" w:author="PR Preview" w:date="2026-01-01T00:00:00Z">
        <w:r>
          <w:rPr>
            <w:rStyle w:val="NormalTok"/>
          </w:rPr>
          <w:t xml:space="preserve">col_name </w:t>
        </w:r>
      </w:ins>
      <w:ins w:id="507" w:author="PR Preview" w:date="2026-01-01T00:00:00Z">
        <w:r>
          <w:rPr>
            <w:rStyle w:val="OtherTok"/>
          </w:rPr>
          <w:t xml:space="preserve">=</w:t>
        </w:r>
      </w:ins>
      <w:ins w:id="508" w:author="PR Preview" w:date="2026-01-01T00:00:00Z">
        <w:r>
          <w:rPr>
            <w:rStyle w:val="NormalTok"/>
          </w:rPr>
          <w:t xml:space="preserve"> </w:t>
        </w:r>
      </w:ins>
      <w:ins w:id="509" w:author="PR Preview" w:date="2026-01-01T00:00:00Z">
        <w:r>
          <w:rPr>
            <w:rStyle w:val="StringTok"/>
          </w:rPr>
          <w:t xml:space="preserve">"new_column"</w:t>
        </w:r>
      </w:ins>
      <w:ins w:id="510" w:author="PR Preview" w:date="2026-01-01T00:00:00Z">
        <w:r>
          <w:br/>
        </w:r>
      </w:ins>
      <w:ins w:id="511" w:author="PR Preview" w:date="2026-01-01T00:00:00Z">
        <w:r>
          <w:rPr>
            <w:rStyle w:val="NormalTok"/>
          </w:rPr>
          <w:t xml:space="preserve">df </w:t>
        </w:r>
      </w:ins>
      <w:ins w:id="512" w:author="PR Preview" w:date="2026-01-01T00:00:00Z">
        <w:r>
          <w:rPr>
            <w:rStyle w:val="SpecialCharTok"/>
          </w:rPr>
          <w:t xml:space="preserve">|&gt;</w:t>
        </w:r>
      </w:ins>
      <w:ins w:id="513" w:author="PR Preview" w:date="2026-01-01T00:00:00Z">
        <w:r>
          <w:rPr>
            <w:rStyle w:val="NormalTok"/>
          </w:rPr>
          <w:t xml:space="preserve"> </w:t>
        </w:r>
      </w:ins>
      <w:ins w:id="514" w:author="PR Preview" w:date="2026-01-01T00:00:00Z">
        <w:r>
          <w:rPr>
            <w:rStyle w:val="FunctionTok"/>
          </w:rPr>
          <w:t xml:space="preserve">mutate</w:t>
        </w:r>
      </w:ins>
      <w:ins w:id="515" w:author="PR Preview" w:date="2026-01-01T00:00:00Z">
        <w:r>
          <w:rPr>
            <w:rStyle w:val="NormalTok"/>
          </w:rPr>
          <w:t xml:space="preserve">(</w:t>
        </w:r>
      </w:ins>
      <w:ins w:id="516" w:author="PR Preview" w:date="2026-01-01T00:00:00Z">
        <w:r>
          <w:rPr>
            <w:rStyle w:val="SpecialCharTok"/>
          </w:rPr>
          <w:t xml:space="preserve">!!</w:t>
        </w:r>
      </w:ins>
      <w:ins w:id="517" w:author="PR Preview" w:date="2026-01-01T00:00:00Z">
        <w:r>
          <w:rPr>
            <w:rStyle w:val="AttributeTok"/>
          </w:rPr>
          <w:t xml:space="preserve">col_name :=</w:t>
        </w:r>
      </w:ins>
      <w:ins w:id="518" w:author="PR Preview" w:date="2026-01-01T00:00:00Z">
        <w:r>
          <w:rPr>
            <w:rStyle w:val="NormalTok"/>
          </w:rPr>
          <w:t xml:space="preserve"> values)</w:t>
        </w:r>
      </w:ins>
    </w:p>
    <w:bookmarkStart w:id="29" w:name="example"/>
    <w:p>
      <w:pPr>
        <w:pStyle w:val="Heading3"/>
      </w:pPr>
      <w:ins w:id="519" w:author="PR Preview" w:date="2026-01-01T00:00:00Z">
        <w:r>
          <w:t xml:space="preserve">3.1 Example</w:t>
        </w:r>
      </w:ins>
    </w:p>
    <w:p>
      <w:pPr>
        <w:pStyle w:val="FirstParagraph"/>
      </w:pPr>
      <w:ins w:id="520" w:author="PR Preview" w:date="2026-01-01T00:00:00Z">
        <w:r>
          <w:t xml:space="preserve">Suppose we want to write a function</w:t>
        </w:r>
      </w:ins>
      <w:ins w:id="521" w:author="PR Preview" w:date="2026-01-01T00:00:00Z">
        <w:r>
          <w:t xml:space="preserve"> </w:t>
        </w:r>
      </w:ins>
      <w:ins w:id="522" w:author="PR Preview" w:date="2026-01-01T00:00:00Z">
        <w:r>
          <w:t xml:space="preserve">“generate_descriptive_table”</w:t>
        </w:r>
      </w:ins>
      <w:ins w:id="523" w:author="PR Preview" w:date="2026-01-01T00:00:00Z">
        <w:r>
          <w:t xml:space="preserve"> </w:t>
        </w:r>
      </w:ins>
      <w:ins w:id="524" w:author="PR Preview" w:date="2026-01-01T00:00:00Z">
        <w:r>
          <w:t xml:space="preserve">to summarize how the prevalence of</w:t>
        </w:r>
      </w:ins>
      <w:ins w:id="525" w:author="PR Preview" w:date="2026-01-01T00:00:00Z">
        <w:r>
          <w:t xml:space="preserve"> </w:t>
        </w:r>
      </w:ins>
      <w:ins w:id="526" w:author="PR Preview" w:date="2026-01-01T00:00:00Z">
        <w:r>
          <w:t xml:space="preserve">“outcome”</w:t>
        </w:r>
      </w:ins>
      <w:ins w:id="527" w:author="PR Preview" w:date="2026-01-01T00:00:00Z">
        <w:r>
          <w:t xml:space="preserve"> </w:t>
        </w:r>
      </w:ins>
      <w:ins w:id="528" w:author="PR Preview" w:date="2026-01-01T00:00:00Z">
        <w:r>
          <w:t xml:space="preserve">varies under different levels of a</w:t>
        </w:r>
      </w:ins>
      <w:ins w:id="529" w:author="PR Preview" w:date="2026-01-01T00:00:00Z">
        <w:r>
          <w:t xml:space="preserve"> </w:t>
        </w:r>
      </w:ins>
      <w:ins w:id="530" w:author="PR Preview" w:date="2026-01-01T00:00:00Z">
        <w:r>
          <w:t xml:space="preserve">“risk_factor”</w:t>
        </w:r>
      </w:ins>
      <w:ins w:id="531" w:author="PR Preview" w:date="2026-01-01T00:00:00Z">
        <w:r>
          <w:t xml:space="preserve"> </w:t>
        </w:r>
      </w:ins>
      <w:ins w:id="532" w:author="PR Preview" w:date="2026-01-01T00:00:00Z">
        <w:r>
          <w:t xml:space="preserve">in a data frame</w:t>
        </w:r>
      </w:ins>
      <w:ins w:id="533" w:author="PR Preview" w:date="2026-01-01T00:00:00Z">
        <w:r>
          <w:t xml:space="preserve"> </w:t>
        </w:r>
      </w:ins>
      <w:ins w:id="534" w:author="PR Preview" w:date="2026-01-01T00:00:00Z">
        <w:r>
          <w:t xml:space="preserve">“df”</w:t>
        </w:r>
      </w:ins>
    </w:p>
    <w:p>
      <w:pPr>
        <w:pStyle w:val="BodyText"/>
      </w:pPr>
      <w:ins w:id="535" w:author="PR Preview" w:date="2026-01-01T00:00:00Z">
        <w:r>
          <w:t xml:space="preserve">We can start by writing the function shell:</w:t>
        </w:r>
      </w:ins>
    </w:p>
    <w:p>
      <w:pPr>
        <w:pStyle w:val="SourceCode"/>
      </w:pPr>
      <w:ins w:id="536" w:author="PR Preview" w:date="2026-01-01T00:00:00Z">
        <w:r>
          <w:rPr>
            <w:rStyle w:val="NormalTok"/>
          </w:rPr>
          <w:t xml:space="preserve">generate_descriptive_table </w:t>
        </w:r>
      </w:ins>
      <w:ins w:id="537" w:author="PR Preview" w:date="2026-01-01T00:00:00Z">
        <w:r>
          <w:rPr>
            <w:rStyle w:val="OtherTok"/>
          </w:rPr>
          <w:t xml:space="preserve">&lt;-</w:t>
        </w:r>
      </w:ins>
      <w:ins w:id="538" w:author="PR Preview" w:date="2026-01-01T00:00:00Z">
        <w:r>
          <w:rPr>
            <w:rStyle w:val="NormalTok"/>
          </w:rPr>
          <w:t xml:space="preserve"> </w:t>
        </w:r>
      </w:ins>
      <w:ins w:id="539" w:author="PR Preview" w:date="2026-01-01T00:00:00Z">
        <w:r>
          <w:rPr>
            <w:rStyle w:val="ControlFlowTok"/>
          </w:rPr>
          <w:t xml:space="preserve">function</w:t>
        </w:r>
      </w:ins>
      <w:ins w:id="540" w:author="PR Preview" w:date="2026-01-01T00:00:00Z">
        <w:r>
          <w:rPr>
            <w:rStyle w:val="NormalTok"/>
          </w:rPr>
          <w:t xml:space="preserve"> (df, outcome, rf) {</w:t>
        </w:r>
      </w:ins>
      <w:ins w:id="541" w:author="PR Preview" w:date="2026-01-01T00:00:00Z">
        <w:r>
          <w:br/>
        </w:r>
      </w:ins>
      <w:ins w:id="542" w:author="PR Preview" w:date="2026-01-01T00:00:00Z">
        <w:r>
          <w:rPr>
            <w:rStyle w:val="NormalTok"/>
          </w:rPr>
          <w:t xml:space="preserve">outcome_dist_by_rf </w:t>
        </w:r>
      </w:ins>
      <w:ins w:id="543" w:author="PR Preview" w:date="2026-01-01T00:00:00Z">
        <w:r>
          <w:rPr>
            <w:rStyle w:val="OtherTok"/>
          </w:rPr>
          <w:t xml:space="preserve">&lt;-</w:t>
        </w:r>
      </w:ins>
      <w:ins w:id="544" w:author="PR Preview" w:date="2026-01-01T00:00:00Z">
        <w:r>
          <w:rPr>
            <w:rStyle w:val="NormalTok"/>
          </w:rPr>
          <w:t xml:space="preserve"> ….</w:t>
        </w:r>
      </w:ins>
      <w:ins w:id="545" w:author="PR Preview" w:date="2026-01-01T00:00:00Z">
        <w:r>
          <w:br/>
        </w:r>
      </w:ins>
      <w:ins w:id="546" w:author="PR Preview" w:date="2026-01-01T00:00:00Z">
        <w:r>
          <w:rPr>
            <w:rStyle w:val="FunctionTok"/>
          </w:rPr>
          <w:t xml:space="preserve">return</w:t>
        </w:r>
      </w:ins>
      <w:ins w:id="547" w:author="PR Preview" w:date="2026-01-01T00:00:00Z">
        <w:r>
          <w:rPr>
            <w:rStyle w:val="NormalTok"/>
          </w:rPr>
          <w:t xml:space="preserve">(outcome_dist_by_rf)</w:t>
        </w:r>
      </w:ins>
      <w:ins w:id="548" w:author="PR Preview" w:date="2026-01-01T00:00:00Z">
        <w:r>
          <w:br/>
        </w:r>
      </w:ins>
      <w:ins w:id="549" w:author="PR Preview" w:date="2026-01-01T00:00:00Z">
        <w:r>
          <w:rPr>
            <w:rStyle w:val="NormalTok"/>
          </w:rPr>
          <w:t xml:space="preserve">}</w:t>
        </w:r>
      </w:ins>
    </w:p>
    <w:p>
      <w:pPr>
        <w:pStyle w:val="FirstParagraph"/>
      </w:pPr>
      <w:ins w:id="550" w:author="PR Preview" w:date="2026-01-01T00:00:00Z">
        <w:r>
          <w:t xml:space="preserve">Next, we can filter the data frame for only rows in which</w:t>
        </w:r>
      </w:ins>
      <w:ins w:id="551" w:author="PR Preview" w:date="2026-01-01T00:00:00Z">
        <w:r>
          <w:t xml:space="preserve"> </w:t>
        </w:r>
      </w:ins>
      <w:ins w:id="552" w:author="PR Preview" w:date="2026-01-01T00:00:00Z">
        <w:r>
          <w:t xml:space="preserve">“rf”</w:t>
        </w:r>
      </w:ins>
      <w:ins w:id="553" w:author="PR Preview" w:date="2026-01-01T00:00:00Z">
        <w:r>
          <w:t xml:space="preserve"> </w:t>
        </w:r>
      </w:ins>
      <w:ins w:id="554" w:author="PR Preview" w:date="2026-01-01T00:00:00Z">
        <w:r>
          <w:t xml:space="preserve">and</w:t>
        </w:r>
      </w:ins>
      <w:ins w:id="555" w:author="PR Preview" w:date="2026-01-01T00:00:00Z">
        <w:r>
          <w:t xml:space="preserve"> </w:t>
        </w:r>
      </w:ins>
      <w:ins w:id="556" w:author="PR Preview" w:date="2026-01-01T00:00:00Z">
        <w:r>
          <w:t xml:space="preserve">“outcome”</w:t>
        </w:r>
      </w:ins>
      <w:ins w:id="557" w:author="PR Preview" w:date="2026-01-01T00:00:00Z">
        <w:r>
          <w:t xml:space="preserve"> </w:t>
        </w:r>
      </w:ins>
      <w:ins w:id="558" w:author="PR Preview" w:date="2026-01-01T00:00:00Z">
        <w:r>
          <w:t xml:space="preserve">are not missing. We can use !! and sym() within filter to evaluate the strings stored in</w:t>
        </w:r>
      </w:ins>
      <w:ins w:id="559" w:author="PR Preview" w:date="2026-01-01T00:00:00Z">
        <w:r>
          <w:t xml:space="preserve"> </w:t>
        </w:r>
      </w:ins>
      <w:ins w:id="560" w:author="PR Preview" w:date="2026-01-01T00:00:00Z">
        <w:r>
          <w:t xml:space="preserve">“rf”</w:t>
        </w:r>
      </w:ins>
      <w:ins w:id="561" w:author="PR Preview" w:date="2026-01-01T00:00:00Z">
        <w:r>
          <w:t xml:space="preserve"> </w:t>
        </w:r>
      </w:ins>
      <w:ins w:id="562" w:author="PR Preview" w:date="2026-01-01T00:00:00Z">
        <w:r>
          <w:t xml:space="preserve">and</w:t>
        </w:r>
      </w:ins>
      <w:ins w:id="563" w:author="PR Preview" w:date="2026-01-01T00:00:00Z">
        <w:r>
          <w:t xml:space="preserve"> </w:t>
        </w:r>
      </w:ins>
      <w:ins w:id="564" w:author="PR Preview" w:date="2026-01-01T00:00:00Z">
        <w:r>
          <w:t xml:space="preserve">“outcome”</w:t>
        </w:r>
      </w:ins>
      <w:ins w:id="565" w:author="PR Preview" w:date="2026-01-01T00:00:00Z">
        <w:r>
          <w:t xml:space="preserve">. Note that defining</w:t>
        </w:r>
      </w:ins>
      <w:ins w:id="566" w:author="PR Preview" w:date="2026-01-01T00:00:00Z">
        <w:r>
          <w:t xml:space="preserve"> </w:t>
        </w:r>
      </w:ins>
      <w:ins w:id="567" w:author="PR Preview" w:date="2026-01-01T00:00:00Z">
        <w:r>
          <w:rPr>
            <w:rStyle w:val="VerbatimChar"/>
          </w:rPr>
          <w:t xml:space="preserve">!!sym(outcome)</w:t>
        </w:r>
      </w:ins>
      <w:ins w:id="568" w:author="PR Preview" w:date="2026-01-01T00:00:00Z">
        <w:r>
          <w:t xml:space="preserve"> </w:t>
        </w:r>
      </w:ins>
      <w:ins w:id="569" w:author="PR Preview" w:date="2026-01-01T00:00:00Z">
        <w:r>
          <w:t xml:space="preserve">or</w:t>
        </w:r>
      </w:ins>
      <w:ins w:id="570" w:author="PR Preview" w:date="2026-01-01T00:00:00Z">
        <w:r>
          <w:t xml:space="preserve"> </w:t>
        </w:r>
      </w:ins>
      <w:ins w:id="571" w:author="PR Preview" w:date="2026-01-01T00:00:00Z">
        <w:r>
          <w:rPr>
            <w:rStyle w:val="VerbatimChar"/>
          </w:rPr>
          <w:t xml:space="preserve">!!sym(rf)</w:t>
        </w:r>
      </w:ins>
      <w:ins w:id="572" w:author="PR Preview" w:date="2026-01-01T00:00:00Z">
        <w:r>
          <w:t xml:space="preserve"> </w:t>
        </w:r>
      </w:ins>
      <w:ins w:id="573" w:author="PR Preview" w:date="2026-01-01T00:00:00Z">
        <w:r>
          <w:t xml:space="preserve">in variables</w:t>
        </w:r>
      </w:ins>
      <w:ins w:id="574" w:author="PR Preview" w:date="2026-01-01T00:00:00Z">
        <w:r>
          <w:t xml:space="preserve"> </w:t>
        </w:r>
      </w:ins>
      <w:ins w:id="575" w:author="PR Preview" w:date="2026-01-01T00:00:00Z">
        <w:r>
          <w:rPr>
            <w:i/>
            <w:iCs/>
          </w:rPr>
          <w:t xml:space="preserve">outside of the dplyr pipeline</w:t>
        </w:r>
      </w:ins>
      <w:ins w:id="576" w:author="PR Preview" w:date="2026-01-01T00:00:00Z">
        <w:r>
          <w:t xml:space="preserve"> </w:t>
        </w:r>
      </w:ins>
      <w:ins w:id="577" w:author="PR Preview" w:date="2026-01-01T00:00:00Z">
        <w:r>
          <w:t xml:space="preserve">will</w:t>
        </w:r>
      </w:ins>
      <w:ins w:id="578" w:author="PR Preview" w:date="2026-01-01T00:00:00Z">
        <w:r>
          <w:t xml:space="preserve"> </w:t>
        </w:r>
      </w:ins>
      <w:ins w:id="579" w:author="PR Preview" w:date="2026-01-01T00:00:00Z">
        <w:r>
          <w:rPr>
            <w:i/>
            <w:iCs/>
          </w:rPr>
          <w:t xml:space="preserve">not</w:t>
        </w:r>
      </w:ins>
      <w:ins w:id="580" w:author="PR Preview" w:date="2026-01-01T00:00:00Z">
        <w:r>
          <w:t xml:space="preserve"> </w:t>
        </w:r>
      </w:ins>
      <w:ins w:id="581" w:author="PR Preview" w:date="2026-01-01T00:00:00Z">
        <w:r>
          <w:t xml:space="preserve">work.</w:t>
        </w:r>
      </w:ins>
    </w:p>
    <w:p>
      <w:pPr>
        <w:pStyle w:val="SourceCode"/>
      </w:pPr>
      <w:ins w:id="582" w:author="PR Preview" w:date="2026-01-01T00:00:00Z">
        <w:r>
          <w:rPr>
            <w:rStyle w:val="NormalTok"/>
          </w:rPr>
          <w:t xml:space="preserve">generate_descriptive_table </w:t>
        </w:r>
      </w:ins>
      <w:ins w:id="583" w:author="PR Preview" w:date="2026-01-01T00:00:00Z">
        <w:r>
          <w:rPr>
            <w:rStyle w:val="OtherTok"/>
          </w:rPr>
          <w:t xml:space="preserve">&lt;-</w:t>
        </w:r>
      </w:ins>
      <w:ins w:id="584" w:author="PR Preview" w:date="2026-01-01T00:00:00Z">
        <w:r>
          <w:rPr>
            <w:rStyle w:val="NormalTok"/>
          </w:rPr>
          <w:t xml:space="preserve"> </w:t>
        </w:r>
      </w:ins>
      <w:ins w:id="585" w:author="PR Preview" w:date="2026-01-01T00:00:00Z">
        <w:r>
          <w:rPr>
            <w:rStyle w:val="ControlFlowTok"/>
          </w:rPr>
          <w:t xml:space="preserve">function</w:t>
        </w:r>
      </w:ins>
      <w:ins w:id="586" w:author="PR Preview" w:date="2026-01-01T00:00:00Z">
        <w:r>
          <w:rPr>
            <w:rStyle w:val="NormalTok"/>
          </w:rPr>
          <w:t xml:space="preserve">(df, outcome, rf) {</w:t>
        </w:r>
      </w:ins>
      <w:ins w:id="587" w:author="PR Preview" w:date="2026-01-01T00:00:00Z">
        <w:r>
          <w:br/>
        </w:r>
      </w:ins>
      <w:ins w:id="588" w:author="PR Preview" w:date="2026-01-01T00:00:00Z">
        <w:r>
          <w:rPr>
            <w:rStyle w:val="NormalTok"/>
          </w:rPr>
          <w:t xml:space="preserve">  outcome_dist_by_rf </w:t>
        </w:r>
      </w:ins>
      <w:ins w:id="589" w:author="PR Preview" w:date="2026-01-01T00:00:00Z">
        <w:r>
          <w:rPr>
            <w:rStyle w:val="OtherTok"/>
          </w:rPr>
          <w:t xml:space="preserve">&lt;-</w:t>
        </w:r>
      </w:ins>
      <w:ins w:id="590" w:author="PR Preview" w:date="2026-01-01T00:00:00Z">
        <w:r>
          <w:rPr>
            <w:rStyle w:val="NormalTok"/>
          </w:rPr>
          <w:t xml:space="preserve"> df </w:t>
        </w:r>
      </w:ins>
      <w:ins w:id="591" w:author="PR Preview" w:date="2026-01-01T00:00:00Z">
        <w:r>
          <w:rPr>
            <w:rStyle w:val="SpecialCharTok"/>
          </w:rPr>
          <w:t xml:space="preserve">|&gt;</w:t>
        </w:r>
      </w:ins>
      <w:ins w:id="592" w:author="PR Preview" w:date="2026-01-01T00:00:00Z">
        <w:r>
          <w:rPr>
            <w:rStyle w:val="NormalTok"/>
          </w:rPr>
          <w:t xml:space="preserve"> </w:t>
        </w:r>
      </w:ins>
      <w:ins w:id="593" w:author="PR Preview" w:date="2026-01-01T00:00:00Z">
        <w:r>
          <w:br/>
        </w:r>
      </w:ins>
      <w:ins w:id="594" w:author="PR Preview" w:date="2026-01-01T00:00:00Z">
        <w:r>
          <w:rPr>
            <w:rStyle w:val="NormalTok"/>
          </w:rPr>
          <w:t xml:space="preserve">    </w:t>
        </w:r>
      </w:ins>
      <w:ins w:id="595" w:author="PR Preview" w:date="2026-01-01T00:00:00Z">
        <w:r>
          <w:rPr>
            <w:rStyle w:val="FunctionTok"/>
          </w:rPr>
          <w:t xml:space="preserve">filter</w:t>
        </w:r>
      </w:ins>
      <w:ins w:id="596" w:author="PR Preview" w:date="2026-01-01T00:00:00Z">
        <w:r>
          <w:rPr>
            <w:rStyle w:val="NormalTok"/>
          </w:rPr>
          <w:t xml:space="preserve">(</w:t>
        </w:r>
      </w:ins>
      <w:ins w:id="597" w:author="PR Preview" w:date="2026-01-01T00:00:00Z">
        <w:r>
          <w:rPr>
            <w:rStyle w:val="SpecialCharTok"/>
          </w:rPr>
          <w:t xml:space="preserve">!</w:t>
        </w:r>
      </w:ins>
      <w:ins w:id="598" w:author="PR Preview" w:date="2026-01-01T00:00:00Z">
        <w:r>
          <w:rPr>
            <w:rStyle w:val="FunctionTok"/>
          </w:rPr>
          <w:t xml:space="preserve">is.na</w:t>
        </w:r>
      </w:ins>
      <w:ins w:id="599" w:author="PR Preview" w:date="2026-01-01T00:00:00Z">
        <w:r>
          <w:rPr>
            <w:rStyle w:val="NormalTok"/>
          </w:rPr>
          <w:t xml:space="preserve">(</w:t>
        </w:r>
      </w:ins>
      <w:ins w:id="600" w:author="PR Preview" w:date="2026-01-01T00:00:00Z">
        <w:r>
          <w:rPr>
            <w:rStyle w:val="SpecialCharTok"/>
          </w:rPr>
          <w:t xml:space="preserve">!!</w:t>
        </w:r>
      </w:ins>
      <w:ins w:id="601" w:author="PR Preview" w:date="2026-01-01T00:00:00Z">
        <w:r>
          <w:rPr>
            <w:rStyle w:val="FunctionTok"/>
          </w:rPr>
          <w:t xml:space="preserve">sym</w:t>
        </w:r>
      </w:ins>
      <w:ins w:id="602" w:author="PR Preview" w:date="2026-01-01T00:00:00Z">
        <w:r>
          <w:rPr>
            <w:rStyle w:val="NormalTok"/>
          </w:rPr>
          <w:t xml:space="preserve">(outcome)), </w:t>
        </w:r>
      </w:ins>
      <w:ins w:id="603" w:author="PR Preview" w:date="2026-01-01T00:00:00Z">
        <w:r>
          <w:rPr>
            <w:rStyle w:val="SpecialCharTok"/>
          </w:rPr>
          <w:t xml:space="preserve">!</w:t>
        </w:r>
      </w:ins>
      <w:ins w:id="604" w:author="PR Preview" w:date="2026-01-01T00:00:00Z">
        <w:r>
          <w:rPr>
            <w:rStyle w:val="FunctionTok"/>
          </w:rPr>
          <w:t xml:space="preserve">is.na</w:t>
        </w:r>
      </w:ins>
      <w:ins w:id="605" w:author="PR Preview" w:date="2026-01-01T00:00:00Z">
        <w:r>
          <w:rPr>
            <w:rStyle w:val="NormalTok"/>
          </w:rPr>
          <w:t xml:space="preserve">(</w:t>
        </w:r>
      </w:ins>
      <w:ins w:id="606" w:author="PR Preview" w:date="2026-01-01T00:00:00Z">
        <w:r>
          <w:rPr>
            <w:rStyle w:val="SpecialCharTok"/>
          </w:rPr>
          <w:t xml:space="preserve">!!</w:t>
        </w:r>
      </w:ins>
      <w:ins w:id="607" w:author="PR Preview" w:date="2026-01-01T00:00:00Z">
        <w:r>
          <w:rPr>
            <w:rStyle w:val="FunctionTok"/>
          </w:rPr>
          <w:t xml:space="preserve">sym</w:t>
        </w:r>
      </w:ins>
      <w:ins w:id="608" w:author="PR Preview" w:date="2026-01-01T00:00:00Z">
        <w:r>
          <w:rPr>
            <w:rStyle w:val="NormalTok"/>
          </w:rPr>
          <w:t xml:space="preserve">(rf))) </w:t>
        </w:r>
      </w:ins>
      <w:ins w:id="609" w:author="PR Preview" w:date="2026-01-01T00:00:00Z">
        <w:r>
          <w:rPr>
            <w:rStyle w:val="SpecialCharTok"/>
          </w:rPr>
          <w:t xml:space="preserve">|&gt;</w:t>
        </w:r>
      </w:ins>
      <w:ins w:id="610" w:author="PR Preview" w:date="2026-01-01T00:00:00Z">
        <w:r>
          <w:br/>
        </w:r>
      </w:ins>
      <w:ins w:id="611" w:author="PR Preview" w:date="2026-01-01T00:00:00Z">
        <w:r>
          <w:rPr>
            <w:rStyle w:val="NormalTok"/>
          </w:rPr>
          <w:t xml:space="preserve">    ….</w:t>
        </w:r>
      </w:ins>
      <w:ins w:id="612" w:author="PR Preview" w:date="2026-01-01T00:00:00Z">
        <w:r>
          <w:br/>
        </w:r>
      </w:ins>
      <w:ins w:id="613" w:author="PR Preview" w:date="2026-01-01T00:00:00Z">
        <w:r>
          <w:rPr>
            <w:rStyle w:val="NormalTok"/>
          </w:rPr>
          <w:t xml:space="preserve">  </w:t>
        </w:r>
      </w:ins>
      <w:ins w:id="614" w:author="PR Preview" w:date="2026-01-01T00:00:00Z">
        <w:r>
          <w:rPr>
            <w:rStyle w:val="FunctionTok"/>
          </w:rPr>
          <w:t xml:space="preserve">return</w:t>
        </w:r>
      </w:ins>
      <w:ins w:id="615" w:author="PR Preview" w:date="2026-01-01T00:00:00Z">
        <w:r>
          <w:rPr>
            <w:rStyle w:val="NormalTok"/>
          </w:rPr>
          <w:t xml:space="preserve">(outcome_dist_by_rf)</w:t>
        </w:r>
      </w:ins>
      <w:ins w:id="616" w:author="PR Preview" w:date="2026-01-01T00:00:00Z">
        <w:r>
          <w:br/>
        </w:r>
      </w:ins>
      <w:ins w:id="617" w:author="PR Preview" w:date="2026-01-01T00:00:00Z">
        <w:r>
          <w:rPr>
            <w:rStyle w:val="NormalTok"/>
          </w:rPr>
          <w:t xml:space="preserve">}</w:t>
        </w:r>
      </w:ins>
    </w:p>
    <w:p>
      <w:pPr>
        <w:pStyle w:val="FirstParagraph"/>
      </w:pPr>
      <w:ins w:id="618" w:author="PR Preview" w:date="2026-01-01T00:00:00Z">
        <w:r>
          <w:t xml:space="preserve">Similarly, we use !! and sym() in group_by to evaluate column name, stored as a string in the argument</w:t>
        </w:r>
      </w:ins>
      <w:ins w:id="619" w:author="PR Preview" w:date="2026-01-01T00:00:00Z">
        <w:r>
          <w:t xml:space="preserve"> </w:t>
        </w:r>
      </w:ins>
      <w:ins w:id="620" w:author="PR Preview" w:date="2026-01-01T00:00:00Z">
        <w:r>
          <w:t xml:space="preserve">“rf”</w:t>
        </w:r>
      </w:ins>
    </w:p>
    <w:p>
      <w:pPr>
        <w:pStyle w:val="SourceCode"/>
      </w:pPr>
      <w:ins w:id="621" w:author="PR Preview" w:date="2026-01-01T00:00:00Z">
        <w:r>
          <w:rPr>
            <w:rStyle w:val="NormalTok"/>
          </w:rPr>
          <w:t xml:space="preserve">generate_descriptive_table </w:t>
        </w:r>
      </w:ins>
      <w:ins w:id="622" w:author="PR Preview" w:date="2026-01-01T00:00:00Z">
        <w:r>
          <w:rPr>
            <w:rStyle w:val="OtherTok"/>
          </w:rPr>
          <w:t xml:space="preserve">&lt;-</w:t>
        </w:r>
      </w:ins>
      <w:ins w:id="623" w:author="PR Preview" w:date="2026-01-01T00:00:00Z">
        <w:r>
          <w:rPr>
            <w:rStyle w:val="NormalTok"/>
          </w:rPr>
          <w:t xml:space="preserve"> </w:t>
        </w:r>
      </w:ins>
      <w:ins w:id="624" w:author="PR Preview" w:date="2026-01-01T00:00:00Z">
        <w:r>
          <w:rPr>
            <w:rStyle w:val="ControlFlowTok"/>
          </w:rPr>
          <w:t xml:space="preserve">function</w:t>
        </w:r>
      </w:ins>
      <w:ins w:id="625" w:author="PR Preview" w:date="2026-01-01T00:00:00Z">
        <w:r>
          <w:rPr>
            <w:rStyle w:val="NormalTok"/>
          </w:rPr>
          <w:t xml:space="preserve">(df, outcome, rf) {</w:t>
        </w:r>
      </w:ins>
      <w:ins w:id="626" w:author="PR Preview" w:date="2026-01-01T00:00:00Z">
        <w:r>
          <w:br/>
        </w:r>
      </w:ins>
      <w:ins w:id="627" w:author="PR Preview" w:date="2026-01-01T00:00:00Z">
        <w:r>
          <w:rPr>
            <w:rStyle w:val="NormalTok"/>
          </w:rPr>
          <w:t xml:space="preserve">  outcome_dist_by_rf </w:t>
        </w:r>
      </w:ins>
      <w:ins w:id="628" w:author="PR Preview" w:date="2026-01-01T00:00:00Z">
        <w:r>
          <w:rPr>
            <w:rStyle w:val="OtherTok"/>
          </w:rPr>
          <w:t xml:space="preserve">&lt;-</w:t>
        </w:r>
      </w:ins>
      <w:ins w:id="629" w:author="PR Preview" w:date="2026-01-01T00:00:00Z">
        <w:r>
          <w:rPr>
            <w:rStyle w:val="NormalTok"/>
          </w:rPr>
          <w:t xml:space="preserve"> df </w:t>
        </w:r>
      </w:ins>
      <w:ins w:id="630" w:author="PR Preview" w:date="2026-01-01T00:00:00Z">
        <w:r>
          <w:rPr>
            <w:rStyle w:val="SpecialCharTok"/>
          </w:rPr>
          <w:t xml:space="preserve">|&gt;</w:t>
        </w:r>
      </w:ins>
      <w:ins w:id="631" w:author="PR Preview" w:date="2026-01-01T00:00:00Z">
        <w:r>
          <w:rPr>
            <w:rStyle w:val="NormalTok"/>
          </w:rPr>
          <w:t xml:space="preserve"> </w:t>
        </w:r>
      </w:ins>
      <w:ins w:id="632" w:author="PR Preview" w:date="2026-01-01T00:00:00Z">
        <w:r>
          <w:br/>
        </w:r>
      </w:ins>
      <w:ins w:id="633" w:author="PR Preview" w:date="2026-01-01T00:00:00Z">
        <w:r>
          <w:rPr>
            <w:rStyle w:val="NormalTok"/>
          </w:rPr>
          <w:t xml:space="preserve">    </w:t>
        </w:r>
      </w:ins>
      <w:ins w:id="634" w:author="PR Preview" w:date="2026-01-01T00:00:00Z">
        <w:r>
          <w:rPr>
            <w:rStyle w:val="FunctionTok"/>
          </w:rPr>
          <w:t xml:space="preserve">filter</w:t>
        </w:r>
      </w:ins>
      <w:ins w:id="635" w:author="PR Preview" w:date="2026-01-01T00:00:00Z">
        <w:r>
          <w:rPr>
            <w:rStyle w:val="NormalTok"/>
          </w:rPr>
          <w:t xml:space="preserve">(</w:t>
        </w:r>
      </w:ins>
      <w:ins w:id="636" w:author="PR Preview" w:date="2026-01-01T00:00:00Z">
        <w:r>
          <w:rPr>
            <w:rStyle w:val="SpecialCharTok"/>
          </w:rPr>
          <w:t xml:space="preserve">!</w:t>
        </w:r>
      </w:ins>
      <w:ins w:id="637" w:author="PR Preview" w:date="2026-01-01T00:00:00Z">
        <w:r>
          <w:rPr>
            <w:rStyle w:val="FunctionTok"/>
          </w:rPr>
          <w:t xml:space="preserve">is.na</w:t>
        </w:r>
      </w:ins>
      <w:ins w:id="638" w:author="PR Preview" w:date="2026-01-01T00:00:00Z">
        <w:r>
          <w:rPr>
            <w:rStyle w:val="NormalTok"/>
          </w:rPr>
          <w:t xml:space="preserve">(</w:t>
        </w:r>
      </w:ins>
      <w:ins w:id="639" w:author="PR Preview" w:date="2026-01-01T00:00:00Z">
        <w:r>
          <w:rPr>
            <w:rStyle w:val="SpecialCharTok"/>
          </w:rPr>
          <w:t xml:space="preserve">!!</w:t>
        </w:r>
      </w:ins>
      <w:ins w:id="640" w:author="PR Preview" w:date="2026-01-01T00:00:00Z">
        <w:r>
          <w:rPr>
            <w:rStyle w:val="FunctionTok"/>
          </w:rPr>
          <w:t xml:space="preserve">sym</w:t>
        </w:r>
      </w:ins>
      <w:ins w:id="641" w:author="PR Preview" w:date="2026-01-01T00:00:00Z">
        <w:r>
          <w:rPr>
            <w:rStyle w:val="NormalTok"/>
          </w:rPr>
          <w:t xml:space="preserve">(outcome)), </w:t>
        </w:r>
      </w:ins>
      <w:ins w:id="642" w:author="PR Preview" w:date="2026-01-01T00:00:00Z">
        <w:r>
          <w:rPr>
            <w:rStyle w:val="SpecialCharTok"/>
          </w:rPr>
          <w:t xml:space="preserve">!</w:t>
        </w:r>
      </w:ins>
      <w:ins w:id="643" w:author="PR Preview" w:date="2026-01-01T00:00:00Z">
        <w:r>
          <w:rPr>
            <w:rStyle w:val="FunctionTok"/>
          </w:rPr>
          <w:t xml:space="preserve">is.na</w:t>
        </w:r>
      </w:ins>
      <w:ins w:id="644" w:author="PR Preview" w:date="2026-01-01T00:00:00Z">
        <w:r>
          <w:rPr>
            <w:rStyle w:val="NormalTok"/>
          </w:rPr>
          <w:t xml:space="preserve">(</w:t>
        </w:r>
      </w:ins>
      <w:ins w:id="645" w:author="PR Preview" w:date="2026-01-01T00:00:00Z">
        <w:r>
          <w:rPr>
            <w:rStyle w:val="SpecialCharTok"/>
          </w:rPr>
          <w:t xml:space="preserve">!!</w:t>
        </w:r>
      </w:ins>
      <w:ins w:id="646" w:author="PR Preview" w:date="2026-01-01T00:00:00Z">
        <w:r>
          <w:rPr>
            <w:rStyle w:val="FunctionTok"/>
          </w:rPr>
          <w:t xml:space="preserve">sym</w:t>
        </w:r>
      </w:ins>
      <w:ins w:id="647" w:author="PR Preview" w:date="2026-01-01T00:00:00Z">
        <w:r>
          <w:rPr>
            <w:rStyle w:val="NormalTok"/>
          </w:rPr>
          <w:t xml:space="preserve">(rf))) </w:t>
        </w:r>
      </w:ins>
      <w:ins w:id="648" w:author="PR Preview" w:date="2026-01-01T00:00:00Z">
        <w:r>
          <w:rPr>
            <w:rStyle w:val="SpecialCharTok"/>
          </w:rPr>
          <w:t xml:space="preserve">|&gt;</w:t>
        </w:r>
      </w:ins>
      <w:ins w:id="649" w:author="PR Preview" w:date="2026-01-01T00:00:00Z">
        <w:r>
          <w:br/>
        </w:r>
      </w:ins>
      <w:ins w:id="650" w:author="PR Preview" w:date="2026-01-01T00:00:00Z">
        <w:r>
          <w:rPr>
            <w:rStyle w:val="NormalTok"/>
          </w:rPr>
          <w:t xml:space="preserve">    </w:t>
        </w:r>
      </w:ins>
      <w:ins w:id="651" w:author="PR Preview" w:date="2026-01-01T00:00:00Z">
        <w:r>
          <w:rPr>
            <w:rStyle w:val="FunctionTok"/>
          </w:rPr>
          <w:t xml:space="preserve">group_by</w:t>
        </w:r>
      </w:ins>
      <w:ins w:id="652" w:author="PR Preview" w:date="2026-01-01T00:00:00Z">
        <w:r>
          <w:rPr>
            <w:rStyle w:val="NormalTok"/>
          </w:rPr>
          <w:t xml:space="preserve">(</w:t>
        </w:r>
      </w:ins>
      <w:ins w:id="653" w:author="PR Preview" w:date="2026-01-01T00:00:00Z">
        <w:r>
          <w:rPr>
            <w:rStyle w:val="SpecialCharTok"/>
          </w:rPr>
          <w:t xml:space="preserve">!!</w:t>
        </w:r>
      </w:ins>
      <w:ins w:id="654" w:author="PR Preview" w:date="2026-01-01T00:00:00Z">
        <w:r>
          <w:rPr>
            <w:rStyle w:val="FunctionTok"/>
          </w:rPr>
          <w:t xml:space="preserve">sym</w:t>
        </w:r>
      </w:ins>
      <w:ins w:id="655" w:author="PR Preview" w:date="2026-01-01T00:00:00Z">
        <w:r>
          <w:rPr>
            <w:rStyle w:val="NormalTok"/>
          </w:rPr>
          <w:t xml:space="preserve">(rf)) </w:t>
        </w:r>
      </w:ins>
      <w:ins w:id="656" w:author="PR Preview" w:date="2026-01-01T00:00:00Z">
        <w:r>
          <w:rPr>
            <w:rStyle w:val="SpecialCharTok"/>
          </w:rPr>
          <w:t xml:space="preserve">|&gt;</w:t>
        </w:r>
      </w:ins>
      <w:ins w:id="657" w:author="PR Preview" w:date="2026-01-01T00:00:00Z">
        <w:r>
          <w:br/>
        </w:r>
      </w:ins>
      <w:ins w:id="658" w:author="PR Preview" w:date="2026-01-01T00:00:00Z">
        <w:r>
          <w:rPr>
            <w:rStyle w:val="NormalTok"/>
          </w:rPr>
          <w:t xml:space="preserve">    ….</w:t>
        </w:r>
      </w:ins>
      <w:ins w:id="659" w:author="PR Preview" w:date="2026-01-01T00:00:00Z">
        <w:r>
          <w:br/>
        </w:r>
      </w:ins>
      <w:ins w:id="660" w:author="PR Preview" w:date="2026-01-01T00:00:00Z">
        <w:r>
          <w:rPr>
            <w:rStyle w:val="NormalTok"/>
          </w:rPr>
          <w:t xml:space="preserve">  </w:t>
        </w:r>
      </w:ins>
      <w:ins w:id="661" w:author="PR Preview" w:date="2026-01-01T00:00:00Z">
        <w:r>
          <w:rPr>
            <w:rStyle w:val="FunctionTok"/>
          </w:rPr>
          <w:t xml:space="preserve">return</w:t>
        </w:r>
      </w:ins>
      <w:ins w:id="662" w:author="PR Preview" w:date="2026-01-01T00:00:00Z">
        <w:r>
          <w:rPr>
            <w:rStyle w:val="NormalTok"/>
          </w:rPr>
          <w:t xml:space="preserve">(outcome_dist_by_rf)</w:t>
        </w:r>
      </w:ins>
      <w:ins w:id="663" w:author="PR Preview" w:date="2026-01-01T00:00:00Z">
        <w:r>
          <w:br/>
        </w:r>
      </w:ins>
      <w:ins w:id="664" w:author="PR Preview" w:date="2026-01-01T00:00:00Z">
        <w:r>
          <w:rPr>
            <w:rStyle w:val="NormalTok"/>
          </w:rPr>
          <w:t xml:space="preserve">}</w:t>
        </w:r>
      </w:ins>
    </w:p>
    <w:p>
      <w:pPr>
        <w:pStyle w:val="FirstParagraph"/>
      </w:pPr>
      <w:ins w:id="665" w:author="PR Preview" w:date="2026-01-01T00:00:00Z">
        <w:r>
          <w:t xml:space="preserve">Finally, we can use the walrus operator, !! and sym() with</w:t>
        </w:r>
      </w:ins>
      <w:ins w:id="666" w:author="PR Preview" w:date="2026-01-01T00:00:00Z">
        <w:r>
          <w:t xml:space="preserve"> </w:t>
        </w:r>
      </w:ins>
      <w:ins w:id="667" w:author="PR Preview" w:date="2026-01-01T00:00:00Z">
        <w:r>
          <w:t xml:space="preserve">“summarize”</w:t>
        </w:r>
      </w:ins>
      <w:ins w:id="668" w:author="PR Preview" w:date="2026-01-01T00:00:00Z">
        <w:r>
          <w:t xml:space="preserve"> </w:t>
        </w:r>
      </w:ins>
      <w:ins w:id="669" w:author="PR Preview" w:date="2026-01-01T00:00:00Z">
        <w:r>
          <w:t xml:space="preserve">to create a new column that takes the mean of the column referenced in</w:t>
        </w:r>
      </w:ins>
      <w:ins w:id="670" w:author="PR Preview" w:date="2026-01-01T00:00:00Z">
        <w:r>
          <w:t xml:space="preserve"> </w:t>
        </w:r>
      </w:ins>
      <w:ins w:id="671" w:author="PR Preview" w:date="2026-01-01T00:00:00Z">
        <w:r>
          <w:t xml:space="preserve">“rf”</w:t>
        </w:r>
      </w:ins>
      <w:ins w:id="672" w:author="PR Preview" w:date="2026-01-01T00:00:00Z">
        <w:r>
          <w:t xml:space="preserve">. We also use</w:t>
        </w:r>
      </w:ins>
      <w:ins w:id="673" w:author="PR Preview" w:date="2026-01-01T00:00:00Z">
        <w:r>
          <w:t xml:space="preserve"> </w:t>
        </w:r>
      </w:ins>
      <w:ins w:id="674" w:author="PR Preview" w:date="2026-01-01T00:00:00Z">
        <w:r>
          <w:t xml:space="preserve">“glue”</w:t>
        </w:r>
      </w:ins>
      <w:ins w:id="675" w:author="PR Preview" w:date="2026-01-01T00:00:00Z">
        <w:r>
          <w:t xml:space="preserve"> </w:t>
        </w:r>
      </w:ins>
      <w:ins w:id="676" w:author="PR Preview" w:date="2026-01-01T00:00:00Z">
        <w:r>
          <w:t xml:space="preserve">or</w:t>
        </w:r>
      </w:ins>
      <w:ins w:id="677" w:author="PR Preview" w:date="2026-01-01T00:00:00Z">
        <w:r>
          <w:t xml:space="preserve"> </w:t>
        </w:r>
      </w:ins>
      <w:ins w:id="678" w:author="PR Preview" w:date="2026-01-01T00:00:00Z">
        <w:r>
          <w:t xml:space="preserve">“paste”</w:t>
        </w:r>
      </w:ins>
      <w:ins w:id="679" w:author="PR Preview" w:date="2026-01-01T00:00:00Z">
        <w:r>
          <w:t xml:space="preserve"> </w:t>
        </w:r>
      </w:ins>
      <w:ins w:id="680" w:author="PR Preview" w:date="2026-01-01T00:00:00Z">
        <w:r>
          <w:t xml:space="preserve">to give the new column an informative name that includes the</w:t>
        </w:r>
      </w:ins>
      <w:ins w:id="681" w:author="PR Preview" w:date="2026-01-01T00:00:00Z">
        <w:r>
          <w:t xml:space="preserve"> </w:t>
        </w:r>
      </w:ins>
      <w:ins w:id="682" w:author="PR Preview" w:date="2026-01-01T00:00:00Z">
        <w:r>
          <w:t xml:space="preserve">“outcome”</w:t>
        </w:r>
      </w:ins>
      <w:ins w:id="683" w:author="PR Preview" w:date="2026-01-01T00:00:00Z">
        <w:r>
          <w:t xml:space="preserve"> </w:t>
        </w:r>
      </w:ins>
      <w:ins w:id="684" w:author="PR Preview" w:date="2026-01-01T00:00:00Z">
        <w:r>
          <w:t xml:space="preserve">it describes.</w:t>
        </w:r>
      </w:ins>
    </w:p>
    <w:p>
      <w:pPr>
        <w:pStyle w:val="SourceCode"/>
      </w:pPr>
      <w:ins w:id="685" w:author="PR Preview" w:date="2026-01-01T00:00:00Z">
        <w:r>
          <w:rPr>
            <w:rStyle w:val="NormalTok"/>
          </w:rPr>
          <w:t xml:space="preserve">generate_descriptive_table </w:t>
        </w:r>
      </w:ins>
      <w:ins w:id="686" w:author="PR Preview" w:date="2026-01-01T00:00:00Z">
        <w:r>
          <w:rPr>
            <w:rStyle w:val="OtherTok"/>
          </w:rPr>
          <w:t xml:space="preserve">&lt;-</w:t>
        </w:r>
      </w:ins>
      <w:ins w:id="687" w:author="PR Preview" w:date="2026-01-01T00:00:00Z">
        <w:r>
          <w:rPr>
            <w:rStyle w:val="NormalTok"/>
          </w:rPr>
          <w:t xml:space="preserve"> </w:t>
        </w:r>
      </w:ins>
      <w:ins w:id="688" w:author="PR Preview" w:date="2026-01-01T00:00:00Z">
        <w:r>
          <w:rPr>
            <w:rStyle w:val="ControlFlowTok"/>
          </w:rPr>
          <w:t xml:space="preserve">function</w:t>
        </w:r>
      </w:ins>
      <w:ins w:id="689" w:author="PR Preview" w:date="2026-01-01T00:00:00Z">
        <w:r>
          <w:rPr>
            <w:rStyle w:val="NormalTok"/>
          </w:rPr>
          <w:t xml:space="preserve">(df, outcome, rf) {</w:t>
        </w:r>
      </w:ins>
      <w:ins w:id="690" w:author="PR Preview" w:date="2026-01-01T00:00:00Z">
        <w:r>
          <w:br/>
        </w:r>
      </w:ins>
      <w:ins w:id="691" w:author="PR Preview" w:date="2026-01-01T00:00:00Z">
        <w:r>
          <w:rPr>
            <w:rStyle w:val="NormalTok"/>
          </w:rPr>
          <w:t xml:space="preserve">  outcome_dist_by_rf </w:t>
        </w:r>
      </w:ins>
      <w:ins w:id="692" w:author="PR Preview" w:date="2026-01-01T00:00:00Z">
        <w:r>
          <w:rPr>
            <w:rStyle w:val="OtherTok"/>
          </w:rPr>
          <w:t xml:space="preserve">&lt;-</w:t>
        </w:r>
      </w:ins>
      <w:ins w:id="693" w:author="PR Preview" w:date="2026-01-01T00:00:00Z">
        <w:r>
          <w:rPr>
            <w:rStyle w:val="NormalTok"/>
          </w:rPr>
          <w:t xml:space="preserve"> df </w:t>
        </w:r>
      </w:ins>
      <w:ins w:id="694" w:author="PR Preview" w:date="2026-01-01T00:00:00Z">
        <w:r>
          <w:rPr>
            <w:rStyle w:val="SpecialCharTok"/>
          </w:rPr>
          <w:t xml:space="preserve">|&gt;</w:t>
        </w:r>
      </w:ins>
      <w:ins w:id="695" w:author="PR Preview" w:date="2026-01-01T00:00:00Z">
        <w:r>
          <w:rPr>
            <w:rStyle w:val="NormalTok"/>
          </w:rPr>
          <w:t xml:space="preserve"> </w:t>
        </w:r>
      </w:ins>
      <w:ins w:id="696" w:author="PR Preview" w:date="2026-01-01T00:00:00Z">
        <w:r>
          <w:br/>
        </w:r>
      </w:ins>
      <w:ins w:id="697" w:author="PR Preview" w:date="2026-01-01T00:00:00Z">
        <w:r>
          <w:rPr>
            <w:rStyle w:val="NormalTok"/>
          </w:rPr>
          <w:t xml:space="preserve">    </w:t>
        </w:r>
      </w:ins>
      <w:ins w:id="698" w:author="PR Preview" w:date="2026-01-01T00:00:00Z">
        <w:r>
          <w:rPr>
            <w:rStyle w:val="FunctionTok"/>
          </w:rPr>
          <w:t xml:space="preserve">filter</w:t>
        </w:r>
      </w:ins>
      <w:ins w:id="699" w:author="PR Preview" w:date="2026-01-01T00:00:00Z">
        <w:r>
          <w:rPr>
            <w:rStyle w:val="NormalTok"/>
          </w:rPr>
          <w:t xml:space="preserve">(</w:t>
        </w:r>
      </w:ins>
      <w:ins w:id="700" w:author="PR Preview" w:date="2026-01-01T00:00:00Z">
        <w:r>
          <w:rPr>
            <w:rStyle w:val="SpecialCharTok"/>
          </w:rPr>
          <w:t xml:space="preserve">!</w:t>
        </w:r>
      </w:ins>
      <w:ins w:id="701" w:author="PR Preview" w:date="2026-01-01T00:00:00Z">
        <w:r>
          <w:rPr>
            <w:rStyle w:val="FunctionTok"/>
          </w:rPr>
          <w:t xml:space="preserve">is.na</w:t>
        </w:r>
      </w:ins>
      <w:ins w:id="702" w:author="PR Preview" w:date="2026-01-01T00:00:00Z">
        <w:r>
          <w:rPr>
            <w:rStyle w:val="NormalTok"/>
          </w:rPr>
          <w:t xml:space="preserve">(</w:t>
        </w:r>
      </w:ins>
      <w:ins w:id="703" w:author="PR Preview" w:date="2026-01-01T00:00:00Z">
        <w:r>
          <w:rPr>
            <w:rStyle w:val="SpecialCharTok"/>
          </w:rPr>
          <w:t xml:space="preserve">!!</w:t>
        </w:r>
      </w:ins>
      <w:ins w:id="704" w:author="PR Preview" w:date="2026-01-01T00:00:00Z">
        <w:r>
          <w:rPr>
            <w:rStyle w:val="FunctionTok"/>
          </w:rPr>
          <w:t xml:space="preserve">sym</w:t>
        </w:r>
      </w:ins>
      <w:ins w:id="705" w:author="PR Preview" w:date="2026-01-01T00:00:00Z">
        <w:r>
          <w:rPr>
            <w:rStyle w:val="NormalTok"/>
          </w:rPr>
          <w:t xml:space="preserve">(outcome)), </w:t>
        </w:r>
      </w:ins>
      <w:ins w:id="706" w:author="PR Preview" w:date="2026-01-01T00:00:00Z">
        <w:r>
          <w:rPr>
            <w:rStyle w:val="SpecialCharTok"/>
          </w:rPr>
          <w:t xml:space="preserve">!</w:t>
        </w:r>
      </w:ins>
      <w:ins w:id="707" w:author="PR Preview" w:date="2026-01-01T00:00:00Z">
        <w:r>
          <w:rPr>
            <w:rStyle w:val="FunctionTok"/>
          </w:rPr>
          <w:t xml:space="preserve">is.na</w:t>
        </w:r>
      </w:ins>
      <w:ins w:id="708" w:author="PR Preview" w:date="2026-01-01T00:00:00Z">
        <w:r>
          <w:rPr>
            <w:rStyle w:val="NormalTok"/>
          </w:rPr>
          <w:t xml:space="preserve">(</w:t>
        </w:r>
      </w:ins>
      <w:ins w:id="709" w:author="PR Preview" w:date="2026-01-01T00:00:00Z">
        <w:r>
          <w:rPr>
            <w:rStyle w:val="SpecialCharTok"/>
          </w:rPr>
          <w:t xml:space="preserve">!!</w:t>
        </w:r>
      </w:ins>
      <w:ins w:id="710" w:author="PR Preview" w:date="2026-01-01T00:00:00Z">
        <w:r>
          <w:rPr>
            <w:rStyle w:val="FunctionTok"/>
          </w:rPr>
          <w:t xml:space="preserve">sym</w:t>
        </w:r>
      </w:ins>
      <w:ins w:id="711" w:author="PR Preview" w:date="2026-01-01T00:00:00Z">
        <w:r>
          <w:rPr>
            <w:rStyle w:val="NormalTok"/>
          </w:rPr>
          <w:t xml:space="preserve">(rf))) </w:t>
        </w:r>
      </w:ins>
      <w:ins w:id="712" w:author="PR Preview" w:date="2026-01-01T00:00:00Z">
        <w:r>
          <w:rPr>
            <w:rStyle w:val="SpecialCharTok"/>
          </w:rPr>
          <w:t xml:space="preserve">|&gt;</w:t>
        </w:r>
      </w:ins>
      <w:ins w:id="713" w:author="PR Preview" w:date="2026-01-01T00:00:00Z">
        <w:r>
          <w:rPr>
            <w:rStyle w:val="NormalTok"/>
          </w:rPr>
          <w:t xml:space="preserve"> </w:t>
        </w:r>
      </w:ins>
      <w:ins w:id="714" w:author="PR Preview" w:date="2026-01-01T00:00:00Z">
        <w:r>
          <w:br/>
        </w:r>
      </w:ins>
      <w:ins w:id="715" w:author="PR Preview" w:date="2026-01-01T00:00:00Z">
        <w:r>
          <w:rPr>
            <w:rStyle w:val="NormalTok"/>
          </w:rPr>
          <w:t xml:space="preserve">    </w:t>
        </w:r>
      </w:ins>
      <w:ins w:id="716" w:author="PR Preview" w:date="2026-01-01T00:00:00Z">
        <w:r>
          <w:rPr>
            <w:rStyle w:val="FunctionTok"/>
          </w:rPr>
          <w:t xml:space="preserve">group_by</w:t>
        </w:r>
      </w:ins>
      <w:ins w:id="717" w:author="PR Preview" w:date="2026-01-01T00:00:00Z">
        <w:r>
          <w:rPr>
            <w:rStyle w:val="NormalTok"/>
          </w:rPr>
          <w:t xml:space="preserve">(</w:t>
        </w:r>
      </w:ins>
      <w:ins w:id="718" w:author="PR Preview" w:date="2026-01-01T00:00:00Z">
        <w:r>
          <w:rPr>
            <w:rStyle w:val="SpecialCharTok"/>
          </w:rPr>
          <w:t xml:space="preserve">!!</w:t>
        </w:r>
      </w:ins>
      <w:ins w:id="719" w:author="PR Preview" w:date="2026-01-01T00:00:00Z">
        <w:r>
          <w:rPr>
            <w:rStyle w:val="FunctionTok"/>
          </w:rPr>
          <w:t xml:space="preserve">sym</w:t>
        </w:r>
      </w:ins>
      <w:ins w:id="720" w:author="PR Preview" w:date="2026-01-01T00:00:00Z">
        <w:r>
          <w:rPr>
            <w:rStyle w:val="NormalTok"/>
          </w:rPr>
          <w:t xml:space="preserve">(rf)) </w:t>
        </w:r>
      </w:ins>
      <w:ins w:id="721" w:author="PR Preview" w:date="2026-01-01T00:00:00Z">
        <w:r>
          <w:rPr>
            <w:rStyle w:val="SpecialCharTok"/>
          </w:rPr>
          <w:t xml:space="preserve">|&gt;</w:t>
        </w:r>
      </w:ins>
      <w:ins w:id="722" w:author="PR Preview" w:date="2026-01-01T00:00:00Z">
        <w:r>
          <w:br/>
        </w:r>
      </w:ins>
      <w:ins w:id="723" w:author="PR Preview" w:date="2026-01-01T00:00:00Z">
        <w:r>
          <w:rPr>
            <w:rStyle w:val="NormalTok"/>
          </w:rPr>
          <w:t xml:space="preserve">    </w:t>
        </w:r>
      </w:ins>
      <w:ins w:id="724" w:author="PR Preview" w:date="2026-01-01T00:00:00Z">
        <w:r>
          <w:rPr>
            <w:rStyle w:val="FunctionTok"/>
          </w:rPr>
          <w:t xml:space="preserve">summarize</w:t>
        </w:r>
      </w:ins>
      <w:ins w:id="725" w:author="PR Preview" w:date="2026-01-01T00:00:00Z">
        <w:r>
          <w:rPr>
            <w:rStyle w:val="NormalTok"/>
          </w:rPr>
          <w:t xml:space="preserve">(</w:t>
        </w:r>
      </w:ins>
      <w:ins w:id="726" w:author="PR Preview" w:date="2026-01-01T00:00:00Z">
        <w:r>
          <w:rPr>
            <w:rStyle w:val="SpecialCharTok"/>
          </w:rPr>
          <w:t xml:space="preserve">!!</w:t>
        </w:r>
      </w:ins>
      <w:ins w:id="727" w:author="PR Preview" w:date="2026-01-01T00:00:00Z">
        <w:r>
          <w:rPr>
            <w:rStyle w:val="NormalTok"/>
          </w:rPr>
          <w:t xml:space="preserve">(glue</w:t>
        </w:r>
      </w:ins>
      <w:ins w:id="728" w:author="PR Preview" w:date="2026-01-01T00:00:00Z">
        <w:r>
          <w:rPr>
            <w:rStyle w:val="SpecialCharTok"/>
          </w:rPr>
          <w:t xml:space="preserve">::</w:t>
        </w:r>
      </w:ins>
      <w:ins w:id="729" w:author="PR Preview" w:date="2026-01-01T00:00:00Z">
        <w:r>
          <w:rPr>
            <w:rStyle w:val="FunctionTok"/>
          </w:rPr>
          <w:t xml:space="preserve">glue</w:t>
        </w:r>
      </w:ins>
      <w:ins w:id="730" w:author="PR Preview" w:date="2026-01-01T00:00:00Z">
        <w:r>
          <w:rPr>
            <w:rStyle w:val="NormalTok"/>
          </w:rPr>
          <w:t xml:space="preserve">(</w:t>
        </w:r>
      </w:ins>
      <w:ins w:id="731" w:author="PR Preview" w:date="2026-01-01T00:00:00Z">
        <w:r>
          <w:rPr>
            <w:rStyle w:val="StringTok"/>
          </w:rPr>
          <w:t xml:space="preserve">"{outcome}_prev"</w:t>
        </w:r>
      </w:ins>
      <w:ins w:id="732" w:author="PR Preview" w:date="2026-01-01T00:00:00Z">
        <w:r>
          <w:rPr>
            <w:rStyle w:val="NormalTok"/>
          </w:rPr>
          <w:t xml:space="preserve">)) </w:t>
        </w:r>
      </w:ins>
      <w:ins w:id="733" w:author="PR Preview" w:date="2026-01-01T00:00:00Z">
        <w:r>
          <w:rPr>
            <w:rStyle w:val="SpecialCharTok"/>
          </w:rPr>
          <w:t xml:space="preserve">:</w:t>
        </w:r>
      </w:ins>
      <w:ins w:id="734" w:author="PR Preview" w:date="2026-01-01T00:00:00Z">
        <w:r>
          <w:rPr>
            <w:rStyle w:val="ErrorTok"/>
          </w:rPr>
          <w:t xml:space="preserve">=</w:t>
        </w:r>
      </w:ins>
      <w:ins w:id="735" w:author="PR Preview" w:date="2026-01-01T00:00:00Z">
        <w:r>
          <w:rPr>
            <w:rStyle w:val="NormalTok"/>
          </w:rPr>
          <w:t xml:space="preserve"> </w:t>
        </w:r>
      </w:ins>
      <w:ins w:id="736" w:author="PR Preview" w:date="2026-01-01T00:00:00Z">
        <w:r>
          <w:rPr>
            <w:rStyle w:val="FunctionTok"/>
          </w:rPr>
          <w:t xml:space="preserve">mean</w:t>
        </w:r>
      </w:ins>
      <w:ins w:id="737" w:author="PR Preview" w:date="2026-01-01T00:00:00Z">
        <w:r>
          <w:rPr>
            <w:rStyle w:val="NormalTok"/>
          </w:rPr>
          <w:t xml:space="preserve">(</w:t>
        </w:r>
      </w:ins>
      <w:ins w:id="738" w:author="PR Preview" w:date="2026-01-01T00:00:00Z">
        <w:r>
          <w:rPr>
            <w:rStyle w:val="SpecialCharTok"/>
          </w:rPr>
          <w:t xml:space="preserve">!!</w:t>
        </w:r>
      </w:ins>
      <w:ins w:id="739" w:author="PR Preview" w:date="2026-01-01T00:00:00Z">
        <w:r>
          <w:rPr>
            <w:rStyle w:val="FunctionTok"/>
          </w:rPr>
          <w:t xml:space="preserve">sym</w:t>
        </w:r>
      </w:ins>
      <w:ins w:id="740" w:author="PR Preview" w:date="2026-01-01T00:00:00Z">
        <w:r>
          <w:rPr>
            <w:rStyle w:val="NormalTok"/>
          </w:rPr>
          <w:t xml:space="preserve">(outcome))) </w:t>
        </w:r>
      </w:ins>
      <w:ins w:id="741" w:author="PR Preview" w:date="2026-01-01T00:00:00Z">
        <w:r>
          <w:br/>
        </w:r>
      </w:ins>
      <w:ins w:id="742" w:author="PR Preview" w:date="2026-01-01T00:00:00Z">
        <w:r>
          <w:rPr>
            <w:rStyle w:val="NormalTok"/>
          </w:rPr>
          <w:t xml:space="preserve">  </w:t>
        </w:r>
      </w:ins>
      <w:ins w:id="743" w:author="PR Preview" w:date="2026-01-01T00:00:00Z">
        <w:r>
          <w:rPr>
            <w:rStyle w:val="FunctionTok"/>
          </w:rPr>
          <w:t xml:space="preserve">return</w:t>
        </w:r>
      </w:ins>
      <w:ins w:id="744" w:author="PR Preview" w:date="2026-01-01T00:00:00Z">
        <w:r>
          <w:rPr>
            <w:rStyle w:val="NormalTok"/>
          </w:rPr>
          <w:t xml:space="preserve">(outcome_dist_by_rf)</w:t>
        </w:r>
      </w:ins>
      <w:ins w:id="745" w:author="PR Preview" w:date="2026-01-01T00:00:00Z">
        <w:r>
          <w:br/>
        </w:r>
      </w:ins>
      <w:ins w:id="746" w:author="PR Preview" w:date="2026-01-01T00:00:00Z">
        <w:r>
          <w:rPr>
            <w:rStyle w:val="NormalTok"/>
          </w:rPr>
          <w:t xml:space="preserve">}</w:t>
        </w:r>
      </w:ins>
    </w:p>
    <w:p>
      <w:pPr>
        <w:pStyle w:val="FirstParagraph"/>
      </w:pPr>
      <w:ins w:id="747" w:author="PR Preview" w:date="2026-01-01T00:00:00Z">
        <w:r>
          <w:t xml:space="preserve">OR</w:t>
        </w:r>
      </w:ins>
    </w:p>
    <w:p>
      <w:pPr>
        <w:pStyle w:val="SourceCode"/>
      </w:pPr>
      <w:ins w:id="748" w:author="PR Preview" w:date="2026-01-01T00:00:00Z">
        <w:r>
          <w:rPr>
            <w:rStyle w:val="NormalTok"/>
          </w:rPr>
          <w:t xml:space="preserve">generate_descriptive_table </w:t>
        </w:r>
      </w:ins>
      <w:ins w:id="749" w:author="PR Preview" w:date="2026-01-01T00:00:00Z">
        <w:r>
          <w:rPr>
            <w:rStyle w:val="OtherTok"/>
          </w:rPr>
          <w:t xml:space="preserve">&lt;-</w:t>
        </w:r>
      </w:ins>
      <w:ins w:id="750" w:author="PR Preview" w:date="2026-01-01T00:00:00Z">
        <w:r>
          <w:rPr>
            <w:rStyle w:val="NormalTok"/>
          </w:rPr>
          <w:t xml:space="preserve"> </w:t>
        </w:r>
      </w:ins>
      <w:ins w:id="751" w:author="PR Preview" w:date="2026-01-01T00:00:00Z">
        <w:r>
          <w:rPr>
            <w:rStyle w:val="ControlFlowTok"/>
          </w:rPr>
          <w:t xml:space="preserve">function</w:t>
        </w:r>
      </w:ins>
      <w:ins w:id="752" w:author="PR Preview" w:date="2026-01-01T00:00:00Z">
        <w:r>
          <w:rPr>
            <w:rStyle w:val="NormalTok"/>
          </w:rPr>
          <w:t xml:space="preserve">(df, outcome, rf) {</w:t>
        </w:r>
      </w:ins>
      <w:ins w:id="753" w:author="PR Preview" w:date="2026-01-01T00:00:00Z">
        <w:r>
          <w:br/>
        </w:r>
      </w:ins>
      <w:ins w:id="754" w:author="PR Preview" w:date="2026-01-01T00:00:00Z">
        <w:r>
          <w:rPr>
            <w:rStyle w:val="NormalTok"/>
          </w:rPr>
          <w:t xml:space="preserve">  outcome_dist_by_rf </w:t>
        </w:r>
      </w:ins>
      <w:ins w:id="755" w:author="PR Preview" w:date="2026-01-01T00:00:00Z">
        <w:r>
          <w:rPr>
            <w:rStyle w:val="OtherTok"/>
          </w:rPr>
          <w:t xml:space="preserve">&lt;-</w:t>
        </w:r>
      </w:ins>
      <w:ins w:id="756" w:author="PR Preview" w:date="2026-01-01T00:00:00Z">
        <w:r>
          <w:rPr>
            <w:rStyle w:val="NormalTok"/>
          </w:rPr>
          <w:t xml:space="preserve"> df </w:t>
        </w:r>
      </w:ins>
      <w:ins w:id="757" w:author="PR Preview" w:date="2026-01-01T00:00:00Z">
        <w:r>
          <w:rPr>
            <w:rStyle w:val="SpecialCharTok"/>
          </w:rPr>
          <w:t xml:space="preserve">|&gt;</w:t>
        </w:r>
      </w:ins>
      <w:ins w:id="758" w:author="PR Preview" w:date="2026-01-01T00:00:00Z">
        <w:r>
          <w:rPr>
            <w:rStyle w:val="NormalTok"/>
          </w:rPr>
          <w:t xml:space="preserve"> </w:t>
        </w:r>
      </w:ins>
      <w:ins w:id="759" w:author="PR Preview" w:date="2026-01-01T00:00:00Z">
        <w:r>
          <w:br/>
        </w:r>
      </w:ins>
      <w:ins w:id="760" w:author="PR Preview" w:date="2026-01-01T00:00:00Z">
        <w:r>
          <w:rPr>
            <w:rStyle w:val="NormalTok"/>
          </w:rPr>
          <w:t xml:space="preserve">    </w:t>
        </w:r>
      </w:ins>
      <w:ins w:id="761" w:author="PR Preview" w:date="2026-01-01T00:00:00Z">
        <w:r>
          <w:rPr>
            <w:rStyle w:val="FunctionTok"/>
          </w:rPr>
          <w:t xml:space="preserve">filter</w:t>
        </w:r>
      </w:ins>
      <w:ins w:id="762" w:author="PR Preview" w:date="2026-01-01T00:00:00Z">
        <w:r>
          <w:rPr>
            <w:rStyle w:val="NormalTok"/>
          </w:rPr>
          <w:t xml:space="preserve">(</w:t>
        </w:r>
      </w:ins>
      <w:ins w:id="763" w:author="PR Preview" w:date="2026-01-01T00:00:00Z">
        <w:r>
          <w:rPr>
            <w:rStyle w:val="SpecialCharTok"/>
          </w:rPr>
          <w:t xml:space="preserve">!</w:t>
        </w:r>
      </w:ins>
      <w:ins w:id="764" w:author="PR Preview" w:date="2026-01-01T00:00:00Z">
        <w:r>
          <w:rPr>
            <w:rStyle w:val="FunctionTok"/>
          </w:rPr>
          <w:t xml:space="preserve">is.na</w:t>
        </w:r>
      </w:ins>
      <w:ins w:id="765" w:author="PR Preview" w:date="2026-01-01T00:00:00Z">
        <w:r>
          <w:rPr>
            <w:rStyle w:val="NormalTok"/>
          </w:rPr>
          <w:t xml:space="preserve">(</w:t>
        </w:r>
      </w:ins>
      <w:ins w:id="766" w:author="PR Preview" w:date="2026-01-01T00:00:00Z">
        <w:r>
          <w:rPr>
            <w:rStyle w:val="SpecialCharTok"/>
          </w:rPr>
          <w:t xml:space="preserve">!!</w:t>
        </w:r>
      </w:ins>
      <w:ins w:id="767" w:author="PR Preview" w:date="2026-01-01T00:00:00Z">
        <w:r>
          <w:rPr>
            <w:rStyle w:val="FunctionTok"/>
          </w:rPr>
          <w:t xml:space="preserve">sym</w:t>
        </w:r>
      </w:ins>
      <w:ins w:id="768" w:author="PR Preview" w:date="2026-01-01T00:00:00Z">
        <w:r>
          <w:rPr>
            <w:rStyle w:val="NormalTok"/>
          </w:rPr>
          <w:t xml:space="preserve">(outcome)), </w:t>
        </w:r>
      </w:ins>
      <w:ins w:id="769" w:author="PR Preview" w:date="2026-01-01T00:00:00Z">
        <w:r>
          <w:rPr>
            <w:rStyle w:val="SpecialCharTok"/>
          </w:rPr>
          <w:t xml:space="preserve">!</w:t>
        </w:r>
      </w:ins>
      <w:ins w:id="770" w:author="PR Preview" w:date="2026-01-01T00:00:00Z">
        <w:r>
          <w:rPr>
            <w:rStyle w:val="FunctionTok"/>
          </w:rPr>
          <w:t xml:space="preserve">is.na</w:t>
        </w:r>
      </w:ins>
      <w:ins w:id="771" w:author="PR Preview" w:date="2026-01-01T00:00:00Z">
        <w:r>
          <w:rPr>
            <w:rStyle w:val="NormalTok"/>
          </w:rPr>
          <w:t xml:space="preserve">(</w:t>
        </w:r>
      </w:ins>
      <w:ins w:id="772" w:author="PR Preview" w:date="2026-01-01T00:00:00Z">
        <w:r>
          <w:rPr>
            <w:rStyle w:val="SpecialCharTok"/>
          </w:rPr>
          <w:t xml:space="preserve">!!</w:t>
        </w:r>
      </w:ins>
      <w:ins w:id="773" w:author="PR Preview" w:date="2026-01-01T00:00:00Z">
        <w:r>
          <w:rPr>
            <w:rStyle w:val="FunctionTok"/>
          </w:rPr>
          <w:t xml:space="preserve">sym</w:t>
        </w:r>
      </w:ins>
      <w:ins w:id="774" w:author="PR Preview" w:date="2026-01-01T00:00:00Z">
        <w:r>
          <w:rPr>
            <w:rStyle w:val="NormalTok"/>
          </w:rPr>
          <w:t xml:space="preserve">(rf))) </w:t>
        </w:r>
      </w:ins>
      <w:ins w:id="775" w:author="PR Preview" w:date="2026-01-01T00:00:00Z">
        <w:r>
          <w:rPr>
            <w:rStyle w:val="SpecialCharTok"/>
          </w:rPr>
          <w:t xml:space="preserve">|&gt;</w:t>
        </w:r>
      </w:ins>
      <w:ins w:id="776" w:author="PR Preview" w:date="2026-01-01T00:00:00Z">
        <w:r>
          <w:rPr>
            <w:rStyle w:val="NormalTok"/>
          </w:rPr>
          <w:t xml:space="preserve"> </w:t>
        </w:r>
      </w:ins>
      <w:ins w:id="777" w:author="PR Preview" w:date="2026-01-01T00:00:00Z">
        <w:r>
          <w:br/>
        </w:r>
      </w:ins>
      <w:ins w:id="778" w:author="PR Preview" w:date="2026-01-01T00:00:00Z">
        <w:r>
          <w:rPr>
            <w:rStyle w:val="NormalTok"/>
          </w:rPr>
          <w:t xml:space="preserve">    </w:t>
        </w:r>
      </w:ins>
      <w:ins w:id="779" w:author="PR Preview" w:date="2026-01-01T00:00:00Z">
        <w:r>
          <w:rPr>
            <w:rStyle w:val="FunctionTok"/>
          </w:rPr>
          <w:t xml:space="preserve">group_by</w:t>
        </w:r>
      </w:ins>
      <w:ins w:id="780" w:author="PR Preview" w:date="2026-01-01T00:00:00Z">
        <w:r>
          <w:rPr>
            <w:rStyle w:val="NormalTok"/>
          </w:rPr>
          <w:t xml:space="preserve">(</w:t>
        </w:r>
      </w:ins>
      <w:ins w:id="781" w:author="PR Preview" w:date="2026-01-01T00:00:00Z">
        <w:r>
          <w:rPr>
            <w:rStyle w:val="SpecialCharTok"/>
          </w:rPr>
          <w:t xml:space="preserve">!!</w:t>
        </w:r>
      </w:ins>
      <w:ins w:id="782" w:author="PR Preview" w:date="2026-01-01T00:00:00Z">
        <w:r>
          <w:rPr>
            <w:rStyle w:val="FunctionTok"/>
          </w:rPr>
          <w:t xml:space="preserve">sym</w:t>
        </w:r>
      </w:ins>
      <w:ins w:id="783" w:author="PR Preview" w:date="2026-01-01T00:00:00Z">
        <w:r>
          <w:rPr>
            <w:rStyle w:val="NormalTok"/>
          </w:rPr>
          <w:t xml:space="preserve">(rf)) </w:t>
        </w:r>
      </w:ins>
      <w:ins w:id="784" w:author="PR Preview" w:date="2026-01-01T00:00:00Z">
        <w:r>
          <w:rPr>
            <w:rStyle w:val="SpecialCharTok"/>
          </w:rPr>
          <w:t xml:space="preserve">|&gt;</w:t>
        </w:r>
      </w:ins>
      <w:ins w:id="785" w:author="PR Preview" w:date="2026-01-01T00:00:00Z">
        <w:r>
          <w:br/>
        </w:r>
      </w:ins>
      <w:ins w:id="786" w:author="PR Preview" w:date="2026-01-01T00:00:00Z">
        <w:r>
          <w:rPr>
            <w:rStyle w:val="NormalTok"/>
          </w:rPr>
          <w:t xml:space="preserve">    </w:t>
        </w:r>
      </w:ins>
      <w:ins w:id="787" w:author="PR Preview" w:date="2026-01-01T00:00:00Z">
        <w:r>
          <w:rPr>
            <w:rStyle w:val="FunctionTok"/>
          </w:rPr>
          <w:t xml:space="preserve">summarize</w:t>
        </w:r>
      </w:ins>
      <w:ins w:id="788" w:author="PR Preview" w:date="2026-01-01T00:00:00Z">
        <w:r>
          <w:rPr>
            <w:rStyle w:val="NormalTok"/>
          </w:rPr>
          <w:t xml:space="preserve">(</w:t>
        </w:r>
      </w:ins>
      <w:ins w:id="789" w:author="PR Preview" w:date="2026-01-01T00:00:00Z">
        <w:r>
          <w:rPr>
            <w:rStyle w:val="SpecialCharTok"/>
          </w:rPr>
          <w:t xml:space="preserve">!!</w:t>
        </w:r>
      </w:ins>
      <w:ins w:id="790" w:author="PR Preview" w:date="2026-01-01T00:00:00Z">
        <w:r>
          <w:rPr>
            <w:rStyle w:val="NormalTok"/>
          </w:rPr>
          <w:t xml:space="preserve">(</w:t>
        </w:r>
      </w:ins>
      <w:ins w:id="791" w:author="PR Preview" w:date="2026-01-01T00:00:00Z">
        <w:r>
          <w:rPr>
            <w:rStyle w:val="FunctionTok"/>
          </w:rPr>
          <w:t xml:space="preserve">paste0</w:t>
        </w:r>
      </w:ins>
      <w:ins w:id="792" w:author="PR Preview" w:date="2026-01-01T00:00:00Z">
        <w:r>
          <w:rPr>
            <w:rStyle w:val="NormalTok"/>
          </w:rPr>
          <w:t xml:space="preserve">(outcome, </w:t>
        </w:r>
      </w:ins>
      <w:ins w:id="793" w:author="PR Preview" w:date="2026-01-01T00:00:00Z">
        <w:r>
          <w:rPr>
            <w:rStyle w:val="StringTok"/>
          </w:rPr>
          <w:t xml:space="preserve">"_prev"</w:t>
        </w:r>
      </w:ins>
      <w:ins w:id="794" w:author="PR Preview" w:date="2026-01-01T00:00:00Z">
        <w:r>
          <w:rPr>
            <w:rStyle w:val="NormalTok"/>
          </w:rPr>
          <w:t xml:space="preserve">)) </w:t>
        </w:r>
      </w:ins>
      <w:ins w:id="795" w:author="PR Preview" w:date="2026-01-01T00:00:00Z">
        <w:r>
          <w:rPr>
            <w:rStyle w:val="SpecialCharTok"/>
          </w:rPr>
          <w:t xml:space="preserve">:</w:t>
        </w:r>
      </w:ins>
      <w:ins w:id="796" w:author="PR Preview" w:date="2026-01-01T00:00:00Z">
        <w:r>
          <w:rPr>
            <w:rStyle w:val="ErrorTok"/>
          </w:rPr>
          <w:t xml:space="preserve">=</w:t>
        </w:r>
      </w:ins>
      <w:ins w:id="797" w:author="PR Preview" w:date="2026-01-01T00:00:00Z">
        <w:r>
          <w:rPr>
            <w:rStyle w:val="NormalTok"/>
          </w:rPr>
          <w:t xml:space="preserve"> </w:t>
        </w:r>
      </w:ins>
      <w:ins w:id="798" w:author="PR Preview" w:date="2026-01-01T00:00:00Z">
        <w:r>
          <w:rPr>
            <w:rStyle w:val="FunctionTok"/>
          </w:rPr>
          <w:t xml:space="preserve">mean</w:t>
        </w:r>
      </w:ins>
      <w:ins w:id="799" w:author="PR Preview" w:date="2026-01-01T00:00:00Z">
        <w:r>
          <w:rPr>
            <w:rStyle w:val="NormalTok"/>
          </w:rPr>
          <w:t xml:space="preserve">(</w:t>
        </w:r>
      </w:ins>
      <w:ins w:id="800" w:author="PR Preview" w:date="2026-01-01T00:00:00Z">
        <w:r>
          <w:rPr>
            <w:rStyle w:val="SpecialCharTok"/>
          </w:rPr>
          <w:t xml:space="preserve">!!</w:t>
        </w:r>
      </w:ins>
      <w:ins w:id="801" w:author="PR Preview" w:date="2026-01-01T00:00:00Z">
        <w:r>
          <w:rPr>
            <w:rStyle w:val="FunctionTok"/>
          </w:rPr>
          <w:t xml:space="preserve">sym</w:t>
        </w:r>
      </w:ins>
      <w:ins w:id="802" w:author="PR Preview" w:date="2026-01-01T00:00:00Z">
        <w:r>
          <w:rPr>
            <w:rStyle w:val="NormalTok"/>
          </w:rPr>
          <w:t xml:space="preserve">(outcome)))</w:t>
        </w:r>
      </w:ins>
      <w:ins w:id="803" w:author="PR Preview" w:date="2026-01-01T00:00:00Z">
        <w:r>
          <w:br/>
        </w:r>
      </w:ins>
      <w:ins w:id="804" w:author="PR Preview" w:date="2026-01-01T00:00:00Z">
        <w:r>
          <w:rPr>
            <w:rStyle w:val="NormalTok"/>
          </w:rPr>
          <w:t xml:space="preserve">  </w:t>
        </w:r>
      </w:ins>
      <w:ins w:id="805" w:author="PR Preview" w:date="2026-01-01T00:00:00Z">
        <w:r>
          <w:rPr>
            <w:rStyle w:val="FunctionTok"/>
          </w:rPr>
          <w:t xml:space="preserve">return</w:t>
        </w:r>
      </w:ins>
      <w:ins w:id="806" w:author="PR Preview" w:date="2026-01-01T00:00:00Z">
        <w:r>
          <w:rPr>
            <w:rStyle w:val="NormalTok"/>
          </w:rPr>
          <w:t xml:space="preserve">(outcome_dist_by_rf)</w:t>
        </w:r>
      </w:ins>
      <w:ins w:id="807" w:author="PR Preview" w:date="2026-01-01T00:00:00Z">
        <w:r>
          <w:br/>
        </w:r>
      </w:ins>
      <w:ins w:id="808" w:author="PR Preview" w:date="2026-01-01T00:00:00Z">
        <w:r>
          <w:rPr>
            <w:rStyle w:val="NormalTok"/>
          </w:rPr>
          <w:t xml:space="preserve">}</w:t>
        </w:r>
      </w:ins>
    </w:p>
    <w:p>
      <w:pPr>
        <w:pStyle w:val="FirstParagraph"/>
      </w:pPr>
      <w:ins w:id="809" w:author="PR Preview" w:date="2026-01-01T00:00:00Z">
        <w:r>
          <w:t xml:space="preserve">OR</w:t>
        </w:r>
      </w:ins>
    </w:p>
    <w:p>
      <w:pPr>
        <w:pStyle w:val="SourceCode"/>
      </w:pPr>
      <w:ins w:id="810" w:author="PR Preview" w:date="2026-01-01T00:00:00Z">
        <w:r>
          <w:rPr>
            <w:rStyle w:val="NormalTok"/>
          </w:rPr>
          <w:t xml:space="preserve">generate_descriptive_table </w:t>
        </w:r>
      </w:ins>
      <w:ins w:id="811" w:author="PR Preview" w:date="2026-01-01T00:00:00Z">
        <w:r>
          <w:rPr>
            <w:rStyle w:val="OtherTok"/>
          </w:rPr>
          <w:t xml:space="preserve">&lt;-</w:t>
        </w:r>
      </w:ins>
      <w:ins w:id="812" w:author="PR Preview" w:date="2026-01-01T00:00:00Z">
        <w:r>
          <w:rPr>
            <w:rStyle w:val="NormalTok"/>
          </w:rPr>
          <w:t xml:space="preserve"> </w:t>
        </w:r>
      </w:ins>
      <w:ins w:id="813" w:author="PR Preview" w:date="2026-01-01T00:00:00Z">
        <w:r>
          <w:rPr>
            <w:rStyle w:val="ControlFlowTok"/>
          </w:rPr>
          <w:t xml:space="preserve">function</w:t>
        </w:r>
      </w:ins>
      <w:ins w:id="814" w:author="PR Preview" w:date="2026-01-01T00:00:00Z">
        <w:r>
          <w:rPr>
            <w:rStyle w:val="NormalTok"/>
          </w:rPr>
          <w:t xml:space="preserve">(df, outcome, rf) {</w:t>
        </w:r>
      </w:ins>
      <w:ins w:id="815" w:author="PR Preview" w:date="2026-01-01T00:00:00Z">
        <w:r>
          <w:br/>
        </w:r>
      </w:ins>
      <w:ins w:id="816" w:author="PR Preview" w:date="2026-01-01T00:00:00Z">
        <w:r>
          <w:rPr>
            <w:rStyle w:val="NormalTok"/>
          </w:rPr>
          <w:t xml:space="preserve">  new_column_name </w:t>
        </w:r>
      </w:ins>
      <w:ins w:id="817" w:author="PR Preview" w:date="2026-01-01T00:00:00Z">
        <w:r>
          <w:rPr>
            <w:rStyle w:val="OtherTok"/>
          </w:rPr>
          <w:t xml:space="preserve">=</w:t>
        </w:r>
      </w:ins>
      <w:ins w:id="818" w:author="PR Preview" w:date="2026-01-01T00:00:00Z">
        <w:r>
          <w:rPr>
            <w:rStyle w:val="NormalTok"/>
          </w:rPr>
          <w:t xml:space="preserve"> </w:t>
        </w:r>
      </w:ins>
      <w:ins w:id="819" w:author="PR Preview" w:date="2026-01-01T00:00:00Z">
        <w:r>
          <w:rPr>
            <w:rStyle w:val="FunctionTok"/>
          </w:rPr>
          <w:t xml:space="preserve">paste0</w:t>
        </w:r>
      </w:ins>
      <w:ins w:id="820" w:author="PR Preview" w:date="2026-01-01T00:00:00Z">
        <w:r>
          <w:rPr>
            <w:rStyle w:val="NormalTok"/>
          </w:rPr>
          <w:t xml:space="preserve">(outcome, </w:t>
        </w:r>
      </w:ins>
      <w:ins w:id="821" w:author="PR Preview" w:date="2026-01-01T00:00:00Z">
        <w:r>
          <w:rPr>
            <w:rStyle w:val="StringTok"/>
          </w:rPr>
          <w:t xml:space="preserve">"_prev"</w:t>
        </w:r>
      </w:ins>
      <w:ins w:id="822" w:author="PR Preview" w:date="2026-01-01T00:00:00Z">
        <w:r>
          <w:rPr>
            <w:rStyle w:val="NormalTok"/>
          </w:rPr>
          <w:t xml:space="preserve">)</w:t>
        </w:r>
      </w:ins>
      <w:ins w:id="823" w:author="PR Preview" w:date="2026-01-01T00:00:00Z">
        <w:r>
          <w:br/>
        </w:r>
      </w:ins>
      <w:ins w:id="824" w:author="PR Preview" w:date="2026-01-01T00:00:00Z">
        <w:r>
          <w:rPr>
            <w:rStyle w:val="NormalTok"/>
          </w:rPr>
          <w:t xml:space="preserve">  outcome_dist_by_rf </w:t>
        </w:r>
      </w:ins>
      <w:ins w:id="825" w:author="PR Preview" w:date="2026-01-01T00:00:00Z">
        <w:r>
          <w:rPr>
            <w:rStyle w:val="OtherTok"/>
          </w:rPr>
          <w:t xml:space="preserve">&lt;-</w:t>
        </w:r>
      </w:ins>
      <w:ins w:id="826" w:author="PR Preview" w:date="2026-01-01T00:00:00Z">
        <w:r>
          <w:rPr>
            <w:rStyle w:val="NormalTok"/>
          </w:rPr>
          <w:t xml:space="preserve"> df </w:t>
        </w:r>
      </w:ins>
      <w:ins w:id="827" w:author="PR Preview" w:date="2026-01-01T00:00:00Z">
        <w:r>
          <w:rPr>
            <w:rStyle w:val="SpecialCharTok"/>
          </w:rPr>
          <w:t xml:space="preserve">|&gt;</w:t>
        </w:r>
      </w:ins>
      <w:ins w:id="828" w:author="PR Preview" w:date="2026-01-01T00:00:00Z">
        <w:r>
          <w:rPr>
            <w:rStyle w:val="NormalTok"/>
          </w:rPr>
          <w:t xml:space="preserve"> </w:t>
        </w:r>
      </w:ins>
      <w:ins w:id="829" w:author="PR Preview" w:date="2026-01-01T00:00:00Z">
        <w:r>
          <w:br/>
        </w:r>
      </w:ins>
      <w:ins w:id="830" w:author="PR Preview" w:date="2026-01-01T00:00:00Z">
        <w:r>
          <w:rPr>
            <w:rStyle w:val="NormalTok"/>
          </w:rPr>
          <w:t xml:space="preserve">    </w:t>
        </w:r>
      </w:ins>
      <w:ins w:id="831" w:author="PR Preview" w:date="2026-01-01T00:00:00Z">
        <w:r>
          <w:rPr>
            <w:rStyle w:val="FunctionTok"/>
          </w:rPr>
          <w:t xml:space="preserve">filter</w:t>
        </w:r>
      </w:ins>
      <w:ins w:id="832" w:author="PR Preview" w:date="2026-01-01T00:00:00Z">
        <w:r>
          <w:rPr>
            <w:rStyle w:val="NormalTok"/>
          </w:rPr>
          <w:t xml:space="preserve">(</w:t>
        </w:r>
      </w:ins>
      <w:ins w:id="833" w:author="PR Preview" w:date="2026-01-01T00:00:00Z">
        <w:r>
          <w:rPr>
            <w:rStyle w:val="SpecialCharTok"/>
          </w:rPr>
          <w:t xml:space="preserve">!</w:t>
        </w:r>
      </w:ins>
      <w:ins w:id="834" w:author="PR Preview" w:date="2026-01-01T00:00:00Z">
        <w:r>
          <w:rPr>
            <w:rStyle w:val="FunctionTok"/>
          </w:rPr>
          <w:t xml:space="preserve">is.na</w:t>
        </w:r>
      </w:ins>
      <w:ins w:id="835" w:author="PR Preview" w:date="2026-01-01T00:00:00Z">
        <w:r>
          <w:rPr>
            <w:rStyle w:val="NormalTok"/>
          </w:rPr>
          <w:t xml:space="preserve">(</w:t>
        </w:r>
      </w:ins>
      <w:ins w:id="836" w:author="PR Preview" w:date="2026-01-01T00:00:00Z">
        <w:r>
          <w:rPr>
            <w:rStyle w:val="SpecialCharTok"/>
          </w:rPr>
          <w:t xml:space="preserve">!!</w:t>
        </w:r>
      </w:ins>
      <w:ins w:id="837" w:author="PR Preview" w:date="2026-01-01T00:00:00Z">
        <w:r>
          <w:rPr>
            <w:rStyle w:val="FunctionTok"/>
          </w:rPr>
          <w:t xml:space="preserve">sym</w:t>
        </w:r>
      </w:ins>
      <w:ins w:id="838" w:author="PR Preview" w:date="2026-01-01T00:00:00Z">
        <w:r>
          <w:rPr>
            <w:rStyle w:val="NormalTok"/>
          </w:rPr>
          <w:t xml:space="preserve">(outcome)), </w:t>
        </w:r>
      </w:ins>
      <w:ins w:id="839" w:author="PR Preview" w:date="2026-01-01T00:00:00Z">
        <w:r>
          <w:rPr>
            <w:rStyle w:val="SpecialCharTok"/>
          </w:rPr>
          <w:t xml:space="preserve">!</w:t>
        </w:r>
      </w:ins>
      <w:ins w:id="840" w:author="PR Preview" w:date="2026-01-01T00:00:00Z">
        <w:r>
          <w:rPr>
            <w:rStyle w:val="FunctionTok"/>
          </w:rPr>
          <w:t xml:space="preserve">is.na</w:t>
        </w:r>
      </w:ins>
      <w:ins w:id="841" w:author="PR Preview" w:date="2026-01-01T00:00:00Z">
        <w:r>
          <w:rPr>
            <w:rStyle w:val="NormalTok"/>
          </w:rPr>
          <w:t xml:space="preserve">(</w:t>
        </w:r>
      </w:ins>
      <w:ins w:id="842" w:author="PR Preview" w:date="2026-01-01T00:00:00Z">
        <w:r>
          <w:rPr>
            <w:rStyle w:val="SpecialCharTok"/>
          </w:rPr>
          <w:t xml:space="preserve">!!</w:t>
        </w:r>
      </w:ins>
      <w:ins w:id="843" w:author="PR Preview" w:date="2026-01-01T00:00:00Z">
        <w:r>
          <w:rPr>
            <w:rStyle w:val="FunctionTok"/>
          </w:rPr>
          <w:t xml:space="preserve">sym</w:t>
        </w:r>
      </w:ins>
      <w:ins w:id="844" w:author="PR Preview" w:date="2026-01-01T00:00:00Z">
        <w:r>
          <w:rPr>
            <w:rStyle w:val="NormalTok"/>
          </w:rPr>
          <w:t xml:space="preserve">(rf))) </w:t>
        </w:r>
      </w:ins>
      <w:ins w:id="845" w:author="PR Preview" w:date="2026-01-01T00:00:00Z">
        <w:r>
          <w:rPr>
            <w:rStyle w:val="SpecialCharTok"/>
          </w:rPr>
          <w:t xml:space="preserve">|&gt;</w:t>
        </w:r>
      </w:ins>
      <w:ins w:id="846" w:author="PR Preview" w:date="2026-01-01T00:00:00Z">
        <w:r>
          <w:rPr>
            <w:rStyle w:val="NormalTok"/>
          </w:rPr>
          <w:t xml:space="preserve"> </w:t>
        </w:r>
      </w:ins>
      <w:ins w:id="847" w:author="PR Preview" w:date="2026-01-01T00:00:00Z">
        <w:r>
          <w:br/>
        </w:r>
      </w:ins>
      <w:ins w:id="848" w:author="PR Preview" w:date="2026-01-01T00:00:00Z">
        <w:r>
          <w:rPr>
            <w:rStyle w:val="NormalTok"/>
          </w:rPr>
          <w:t xml:space="preserve">    </w:t>
        </w:r>
      </w:ins>
      <w:ins w:id="849" w:author="PR Preview" w:date="2026-01-01T00:00:00Z">
        <w:r>
          <w:rPr>
            <w:rStyle w:val="FunctionTok"/>
          </w:rPr>
          <w:t xml:space="preserve">group_by</w:t>
        </w:r>
      </w:ins>
      <w:ins w:id="850" w:author="PR Preview" w:date="2026-01-01T00:00:00Z">
        <w:r>
          <w:rPr>
            <w:rStyle w:val="NormalTok"/>
          </w:rPr>
          <w:t xml:space="preserve">(</w:t>
        </w:r>
      </w:ins>
      <w:ins w:id="851" w:author="PR Preview" w:date="2026-01-01T00:00:00Z">
        <w:r>
          <w:rPr>
            <w:rStyle w:val="SpecialCharTok"/>
          </w:rPr>
          <w:t xml:space="preserve">!!</w:t>
        </w:r>
      </w:ins>
      <w:ins w:id="852" w:author="PR Preview" w:date="2026-01-01T00:00:00Z">
        <w:r>
          <w:rPr>
            <w:rStyle w:val="FunctionTok"/>
          </w:rPr>
          <w:t xml:space="preserve">sym</w:t>
        </w:r>
      </w:ins>
      <w:ins w:id="853" w:author="PR Preview" w:date="2026-01-01T00:00:00Z">
        <w:r>
          <w:rPr>
            <w:rStyle w:val="NormalTok"/>
          </w:rPr>
          <w:t xml:space="preserve">(rf)) </w:t>
        </w:r>
      </w:ins>
      <w:ins w:id="854" w:author="PR Preview" w:date="2026-01-01T00:00:00Z">
        <w:r>
          <w:rPr>
            <w:rStyle w:val="SpecialCharTok"/>
          </w:rPr>
          <w:t xml:space="preserve">|&gt;</w:t>
        </w:r>
      </w:ins>
      <w:ins w:id="855" w:author="PR Preview" w:date="2026-01-01T00:00:00Z">
        <w:r>
          <w:br/>
        </w:r>
      </w:ins>
      <w:ins w:id="856" w:author="PR Preview" w:date="2026-01-01T00:00:00Z">
        <w:r>
          <w:rPr>
            <w:rStyle w:val="NormalTok"/>
          </w:rPr>
          <w:t xml:space="preserve">    </w:t>
        </w:r>
      </w:ins>
      <w:ins w:id="857" w:author="PR Preview" w:date="2026-01-01T00:00:00Z">
        <w:r>
          <w:rPr>
            <w:rStyle w:val="FunctionTok"/>
          </w:rPr>
          <w:t xml:space="preserve">summarize</w:t>
        </w:r>
      </w:ins>
      <w:ins w:id="858" w:author="PR Preview" w:date="2026-01-01T00:00:00Z">
        <w:r>
          <w:rPr>
            <w:rStyle w:val="NormalTok"/>
          </w:rPr>
          <w:t xml:space="preserve">(</w:t>
        </w:r>
      </w:ins>
      <w:ins w:id="859" w:author="PR Preview" w:date="2026-01-01T00:00:00Z">
        <w:r>
          <w:rPr>
            <w:rStyle w:val="SpecialCharTok"/>
          </w:rPr>
          <w:t xml:space="preserve">!!</w:t>
        </w:r>
      </w:ins>
      <w:ins w:id="860" w:author="PR Preview" w:date="2026-01-01T00:00:00Z">
        <w:r>
          <w:rPr>
            <w:rStyle w:val="NormalTok"/>
          </w:rPr>
          <w:t xml:space="preserve">(new_column_name) </w:t>
        </w:r>
      </w:ins>
      <w:ins w:id="861" w:author="PR Preview" w:date="2026-01-01T00:00:00Z">
        <w:r>
          <w:rPr>
            <w:rStyle w:val="SpecialCharTok"/>
          </w:rPr>
          <w:t xml:space="preserve">:</w:t>
        </w:r>
      </w:ins>
      <w:ins w:id="862" w:author="PR Preview" w:date="2026-01-01T00:00:00Z">
        <w:r>
          <w:rPr>
            <w:rStyle w:val="ErrorTok"/>
          </w:rPr>
          <w:t xml:space="preserve">=</w:t>
        </w:r>
      </w:ins>
      <w:ins w:id="863" w:author="PR Preview" w:date="2026-01-01T00:00:00Z">
        <w:r>
          <w:rPr>
            <w:rStyle w:val="NormalTok"/>
          </w:rPr>
          <w:t xml:space="preserve"> </w:t>
        </w:r>
      </w:ins>
      <w:ins w:id="864" w:author="PR Preview" w:date="2026-01-01T00:00:00Z">
        <w:r>
          <w:rPr>
            <w:rStyle w:val="FunctionTok"/>
          </w:rPr>
          <w:t xml:space="preserve">mean</w:t>
        </w:r>
      </w:ins>
      <w:ins w:id="865" w:author="PR Preview" w:date="2026-01-01T00:00:00Z">
        <w:r>
          <w:rPr>
            <w:rStyle w:val="NormalTok"/>
          </w:rPr>
          <w:t xml:space="preserve">(</w:t>
        </w:r>
      </w:ins>
      <w:ins w:id="866" w:author="PR Preview" w:date="2026-01-01T00:00:00Z">
        <w:r>
          <w:rPr>
            <w:rStyle w:val="SpecialCharTok"/>
          </w:rPr>
          <w:t xml:space="preserve">!!</w:t>
        </w:r>
      </w:ins>
      <w:ins w:id="867" w:author="PR Preview" w:date="2026-01-01T00:00:00Z">
        <w:r>
          <w:rPr>
            <w:rStyle w:val="FunctionTok"/>
          </w:rPr>
          <w:t xml:space="preserve">sym</w:t>
        </w:r>
      </w:ins>
      <w:ins w:id="868" w:author="PR Preview" w:date="2026-01-01T00:00:00Z">
        <w:r>
          <w:rPr>
            <w:rStyle w:val="NormalTok"/>
          </w:rPr>
          <w:t xml:space="preserve">(outcome))) </w:t>
        </w:r>
      </w:ins>
      <w:ins w:id="869" w:author="PR Preview" w:date="2026-01-01T00:00:00Z">
        <w:r>
          <w:br/>
        </w:r>
      </w:ins>
      <w:ins w:id="870" w:author="PR Preview" w:date="2026-01-01T00:00:00Z">
        <w:r>
          <w:rPr>
            <w:rStyle w:val="NormalTok"/>
          </w:rPr>
          <w:t xml:space="preserve">  </w:t>
        </w:r>
      </w:ins>
      <w:ins w:id="871" w:author="PR Preview" w:date="2026-01-01T00:00:00Z">
        <w:r>
          <w:rPr>
            <w:rStyle w:val="FunctionTok"/>
          </w:rPr>
          <w:t xml:space="preserve">return</w:t>
        </w:r>
      </w:ins>
      <w:ins w:id="872" w:author="PR Preview" w:date="2026-01-01T00:00:00Z">
        <w:r>
          <w:rPr>
            <w:rStyle w:val="NormalTok"/>
          </w:rPr>
          <w:t xml:space="preserve">(outcome_dist_by_rf)</w:t>
        </w:r>
      </w:ins>
      <w:ins w:id="873" w:author="PR Preview" w:date="2026-01-01T00:00:00Z">
        <w:r>
          <w:br/>
        </w:r>
      </w:ins>
      <w:ins w:id="874" w:author="PR Preview" w:date="2026-01-01T00:00:00Z">
        <w:r>
          <w:rPr>
            <w:rStyle w:val="NormalTok"/>
          </w:rPr>
          <w:t xml:space="preserve">}</w:t>
        </w:r>
      </w:ins>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2026-10-10T07:41:07Z</dcterms:created>
  <dcterms:modified xsi:type="dcterms:W3CDTF">2026-10-10T07:41:07Z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00:37:13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