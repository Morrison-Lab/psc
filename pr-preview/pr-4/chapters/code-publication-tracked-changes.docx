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Code Publication</w:t>
        </w:r>
      </w:ins>
    </w:p>
    <w:p>
      <w:pPr>
        <w:pStyle w:val="Date"/>
      </w:pPr>
      <w:ins w:id="2" w:author="PR Preview" w:date="2026-01-01T00:00:00Z">
        <w:r>
          <w:t xml:space="preserve">Last modified: 2026-10-10 00:37:13 (PDT)</w:t>
        </w:r>
      </w:ins>
    </w:p>
    <w:bookmarkStart w:id="9" w:name="checklist-overview"/>
    <w:p>
      <w:pPr>
        <w:pStyle w:val="Heading2"/>
      </w:pPr>
      <w:ins w:id="3" w:author="PR Preview" w:date="2026-01-01T00:00:00Z">
        <w:r>
          <w:t xml:space="preserve">1 Checklist overview</w:t>
        </w:r>
      </w:ins>
    </w:p>
    <w:p>
      <w:pPr>
        <w:pStyle w:val="Compact"/>
        <w:numPr>
          <w:ilvl w:val="0"/>
          <w:numId w:val="1001"/>
        </w:numPr>
      </w:pPr>
      <w:hyperlink w:anchor="fill-out-file-headers">
        <w:ins w:id="4" w:author="PR Preview" w:date="2026-01-01T00:00:00Z">
          <w:r>
            <w:rPr>
              <w:rStyle w:val="Hyperlink"/>
            </w:rPr>
            <w:t xml:space="preserve">Fill out file headers</w:t>
          </w:r>
        </w:ins>
      </w:hyperlink>
    </w:p>
    <w:p>
      <w:pPr>
        <w:pStyle w:val="Compact"/>
        <w:numPr>
          <w:ilvl w:val="0"/>
          <w:numId w:val="1001"/>
        </w:numPr>
      </w:pPr>
      <w:hyperlink w:anchor="clean-up-comments">
        <w:ins w:id="5" w:author="PR Preview" w:date="2026-01-01T00:00:00Z">
          <w:r>
            <w:rPr>
              <w:rStyle w:val="Hyperlink"/>
            </w:rPr>
            <w:t xml:space="preserve">Clean up comments</w:t>
          </w:r>
        </w:ins>
      </w:hyperlink>
    </w:p>
    <w:p>
      <w:pPr>
        <w:pStyle w:val="Compact"/>
        <w:numPr>
          <w:ilvl w:val="0"/>
          <w:numId w:val="1001"/>
        </w:numPr>
      </w:pPr>
      <w:hyperlink w:anchor="document-functions">
        <w:ins w:id="6" w:author="PR Preview" w:date="2026-01-01T00:00:00Z">
          <w:r>
            <w:rPr>
              <w:rStyle w:val="Hyperlink"/>
            </w:rPr>
            <w:t xml:space="preserve">Document functions</w:t>
          </w:r>
        </w:ins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ins w:id="7" w:author="PR Preview" w:date="2026-01-01T00:00:00Z">
          <w:r>
            <w:rPr>
              <w:rStyle w:val="Hyperlink"/>
            </w:rPr>
            <w:t xml:space="preserve">Remove deprecated filepaths</w:t>
          </w:r>
        </w:ins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ins w:id="8" w:author="PR Preview" w:date="2026-01-01T00:00:00Z">
          <w:r>
            <w:rPr>
              <w:rStyle w:val="Hyperlink"/>
            </w:rPr>
            <w:t xml:space="preserve">Ensure project runs via bash</w:t>
          </w:r>
        </w:ins>
      </w:hyperlink>
    </w:p>
    <w:p>
      <w:pPr>
        <w:pStyle w:val="Compact"/>
        <w:numPr>
          <w:ilvl w:val="0"/>
          <w:numId w:val="1001"/>
        </w:numPr>
      </w:pPr>
      <w:hyperlink w:anchor="complete-the-readme">
        <w:ins w:id="9" w:author="PR Preview" w:date="2026-01-01T00:00:00Z">
          <w:r>
            <w:rPr>
              <w:rStyle w:val="Hyperlink"/>
            </w:rPr>
            <w:t xml:space="preserve">Complete the README</w:t>
          </w:r>
        </w:ins>
      </w:hyperlink>
    </w:p>
    <w:p>
      <w:pPr>
        <w:pStyle w:val="Compact"/>
        <w:numPr>
          <w:ilvl w:val="0"/>
          <w:numId w:val="1001"/>
        </w:numPr>
      </w:pPr>
      <w:hyperlink w:anchor="clean-up-feature-branches">
        <w:ins w:id="10" w:author="PR Preview" w:date="2026-01-01T00:00:00Z">
          <w:r>
            <w:rPr>
              <w:rStyle w:val="Hyperlink"/>
            </w:rPr>
            <w:t xml:space="preserve">Clean up feature branches</w:t>
          </w:r>
        </w:ins>
      </w:hyperlink>
    </w:p>
    <w:p>
      <w:pPr>
        <w:pStyle w:val="Compact"/>
        <w:numPr>
          <w:ilvl w:val="0"/>
          <w:numId w:val="1001"/>
        </w:numPr>
      </w:pPr>
      <w:hyperlink w:anchor="sec-create-github-release">
        <w:ins w:id="11" w:author="PR Preview" w:date="2026-01-01T00:00:00Z">
          <w:r>
            <w:rPr>
              <w:rStyle w:val="Hyperlink"/>
            </w:rPr>
            <w:t xml:space="preserve">Create GitHub release</w:t>
          </w:r>
        </w:ins>
      </w:hyperlink>
    </w:p>
    <w:bookmarkEnd w:id="9"/>
    <w:bookmarkStart w:id="11" w:name="fill-out-file-headers"/>
    <w:p>
      <w:pPr>
        <w:pStyle w:val="Heading2"/>
      </w:pPr>
      <w:ins w:id="12" w:author="PR Preview" w:date="2026-01-01T00:00:00Z">
        <w:r>
          <w:t xml:space="preserve">2 Fill out file headers</w:t>
        </w:r>
      </w:ins>
    </w:p>
    <w:p>
      <w:pPr>
        <w:pStyle w:val="FirstParagraph"/>
      </w:pPr>
      <w:ins w:id="13" w:author="PR Preview" w:date="2026-01-01T00:00:00Z">
        <w:r>
  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  </w:r>
      </w:ins>
      <w:ins w:id="14" w:author="PR Preview" w:date="2026-01-01T00:00:00Z">
        <w:r>
          <w:t xml:space="preserve"> </w:t>
        </w:r>
      </w:ins>
      <w:hyperlink r:id="rId10">
        <w:ins w:id="15" w:author="PR Preview" w:date="2026-01-01T00:00:00Z">
          <w:r>
            <w:rPr>
              <w:rStyle w:val="Hyperlink"/>
            </w:rPr>
            <w:t xml:space="preserve">here.</w:t>
          </w:r>
        </w:ins>
      </w:hyperlink>
    </w:p>
    <w:bookmarkEnd w:id="11"/>
    <w:bookmarkStart w:id="12" w:name="clean-up-comments"/>
    <w:p>
      <w:pPr>
        <w:pStyle w:val="Heading2"/>
      </w:pPr>
      <w:ins w:id="16" w:author="PR Preview" w:date="2026-01-01T00:00:00Z">
        <w:r>
          <w:t xml:space="preserve">3 Clean up comments</w:t>
        </w:r>
      </w:ins>
    </w:p>
    <w:p>
      <w:pPr>
        <w:pStyle w:val="FirstParagraph"/>
      </w:pPr>
      <w:ins w:id="17" w:author="PR Preview" w:date="2026-01-01T00:00:00Z">
        <w:r>
          <w:t xml:space="preserve">Make sure comments in the code are for code documentation purposes only. Do not leave comments to self in the final script files.</w:t>
        </w:r>
      </w:ins>
    </w:p>
    <w:bookmarkEnd w:id="12"/>
    <w:bookmarkStart w:id="14" w:name="document-functions"/>
    <w:p>
      <w:pPr>
        <w:pStyle w:val="Heading2"/>
      </w:pPr>
      <w:ins w:id="18" w:author="PR Preview" w:date="2026-01-01T00:00:00Z">
        <w:r>
          <w:t xml:space="preserve">4 Document functions</w:t>
        </w:r>
      </w:ins>
    </w:p>
    <w:p>
      <w:pPr>
        <w:pStyle w:val="FirstParagraph"/>
      </w:pPr>
      <w:ins w:id="19" w:author="PR Preview" w:date="2026-01-01T00:00:00Z">
        <w:r>
          <w:t xml:space="preserve">Every function you write must include a header to document its purpose, inputs, and outputs. See template for the function documentation</w:t>
        </w:r>
      </w:ins>
      <w:ins w:id="20" w:author="PR Preview" w:date="2026-01-01T00:00:00Z">
        <w:r>
          <w:t xml:space="preserve"> </w:t>
        </w:r>
      </w:ins>
      <w:hyperlink r:id="rId13">
        <w:ins w:id="21" w:author="PR Preview" w:date="2026-01-01T00:00:00Z">
          <w:r>
            <w:rPr>
              <w:rStyle w:val="Hyperlink"/>
            </w:rPr>
            <w:t xml:space="preserve">here.</w:t>
          </w:r>
        </w:ins>
      </w:hyperlink>
    </w:p>
    <w:bookmarkEnd w:id="14"/>
    <w:bookmarkStart w:id="15" w:name="remove-deprecated-filepaths"/>
    <w:p>
      <w:pPr>
        <w:pStyle w:val="Heading2"/>
      </w:pPr>
      <w:ins w:id="22" w:author="PR Preview" w:date="2026-01-01T00:00:00Z">
        <w:r>
          <w:t xml:space="preserve">5 Remove deprecated filepaths</w:t>
        </w:r>
      </w:ins>
    </w:p>
    <w:p>
      <w:pPr>
        <w:pStyle w:val="FirstParagraph"/>
      </w:pPr>
      <w:ins w:id="23" w:author="PR Preview" w:date="2026-01-01T00:00:00Z">
        <w:r>
  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  </w:r>
      </w:ins>
    </w:p>
    <w:bookmarkEnd w:id="15"/>
    <w:bookmarkStart w:id="17" w:name="ensure-project-runs-via-bash"/>
    <w:p>
      <w:pPr>
        <w:pStyle w:val="Heading2"/>
      </w:pPr>
      <w:ins w:id="24" w:author="PR Preview" w:date="2026-01-01T00:00:00Z">
        <w:r>
          <w:t xml:space="preserve">6 Ensure project runs via bash</w:t>
        </w:r>
      </w:ins>
    </w:p>
    <w:p>
      <w:pPr>
        <w:pStyle w:val="FirstParagraph"/>
      </w:pPr>
      <w:ins w:id="25" w:author="PR Preview" w:date="2026-01-01T00:00:00Z">
        <w:r>
  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  </w:r>
      </w:ins>
    </w:p>
    <w:p>
      <w:pPr>
        <w:pStyle w:val="BodyText"/>
      </w:pPr>
      <w:ins w:id="26" w:author="PR Preview" w:date="2026-01-01T00:00:00Z">
        <w:r>
          <w:t xml:space="preserve">See usage and documentation</w:t>
        </w:r>
      </w:ins>
      <w:ins w:id="27" w:author="PR Preview" w:date="2026-01-01T00:00:00Z">
        <w:r>
          <w:t xml:space="preserve"> </w:t>
        </w:r>
      </w:ins>
      <w:hyperlink r:id="rId16">
        <w:ins w:id="28" w:author="PR Preview" w:date="2026-01-01T00:00:00Z">
          <w:r>
            <w:rPr>
              <w:rStyle w:val="Hyperlink"/>
            </w:rPr>
            <w:t xml:space="preserve">here.</w:t>
          </w:r>
        </w:ins>
      </w:hyperlink>
    </w:p>
    <w:bookmarkEnd w:id="17"/>
    <w:bookmarkStart w:id="20" w:name="complete-the-readme"/>
    <w:p>
      <w:pPr>
        <w:pStyle w:val="Heading2"/>
      </w:pPr>
      <w:ins w:id="29" w:author="PR Preview" w:date="2026-01-01T00:00:00Z">
        <w:r>
          <w:t xml:space="preserve">7 Complete the README</w:t>
        </w:r>
      </w:ins>
    </w:p>
    <w:p>
      <w:pPr>
        <w:pStyle w:val="FirstParagraph"/>
      </w:pPr>
      <w:ins w:id="30" w:author="PR Preview" w:date="2026-01-01T00:00:00Z">
        <w:r>
          <w:t xml:space="preserve">A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rStyle w:val="VerbatimChar"/>
          </w:rPr>
          <w:t xml:space="preserve">README.md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should live at the top directory of the project.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Include a repository status badge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from</w:t>
        </w:r>
      </w:ins>
      <w:ins w:id="39" w:author="PR Preview" w:date="2026-01-01T00:00:00Z">
        <w:r>
          <w:t xml:space="preserve"> </w:t>
        </w:r>
      </w:ins>
      <w:hyperlink r:id="rId18">
        <w:ins w:id="40" w:author="PR Preview" w:date="2026-01-01T00:00:00Z">
          <w:r>
            <w:rPr>
              <w:rStyle w:val="Hyperlink"/>
            </w:rPr>
            <w:t xml:space="preserve">repostatus.org</w:t>
          </w:r>
        </w:ins>
      </w:hyperlink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near the top of the file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to communicate whether the codebase is actively maintained,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 work in progress,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or an archived analysis (see</w:t>
        </w:r>
      </w:ins>
      <w:ins w:id="49" w:author="PR Preview" w:date="2026-01-01T00:00:00Z">
        <w:r>
          <w:t xml:space="preserve"> </w:t>
        </w:r>
      </w:ins>
      <w:hyperlink r:id="rId19">
        <w:ins w:id="50" w:author="PR Preview" w:date="2026-01-01T00:00:00Z">
          <w:r>
            <w:rPr>
              <w:rStyle w:val="Hyperlink"/>
            </w:rPr>
            <w:t xml:space="preserve">Repository Status Badges</w:t>
          </w:r>
        </w:ins>
      </w:hyperlink>
      <w:ins w:id="51" w:author="PR Preview" w:date="2026-01-01T00:00:00Z">
        <w:r>
          <w:t xml:space="preserve">).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This file also includes a Project Overview and a Directory Structure,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along with contributor names and the project license.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See below for a template:</w:t>
        </w:r>
      </w:ins>
    </w:p>
    <w:p>
      <w:pPr>
        <w:pStyle w:val="BlockText"/>
      </w:pPr>
      <w:ins w:id="58" w:author="PR Preview" w:date="2026-01-01T00:00:00Z">
        <w:r>
          <w:rPr>
            <w:b/>
            <w:bCs/>
          </w:rPr>
          <w:t xml:space="preserve">Overview</w:t>
        </w:r>
      </w:ins>
    </w:p>
    <w:p>
      <w:pPr>
        <w:pStyle w:val="BlockText"/>
      </w:pPr>
      <w:ins w:id="59" w:author="PR Preview" w:date="2026-01-01T00:00:00Z">
        <w:r>
  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  </w:r>
      </w:ins>
    </w:p>
    <w:p>
      <w:pPr>
        <w:pStyle w:val="BlockText"/>
      </w:pPr>
      <w:ins w:id="60" w:author="PR Preview" w:date="2026-01-01T00:00:00Z">
        <w:r>
          <w:rPr>
            <w:b/>
            <w:bCs/>
          </w:rPr>
          <w:t xml:space="preserve">Directory structure</w:t>
        </w:r>
      </w:ins>
    </w:p>
    <w:p>
      <w:pPr>
        <w:pStyle w:val="BlockText"/>
        <w:numPr>
          <w:ilvl w:val="0"/>
          <w:numId w:val="1002"/>
        </w:numPr>
      </w:pPr>
      <w:ins w:id="61" w:author="PR Preview" w:date="2026-01-01T00:00:00Z">
        <w:r>
          <w:t xml:space="preserve">0-config.R: configuration file that sets data directories, sources base functions, and loads required libraries</w:t>
        </w:r>
      </w:ins>
    </w:p>
    <w:p>
      <w:pPr>
        <w:pStyle w:val="BlockText"/>
        <w:numPr>
          <w:ilvl w:val="0"/>
          <w:numId w:val="1002"/>
        </w:numPr>
      </w:pPr>
      <w:ins w:id="62" w:author="PR Preview" w:date="2026-01-01T00:00:00Z">
        <w:r>
          <w:t xml:space="preserve">0-base-functions: folder containing scripts with functions used in the analysis</w:t>
        </w:r>
      </w:ins>
    </w:p>
    <w:p>
      <w:pPr>
        <w:pStyle w:val="BlockText"/>
        <w:numPr>
          <w:ilvl w:val="1"/>
          <w:numId w:val="1003"/>
        </w:numPr>
      </w:pPr>
      <w:ins w:id="63" w:author="PR Preview" w:date="2026-01-01T00:00:00Z">
        <w:r>
          <w:t xml:space="preserve">0-base-functions.R: R script containing general functions used across the analysis</w:t>
        </w:r>
      </w:ins>
    </w:p>
    <w:p>
      <w:pPr>
        <w:pStyle w:val="BlockText"/>
        <w:numPr>
          <w:ilvl w:val="1"/>
          <w:numId w:val="1003"/>
        </w:numPr>
      </w:pPr>
      <w:ins w:id="64" w:author="PR Preview" w:date="2026-01-01T00:00:00Z">
        <w:r>
          <w:t xml:space="preserve">0-bias-corr-functions.R: R script containing functions used in bias correction</w:t>
        </w:r>
      </w:ins>
    </w:p>
    <w:p>
      <w:pPr>
        <w:pStyle w:val="BlockText"/>
        <w:numPr>
          <w:ilvl w:val="1"/>
          <w:numId w:val="1003"/>
        </w:numPr>
      </w:pPr>
      <w:ins w:id="65" w:author="PR Preview" w:date="2026-01-01T00:00:00Z">
        <w:r>
          <w:t xml:space="preserve">0-bias-corr-functions-undertesting.R: R script containing functions used in bias correction to estimate the percentage of underestimation due to incomplete testing vs. imperfect test accuracy</w:t>
        </w:r>
      </w:ins>
    </w:p>
    <w:p>
      <w:pPr>
        <w:pStyle w:val="BlockText"/>
        <w:numPr>
          <w:ilvl w:val="1"/>
          <w:numId w:val="1003"/>
        </w:numPr>
      </w:pPr>
      <w:ins w:id="66" w:author="PR Preview" w:date="2026-01-01T00:00:00Z">
        <w:r>
          <w:t xml:space="preserve">0-prior-functions.R: R script containing functions to generate priors</w:t>
        </w:r>
      </w:ins>
    </w:p>
    <w:p>
      <w:pPr>
        <w:pStyle w:val="BlockText"/>
        <w:numPr>
          <w:ilvl w:val="0"/>
          <w:numId w:val="1002"/>
        </w:numPr>
      </w:pPr>
      <w:ins w:id="67" w:author="PR Preview" w:date="2026-01-01T00:00:00Z">
        <w:r>
          <w:t xml:space="preserve">1-data: folder containing data processing scripts NOTE: some scripts are deprecated</w:t>
        </w:r>
      </w:ins>
    </w:p>
    <w:p>
      <w:pPr>
        <w:pStyle w:val="BlockText"/>
        <w:numPr>
          <w:ilvl w:val="0"/>
          <w:numId w:val="1002"/>
        </w:numPr>
      </w:pPr>
      <w:ins w:id="68" w:author="PR Preview" w:date="2026-01-01T00:00:00Z">
        <w:r>
          <w:t xml:space="preserve">2-analysis: folder containing analysis scripts. To rerun all scripts in this subdirectory, run the bash script 0-run-analysis.sh.</w:t>
        </w:r>
      </w:ins>
    </w:p>
    <w:p>
      <w:pPr>
        <w:pStyle w:val="BlockText"/>
        <w:numPr>
          <w:ilvl w:val="1"/>
          <w:numId w:val="1004"/>
        </w:numPr>
      </w:pPr>
      <w:ins w:id="69" w:author="PR Preview" w:date="2026-01-01T00:00:00Z">
        <w:r>
          <w:t xml:space="preserve">1-obtain-priors-state.R: obtain priors for each state</w:t>
        </w:r>
      </w:ins>
    </w:p>
    <w:p>
      <w:pPr>
        <w:pStyle w:val="BlockText"/>
        <w:numPr>
          <w:ilvl w:val="1"/>
          <w:numId w:val="1004"/>
        </w:numPr>
      </w:pPr>
      <w:ins w:id="70" w:author="PR Preview" w:date="2026-01-01T00:00:00Z">
        <w:r>
          <w:t xml:space="preserve">2-est-expected-cases-state.R: estimate expected cases in each state</w:t>
        </w:r>
      </w:ins>
    </w:p>
    <w:p>
      <w:pPr>
        <w:pStyle w:val="BlockText"/>
        <w:numPr>
          <w:ilvl w:val="1"/>
          <w:numId w:val="1004"/>
        </w:numPr>
      </w:pPr>
      <w:ins w:id="71" w:author="PR Preview" w:date="2026-01-01T00:00:00Z">
        <w:r>
          <w:t xml:space="preserve">3-est-expected-cases-state-perf-testing.R: estimate expected cases in each state, estimate the percentage of underestimation due to incomplete testing vs. imperfect test accuracy</w:t>
        </w:r>
      </w:ins>
    </w:p>
    <w:p>
      <w:pPr>
        <w:pStyle w:val="BlockText"/>
        <w:numPr>
          <w:ilvl w:val="1"/>
          <w:numId w:val="1004"/>
        </w:numPr>
      </w:pPr>
      <w:ins w:id="72" w:author="PR Preview" w:date="2026-01-01T00:00:00Z">
        <w:r>
          <w:t xml:space="preserve">4-obtain-testing-protocols.R: find testing protocols for each state.</w:t>
        </w:r>
      </w:ins>
    </w:p>
    <w:p>
      <w:pPr>
        <w:pStyle w:val="BlockText"/>
        <w:numPr>
          <w:ilvl w:val="1"/>
          <w:numId w:val="1004"/>
        </w:numPr>
      </w:pPr>
      <w:ins w:id="73" w:author="PR Preview" w:date="2026-01-01T00:00:00Z">
        <w:r>
          <w:t xml:space="preserve">5-summarize-results.R: summarize results; obtain results for in text numerical results.</w:t>
        </w:r>
      </w:ins>
    </w:p>
    <w:p>
      <w:pPr>
        <w:pStyle w:val="BlockText"/>
        <w:numPr>
          <w:ilvl w:val="0"/>
          <w:numId w:val="1002"/>
        </w:numPr>
      </w:pPr>
      <w:ins w:id="74" w:author="PR Preview" w:date="2026-01-01T00:00:00Z">
        <w:r>
          <w:t xml:space="preserve">3-figure-table-scripts: folder containing figure scripts. To rerun all scripts in this subdirectory, run the bash script 0-run-figs.sh.</w:t>
        </w:r>
      </w:ins>
    </w:p>
    <w:p>
      <w:pPr>
        <w:pStyle w:val="BlockText"/>
        <w:numPr>
          <w:ilvl w:val="1"/>
          <w:numId w:val="1005"/>
        </w:numPr>
      </w:pPr>
      <w:ins w:id="75" w:author="PR Preview" w:date="2026-01-01T00:00:00Z">
        <w:r>
          <w:t xml:space="preserve">1-fig-testing.R: creates plot of testing patterns by state over time</w:t>
        </w:r>
      </w:ins>
    </w:p>
    <w:p>
      <w:pPr>
        <w:pStyle w:val="BlockText"/>
        <w:numPr>
          <w:ilvl w:val="1"/>
          <w:numId w:val="1005"/>
        </w:numPr>
      </w:pPr>
      <w:ins w:id="76" w:author="PR Preview" w:date="2026-01-01T00:00:00Z">
        <w:r>
          <w:t xml:space="preserve">2-fig-cases-usa-state-bar.R: creates bar plot of confirmed vs. estimated infections by state</w:t>
        </w:r>
      </w:ins>
    </w:p>
    <w:p>
      <w:pPr>
        <w:pStyle w:val="BlockText"/>
        <w:numPr>
          <w:ilvl w:val="1"/>
          <w:numId w:val="1005"/>
        </w:numPr>
      </w:pPr>
      <w:ins w:id="77" w:author="PR Preview" w:date="2026-01-01T00:00:00Z">
        <w:r>
          <w:t xml:space="preserve">3a-fig-map-usa-state.R: creates map of confirmed vs. estimated infections by state</w:t>
        </w:r>
      </w:ins>
    </w:p>
    <w:p>
      <w:pPr>
        <w:pStyle w:val="BlockText"/>
        <w:numPr>
          <w:ilvl w:val="1"/>
          <w:numId w:val="1005"/>
        </w:numPr>
      </w:pPr>
      <w:ins w:id="78" w:author="PR Preview" w:date="2026-01-01T00:00:00Z">
        <w:r>
          <w:t xml:space="preserve">3b-fig-map-usa-state-shiny.R: creates map of confirmed vs. estimated infections by state with search functionality by state</w:t>
        </w:r>
      </w:ins>
    </w:p>
    <w:p>
      <w:pPr>
        <w:pStyle w:val="BlockText"/>
        <w:numPr>
          <w:ilvl w:val="1"/>
          <w:numId w:val="1005"/>
        </w:numPr>
      </w:pPr>
      <w:ins w:id="79" w:author="PR Preview" w:date="2026-01-01T00:00:00Z">
        <w:r>
          <w:t xml:space="preserve">4-fig-priors.R: creates figure with priors for US as a whole</w:t>
        </w:r>
      </w:ins>
    </w:p>
    <w:p>
      <w:pPr>
        <w:pStyle w:val="BlockText"/>
        <w:numPr>
          <w:ilvl w:val="1"/>
          <w:numId w:val="1005"/>
        </w:numPr>
      </w:pPr>
      <w:ins w:id="80" w:author="PR Preview" w:date="2026-01-01T00:00:00Z">
        <w:r>
          <w:t xml:space="preserve">5-fig-density-usa.R: creates figure of distribution of estimated cases in the US</w:t>
        </w:r>
      </w:ins>
    </w:p>
    <w:p>
      <w:pPr>
        <w:pStyle w:val="BlockText"/>
        <w:numPr>
          <w:ilvl w:val="1"/>
          <w:numId w:val="1005"/>
        </w:numPr>
      </w:pPr>
      <w:ins w:id="81" w:author="PR Preview" w:date="2026-01-01T00:00:00Z">
        <w:r>
          <w:t xml:space="preserve">6-table-data-quality.R: creates table of data quality grading from COVID Tracking Project</w:t>
        </w:r>
      </w:ins>
    </w:p>
    <w:p>
      <w:pPr>
        <w:pStyle w:val="BlockText"/>
        <w:numPr>
          <w:ilvl w:val="1"/>
          <w:numId w:val="1005"/>
        </w:numPr>
      </w:pPr>
      <w:ins w:id="82" w:author="PR Preview" w:date="2026-01-01T00:00:00Z">
        <w:r>
          <w:t xml:space="preserve">7-fig-testpos.R: creates figure of the probability of testing positive among those tested by state</w:t>
        </w:r>
      </w:ins>
    </w:p>
    <w:p>
      <w:pPr>
        <w:pStyle w:val="BlockText"/>
        <w:numPr>
          <w:ilvl w:val="1"/>
          <w:numId w:val="1005"/>
        </w:numPr>
      </w:pPr>
      <w:ins w:id="83" w:author="PR Preview" w:date="2026-01-01T00:00:00Z">
        <w:r>
          <w:t xml:space="preserve">8-fig-percent-undertesting-state.R: creates figure of the percentage of under estimation due to incomplete testing</w:t>
        </w:r>
      </w:ins>
    </w:p>
    <w:p>
      <w:pPr>
        <w:pStyle w:val="BlockText"/>
        <w:numPr>
          <w:ilvl w:val="0"/>
          <w:numId w:val="1002"/>
        </w:numPr>
      </w:pPr>
      <w:ins w:id="84" w:author="PR Preview" w:date="2026-01-01T00:00:00Z">
        <w:r>
          <w:t xml:space="preserve">4-figures: folder containing figure files.</w:t>
        </w:r>
      </w:ins>
    </w:p>
    <w:p>
      <w:pPr>
        <w:pStyle w:val="BlockText"/>
        <w:numPr>
          <w:ilvl w:val="0"/>
          <w:numId w:val="1002"/>
        </w:numPr>
      </w:pPr>
      <w:ins w:id="85" w:author="PR Preview" w:date="2026-01-01T00:00:00Z">
        <w:r>
          <w:t xml:space="preserve">5-results: folder containing analysis results objects.</w:t>
        </w:r>
      </w:ins>
    </w:p>
    <w:p>
      <w:pPr>
        <w:pStyle w:val="BlockText"/>
        <w:numPr>
          <w:ilvl w:val="0"/>
          <w:numId w:val="1002"/>
        </w:numPr>
      </w:pPr>
      <w:ins w:id="86" w:author="PR Preview" w:date="2026-01-01T00:00:00Z">
        <w:r>
          <w:t xml:space="preserve">6-sensitivity: folder containing scripts to run the sensitivity analyses</w:t>
        </w:r>
      </w:ins>
    </w:p>
    <w:p>
      <w:pPr>
        <w:pStyle w:val="BlockText"/>
      </w:pPr>
      <w:ins w:id="87" w:author="PR Preview" w:date="2026-01-01T00:00:00Z">
        <w:r>
          <w:rPr>
            <w:b/>
            <w:bCs/>
          </w:rPr>
          <w:t xml:space="preserve">Contributors: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UCD-SeRG team (adapted from original contributors: Jade Benjamin-Chung, Sean L. Wu, Anna Nguyen, Stephanie Djajadi, Nolan N. Pokpongkiat, Anmol Seth, Andrew Mertens)</w:t>
        </w:r>
      </w:ins>
    </w:p>
    <w:p>
      <w:pPr>
        <w:pStyle w:val="BlockText"/>
      </w:pPr>
      <w:ins w:id="90" w:author="PR Preview" w:date="2026-01-01T00:00:00Z">
        <w:r>
  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  </w:r>
      </w:ins>
    </w:p>
    <w:p>
      <w:pPr>
        <w:pStyle w:val="FirstParagraph"/>
      </w:pPr>
      <w:ins w:id="91" w:author="PR Preview" w:date="2026-01-01T00:00:00Z">
        <w:r>
          <w:t xml:space="preserve">When possible, also include a description of the RDS results that are generated, detailing what data sources were used, where the script lives that creates it, and what information the RDS results hold.</w:t>
        </w:r>
      </w:ins>
    </w:p>
    <w:bookmarkEnd w:id="20"/>
    <w:bookmarkStart w:id="21" w:name="clean-up-feature-branches"/>
    <w:p>
      <w:pPr>
        <w:pStyle w:val="Heading2"/>
      </w:pPr>
      <w:ins w:id="92" w:author="PR Preview" w:date="2026-01-01T00:00:00Z">
        <w:r>
          <w:t xml:space="preserve">8 Clean up feature branches</w:t>
        </w:r>
      </w:ins>
    </w:p>
    <w:p>
      <w:pPr>
        <w:pStyle w:val="FirstParagraph"/>
      </w:pPr>
      <w:ins w:id="93" w:author="PR Preview" w:date="2026-01-01T00:00:00Z">
        <w:r>
          <w:t xml:space="preserve">In the remote repository on GitHub, all feature branches aside from master should be merged in and deleted. All outstanding PRs should be closed.</w:t>
        </w:r>
      </w:ins>
    </w:p>
    <w:bookmarkEnd w:id="21"/>
    <w:bookmarkStart w:id="23" w:name="sec-create-github-release"/>
    <w:p>
      <w:pPr>
        <w:pStyle w:val="Heading2"/>
      </w:pPr>
      <w:ins w:id="94" w:author="PR Preview" w:date="2026-01-01T00:00:00Z">
        <w:r>
          <w:t xml:space="preserve">9 Create GitHub release</w:t>
        </w:r>
      </w:ins>
    </w:p>
    <w:p>
      <w:pPr>
        <w:pStyle w:val="FirstParagraph"/>
      </w:pPr>
      <w:ins w:id="95" w:author="PR Preview" w:date="2026-01-01T00:00:00Z">
        <w:r>
          <w:t xml:space="preserve">Once all of these items are verified,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create a tag to make a GitHub release,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which will tag the repository,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creating a marker at this specific point in time.</w:t>
        </w:r>
      </w:ins>
    </w:p>
    <w:p>
      <w:pPr>
        <w:pStyle w:val="BodyText"/>
      </w:pPr>
      <w:ins w:id="102" w:author="PR Preview" w:date="2026-01-01T00:00:00Z">
        <w:r>
          <w:t xml:space="preserve">Detailed instructions:</w:t>
        </w:r>
      </w:ins>
      <w:ins w:id="103" w:author="PR Preview" w:date="2026-01-01T00:00:00Z">
        <w:r>
          <w:t xml:space="preserve"> </w:t>
        </w:r>
      </w:ins>
      <w:hyperlink r:id="rId22">
        <w:ins w:id="104" w:author="PR Preview" w:date="2026-01-01T00:00:00Z">
          <w:r>
            <w:rPr>
              <w:rStyle w:val="Hyperlink"/>
            </w:rPr>
            <w:t xml:space="preserve">Managing releases in a repository</w:t>
          </w:r>
        </w:ins>
      </w:hyperlink>
      <w:ins w:id="105" w:author="PR Preview" w:date="2026-01-01T00:00:00Z">
        <w:r>
          <w:t xml:space="preserve">.</w:t>
        </w:r>
      </w:ins>
    </w:p>
    <w:bookmarkEnd w:id="23"/>
    <w:bookmarkStart w:id="37" w:name="sec-cran-release"/>
    <w:p>
      <w:pPr>
        <w:pStyle w:val="Heading2"/>
      </w:pPr>
      <w:ins w:id="106" w:author="PR Preview" w:date="2026-01-01T00:00:00Z">
        <w:r>
          <w:t xml:space="preserve">10 Releasing to CRAN</w:t>
        </w:r>
      </w:ins>
    </w:p>
    <w:p>
      <w:pPr>
        <w:pStyle w:val="FirstParagraph"/>
      </w:pPr>
      <w:ins w:id="107" w:author="PR Preview" w:date="2026-01-01T00:00:00Z">
        <w:r>
          <w:t xml:space="preserve">If your R package is intended for public distribution,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you may want to release it on</w:t>
        </w:r>
      </w:ins>
      <w:ins w:id="110" w:author="PR Preview" w:date="2026-01-01T00:00:00Z">
        <w:r>
          <w:t xml:space="preserve"> </w:t>
        </w:r>
      </w:ins>
      <w:hyperlink r:id="rId24">
        <w:ins w:id="111" w:author="PR Preview" w:date="2026-01-01T00:00:00Z">
          <w:r>
            <w:rPr>
              <w:rStyle w:val="Hyperlink"/>
            </w:rPr>
            <w:t xml:space="preserve">CRAN</w:t>
          </w:r>
        </w:ins>
      </w:hyperlink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(the Comprehensive R Archive Network).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This section summarizes the release process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and adds lab-specific guidance on versioning and tagging.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For full details,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see the</w:t>
        </w:r>
      </w:ins>
      <w:ins w:id="122" w:author="PR Preview" w:date="2026-01-01T00:00:00Z">
        <w:r>
          <w:t xml:space="preserve"> </w:t>
        </w:r>
      </w:ins>
      <w:hyperlink r:id="rId25">
        <w:ins w:id="123" w:author="PR Preview" w:date="2026-01-01T00:00:00Z">
          <w:r>
            <w:rPr>
              <w:rStyle w:val="Hyperlink"/>
            </w:rPr>
            <w:t xml:space="preserve">R Packages book chapter on releasing to CRAN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by Hadley Wickham and Jennifer Bryan.</w:t>
        </w:r>
      </w:ins>
    </w:p>
    <w:p>
      <w:pPr>
        <w:pStyle w:val="BodyText"/>
      </w:pPr>
      <w:ins w:id="126" w:author="PR Preview" w:date="2026-01-01T00:00:00Z">
        <w:r>
          <w:t xml:space="preserve">The CRAN submission pipeline goes through several stages: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initial upload, automated checks,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human review by CRAN maintainers,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and final acceptance or rejection.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 a visual overview of the full pipeline,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see the</w:t>
        </w:r>
      </w:ins>
      <w:ins w:id="137" w:author="PR Preview" w:date="2026-01-01T00:00:00Z">
        <w:r>
          <w:t xml:space="preserve"> </w:t>
        </w:r>
      </w:ins>
      <w:hyperlink r:id="rId26">
        <w:ins w:id="138" w:author="PR Preview" w:date="2026-01-01T00:00:00Z">
          <w:r>
            <w:rPr>
              <w:rStyle w:val="Hyperlink"/>
            </w:rPr>
            <w:t xml:space="preserve">CRAN stages diagram</w:t>
          </w:r>
        </w:ins>
      </w:hyperlink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by Edgar Ruiz.</w:t>
        </w:r>
      </w:ins>
    </w:p>
    <w:bookmarkStart w:id="27" w:name="versioning"/>
    <w:p>
      <w:pPr>
        <w:pStyle w:val="Heading3"/>
      </w:pPr>
      <w:ins w:id="141" w:author="PR Preview" w:date="2026-01-01T00:00:00Z">
        <w:r>
          <w:t xml:space="preserve">10.1 Versioning</w:t>
        </w:r>
      </w:ins>
    </w:p>
    <w:p>
      <w:pPr>
        <w:pStyle w:val="FirstParagraph"/>
      </w:pPr>
      <w:ins w:id="142" w:author="PR Preview" w:date="2026-01-01T00:00:00Z">
        <w:r>
          <w:t xml:space="preserve">R package versions follow a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rStyle w:val="VerbatimChar"/>
          </w:rPr>
          <w:t xml:space="preserve">major.minor.patch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scheme (e.g.,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rPr>
            <w:rStyle w:val="VerbatimChar"/>
          </w:rPr>
          <w:t xml:space="preserve">1.2.3</w:t>
        </w:r>
      </w:ins>
      <w:ins w:id="149" w:author="PR Preview" w:date="2026-01-01T00:00:00Z">
        <w:r>
          <w:t xml:space="preserve">).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Use a fourth development component (e.g.,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rPr>
            <w:rStyle w:val="VerbatimChar"/>
          </w:rPr>
          <w:t xml:space="preserve">1.2.3.9000</w:t>
        </w:r>
      </w:ins>
      <w:ins w:id="154" w:author="PR Preview" w:date="2026-01-01T00:00:00Z">
        <w:r>
          <w:t xml:space="preserve">) on the development version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to distinguish it from the released version.</w:t>
        </w:r>
      </w:ins>
    </w:p>
    <w:p>
      <w:pPr>
        <w:pStyle w:val="Compact"/>
        <w:numPr>
          <w:ilvl w:val="0"/>
          <w:numId w:val="1006"/>
        </w:numPr>
      </w:pPr>
      <w:ins w:id="157" w:author="PR Preview" w:date="2026-01-01T00:00:00Z">
        <w:r>
          <w:t xml:space="preserve">Increment the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rPr>
            <w:b/>
            <w:bCs/>
          </w:rPr>
          <w:t xml:space="preserve">patch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version (</w:t>
        </w:r>
      </w:ins>
      <w:ins w:id="162" w:author="PR Preview" w:date="2026-01-01T00:00:00Z">
        <w:r>
          <w:rPr>
            <w:rStyle w:val="VerbatimChar"/>
          </w:rPr>
          <w:t xml:space="preserve">1.2.3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→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rStyle w:val="VerbatimChar"/>
          </w:rPr>
          <w:t xml:space="preserve">1.2.4</w:t>
        </w:r>
      </w:ins>
      <w:ins w:id="167" w:author="PR Preview" w:date="2026-01-01T00:00:00Z">
        <w:r>
          <w:t xml:space="preserve">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for bug fixes</w:t>
        </w:r>
      </w:ins>
    </w:p>
    <w:p>
      <w:pPr>
        <w:pStyle w:val="Compact"/>
        <w:numPr>
          <w:ilvl w:val="0"/>
          <w:numId w:val="1006"/>
        </w:numPr>
      </w:pPr>
      <w:ins w:id="170" w:author="PR Preview" w:date="2026-01-01T00:00:00Z">
        <w:r>
          <w:t xml:space="preserve">Increment the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rPr>
            <w:b/>
            <w:bCs/>
          </w:rPr>
          <w:t xml:space="preserve">minor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version (</w:t>
        </w:r>
      </w:ins>
      <w:ins w:id="175" w:author="PR Preview" w:date="2026-01-01T00:00:00Z">
        <w:r>
          <w:rPr>
            <w:rStyle w:val="VerbatimChar"/>
          </w:rPr>
          <w:t xml:space="preserve">1.2.3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→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rPr>
            <w:rStyle w:val="VerbatimChar"/>
          </w:rPr>
          <w:t xml:space="preserve">1.3.0</w:t>
        </w:r>
      </w:ins>
      <w:ins w:id="180" w:author="PR Preview" w:date="2026-01-01T00:00:00Z">
        <w:r>
          <w:t xml:space="preserve">)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for new features that are backward-compatible</w:t>
        </w:r>
      </w:ins>
    </w:p>
    <w:p>
      <w:pPr>
        <w:pStyle w:val="Compact"/>
        <w:numPr>
          <w:ilvl w:val="0"/>
          <w:numId w:val="1006"/>
        </w:numPr>
      </w:pPr>
      <w:ins w:id="183" w:author="PR Preview" w:date="2026-01-01T00:00:00Z">
        <w:r>
          <w:t xml:space="preserve">Increment the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rPr>
            <w:b/>
            <w:bCs/>
          </w:rPr>
          <w:t xml:space="preserve">major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version (</w:t>
        </w:r>
      </w:ins>
      <w:ins w:id="188" w:author="PR Preview" w:date="2026-01-01T00:00:00Z">
        <w:r>
          <w:rPr>
            <w:rStyle w:val="VerbatimChar"/>
          </w:rPr>
          <w:t xml:space="preserve">1.2.3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→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rPr>
            <w:rStyle w:val="VerbatimChar"/>
          </w:rPr>
          <w:t xml:space="preserve">2.0.0</w:t>
        </w:r>
      </w:ins>
      <w:ins w:id="193" w:author="PR Preview" w:date="2026-01-01T00:00:00Z">
        <w:r>
          <w:t xml:space="preserve">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for breaking changes</w:t>
        </w:r>
      </w:ins>
    </w:p>
    <w:p>
      <w:pPr>
        <w:pStyle w:val="FirstParagraph"/>
      </w:pPr>
      <w:ins w:id="196" w:author="PR Preview" w:date="2026-01-01T00:00:00Z">
        <w:r>
          <w:t xml:space="preserve">Update the version in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rPr>
            <w:rStyle w:val="VerbatimChar"/>
          </w:rPr>
          <w:t xml:space="preserve">DESCRIPTION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before each release.</w:t>
        </w:r>
      </w:ins>
    </w:p>
    <w:bookmarkEnd w:id="27"/>
    <w:bookmarkStart w:id="31" w:name="pre-release-checklist"/>
    <w:p>
      <w:pPr>
        <w:pStyle w:val="Heading3"/>
      </w:pPr>
      <w:ins w:id="201" w:author="PR Preview" w:date="2026-01-01T00:00:00Z">
        <w:r>
          <w:t xml:space="preserve">10.2 Pre-release Checklist</w:t>
        </w:r>
      </w:ins>
    </w:p>
    <w:p>
      <w:pPr>
        <w:pStyle w:val="FirstParagraph"/>
      </w:pPr>
      <w:ins w:id="202" w:author="PR Preview" w:date="2026-01-01T00:00:00Z">
        <w:r>
          <w:t xml:space="preserve">Before submitting to CRAN, work through the following steps:</w:t>
        </w:r>
      </w:ins>
    </w:p>
    <w:p>
      <w:pPr>
        <w:numPr>
          <w:ilvl w:val="0"/>
          <w:numId w:val="1007"/>
        </w:numPr>
      </w:pPr>
      <w:ins w:id="203" w:author="PR Preview" w:date="2026-01-01T00:00:00Z">
        <w:r>
          <w:rPr>
            <w:b/>
            <w:bCs/>
          </w:rPr>
          <w:t xml:space="preserve">Update</w:t>
        </w:r>
      </w:ins>
      <w:ins w:id="204" w:author="PR Preview" w:date="2026-01-01T00:00:00Z">
        <w:r>
          <w:rPr>
            <w:b/>
            <w:bCs/>
          </w:rPr>
          <w:t xml:space="preserve"> </w:t>
        </w:r>
      </w:ins>
      <w:ins w:id="205" w:author="PR Preview" w:date="2026-01-01T00:00:00Z">
        <w:r>
          <w:rPr>
            <w:rStyle w:val="VerbatimChar"/>
            <w:b/>
            <w:bCs/>
          </w:rPr>
          <w:t xml:space="preserve">NEWS.md</w:t>
        </w:r>
      </w:ins>
      <w:ins w:id="206" w:author="PR Preview" w:date="2026-01-01T00:00:00Z">
        <w:r>
          <w:t xml:space="preserve">: Document all changes since the last release in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rPr>
            <w:rStyle w:val="VerbatimChar"/>
          </w:rPr>
          <w:t xml:space="preserve">NEWS.md</w:t>
        </w:r>
      </w:ins>
      <w:ins w:id="209" w:author="PR Preview" w:date="2026-01-01T00:00:00Z">
        <w:r>
          <w:t xml:space="preserve">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Use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rPr>
            <w:rStyle w:val="VerbatimChar"/>
          </w:rPr>
          <w:t xml:space="preserve">usethis::use_news_md()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to create this file if it doesn’t exist.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Each release should have a top-level heading (e.g.,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rPr>
            <w:rStyle w:val="VerbatimChar"/>
          </w:rPr>
          <w:t xml:space="preserve"># mypackage 1.2.0</w:t>
        </w:r>
      </w:ins>
      <w:ins w:id="220" w:author="PR Preview" w:date="2026-01-01T00:00:00Z">
        <w:r>
          <w:t xml:space="preserve">).</w:t>
        </w:r>
      </w:ins>
    </w:p>
    <w:p>
      <w:pPr>
        <w:numPr>
          <w:ilvl w:val="0"/>
          <w:numId w:val="1007"/>
        </w:numPr>
      </w:pPr>
      <w:ins w:id="221" w:author="PR Preview" w:date="2026-01-01T00:00:00Z">
        <w:r>
          <w:rPr>
            <w:b/>
            <w:bCs/>
          </w:rPr>
          <w:t xml:space="preserve">Run</w:t>
        </w:r>
      </w:ins>
      <w:ins w:id="222" w:author="PR Preview" w:date="2026-01-01T00:00:00Z">
        <w:r>
          <w:rPr>
            <w:b/>
            <w:bCs/>
          </w:rPr>
          <w:t xml:space="preserve"> </w:t>
        </w:r>
      </w:ins>
      <w:ins w:id="223" w:author="PR Preview" w:date="2026-01-01T00:00:00Z">
        <w:r>
          <w:rPr>
            <w:rStyle w:val="VerbatimChar"/>
            <w:b/>
            <w:bCs/>
          </w:rPr>
          <w:t xml:space="preserve">devtools::check()</w:t>
        </w:r>
      </w:ins>
      <w:ins w:id="224" w:author="PR Preview" w:date="2026-01-01T00:00:00Z">
        <w:r>
          <w:t xml:space="preserve">: Ensure your package passes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rPr>
            <w:rStyle w:val="VerbatimChar"/>
          </w:rPr>
          <w:t xml:space="preserve">R CMD CHECK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with no errors, warnings, or notes.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Use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rPr>
            <w:rStyle w:val="VerbatimChar"/>
          </w:rPr>
          <w:t xml:space="preserve">cran = TRUE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to enable the stricter checks that more closely mirror what CRAN runs.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Address any issues before submitting.</w:t>
        </w:r>
      </w:ins>
    </w:p>
    <w:p>
      <w:pPr>
        <w:pStyle w:val="SourceCode"/>
        <w:numPr>
          <w:ilvl w:val="0"/>
          <w:numId w:val="1000"/>
        </w:numPr>
      </w:pPr>
      <w:ins w:id="237" w:author="PR Preview" w:date="2026-01-01T00:00:00Z">
        <w:r>
          <w:rPr>
            <w:rStyle w:val="NormalTok"/>
          </w:rPr>
          <w:t xml:space="preserve">devtools</w:t>
        </w:r>
      </w:ins>
      <w:ins w:id="238" w:author="PR Preview" w:date="2026-01-01T00:00:00Z">
        <w:r>
          <w:rPr>
            <w:rStyle w:val="SpecialCharTok"/>
          </w:rPr>
          <w:t xml:space="preserve">::</w:t>
        </w:r>
      </w:ins>
      <w:ins w:id="239" w:author="PR Preview" w:date="2026-01-01T00:00:00Z">
        <w:r>
          <w:rPr>
            <w:rStyle w:val="FunctionTok"/>
          </w:rPr>
          <w:t xml:space="preserve">check</w:t>
        </w:r>
      </w:ins>
      <w:ins w:id="240" w:author="PR Preview" w:date="2026-01-01T00:00:00Z">
        <w:r>
          <w:rPr>
            <w:rStyle w:val="NormalTok"/>
          </w:rPr>
          <w:t xml:space="preserve">(</w:t>
        </w:r>
      </w:ins>
      <w:ins w:id="241" w:author="PR Preview" w:date="2026-01-01T00:00:00Z">
        <w:r>
          <w:rPr>
            <w:rStyle w:val="AttributeTok"/>
          </w:rPr>
          <w:t xml:space="preserve">cran =</w:t>
        </w:r>
      </w:ins>
      <w:ins w:id="242" w:author="PR Preview" w:date="2026-01-01T00:00:00Z">
        <w:r>
          <w:rPr>
            <w:rStyle w:val="NormalTok"/>
          </w:rPr>
          <w:t xml:space="preserve"> </w:t>
        </w:r>
      </w:ins>
      <w:ins w:id="243" w:author="PR Preview" w:date="2026-01-01T00:00:00Z">
        <w:r>
          <w:rPr>
            <w:rStyle w:val="ConstantTok"/>
          </w:rPr>
          <w:t xml:space="preserve">TRUE</w:t>
        </w:r>
      </w:ins>
      <w:ins w:id="244" w:author="PR Preview" w:date="2026-01-01T00:00:00Z">
        <w:r>
          <w:rPr>
            <w:rStyle w:val="NormalTok"/>
          </w:rPr>
          <w:t xml:space="preserve">)</w:t>
        </w:r>
      </w:ins>
    </w:p>
    <w:p>
      <w:pPr>
        <w:numPr>
          <w:ilvl w:val="0"/>
          <w:numId w:val="1007"/>
        </w:numPr>
      </w:pPr>
      <w:ins w:id="245" w:author="PR Preview" w:date="2026-01-01T00:00:00Z">
        <w:r>
          <w:rPr>
            <w:b/>
            <w:bCs/>
          </w:rPr>
          <w:t xml:space="preserve">Check spelling</w:t>
        </w:r>
      </w:ins>
      <w:ins w:id="246" w:author="PR Preview" w:date="2026-01-01T00:00:00Z">
        <w:r>
          <w:t xml:space="preserve">: Run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rPr>
            <w:rStyle w:val="VerbatimChar"/>
          </w:rPr>
          <w:t xml:space="preserve">devtools::spell_check()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to catch typos in documentation.</w:t>
        </w:r>
      </w:ins>
    </w:p>
    <w:p>
      <w:pPr>
        <w:pStyle w:val="SourceCode"/>
        <w:numPr>
          <w:ilvl w:val="0"/>
          <w:numId w:val="1000"/>
        </w:numPr>
      </w:pPr>
      <w:ins w:id="251" w:author="PR Preview" w:date="2026-01-01T00:00:00Z">
        <w:r>
          <w:rPr>
            <w:rStyle w:val="NormalTok"/>
          </w:rPr>
          <w:t xml:space="preserve">devtools</w:t>
        </w:r>
      </w:ins>
      <w:ins w:id="252" w:author="PR Preview" w:date="2026-01-01T00:00:00Z">
        <w:r>
          <w:rPr>
            <w:rStyle w:val="SpecialCharTok"/>
          </w:rPr>
          <w:t xml:space="preserve">::</w:t>
        </w:r>
      </w:ins>
      <w:ins w:id="253" w:author="PR Preview" w:date="2026-01-01T00:00:00Z">
        <w:r>
          <w:rPr>
            <w:rStyle w:val="FunctionTok"/>
          </w:rPr>
          <w:t xml:space="preserve">spell_check</w:t>
        </w:r>
      </w:ins>
      <w:ins w:id="254" w:author="PR Preview" w:date="2026-01-01T00:00:00Z">
        <w:r>
          <w:rPr>
            <w:rStyle w:val="NormalTok"/>
          </w:rPr>
          <w:t xml:space="preserve">()</w:t>
        </w:r>
      </w:ins>
    </w:p>
    <w:p>
      <w:pPr>
        <w:numPr>
          <w:ilvl w:val="0"/>
          <w:numId w:val="1007"/>
        </w:numPr>
      </w:pPr>
      <w:ins w:id="255" w:author="PR Preview" w:date="2026-01-01T00:00:00Z">
        <w:r>
          <w:rPr>
            <w:b/>
            <w:bCs/>
          </w:rPr>
          <w:t xml:space="preserve">Check URLs</w:t>
        </w:r>
      </w:ins>
      <w:ins w:id="256" w:author="PR Preview" w:date="2026-01-01T00:00:00Z">
        <w:r>
          <w:t xml:space="preserve">: Run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rPr>
            <w:rStyle w:val="VerbatimChar"/>
          </w:rPr>
          <w:t xml:space="preserve">urlchecker::url_check()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to catch broken or redirected URLs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in your documentation, which CRAN flags.</w:t>
        </w:r>
      </w:ins>
    </w:p>
    <w:p>
      <w:pPr>
        <w:pStyle w:val="SourceCode"/>
        <w:numPr>
          <w:ilvl w:val="0"/>
          <w:numId w:val="1000"/>
        </w:numPr>
      </w:pPr>
      <w:ins w:id="263" w:author="PR Preview" w:date="2026-01-01T00:00:00Z">
        <w:r>
          <w:rPr>
            <w:rStyle w:val="NormalTok"/>
          </w:rPr>
          <w:t xml:space="preserve">urlchecker</w:t>
        </w:r>
      </w:ins>
      <w:ins w:id="264" w:author="PR Preview" w:date="2026-01-01T00:00:00Z">
        <w:r>
          <w:rPr>
            <w:rStyle w:val="SpecialCharTok"/>
          </w:rPr>
          <w:t xml:space="preserve">::</w:t>
        </w:r>
      </w:ins>
      <w:ins w:id="265" w:author="PR Preview" w:date="2026-01-01T00:00:00Z">
        <w:r>
          <w:rPr>
            <w:rStyle w:val="FunctionTok"/>
          </w:rPr>
          <w:t xml:space="preserve">url_check</w:t>
        </w:r>
      </w:ins>
      <w:ins w:id="266" w:author="PR Preview" w:date="2026-01-01T00:00:00Z">
        <w:r>
          <w:rPr>
            <w:rStyle w:val="NormalTok"/>
          </w:rPr>
          <w:t xml:space="preserve">()</w:t>
        </w:r>
      </w:ins>
    </w:p>
    <w:p>
      <w:pPr>
        <w:numPr>
          <w:ilvl w:val="0"/>
          <w:numId w:val="1007"/>
        </w:numPr>
      </w:pPr>
      <w:ins w:id="267" w:author="PR Preview" w:date="2026-01-01T00:00:00Z">
        <w:r>
          <w:rPr>
            <w:b/>
            <w:bCs/>
          </w:rPr>
          <w:t xml:space="preserve">Test on multiple platforms</w:t>
        </w:r>
      </w:ins>
      <w:ins w:id="268" w:author="PR Preview" w:date="2026-01-01T00:00:00Z">
        <w:r>
          <w:t xml:space="preserve">: CRAN requires packages to work across operating systems and R versions.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Use the following to test on additional platforms:</w:t>
        </w:r>
      </w:ins>
    </w:p>
    <w:p>
      <w:pPr>
        <w:pStyle w:val="Compact"/>
        <w:numPr>
          <w:ilvl w:val="1"/>
          <w:numId w:val="1008"/>
        </w:numPr>
      </w:pPr>
      <w:ins w:id="271" w:author="PR Preview" w:date="2026-01-01T00:00:00Z">
        <w:r>
          <w:rPr>
            <w:rStyle w:val="VerbatimChar"/>
          </w:rPr>
          <w:t xml:space="preserve">devtools::check_win_devel()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- tests on Windows with the development version of R</w:t>
        </w:r>
      </w:ins>
    </w:p>
    <w:p>
      <w:pPr>
        <w:pStyle w:val="Compact"/>
        <w:numPr>
          <w:ilvl w:val="1"/>
          <w:numId w:val="1008"/>
        </w:numPr>
      </w:pPr>
      <w:hyperlink r:id="rId28">
        <w:ins w:id="274" w:author="PR Preview" w:date="2026-01-01T00:00:00Z">
          <w:r>
            <w:rPr>
              <w:rStyle w:val="Hyperlink"/>
            </w:rPr>
            <w:t xml:space="preserve">R-hub</w:t>
          </w:r>
        </w:ins>
      </w:hyperlink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- tests on a wide range of platforms.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In</w:t>
        </w:r>
      </w:ins>
      <w:ins w:id="279" w:author="PR Preview" w:date="2026-01-01T00:00:00Z">
        <w:r>
          <w:t xml:space="preserve"> </w:t>
        </w:r>
      </w:ins>
      <w:hyperlink r:id="rId29">
        <w:ins w:id="280" w:author="PR Preview" w:date="2026-01-01T00:00:00Z">
          <w:r>
            <w:rPr>
              <w:rStyle w:val="Hyperlink"/>
            </w:rPr>
            <w:t xml:space="preserve">rhub v2</w:t>
          </w:r>
        </w:ins>
      </w:hyperlink>
      <w:ins w:id="281" w:author="PR Preview" w:date="2026-01-01T00:00:00Z">
        <w:r>
          <w:t xml:space="preserve">, this runs via GitHub Actions: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run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rPr>
            <w:rStyle w:val="VerbatimChar"/>
          </w:rPr>
          <w:t xml:space="preserve">rhub::rhub_setup()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once to add the workflow to your repository,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then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rPr>
            <w:rStyle w:val="VerbatimChar"/>
          </w:rPr>
          <w:t xml:space="preserve">rhub::rhub_check()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to trigger a check run.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(If you previously used older rhub APIs, see the rhub v2 documentation for migration details.)</w:t>
        </w:r>
      </w:ins>
    </w:p>
    <w:p>
      <w:pPr>
        <w:numPr>
          <w:ilvl w:val="0"/>
          <w:numId w:val="1007"/>
        </w:numPr>
      </w:pPr>
      <w:ins w:id="296" w:author="PR Preview" w:date="2026-01-01T00:00:00Z">
        <w:r>
          <w:rPr>
            <w:b/>
            <w:bCs/>
          </w:rPr>
          <w:t xml:space="preserve">Review CRAN policies</w:t>
        </w:r>
      </w:ins>
      <w:ins w:id="297" w:author="PR Preview" w:date="2026-01-01T00:00:00Z">
        <w:r>
          <w:t xml:space="preserve">: Ensure your package complies with the</w:t>
        </w:r>
      </w:ins>
      <w:ins w:id="298" w:author="PR Preview" w:date="2026-01-01T00:00:00Z">
        <w:r>
          <w:t xml:space="preserve"> </w:t>
        </w:r>
      </w:ins>
      <w:hyperlink r:id="rId30">
        <w:ins w:id="299" w:author="PR Preview" w:date="2026-01-01T00:00:00Z">
          <w:r>
            <w:rPr>
              <w:rStyle w:val="Hyperlink"/>
            </w:rPr>
            <w:t xml:space="preserve">CRAN Repository Policy</w:t>
          </w:r>
        </w:ins>
      </w:hyperlink>
      <w:ins w:id="300" w:author="PR Preview" w:date="2026-01-01T00:00:00Z">
        <w:r>
          <w:t xml:space="preserve">.</w:t>
        </w:r>
      </w:ins>
    </w:p>
    <w:bookmarkEnd w:id="31"/>
    <w:bookmarkStart w:id="33" w:name="submitting-to-cran"/>
    <w:p>
      <w:pPr>
        <w:pStyle w:val="Heading3"/>
      </w:pPr>
      <w:ins w:id="301" w:author="PR Preview" w:date="2026-01-01T00:00:00Z">
        <w:r>
          <w:t xml:space="preserve">10.3 Submitting to CRAN</w:t>
        </w:r>
      </w:ins>
    </w:p>
    <w:p>
      <w:pPr>
        <w:pStyle w:val="FirstParagraph"/>
      </w:pPr>
      <w:ins w:id="302" w:author="PR Preview" w:date="2026-01-01T00:00:00Z">
        <w:r>
          <w:t xml:space="preserve">Once all checks pass, submit with:</w:t>
        </w:r>
      </w:ins>
    </w:p>
    <w:p>
      <w:pPr>
        <w:pStyle w:val="SourceCode"/>
      </w:pPr>
      <w:ins w:id="303" w:author="PR Preview" w:date="2026-01-01T00:00:00Z">
        <w:r>
          <w:rPr>
            <w:rStyle w:val="NormalTok"/>
          </w:rPr>
          <w:t xml:space="preserve">devtools</w:t>
        </w:r>
      </w:ins>
      <w:ins w:id="304" w:author="PR Preview" w:date="2026-01-01T00:00:00Z">
        <w:r>
          <w:rPr>
            <w:rStyle w:val="SpecialCharTok"/>
          </w:rPr>
          <w:t xml:space="preserve">::</w:t>
        </w:r>
      </w:ins>
      <w:ins w:id="305" w:author="PR Preview" w:date="2026-01-01T00:00:00Z">
        <w:r>
          <w:rPr>
            <w:rStyle w:val="FunctionTok"/>
          </w:rPr>
          <w:t xml:space="preserve">submit_cran</w:t>
        </w:r>
      </w:ins>
      <w:ins w:id="306" w:author="PR Preview" w:date="2026-01-01T00:00:00Z">
        <w:r>
          <w:rPr>
            <w:rStyle w:val="NormalTok"/>
          </w:rPr>
          <w:t xml:space="preserve">()</w:t>
        </w:r>
      </w:ins>
    </w:p>
    <w:p>
      <w:pPr>
        <w:pStyle w:val="FirstParagraph"/>
      </w:pPr>
      <w:ins w:id="307" w:author="PR Preview" w:date="2026-01-01T00:00:00Z">
        <w:r>
          <w:t xml:space="preserve">This bundles your package and uploads it to CRAN’s submission portal.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You will receive an email asking you to confirm the submission.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Review time varies; watch for email from CRAN maintainers with acceptance or requested changes.</w:t>
        </w:r>
      </w:ins>
    </w:p>
    <w:p>
      <w:pPr>
        <w:pStyle w:val="BodyText"/>
      </w:pPr>
      <w:ins w:id="312" w:author="PR Preview" w:date="2026-01-01T00:00:00Z">
        <w:r>
          <w:t xml:space="preserve">On the CRAN web submission form that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rPr>
            <w:rStyle w:val="VerbatimChar"/>
          </w:rPr>
          <w:t xml:space="preserve">devtools::submit_cran()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opens,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briefly describe any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rPr>
            <w:rStyle w:val="VerbatimChar"/>
          </w:rPr>
          <w:t xml:space="preserve">R CMD CHECK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notes in the submission comments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and explain why they are acceptable.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Be concise and factual.</w:t>
        </w:r>
      </w:ins>
    </w:p>
    <w:p>
      <w:pPr>
        <w:pStyle w:val="BodyText"/>
      </w:pPr>
      <w:ins w:id="327" w:author="PR Preview" w:date="2026-01-01T00:00:00Z">
        <w:r>
          <w:t xml:space="preserve">For first-time submissions,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also check the</w:t>
        </w:r>
      </w:ins>
      <w:ins w:id="330" w:author="PR Preview" w:date="2026-01-01T00:00:00Z">
        <w:r>
          <w:t xml:space="preserve"> </w:t>
        </w:r>
      </w:ins>
      <w:hyperlink r:id="rId32">
        <w:ins w:id="331" w:author="PR Preview" w:date="2026-01-01T00:00:00Z">
          <w:r>
            <w:rPr>
              <w:rStyle w:val="Hyperlink"/>
            </w:rPr>
            <w:t xml:space="preserve">new submission checklist</w:t>
          </w:r>
        </w:ins>
      </w:hyperlink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in the R Packages book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for additional requirements.</w:t>
        </w:r>
      </w:ins>
    </w:p>
    <w:bookmarkEnd w:id="33"/>
    <w:bookmarkStart w:id="36" w:name="after-cran-acceptance"/>
    <w:p>
      <w:pPr>
        <w:pStyle w:val="Heading3"/>
      </w:pPr>
      <w:ins w:id="336" w:author="PR Preview" w:date="2026-01-01T00:00:00Z">
        <w:r>
          <w:t xml:space="preserve">10.4 After CRAN Acceptance</w:t>
        </w:r>
      </w:ins>
    </w:p>
    <w:p>
      <w:pPr>
        <w:pStyle w:val="FirstParagraph"/>
      </w:pPr>
      <w:ins w:id="337" w:author="PR Preview" w:date="2026-01-01T00:00:00Z">
        <w:r>
          <w:t xml:space="preserve">Once CRAN accepts your package:</w:t>
        </w:r>
      </w:ins>
    </w:p>
    <w:p>
      <w:pPr>
        <w:numPr>
          <w:ilvl w:val="0"/>
          <w:numId w:val="1009"/>
        </w:numPr>
      </w:pPr>
      <w:ins w:id="338" w:author="PR Preview" w:date="2026-01-01T00:00:00Z">
        <w:r>
          <w:rPr>
            <w:b/>
            <w:bCs/>
          </w:rPr>
          <w:t xml:space="preserve">Tag the release and create a GitHub release</w:t>
        </w:r>
      </w:ins>
      <w:ins w:id="339" w:author="PR Preview" w:date="2026-01-01T00:00:00Z">
        <w:r>
          <w:t xml:space="preserve">: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Follow the steps in</w:t>
        </w:r>
      </w:ins>
      <w:ins w:id="342" w:author="PR Preview" w:date="2026-01-01T00:00:00Z">
        <w:r>
          <w:t xml:space="preserve"> </w:t>
        </w:r>
      </w:ins>
      <w:hyperlink w:anchor="sec-create-github-release">
        <w:ins w:id="343" w:author="PR Preview" w:date="2026-01-01T00:00:00Z">
          <w:r>
            <w:rPr>
              <w:rStyle w:val="Hyperlink"/>
            </w:rPr>
            <w:t xml:space="preserve">Section 9</w:t>
          </w:r>
        </w:ins>
      </w:hyperlink>
      <w:ins w:id="344" w:author="PR Preview" w:date="2026-01-01T00:00:00Z">
        <w:r>
          <w:t xml:space="preserve">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using a tag named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rPr>
            <w:rStyle w:val="VerbatimChar"/>
          </w:rPr>
          <w:t xml:space="preserve">v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followed by the version number (e.g.,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rPr>
            <w:rStyle w:val="VerbatimChar"/>
          </w:rPr>
          <w:t xml:space="preserve">v1.2.0</w:t>
        </w:r>
      </w:ins>
      <w:ins w:id="353" w:author="PR Preview" w:date="2026-01-01T00:00:00Z">
        <w:r>
          <w:t xml:space="preserve">).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Copy the relevant section of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rPr>
            <w:rStyle w:val="VerbatimChar"/>
          </w:rPr>
          <w:t xml:space="preserve">NEWS.md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as the release notes.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Tags permanently mark the exact commit that was released,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making it easy to return to or compare against any released version.</w:t>
        </w:r>
      </w:ins>
    </w:p>
    <w:p>
      <w:pPr>
        <w:numPr>
          <w:ilvl w:val="0"/>
          <w:numId w:val="1009"/>
        </w:numPr>
      </w:pPr>
      <w:ins w:id="364" w:author="PR Preview" w:date="2026-01-01T00:00:00Z">
        <w:r>
          <w:rPr>
            <w:b/>
            <w:bCs/>
          </w:rPr>
          <w:t xml:space="preserve">Bump the development version</w:t>
        </w:r>
      </w:ins>
      <w:ins w:id="365" w:author="PR Preview" w:date="2026-01-01T00:00:00Z">
        <w:r>
          <w:t xml:space="preserve">: After releasing,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append the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rPr>
            <w:rStyle w:val="VerbatimChar"/>
          </w:rPr>
          <w:t xml:space="preserve">.9000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development suffix to the current version in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rPr>
            <w:rStyle w:val="VerbatimChar"/>
          </w:rPr>
          <w:t xml:space="preserve">DESCRIPTION</w:t>
        </w:r>
      </w:ins>
      <w:ins w:id="374" w:author="PR Preview" w:date="2026-01-01T00:00:00Z">
        <w:r>
          <w:t xml:space="preserve">:</w:t>
        </w:r>
      </w:ins>
    </w:p>
    <w:p>
      <w:pPr>
        <w:pStyle w:val="SourceCode"/>
        <w:numPr>
          <w:ilvl w:val="0"/>
          <w:numId w:val="1000"/>
        </w:numPr>
      </w:pPr>
      <w:ins w:id="375" w:author="PR Preview" w:date="2026-01-01T00:00:00Z">
        <w:r>
          <w:rPr>
            <w:rStyle w:val="NormalTok"/>
          </w:rPr>
          <w:t xml:space="preserve">usethis</w:t>
        </w:r>
      </w:ins>
      <w:ins w:id="376" w:author="PR Preview" w:date="2026-01-01T00:00:00Z">
        <w:r>
          <w:rPr>
            <w:rStyle w:val="SpecialCharTok"/>
          </w:rPr>
          <w:t xml:space="preserve">::</w:t>
        </w:r>
      </w:ins>
      <w:ins w:id="377" w:author="PR Preview" w:date="2026-01-01T00:00:00Z">
        <w:r>
          <w:rPr>
            <w:rStyle w:val="FunctionTok"/>
          </w:rPr>
          <w:t xml:space="preserve">use_version</w:t>
        </w:r>
      </w:ins>
      <w:ins w:id="378" w:author="PR Preview" w:date="2026-01-01T00:00:00Z">
        <w:r>
          <w:rPr>
            <w:rStyle w:val="NormalTok"/>
          </w:rPr>
          <w:t xml:space="preserve">(</w:t>
        </w:r>
      </w:ins>
      <w:ins w:id="379" w:author="PR Preview" w:date="2026-01-01T00:00:00Z">
        <w:r>
          <w:rPr>
            <w:rStyle w:val="StringTok"/>
          </w:rPr>
          <w:t xml:space="preserve">"dev"</w:t>
        </w:r>
      </w:ins>
      <w:ins w:id="380" w:author="PR Preview" w:date="2026-01-01T00:00:00Z">
        <w:r>
          <w:rPr>
            <w:rStyle w:val="NormalTok"/>
          </w:rPr>
          <w:t xml:space="preserve">)</w:t>
        </w:r>
      </w:ins>
    </w:p>
    <w:p>
      <w:pPr>
        <w:numPr>
          <w:ilvl w:val="0"/>
          <w:numId w:val="1000"/>
        </w:numPr>
      </w:pPr>
      <w:ins w:id="381" w:author="PR Preview" w:date="2026-01-01T00:00:00Z">
        <w:r>
          <w:t xml:space="preserve">For example, after releasing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rPr>
            <w:rStyle w:val="VerbatimChar"/>
          </w:rPr>
          <w:t xml:space="preserve">1.2.0</w:t>
        </w:r>
      </w:ins>
      <w:ins w:id="384" w:author="PR Preview" w:date="2026-01-01T00:00:00Z">
        <w:r>
          <w:t xml:space="preserve">,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the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rPr>
            <w:rStyle w:val="VerbatimChar"/>
          </w:rPr>
          <w:t xml:space="preserve">DESCRIPTION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version becomes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rPr>
            <w:rStyle w:val="VerbatimChar"/>
          </w:rPr>
          <w:t xml:space="preserve">1.2.0.9000</w:t>
        </w:r>
      </w:ins>
      <w:ins w:id="393" w:author="PR Preview" w:date="2026-01-01T00:00:00Z">
        <w:r>
          <w:t xml:space="preserve">.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This signals to contributors that the repository reflects development work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toward the next release.</w:t>
        </w:r>
      </w:ins>
    </w:p>
    <w:p>
      <w:pPr>
        <w:numPr>
          <w:ilvl w:val="0"/>
          <w:numId w:val="1009"/>
        </w:numPr>
      </w:pPr>
      <w:ins w:id="398" w:author="PR Preview" w:date="2026-01-01T00:00:00Z">
        <w:r>
          <w:rPr>
            <w:b/>
            <w:bCs/>
          </w:rPr>
          <w:t xml:space="preserve">Commit the version bump</w:t>
        </w:r>
      </w:ins>
      <w:ins w:id="399" w:author="PR Preview" w:date="2026-01-01T00:00:00Z">
        <w:r>
          <w:t xml:space="preserve">: Stage and commit the updated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rPr>
            <w:rStyle w:val="VerbatimChar"/>
          </w:rPr>
          <w:t xml:space="preserve">DESCRIPTION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(and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rPr>
            <w:rStyle w:val="VerbatimChar"/>
          </w:rPr>
          <w:t xml:space="preserve">NEWS.md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if you added a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rPr>
            <w:rStyle w:val="VerbatimChar"/>
          </w:rPr>
          <w:t xml:space="preserve"># mypackage (development version)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header):</w:t>
        </w:r>
      </w:ins>
    </w:p>
    <w:p>
      <w:pPr>
        <w:pStyle w:val="SourceCode"/>
        <w:numPr>
          <w:ilvl w:val="0"/>
          <w:numId w:val="1000"/>
        </w:numPr>
      </w:pPr>
      <w:ins w:id="412" w:author="PR Preview" w:date="2026-01-01T00:00:00Z">
        <w:r>
          <w:rPr>
            <w:rStyle w:val="FunctionTok"/>
          </w:rPr>
          <w:t xml:space="preserve">git</w:t>
        </w:r>
      </w:ins>
      <w:ins w:id="413" w:author="PR Preview" w:date="2026-01-01T00:00:00Z">
        <w:r>
          <w:rPr>
            <w:rStyle w:val="NormalTok"/>
          </w:rPr>
          <w:t xml:space="preserve"> add DESCRIPTION NEWS.md</w:t>
        </w:r>
      </w:ins>
      <w:ins w:id="414" w:author="PR Preview" w:date="2026-01-01T00:00:00Z">
        <w:r>
          <w:br/>
        </w:r>
      </w:ins>
      <w:ins w:id="415" w:author="PR Preview" w:date="2026-01-01T00:00:00Z">
        <w:r>
          <w:rPr>
            <w:rStyle w:val="FunctionTok"/>
          </w:rPr>
          <w:t xml:space="preserve">git</w:t>
        </w:r>
      </w:ins>
      <w:ins w:id="416" w:author="PR Preview" w:date="2026-01-01T00:00:00Z">
        <w:r>
          <w:rPr>
            <w:rStyle w:val="NormalTok"/>
          </w:rPr>
          <w:t xml:space="preserve"> commit </w:t>
        </w:r>
      </w:ins>
      <w:ins w:id="417" w:author="PR Preview" w:date="2026-01-01T00:00:00Z">
        <w:r>
          <w:rPr>
            <w:rStyle w:val="AttributeTok"/>
          </w:rPr>
          <w:t xml:space="preserve">-m</w:t>
        </w:r>
      </w:ins>
      <w:ins w:id="418" w:author="PR Preview" w:date="2026-01-01T00:00:00Z">
        <w:r>
          <w:rPr>
            <w:rStyle w:val="NormalTok"/>
          </w:rPr>
          <w:t xml:space="preserve"> </w:t>
        </w:r>
      </w:ins>
      <w:ins w:id="419" w:author="PR Preview" w:date="2026-01-01T00:00:00Z">
        <w:r>
          <w:rPr>
            <w:rStyle w:val="StringTok"/>
          </w:rPr>
          <w:t xml:space="preserve">"Start development toward next release (1.2.0.9000)"</w:t>
        </w:r>
      </w:ins>
      <w:ins w:id="420" w:author="PR Preview" w:date="2026-01-01T00:00:00Z">
        <w:r>
          <w:br/>
        </w:r>
      </w:ins>
      <w:ins w:id="421" w:author="PR Preview" w:date="2026-01-01T00:00:00Z">
        <w:r>
          <w:rPr>
            <w:rStyle w:val="FunctionTok"/>
          </w:rPr>
          <w:t xml:space="preserve">git</w:t>
        </w:r>
      </w:ins>
      <w:ins w:id="422" w:author="PR Preview" w:date="2026-01-01T00:00:00Z">
        <w:r>
          <w:rPr>
            <w:rStyle w:val="NormalTok"/>
          </w:rPr>
          <w:t xml:space="preserve"> push</w:t>
        </w:r>
      </w:ins>
    </w:p>
    <w:p>
      <w:pPr>
        <w:numPr>
          <w:ilvl w:val="0"/>
          <w:numId w:val="1009"/>
        </w:numPr>
      </w:pPr>
      <w:ins w:id="423" w:author="PR Preview" w:date="2026-01-01T00:00:00Z">
        <w:r>
          <w:rPr>
            <w:b/>
            <w:bCs/>
          </w:rPr>
          <w:t xml:space="preserve">Track adoption over time</w:t>
        </w:r>
      </w:ins>
      <w:ins w:id="424" w:author="PR Preview" w:date="2026-01-01T00:00:00Z">
        <w:r>
          <w:t xml:space="preserve">: the</w:t>
        </w:r>
      </w:ins>
      <w:ins w:id="425" w:author="PR Preview" w:date="2026-01-01T00:00:00Z">
        <w:r>
          <w:t xml:space="preserve"> </w:t>
        </w:r>
      </w:ins>
      <w:hyperlink r:id="rId34">
        <w:ins w:id="426" w:author="PR Preview" w:date="2026-01-01T00:00:00Z">
          <w:r>
            <w:rPr>
              <w:rStyle w:val="VerbatimChar"/>
            </w:rPr>
            <w:t xml:space="preserve">{Visualize.CRAN.Downloads}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package plots a CRAN package’s download counts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(retrieved via</w:t>
        </w:r>
      </w:ins>
      <w:ins w:id="431" w:author="PR Preview" w:date="2026-01-01T00:00:00Z">
        <w:r>
          <w:t xml:space="preserve"> </w:t>
        </w:r>
      </w:ins>
      <w:hyperlink r:id="rId35">
        <w:ins w:id="432" w:author="PR Preview" w:date="2026-01-01T00:00:00Z">
          <w:r>
            <w:rPr>
              <w:rStyle w:val="VerbatimChar"/>
            </w:rPr>
            <w:t xml:space="preserve">{cranlogs}</w:t>
          </w:r>
        </w:ins>
      </w:hyperlink>
      <w:ins w:id="433" w:author="PR Preview" w:date="2026-01-01T00:00:00Z">
        <w:r>
          <w:t xml:space="preserve">),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producing static, interactive, and multi-package comparison plots,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with moving averages and confidence bands to make trends visible.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With no date range given,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it defaults to the year of downloads ending today:</w:t>
        </w:r>
      </w:ins>
    </w:p>
    <w:p>
      <w:pPr>
        <w:pStyle w:val="SourceCode"/>
        <w:numPr>
          <w:ilvl w:val="0"/>
          <w:numId w:val="1000"/>
        </w:numPr>
      </w:pPr>
      <w:ins w:id="442" w:author="PR Preview" w:date="2026-01-01T00:00:00Z">
        <w:r>
          <w:rPr>
            <w:rStyle w:val="NormalTok"/>
          </w:rPr>
          <w:t xml:space="preserve">Visualize.CRAN.Downloads</w:t>
        </w:r>
      </w:ins>
      <w:ins w:id="443" w:author="PR Preview" w:date="2026-01-01T00:00:00Z">
        <w:r>
          <w:rPr>
            <w:rStyle w:val="SpecialCharTok"/>
          </w:rPr>
          <w:t xml:space="preserve">::</w:t>
        </w:r>
      </w:ins>
      <w:ins w:id="444" w:author="PR Preview" w:date="2026-01-01T00:00:00Z">
        <w:r>
          <w:rPr>
            <w:rStyle w:val="FunctionTok"/>
          </w:rPr>
          <w:t xml:space="preserve">processPckg</w:t>
        </w:r>
      </w:ins>
      <w:ins w:id="445" w:author="PR Preview" w:date="2026-01-01T00:00:00Z">
        <w:r>
          <w:rPr>
            <w:rStyle w:val="NormalTok"/>
          </w:rPr>
          <w:t xml:space="preserve">(</w:t>
        </w:r>
      </w:ins>
      <w:ins w:id="446" w:author="PR Preview" w:date="2026-01-01T00:00:00Z">
        <w:r>
          <w:rPr>
            <w:rStyle w:val="StringTok"/>
          </w:rPr>
          <w:t xml:space="preserve">"yourpackage"</w:t>
        </w:r>
      </w:ins>
      <w:ins w:id="447" w:author="PR Preview" w:date="2026-01-01T00:00:00Z">
        <w:r>
          <w:rPr>
            <w:rStyle w:val="NormalTok"/>
          </w:rPr>
          <w:t xml:space="preserve">)</w:t>
        </w:r>
      </w:ins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2026-10-10T07:39:29Z</dcterms:created>
  <dcterms:modified xsi:type="dcterms:W3CDTF">2026-10-10T07:39:29Z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00:37:13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