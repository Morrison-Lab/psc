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ins w:id="1" w:author="PR Preview" w:date="2026-01-01T00:00:00Z">
        <w:r>
          <w:t xml:space="preserve">R Coding Practices</w:t>
        </w:r>
      </w:ins>
    </w:p>
    <w:p>
      <w:pPr>
        <w:pStyle w:val="Date"/>
      </w:pPr>
      <w:ins w:id="2" w:author="PR Preview" w:date="2026-01-01T00:00:00Z">
        <w:r>
          <w:t xml:space="preserve">Last modified: 2026-10-10 00:23:39 (PDT)</w:t>
        </w:r>
      </w:ins>
    </w:p>
    <w:p>
      <w:pPr>
        <w:pStyle w:val="FirstParagraph"/>
      </w:pPr>
      <w:bookmarkStart w:id="9" w:name="sec-r-coding-practices"/>
      <w:bookmarkEnd w:id="9"/>
    </w:p>
    <w:bookmarkStart w:id="10" w:name="lab-protocols-for-code-and-data"/>
    <w:p>
      <w:pPr>
        <w:pStyle w:val="Heading2"/>
      </w:pPr>
      <w:ins w:id="3" w:author="PR Preview" w:date="2026-01-01T00:00:00Z">
        <w:r>
          <w:t xml:space="preserve">1 Lab Protocols for Code and Data</w:t>
        </w:r>
      </w:ins>
    </w:p>
    <w:p>
      <w:pPr>
        <w:pStyle w:val="FirstParagraph"/>
      </w:pPr>
      <w:ins w:id="4" w:author="PR Preview" w:date="2026-01-01T00:00:00Z">
        <w:r>
          <w:t xml:space="preserve">Just as wet labs have strict safety protocols to ensure reproducible results and prevent contamination, our computational lab has protocols for coding and data management. These protocols are not suggestions—they are essential practices that:</w:t>
        </w:r>
      </w:ins>
    </w:p>
    <w:p>
      <w:pPr>
        <w:pStyle w:val="Compact"/>
        <w:numPr>
          <w:ilvl w:val="0"/>
          <w:numId w:val="1001"/>
        </w:numPr>
      </w:pPr>
      <w:ins w:id="5" w:author="PR Preview" w:date="2026-01-01T00:00:00Z">
        <w:r>
          <w:rPr>
            <w:b/>
            <w:bCs/>
          </w:rPr>
          <w:t xml:space="preserve">Ensure reproducibility</w:t>
        </w:r>
      </w:ins>
      <w:ins w:id="6" w:author="PR Preview" w:date="2026-01-01T00:00:00Z">
        <w:r>
          <w:t xml:space="preserve">: Others (including your future self) can recreate your analysis</w:t>
        </w:r>
      </w:ins>
    </w:p>
    <w:p>
      <w:pPr>
        <w:pStyle w:val="Compact"/>
        <w:numPr>
          <w:ilvl w:val="0"/>
          <w:numId w:val="1001"/>
        </w:numPr>
      </w:pPr>
      <w:ins w:id="7" w:author="PR Preview" w:date="2026-01-01T00:00:00Z">
        <w:r>
          <w:rPr>
            <w:b/>
            <w:bCs/>
          </w:rPr>
          <w:t xml:space="preserve">Prevent errors</w:t>
        </w:r>
      </w:ins>
      <w:ins w:id="8" w:author="PR Preview" w:date="2026-01-01T00:00:00Z">
        <w:r>
          <w:t xml:space="preserve">: Systematic approaches reduce the risk of mistakes</w:t>
        </w:r>
      </w:ins>
    </w:p>
    <w:p>
      <w:pPr>
        <w:pStyle w:val="Compact"/>
        <w:numPr>
          <w:ilvl w:val="0"/>
          <w:numId w:val="1001"/>
        </w:numPr>
      </w:pPr>
      <w:ins w:id="9" w:author="PR Preview" w:date="2026-01-01T00:00:00Z">
        <w:r>
          <w:rPr>
            <w:b/>
            <w:bCs/>
          </w:rPr>
          <w:t xml:space="preserve">Enable collaboration</w:t>
        </w:r>
      </w:ins>
      <w:ins w:id="10" w:author="PR Preview" w:date="2026-01-01T00:00:00Z">
        <w:r>
          <w:t xml:space="preserve">: Consistent practices allow team members to work together efficiently</w:t>
        </w:r>
      </w:ins>
    </w:p>
    <w:p>
      <w:pPr>
        <w:pStyle w:val="Compact"/>
        <w:numPr>
          <w:ilvl w:val="0"/>
          <w:numId w:val="1001"/>
        </w:numPr>
      </w:pPr>
      <w:ins w:id="11" w:author="PR Preview" w:date="2026-01-01T00:00:00Z">
        <w:r>
          <w:rPr>
            <w:b/>
            <w:bCs/>
          </w:rPr>
          <w:t xml:space="preserve">Maintain data integrity</w:t>
        </w:r>
      </w:ins>
      <w:ins w:id="12" w:author="PR Preview" w:date="2026-01-01T00:00:00Z">
        <w:r>
          <w:t xml:space="preserve">: Proper handling prevents data corruption and loss</w:t>
        </w:r>
      </w:ins>
    </w:p>
    <w:p>
      <w:pPr>
        <w:pStyle w:val="Compact"/>
        <w:numPr>
          <w:ilvl w:val="0"/>
          <w:numId w:val="1001"/>
        </w:numPr>
      </w:pPr>
      <w:ins w:id="13" w:author="PR Preview" w:date="2026-01-01T00:00:00Z">
        <w:r>
          <w:rPr>
            <w:b/>
            <w:bCs/>
          </w:rPr>
          <w:t xml:space="preserve">Support publication</w:t>
        </w:r>
      </w:ins>
      <w:ins w:id="14" w:author="PR Preview" w:date="2026-01-01T00:00:00Z">
        <w:r>
          <w:t xml:space="preserve">: Well-documented, reproducible code is increasingly required for publication</w:t>
        </w:r>
      </w:ins>
    </w:p>
    <w:p>
      <w:pPr>
        <w:pStyle w:val="FirstParagraph"/>
      </w:pPr>
      <w:ins w:id="15" w:author="PR Preview" w:date="2026-01-01T00:00:00Z">
        <w:r>
          <w:rPr>
            <w:b/>
            <w:bCs/>
          </w:rPr>
          <w:t xml:space="preserve">Violating these protocols can have serious consequences</w:t>
        </w:r>
      </w:ins>
      <w:ins w:id="16" w:author="PR Preview" w:date="2026-01-01T00:00:00Z">
        <w:r>
          <w:t xml:space="preserve">, including invalid results, wasted time, inability to publish, and damage to scientific credibility. Treat coding and data management protocols with the same seriousness as you would safety protocols in a wet lab.</w:t>
        </w:r>
      </w:ins>
    </w:p>
    <w:bookmarkEnd w:id="10"/>
    <w:bookmarkStart w:id="16" w:name="sec-tool-building"/>
    <w:p>
      <w:pPr>
        <w:pStyle w:val="Heading2"/>
      </w:pPr>
      <w:ins w:id="17" w:author="PR Preview" w:date="2026-01-01T00:00:00Z">
        <w:r>
          <w:t xml:space="preserve">2 The Tool-Building Mindset</w:t>
        </w:r>
      </w:ins>
    </w:p>
    <w:p>
      <w:pPr>
        <w:pStyle w:val="FirstParagraph"/>
      </w:pPr>
      <w:ins w:id="18" w:author="PR Preview" w:date="2026-01-01T00:00:00Z">
        <w:r>
          <w:t xml:space="preserve">A tool is anything that makes a task easier</w:t>
        </w:r>
      </w:ins>
      <w:ins w:id="19" w:author="PR Preview" w:date="2026-01-01T00:00:00Z">
        <w:r>
          <w:t xml:space="preserve"> </w:t>
        </w:r>
      </w:ins>
      <w:ins w:id="20" w:author="PR Preview" w:date="2026-01-01T00:00:00Z">
        <w:r>
          <w:t xml:space="preserve">when that task would otherwise be repetitive, hard, or impossible —</w:t>
        </w:r>
      </w:ins>
      <w:ins w:id="21" w:author="PR Preview" w:date="2026-01-01T00:00:00Z">
        <w:r>
          <w:t xml:space="preserve"> </w:t>
        </w:r>
      </w:ins>
      <w:ins w:id="22" w:author="PR Preview" w:date="2026-01-01T00:00:00Z">
        <w:r>
          <w:t xml:space="preserve">a script, a function, a package, a spreadsheet,</w:t>
        </w:r>
      </w:ins>
      <w:ins w:id="23" w:author="PR Preview" w:date="2026-01-01T00:00:00Z">
        <w:r>
          <w:t xml:space="preserve"> </w:t>
        </w:r>
      </w:ins>
      <w:ins w:id="24" w:author="PR Preview" w:date="2026-01-01T00:00:00Z">
        <w:r>
          <w:t xml:space="preserve">a checklist, or a CI workflow.</w:t>
        </w:r>
      </w:ins>
      <w:ins w:id="25" w:author="PR Preview" w:date="2026-01-01T00:00:00Z">
        <w:r>
          <w:t xml:space="preserve"> </w:t>
        </w:r>
      </w:ins>
      <w:ins w:id="26" w:author="PR Preview" w:date="2026-01-01T00:00:00Z">
        <w:r>
          <w:t xml:space="preserve">Aaron Crosman’s</w:t>
        </w:r>
      </w:ins>
      <w:ins w:id="27" w:author="PR Preview" w:date="2026-01-01T00:00:00Z">
        <w:r>
          <w:t xml:space="preserve"> </w:t>
        </w:r>
      </w:ins>
      <w:hyperlink r:id="rId11">
        <w:ins w:id="28" w:author="PR Preview" w:date="2026-01-01T00:00:00Z">
          <w:r>
            <w:rPr>
              <w:rStyle w:val="Hyperlink"/>
            </w:rPr>
            <w:t xml:space="preserve">Tool Building Mindset</w:t>
          </w:r>
        </w:ins>
      </w:hyperlink>
      <w:ins w:id="29" w:author="PR Preview" w:date="2026-01-01T00:00:00Z">
        <w:r>
          <w:t xml:space="preserve"> </w:t>
        </w:r>
      </w:ins>
      <w:ins w:id="30" w:author="PR Preview" w:date="2026-01-01T00:00:00Z">
        <w:r>
          <w:t xml:space="preserve">argues for taking that expansive view deliberately:</w:t>
        </w:r>
      </w:ins>
      <w:ins w:id="31" w:author="PR Preview" w:date="2026-01-01T00:00:00Z">
        <w:r>
          <w:t xml:space="preserve"> </w:t>
        </w:r>
      </w:ins>
      <w:ins w:id="32" w:author="PR Preview" w:date="2026-01-01T00:00:00Z">
        <w:r>
          <w:t xml:space="preserve">everyone who works with technology should, can, and already does</w:t>
        </w:r>
      </w:ins>
      <w:ins w:id="33" w:author="PR Preview" w:date="2026-01-01T00:00:00Z">
        <w:r>
          <w:t xml:space="preserve"> </w:t>
        </w:r>
      </w:ins>
      <w:ins w:id="34" w:author="PR Preview" w:date="2026-01-01T00:00:00Z">
        <w:r>
          <w:t xml:space="preserve">build tools for themselves,</w:t>
        </w:r>
      </w:ins>
      <w:ins w:id="35" w:author="PR Preview" w:date="2026-01-01T00:00:00Z">
        <w:r>
          <w:t xml:space="preserve"> </w:t>
        </w:r>
      </w:ins>
      <w:ins w:id="36" w:author="PR Preview" w:date="2026-01-01T00:00:00Z">
        <w:r>
          <w:t xml:space="preserve">whether or not they think of themselves as a</w:t>
        </w:r>
      </w:ins>
      <w:ins w:id="37" w:author="PR Preview" w:date="2026-01-01T00:00:00Z">
        <w:r>
          <w:t xml:space="preserve"> </w:t>
        </w:r>
      </w:ins>
      <w:ins w:id="38" w:author="PR Preview" w:date="2026-01-01T00:00:00Z">
        <w:r>
          <w:t xml:space="preserve">“developer.”</w:t>
        </w:r>
      </w:ins>
    </w:p>
    <w:p>
      <w:pPr>
        <w:pStyle w:val="BodyText"/>
      </w:pPr>
      <w:ins w:id="39" w:author="PR Preview" w:date="2026-01-01T00:00:00Z">
        <w:r>
          <w:t xml:space="preserve">The mindset in practice:</w:t>
        </w:r>
      </w:ins>
    </w:p>
    <w:p>
      <w:pPr>
        <w:pStyle w:val="Compact"/>
        <w:numPr>
          <w:ilvl w:val="0"/>
          <w:numId w:val="1002"/>
        </w:numPr>
      </w:pPr>
      <w:ins w:id="40" w:author="PR Preview" w:date="2026-01-01T00:00:00Z">
        <w:r>
          <w:rPr>
            <w:b/>
            <w:bCs/>
          </w:rPr>
          <w:t xml:space="preserve">Notice the friction.</w:t>
        </w:r>
      </w:ins>
      <w:ins w:id="41" w:author="PR Preview" w:date="2026-01-01T00:00:00Z">
        <w:r>
          <w:t xml:space="preserve"> </w:t>
        </w:r>
      </w:ins>
      <w:ins w:id="42" w:author="PR Preview" w:date="2026-01-01T00:00:00Z">
        <w:r>
          <w:t xml:space="preserve">When you catch yourself repeating a task,</w:t>
        </w:r>
      </w:ins>
      <w:ins w:id="43" w:author="PR Preview" w:date="2026-01-01T00:00:00Z">
        <w:r>
          <w:t xml:space="preserve"> </w:t>
        </w:r>
      </w:ins>
      <w:ins w:id="44" w:author="PR Preview" w:date="2026-01-01T00:00:00Z">
        <w:r>
          <w:t xml:space="preserve">following a fragile manual sequence,</w:t>
        </w:r>
      </w:ins>
      <w:ins w:id="45" w:author="PR Preview" w:date="2026-01-01T00:00:00Z">
        <w:r>
          <w:t xml:space="preserve"> </w:t>
        </w:r>
      </w:ins>
      <w:ins w:id="46" w:author="PR Preview" w:date="2026-01-01T00:00:00Z">
        <w:r>
          <w:t xml:space="preserve">or avoiding something because it is tedious,</w:t>
        </w:r>
      </w:ins>
      <w:ins w:id="47" w:author="PR Preview" w:date="2026-01-01T00:00:00Z">
        <w:r>
          <w:t xml:space="preserve"> </w:t>
        </w:r>
      </w:ins>
      <w:ins w:id="48" w:author="PR Preview" w:date="2026-01-01T00:00:00Z">
        <w:r>
          <w:t xml:space="preserve">treat that as a signal to build (or find) a tool for it.</w:t>
        </w:r>
      </w:ins>
    </w:p>
    <w:p>
      <w:pPr>
        <w:pStyle w:val="Compact"/>
        <w:numPr>
          <w:ilvl w:val="0"/>
          <w:numId w:val="1002"/>
        </w:numPr>
      </w:pPr>
      <w:ins w:id="49" w:author="PR Preview" w:date="2026-01-01T00:00:00Z">
        <w:r>
          <w:rPr>
            <w:b/>
            <w:bCs/>
          </w:rPr>
          <w:t xml:space="preserve">Look before you build — then chip away.</w:t>
        </w:r>
      </w:ins>
      <w:ins w:id="50" w:author="PR Preview" w:date="2026-01-01T00:00:00Z">
        <w:r>
          <w:t xml:space="preserve"> </w:t>
        </w:r>
      </w:ins>
      <w:ins w:id="51" w:author="PR Preview" w:date="2026-01-01T00:00:00Z">
        <w:r>
          <w:t xml:space="preserve">Check whether an existing tool already solves the problem</w:t>
        </w:r>
      </w:ins>
      <w:ins w:id="52" w:author="PR Preview" w:date="2026-01-01T00:00:00Z">
        <w:r>
          <w:t xml:space="preserve"> </w:t>
        </w:r>
      </w:ins>
      <w:ins w:id="53" w:author="PR Preview" w:date="2026-01-01T00:00:00Z">
        <w:r>
          <w:t xml:space="preserve">(see</w:t>
        </w:r>
      </w:ins>
      <w:ins w:id="54" w:author="PR Preview" w:date="2026-01-01T00:00:00Z">
        <w:r>
          <w:t xml:space="preserve"> </w:t>
        </w:r>
      </w:ins>
      <w:hyperlink r:id="rId12">
        <w:ins w:id="55" w:author="PR Preview" w:date="2026-01-01T00:00:00Z">
          <w:r>
            <w:rPr>
              <w:rStyle w:val="Hyperlink"/>
            </w:rPr>
            <w:t xml:space="preserve">Prefer Existing Packaged Functions</w:t>
          </w:r>
        </w:ins>
      </w:hyperlink>
      <w:ins w:id="56" w:author="PR Preview" w:date="2026-01-01T00:00:00Z">
        <w:r>
          <w:t xml:space="preserve">);</w:t>
        </w:r>
      </w:ins>
      <w:ins w:id="57" w:author="PR Preview" w:date="2026-01-01T00:00:00Z">
        <w:r>
          <w:t xml:space="preserve"> </w:t>
        </w:r>
      </w:ins>
      <w:ins w:id="58" w:author="PR Preview" w:date="2026-01-01T00:00:00Z">
        <w:r>
          <w:t xml:space="preserve">when nothing quite fits,</w:t>
        </w:r>
      </w:ins>
      <w:ins w:id="59" w:author="PR Preview" w:date="2026-01-01T00:00:00Z">
        <w:r>
          <w:t xml:space="preserve"> </w:t>
        </w:r>
      </w:ins>
      <w:ins w:id="60" w:author="PR Preview" w:date="2026-01-01T00:00:00Z">
        <w:r>
          <w:t xml:space="preserve">don’t let</w:t>
        </w:r>
      </w:ins>
      <w:ins w:id="61" w:author="PR Preview" w:date="2026-01-01T00:00:00Z">
        <w:r>
          <w:t xml:space="preserve"> </w:t>
        </w:r>
      </w:ins>
      <w:ins w:id="62" w:author="PR Preview" w:date="2026-01-01T00:00:00Z">
        <w:r>
          <w:t xml:space="preserve">“not worth the effort”</w:t>
        </w:r>
      </w:ins>
      <w:ins w:id="63" w:author="PR Preview" w:date="2026-01-01T00:00:00Z">
        <w:r>
          <w:t xml:space="preserve"> </w:t>
        </w:r>
      </w:ins>
      <w:ins w:id="64" w:author="PR Preview" w:date="2026-01-01T00:00:00Z">
        <w:r>
          <w:t xml:space="preserve">stop you:</w:t>
        </w:r>
      </w:ins>
      <w:ins w:id="65" w:author="PR Preview" w:date="2026-01-01T00:00:00Z">
        <w:r>
          <w:t xml:space="preserve"> </w:t>
        </w:r>
      </w:ins>
      <w:ins w:id="66" w:author="PR Preview" w:date="2026-01-01T00:00:00Z">
        <w:r>
          <w:t xml:space="preserve">a tool that removes part of an annoying task</w:t>
        </w:r>
      </w:ins>
      <w:ins w:id="67" w:author="PR Preview" w:date="2026-01-01T00:00:00Z">
        <w:r>
          <w:t xml:space="preserve"> </w:t>
        </w:r>
      </w:ins>
      <w:ins w:id="68" w:author="PR Preview" w:date="2026-01-01T00:00:00Z">
        <w:r>
          <w:t xml:space="preserve">is already good enough to start with.</w:t>
        </w:r>
      </w:ins>
    </w:p>
    <w:p>
      <w:pPr>
        <w:pStyle w:val="Compact"/>
        <w:numPr>
          <w:ilvl w:val="0"/>
          <w:numId w:val="1002"/>
        </w:numPr>
      </w:pPr>
      <w:ins w:id="69" w:author="PR Preview" w:date="2026-01-01T00:00:00Z">
        <w:r>
          <w:rPr>
            <w:b/>
            <w:bCs/>
          </w:rPr>
          <w:t xml:space="preserve">Start small and grow the tool as it earns it.</w:t>
        </w:r>
      </w:ins>
      <w:ins w:id="70" w:author="PR Preview" w:date="2026-01-01T00:00:00Z">
        <w:r>
          <w:t xml:space="preserve"> </w:t>
        </w:r>
      </w:ins>
      <w:ins w:id="71" w:author="PR Preview" w:date="2026-01-01T00:00:00Z">
        <w:r>
          <w:t xml:space="preserve">A copy-pasted snippet becomes a function;</w:t>
        </w:r>
      </w:ins>
      <w:ins w:id="72" w:author="PR Preview" w:date="2026-01-01T00:00:00Z">
        <w:r>
          <w:t xml:space="preserve"> </w:t>
        </w:r>
      </w:ins>
      <w:ins w:id="73" w:author="PR Preview" w:date="2026-01-01T00:00:00Z">
        <w:r>
          <w:t xml:space="preserve">a function used across analyses becomes a package</w:t>
        </w:r>
      </w:ins>
      <w:ins w:id="74" w:author="PR Preview" w:date="2026-01-01T00:00:00Z">
        <w:r>
          <w:t xml:space="preserve"> </w:t>
        </w:r>
      </w:ins>
      <w:ins w:id="75" w:author="PR Preview" w:date="2026-01-01T00:00:00Z">
        <w:r>
          <w:t xml:space="preserve">(see</w:t>
        </w:r>
      </w:ins>
      <w:ins w:id="76" w:author="PR Preview" w:date="2026-01-01T00:00:00Z">
        <w:r>
          <w:t xml:space="preserve"> </w:t>
        </w:r>
      </w:ins>
      <w:hyperlink w:anchor="sec-r-workflow">
        <w:ins w:id="77" w:author="PR Preview" w:date="2026-01-01T00:00:00Z">
          <w:r>
            <w:rPr>
              <w:rStyle w:val="Hyperlink"/>
            </w:rPr>
            <w:t xml:space="preserve">Section 4</w:t>
          </w:r>
        </w:ins>
      </w:hyperlink>
      <w:ins w:id="78" w:author="PR Preview" w:date="2026-01-01T00:00:00Z">
        <w:r>
          <w:t xml:space="preserve">);</w:t>
        </w:r>
      </w:ins>
      <w:ins w:id="79" w:author="PR Preview" w:date="2026-01-01T00:00:00Z">
        <w:r>
          <w:t xml:space="preserve"> </w:t>
        </w:r>
      </w:ins>
      <w:ins w:id="80" w:author="PR Preview" w:date="2026-01-01T00:00:00Z">
        <w:r>
          <w:t xml:space="preserve">a workflow copied between repositories becomes a shared,</w:t>
        </w:r>
      </w:ins>
      <w:ins w:id="81" w:author="PR Preview" w:date="2026-01-01T00:00:00Z">
        <w:r>
          <w:t xml:space="preserve"> </w:t>
        </w:r>
      </w:ins>
      <w:ins w:id="82" w:author="PR Preview" w:date="2026-01-01T00:00:00Z">
        <w:r>
          <w:t xml:space="preserve">reusable one.</w:t>
        </w:r>
      </w:ins>
    </w:p>
    <w:p>
      <w:pPr>
        <w:pStyle w:val="Compact"/>
        <w:numPr>
          <w:ilvl w:val="0"/>
          <w:numId w:val="1002"/>
        </w:numPr>
      </w:pPr>
      <w:ins w:id="83" w:author="PR Preview" w:date="2026-01-01T00:00:00Z">
        <w:r>
          <w:rPr>
            <w:b/>
            <w:bCs/>
          </w:rPr>
          <w:t xml:space="preserve">Build for your own repeated use first.</w:t>
        </w:r>
      </w:ins>
      <w:ins w:id="84" w:author="PR Preview" w:date="2026-01-01T00:00:00Z">
        <w:r>
          <w:t xml:space="preserve"> </w:t>
        </w:r>
      </w:ins>
      <w:ins w:id="85" w:author="PR Preview" w:date="2026-01-01T00:00:00Z">
        <w:r>
          <w:t xml:space="preserve">A tool that saves you an hour a week justifies itself quickly,</w:t>
        </w:r>
      </w:ins>
      <w:ins w:id="86" w:author="PR Preview" w:date="2026-01-01T00:00:00Z">
        <w:r>
          <w:t xml:space="preserve"> </w:t>
        </w:r>
      </w:ins>
      <w:ins w:id="87" w:author="PR Preview" w:date="2026-01-01T00:00:00Z">
        <w:r>
          <w:t xml:space="preserve">and the discipline of packaging it (documentation, tests)</w:t>
        </w:r>
      </w:ins>
      <w:ins w:id="88" w:author="PR Preview" w:date="2026-01-01T00:00:00Z">
        <w:r>
          <w:t xml:space="preserve"> </w:t>
        </w:r>
      </w:ins>
      <w:ins w:id="89" w:author="PR Preview" w:date="2026-01-01T00:00:00Z">
        <w:r>
          <w:t xml:space="preserve">makes it usable by the next lab member too.</w:t>
        </w:r>
      </w:ins>
    </w:p>
    <w:p>
      <w:pPr>
        <w:pStyle w:val="Compact"/>
        <w:numPr>
          <w:ilvl w:val="0"/>
          <w:numId w:val="1002"/>
        </w:numPr>
      </w:pPr>
      <w:ins w:id="90" w:author="PR Preview" w:date="2026-01-01T00:00:00Z">
        <w:r>
          <w:rPr>
            <w:b/>
            <w:bCs/>
          </w:rPr>
          <w:t xml:space="preserve">Don’t gold-plate.</w:t>
        </w:r>
      </w:ins>
      <w:ins w:id="91" w:author="PR Preview" w:date="2026-01-01T00:00:00Z">
        <w:r>
          <w:t xml:space="preserve"> </w:t>
        </w:r>
      </w:ins>
      <w:ins w:id="92" w:author="PR Preview" w:date="2026-01-01T00:00:00Z">
        <w:r>
          <w:t xml:space="preserve">The tool only needs to beat doing the task by hand;</w:t>
        </w:r>
      </w:ins>
      <w:ins w:id="93" w:author="PR Preview" w:date="2026-01-01T00:00:00Z">
        <w:r>
          <w:t xml:space="preserve"> </w:t>
        </w:r>
      </w:ins>
      <w:ins w:id="94" w:author="PR Preview" w:date="2026-01-01T00:00:00Z">
        <w:r>
          <w:t xml:space="preserve">polish it further only when its use grows to warrant it.</w:t>
        </w:r>
      </w:ins>
    </w:p>
    <w:p>
      <w:pPr>
        <w:pStyle w:val="FirstParagraph"/>
      </w:pPr>
      <w:ins w:id="95" w:author="PR Preview" w:date="2026-01-01T00:00:00Z">
        <w:r>
          <w:t xml:space="preserve">Much of our lab’s shared infrastructure came from exactly this pattern:</w:t>
        </w:r>
      </w:ins>
      <w:ins w:id="96" w:author="PR Preview" w:date="2026-01-01T00:00:00Z">
        <w:r>
          <w:t xml:space="preserve"> </w:t>
        </w:r>
      </w:ins>
      <w:ins w:id="97" w:author="PR Preview" w:date="2026-01-01T00:00:00Z">
        <w:r>
          <w:t xml:space="preserve">the</w:t>
        </w:r>
      </w:ins>
      <w:ins w:id="98" w:author="PR Preview" w:date="2026-01-01T00:00:00Z">
        <w:r>
          <w:t xml:space="preserve"> </w:t>
        </w:r>
      </w:ins>
      <w:hyperlink r:id="rId13">
        <w:ins w:id="99" w:author="PR Preview" w:date="2026-01-01T00:00:00Z">
          <w:r>
            <w:rPr>
              <w:rStyle w:val="VerbatimChar"/>
            </w:rPr>
            <w:t xml:space="preserve">{snapr}</w:t>
          </w:r>
        </w:ins>
      </w:hyperlink>
      <w:ins w:id="100" w:author="PR Preview" w:date="2026-01-01T00:00:00Z">
        <w:r>
          <w:t xml:space="preserve"> </w:t>
        </w:r>
      </w:ins>
      <w:ins w:id="101" w:author="PR Preview" w:date="2026-01-01T00:00:00Z">
        <w:r>
          <w:t xml:space="preserve">package</w:t>
        </w:r>
      </w:ins>
      <w:ins w:id="102" w:author="PR Preview" w:date="2026-01-01T00:00:00Z">
        <w:r>
          <w:t xml:space="preserve"> </w:t>
        </w:r>
      </w:ins>
      <w:ins w:id="103" w:author="PR Preview" w:date="2026-01-01T00:00:00Z">
        <w:r>
          <w:t xml:space="preserve">packages the lab’s snapshot-testing helpers,</w:t>
        </w:r>
      </w:ins>
      <w:ins w:id="104" w:author="PR Preview" w:date="2026-01-01T00:00:00Z">
        <w:r>
          <w:t xml:space="preserve"> </w:t>
        </w:r>
      </w:ins>
      <w:ins w:id="105" w:author="PR Preview" w:date="2026-01-01T00:00:00Z">
        <w:r>
          <w:t xml:space="preserve">the</w:t>
        </w:r>
      </w:ins>
      <w:ins w:id="106" w:author="PR Preview" w:date="2026-01-01T00:00:00Z">
        <w:r>
          <w:t xml:space="preserve"> </w:t>
        </w:r>
      </w:ins>
      <w:hyperlink r:id="rId14">
        <w:ins w:id="107" w:author="PR Preview" w:date="2026-01-01T00:00:00Z">
          <w:r>
            <w:rPr>
              <w:rStyle w:val="VerbatimChar"/>
            </w:rPr>
            <w:t xml:space="preserve">{lms}</w:t>
          </w:r>
        </w:ins>
      </w:hyperlink>
      <w:ins w:id="108" w:author="PR Preview" w:date="2026-01-01T00:00:00Z">
        <w:r>
          <w:t xml:space="preserve"> </w:t>
        </w:r>
      </w:ins>
      <w:ins w:id="109" w:author="PR Preview" w:date="2026-01-01T00:00:00Z">
        <w:r>
          <w:t xml:space="preserve">linter package packages our shared lint configuration,</w:t>
        </w:r>
      </w:ins>
      <w:ins w:id="110" w:author="PR Preview" w:date="2026-01-01T00:00:00Z">
        <w:r>
          <w:t xml:space="preserve"> </w:t>
        </w:r>
      </w:ins>
      <w:ins w:id="111" w:author="PR Preview" w:date="2026-01-01T00:00:00Z">
        <w:r>
          <w:t xml:space="preserve">and the</w:t>
        </w:r>
      </w:ins>
      <w:ins w:id="112" w:author="PR Preview" w:date="2026-01-01T00:00:00Z">
        <w:r>
          <w:t xml:space="preserve"> </w:t>
        </w:r>
      </w:ins>
      <w:hyperlink r:id="rId15">
        <w:ins w:id="113" w:author="PR Preview" w:date="2026-01-01T00:00:00Z">
          <w:r>
            <w:rPr>
              <w:rStyle w:val="Hyperlink"/>
            </w:rPr>
            <w:t xml:space="preserve">Morrison-Lab/gha</w:t>
          </w:r>
        </w:ins>
      </w:hyperlink>
      <w:ins w:id="114" w:author="PR Preview" w:date="2026-01-01T00:00:00Z">
        <w:r>
          <w:t xml:space="preserve"> </w:t>
        </w:r>
      </w:ins>
      <w:ins w:id="115" w:author="PR Preview" w:date="2026-01-01T00:00:00Z">
        <w:r>
          <w:t xml:space="preserve">repository</w:t>
        </w:r>
      </w:ins>
      <w:ins w:id="116" w:author="PR Preview" w:date="2026-01-01T00:00:00Z">
        <w:r>
          <w:t xml:space="preserve"> </w:t>
        </w:r>
      </w:ins>
      <w:ins w:id="117" w:author="PR Preview" w:date="2026-01-01T00:00:00Z">
        <w:r>
          <w:t xml:space="preserve">collects reusable CI workflows and composite actions</w:t>
        </w:r>
      </w:ins>
      <w:ins w:id="118" w:author="PR Preview" w:date="2026-01-01T00:00:00Z">
        <w:r>
          <w:t xml:space="preserve"> </w:t>
        </w:r>
      </w:ins>
      <w:ins w:id="119" w:author="PR Preview" w:date="2026-01-01T00:00:00Z">
        <w:r>
          <w:t xml:space="preserve">shared across the lab’s repositories.</w:t>
        </w:r>
      </w:ins>
    </w:p>
    <w:bookmarkEnd w:id="16"/>
    <w:bookmarkStart w:id="34" w:name="sec-r-package-tools"/>
    <w:p>
      <w:pPr>
        <w:pStyle w:val="Heading2"/>
      </w:pPr>
      <w:ins w:id="120" w:author="PR Preview" w:date="2026-01-01T00:00:00Z">
        <w:r>
          <w:t xml:space="preserve">3 Essential R Package Development Tools</w:t>
        </w:r>
      </w:ins>
    </w:p>
    <w:p>
      <w:pPr>
        <w:pStyle w:val="FirstParagraph"/>
      </w:pPr>
      <w:ins w:id="121" w:author="PR Preview" w:date="2026-01-01T00:00:00Z">
        <w:r>
          <w:t xml:space="preserve">The following tools are essential for R package development in our lab:</w:t>
        </w:r>
      </w:ins>
    </w:p>
    <w:bookmarkStart w:id="17" w:name="usethis-package-setup-and-management"/>
    <w:p>
      <w:pPr>
        <w:pStyle w:val="Heading3"/>
      </w:pPr>
      <w:ins w:id="122" w:author="PR Preview" w:date="2026-01-01T00:00:00Z">
        <w:r>
          <w:t xml:space="preserve">3.1 usethis: Package Setup and Management</w:t>
        </w:r>
      </w:ins>
    </w:p>
    <w:p>
      <w:pPr>
        <w:pStyle w:val="FirstParagraph"/>
      </w:pPr>
      <w:ins w:id="123" w:author="PR Preview" w:date="2026-01-01T00:00:00Z">
        <w:r>
          <w:rPr>
            <w:rStyle w:val="VerbatimChar"/>
          </w:rPr>
          <w:t xml:space="preserve">usethis</w:t>
        </w:r>
      </w:ins>
      <w:ins w:id="124" w:author="PR Preview" w:date="2026-01-01T00:00:00Z">
        <w:r>
          <w:t xml:space="preserve"> </w:t>
        </w:r>
      </w:ins>
      <w:ins w:id="125" w:author="PR Preview" w:date="2026-01-01T00:00:00Z">
        <w:r>
          <w:t xml:space="preserve">automates common package development tasks:</w:t>
        </w:r>
      </w:ins>
    </w:p>
    <w:p>
      <w:pPr>
        <w:pStyle w:val="SourceCode"/>
      </w:pPr>
      <w:ins w:id="126" w:author="PR Preview" w:date="2026-01-01T00:00:00Z">
        <w:r>
          <w:rPr>
            <w:rStyle w:val="CommentTok"/>
          </w:rPr>
          <w:t xml:space="preserve"># Install usethis</w:t>
        </w:r>
      </w:ins>
      <w:ins w:id="127" w:author="PR Preview" w:date="2026-01-01T00:00:00Z">
        <w:r>
          <w:br/>
        </w:r>
      </w:ins>
      <w:ins w:id="128" w:author="PR Preview" w:date="2026-01-01T00:00:00Z">
        <w:r>
          <w:rPr>
            <w:rStyle w:val="FunctionTok"/>
          </w:rPr>
          <w:t xml:space="preserve">install.packages</w:t>
        </w:r>
      </w:ins>
      <w:ins w:id="129" w:author="PR Preview" w:date="2026-01-01T00:00:00Z">
        <w:r>
          <w:rPr>
            <w:rStyle w:val="NormalTok"/>
          </w:rPr>
          <w:t xml:space="preserve">(</w:t>
        </w:r>
      </w:ins>
      <w:ins w:id="130" w:author="PR Preview" w:date="2026-01-01T00:00:00Z">
        <w:r>
          <w:rPr>
            <w:rStyle w:val="StringTok"/>
          </w:rPr>
          <w:t xml:space="preserve">"usethis"</w:t>
        </w:r>
      </w:ins>
      <w:ins w:id="131" w:author="PR Preview" w:date="2026-01-01T00:00:00Z">
        <w:r>
          <w:rPr>
            <w:rStyle w:val="NormalTok"/>
          </w:rPr>
          <w:t xml:space="preserve">)</w:t>
        </w:r>
      </w:ins>
      <w:ins w:id="132" w:author="PR Preview" w:date="2026-01-01T00:00:00Z">
        <w:r>
          <w:br/>
        </w:r>
      </w:ins>
      <w:ins w:id="133" w:author="PR Preview" w:date="2026-01-01T00:00:00Z">
        <w:r>
          <w:br/>
        </w:r>
      </w:ins>
      <w:ins w:id="134" w:author="PR Preview" w:date="2026-01-01T00:00:00Z">
        <w:r>
          <w:rPr>
            <w:rStyle w:val="CommentTok"/>
          </w:rPr>
          <w:t xml:space="preserve"># Create a new package</w:t>
        </w:r>
      </w:ins>
      <w:ins w:id="135" w:author="PR Preview" w:date="2026-01-01T00:00:00Z">
        <w:r>
          <w:br/>
        </w:r>
      </w:ins>
      <w:ins w:id="136" w:author="PR Preview" w:date="2026-01-01T00:00:00Z">
        <w:r>
          <w:rPr>
            <w:rStyle w:val="NormalTok"/>
          </w:rPr>
          <w:t xml:space="preserve">usethis</w:t>
        </w:r>
      </w:ins>
      <w:ins w:id="137" w:author="PR Preview" w:date="2026-01-01T00:00:00Z">
        <w:r>
          <w:rPr>
            <w:rStyle w:val="SpecialCharTok"/>
          </w:rPr>
          <w:t xml:space="preserve">::</w:t>
        </w:r>
      </w:ins>
      <w:ins w:id="138" w:author="PR Preview" w:date="2026-01-01T00:00:00Z">
        <w:r>
          <w:rPr>
            <w:rStyle w:val="FunctionTok"/>
          </w:rPr>
          <w:t xml:space="preserve">create_package</w:t>
        </w:r>
      </w:ins>
      <w:ins w:id="139" w:author="PR Preview" w:date="2026-01-01T00:00:00Z">
        <w:r>
          <w:rPr>
            <w:rStyle w:val="NormalTok"/>
          </w:rPr>
          <w:t xml:space="preserve">(</w:t>
        </w:r>
      </w:ins>
      <w:ins w:id="140" w:author="PR Preview" w:date="2026-01-01T00:00:00Z">
        <w:r>
          <w:rPr>
            <w:rStyle w:val="StringTok"/>
          </w:rPr>
          <w:t xml:space="preserve">"~/myproject"</w:t>
        </w:r>
      </w:ins>
      <w:ins w:id="141" w:author="PR Preview" w:date="2026-01-01T00:00:00Z">
        <w:r>
          <w:rPr>
            <w:rStyle w:val="NormalTok"/>
          </w:rPr>
          <w:t xml:space="preserve">)</w:t>
        </w:r>
      </w:ins>
      <w:ins w:id="142" w:author="PR Preview" w:date="2026-01-01T00:00:00Z">
        <w:r>
          <w:br/>
        </w:r>
      </w:ins>
      <w:ins w:id="143" w:author="PR Preview" w:date="2026-01-01T00:00:00Z">
        <w:r>
          <w:br/>
        </w:r>
      </w:ins>
      <w:ins w:id="144" w:author="PR Preview" w:date="2026-01-01T00:00:00Z">
        <w:r>
          <w:rPr>
            <w:rStyle w:val="CommentTok"/>
          </w:rPr>
          <w:t xml:space="preserve"># Add common components</w:t>
        </w:r>
      </w:ins>
      <w:ins w:id="145" w:author="PR Preview" w:date="2026-01-01T00:00:00Z">
        <w:r>
          <w:br/>
        </w:r>
      </w:ins>
      <w:ins w:id="146" w:author="PR Preview" w:date="2026-01-01T00:00:00Z">
        <w:r>
          <w:rPr>
            <w:rStyle w:val="NormalTok"/>
          </w:rPr>
          <w:t xml:space="preserve">usethis</w:t>
        </w:r>
      </w:ins>
      <w:ins w:id="147" w:author="PR Preview" w:date="2026-01-01T00:00:00Z">
        <w:r>
          <w:rPr>
            <w:rStyle w:val="SpecialCharTok"/>
          </w:rPr>
          <w:t xml:space="preserve">::</w:t>
        </w:r>
      </w:ins>
      <w:ins w:id="148" w:author="PR Preview" w:date="2026-01-01T00:00:00Z">
        <w:r>
          <w:rPr>
            <w:rStyle w:val="FunctionTok"/>
          </w:rPr>
          <w:t xml:space="preserve">use_mit_license</w:t>
        </w:r>
      </w:ins>
      <w:ins w:id="149" w:author="PR Preview" w:date="2026-01-01T00:00:00Z">
        <w:r>
          <w:rPr>
            <w:rStyle w:val="NormalTok"/>
          </w:rPr>
          <w:t xml:space="preserve">()          </w:t>
        </w:r>
      </w:ins>
      <w:ins w:id="150" w:author="PR Preview" w:date="2026-01-01T00:00:00Z">
        <w:r>
          <w:rPr>
            <w:rStyle w:val="CommentTok"/>
          </w:rPr>
          <w:t xml:space="preserve"># Add a license</w:t>
        </w:r>
      </w:ins>
      <w:ins w:id="151" w:author="PR Preview" w:date="2026-01-01T00:00:00Z">
        <w:r>
          <w:br/>
        </w:r>
      </w:ins>
      <w:ins w:id="152" w:author="PR Preview" w:date="2026-01-01T00:00:00Z">
        <w:r>
          <w:rPr>
            <w:rStyle w:val="NormalTok"/>
          </w:rPr>
          <w:t xml:space="preserve">usethis</w:t>
        </w:r>
      </w:ins>
      <w:ins w:id="153" w:author="PR Preview" w:date="2026-01-01T00:00:00Z">
        <w:r>
          <w:rPr>
            <w:rStyle w:val="SpecialCharTok"/>
          </w:rPr>
          <w:t xml:space="preserve">::</w:t>
        </w:r>
      </w:ins>
      <w:ins w:id="154" w:author="PR Preview" w:date="2026-01-01T00:00:00Z">
        <w:r>
          <w:rPr>
            <w:rStyle w:val="FunctionTok"/>
          </w:rPr>
          <w:t xml:space="preserve">use_git</w:t>
        </w:r>
      </w:ins>
      <w:ins w:id="155" w:author="PR Preview" w:date="2026-01-01T00:00:00Z">
        <w:r>
          <w:rPr>
            <w:rStyle w:val="NormalTok"/>
          </w:rPr>
          <w:t xml:space="preserve">()                  </w:t>
        </w:r>
      </w:ins>
      <w:ins w:id="156" w:author="PR Preview" w:date="2026-01-01T00:00:00Z">
        <w:r>
          <w:rPr>
            <w:rStyle w:val="CommentTok"/>
          </w:rPr>
          <w:t xml:space="preserve"># Initialize git</w:t>
        </w:r>
      </w:ins>
      <w:ins w:id="157" w:author="PR Preview" w:date="2026-01-01T00:00:00Z">
        <w:r>
          <w:br/>
        </w:r>
      </w:ins>
      <w:ins w:id="158" w:author="PR Preview" w:date="2026-01-01T00:00:00Z">
        <w:r>
          <w:rPr>
            <w:rStyle w:val="NormalTok"/>
          </w:rPr>
          <w:t xml:space="preserve">usethis</w:t>
        </w:r>
      </w:ins>
      <w:ins w:id="159" w:author="PR Preview" w:date="2026-01-01T00:00:00Z">
        <w:r>
          <w:rPr>
            <w:rStyle w:val="SpecialCharTok"/>
          </w:rPr>
          <w:t xml:space="preserve">::</w:t>
        </w:r>
      </w:ins>
      <w:ins w:id="160" w:author="PR Preview" w:date="2026-01-01T00:00:00Z">
        <w:r>
          <w:rPr>
            <w:rStyle w:val="FunctionTok"/>
          </w:rPr>
          <w:t xml:space="preserve">use_github</w:t>
        </w:r>
      </w:ins>
      <w:ins w:id="161" w:author="PR Preview" w:date="2026-01-01T00:00:00Z">
        <w:r>
          <w:rPr>
            <w:rStyle w:val="NormalTok"/>
          </w:rPr>
          <w:t xml:space="preserve">()               </w:t>
        </w:r>
      </w:ins>
      <w:ins w:id="162" w:author="PR Preview" w:date="2026-01-01T00:00:00Z">
        <w:r>
          <w:rPr>
            <w:rStyle w:val="CommentTok"/>
          </w:rPr>
          <w:t xml:space="preserve"># Connect to GitHub</w:t>
        </w:r>
      </w:ins>
      <w:ins w:id="163" w:author="PR Preview" w:date="2026-01-01T00:00:00Z">
        <w:r>
          <w:br/>
        </w:r>
      </w:ins>
      <w:ins w:id="164" w:author="PR Preview" w:date="2026-01-01T00:00:00Z">
        <w:r>
          <w:rPr>
            <w:rStyle w:val="NormalTok"/>
          </w:rPr>
          <w:t xml:space="preserve">usethis</w:t>
        </w:r>
      </w:ins>
      <w:ins w:id="165" w:author="PR Preview" w:date="2026-01-01T00:00:00Z">
        <w:r>
          <w:rPr>
            <w:rStyle w:val="SpecialCharTok"/>
          </w:rPr>
          <w:t xml:space="preserve">::</w:t>
        </w:r>
      </w:ins>
      <w:ins w:id="166" w:author="PR Preview" w:date="2026-01-01T00:00:00Z">
        <w:r>
          <w:rPr>
            <w:rStyle w:val="FunctionTok"/>
          </w:rPr>
          <w:t xml:space="preserve">use_testthat</w:t>
        </w:r>
      </w:ins>
      <w:ins w:id="167" w:author="PR Preview" w:date="2026-01-01T00:00:00Z">
        <w:r>
          <w:rPr>
            <w:rStyle w:val="NormalTok"/>
          </w:rPr>
          <w:t xml:space="preserve">()             </w:t>
        </w:r>
      </w:ins>
      <w:ins w:id="168" w:author="PR Preview" w:date="2026-01-01T00:00:00Z">
        <w:r>
          <w:rPr>
            <w:rStyle w:val="CommentTok"/>
          </w:rPr>
          <w:t xml:space="preserve"># Set up testing infrastructure</w:t>
        </w:r>
      </w:ins>
      <w:ins w:id="169" w:author="PR Preview" w:date="2026-01-01T00:00:00Z">
        <w:r>
          <w:br/>
        </w:r>
      </w:ins>
      <w:ins w:id="170" w:author="PR Preview" w:date="2026-01-01T00:00:00Z">
        <w:r>
          <w:rPr>
            <w:rStyle w:val="NormalTok"/>
          </w:rPr>
          <w:t xml:space="preserve">usethis</w:t>
        </w:r>
      </w:ins>
      <w:ins w:id="171" w:author="PR Preview" w:date="2026-01-01T00:00:00Z">
        <w:r>
          <w:rPr>
            <w:rStyle w:val="SpecialCharTok"/>
          </w:rPr>
          <w:t xml:space="preserve">::</w:t>
        </w:r>
      </w:ins>
      <w:ins w:id="172" w:author="PR Preview" w:date="2026-01-01T00:00:00Z">
        <w:r>
          <w:rPr>
            <w:rStyle w:val="FunctionTok"/>
          </w:rPr>
          <w:t xml:space="preserve">use_vignette</w:t>
        </w:r>
      </w:ins>
      <w:ins w:id="173" w:author="PR Preview" w:date="2026-01-01T00:00:00Z">
        <w:r>
          <w:rPr>
            <w:rStyle w:val="NormalTok"/>
          </w:rPr>
          <w:t xml:space="preserve">(</w:t>
        </w:r>
      </w:ins>
      <w:ins w:id="174" w:author="PR Preview" w:date="2026-01-01T00:00:00Z">
        <w:r>
          <w:rPr>
            <w:rStyle w:val="StringTok"/>
          </w:rPr>
          <w:t xml:space="preserve">"intro"</w:t>
        </w:r>
      </w:ins>
      <w:ins w:id="175" w:author="PR Preview" w:date="2026-01-01T00:00:00Z">
        <w:r>
          <w:rPr>
            <w:rStyle w:val="NormalTok"/>
          </w:rPr>
          <w:t xml:space="preserve">)      </w:t>
        </w:r>
      </w:ins>
      <w:ins w:id="176" w:author="PR Preview" w:date="2026-01-01T00:00:00Z">
        <w:r>
          <w:rPr>
            <w:rStyle w:val="CommentTok"/>
          </w:rPr>
          <w:t xml:space="preserve"># Create a vignette (shipped with package)</w:t>
        </w:r>
      </w:ins>
      <w:ins w:id="177" w:author="PR Preview" w:date="2026-01-01T00:00:00Z">
        <w:r>
          <w:br/>
        </w:r>
      </w:ins>
      <w:ins w:id="178" w:author="PR Preview" w:date="2026-01-01T00:00:00Z">
        <w:r>
          <w:rPr>
            <w:rStyle w:val="NormalTok"/>
          </w:rPr>
          <w:t xml:space="preserve">usethis</w:t>
        </w:r>
      </w:ins>
      <w:ins w:id="179" w:author="PR Preview" w:date="2026-01-01T00:00:00Z">
        <w:r>
          <w:rPr>
            <w:rStyle w:val="SpecialCharTok"/>
          </w:rPr>
          <w:t xml:space="preserve">::</w:t>
        </w:r>
      </w:ins>
      <w:ins w:id="180" w:author="PR Preview" w:date="2026-01-01T00:00:00Z">
        <w:r>
          <w:rPr>
            <w:rStyle w:val="FunctionTok"/>
          </w:rPr>
          <w:t xml:space="preserve">use_article</w:t>
        </w:r>
      </w:ins>
      <w:ins w:id="181" w:author="PR Preview" w:date="2026-01-01T00:00:00Z">
        <w:r>
          <w:rPr>
            <w:rStyle w:val="NormalTok"/>
          </w:rPr>
          <w:t xml:space="preserve">(</w:t>
        </w:r>
      </w:ins>
      <w:ins w:id="182" w:author="PR Preview" w:date="2026-01-01T00:00:00Z">
        <w:r>
          <w:rPr>
            <w:rStyle w:val="StringTok"/>
          </w:rPr>
          <w:t xml:space="preserve">"case-study"</w:t>
        </w:r>
      </w:ins>
      <w:ins w:id="183" w:author="PR Preview" w:date="2026-01-01T00:00:00Z">
        <w:r>
          <w:rPr>
            <w:rStyle w:val="NormalTok"/>
          </w:rPr>
          <w:t xml:space="preserve">)  </w:t>
        </w:r>
      </w:ins>
      <w:ins w:id="184" w:author="PR Preview" w:date="2026-01-01T00:00:00Z">
        <w:r>
          <w:rPr>
            <w:rStyle w:val="CommentTok"/>
          </w:rPr>
          <w:t xml:space="preserve"># Create an article (website-only)</w:t>
        </w:r>
      </w:ins>
      <w:ins w:id="185" w:author="PR Preview" w:date="2026-01-01T00:00:00Z">
        <w:r>
          <w:br/>
        </w:r>
      </w:ins>
      <w:ins w:id="186" w:author="PR Preview" w:date="2026-01-01T00:00:00Z">
        <w:r>
          <w:rPr>
            <w:rStyle w:val="NormalTok"/>
          </w:rPr>
          <w:t xml:space="preserve">usethis</w:t>
        </w:r>
      </w:ins>
      <w:ins w:id="187" w:author="PR Preview" w:date="2026-01-01T00:00:00Z">
        <w:r>
          <w:rPr>
            <w:rStyle w:val="SpecialCharTok"/>
          </w:rPr>
          <w:t xml:space="preserve">::</w:t>
        </w:r>
      </w:ins>
      <w:ins w:id="188" w:author="PR Preview" w:date="2026-01-01T00:00:00Z">
        <w:r>
          <w:rPr>
            <w:rStyle w:val="FunctionTok"/>
          </w:rPr>
          <w:t xml:space="preserve">use_data_raw</w:t>
        </w:r>
      </w:ins>
      <w:ins w:id="189" w:author="PR Preview" w:date="2026-01-01T00:00:00Z">
        <w:r>
          <w:rPr>
            <w:rStyle w:val="NormalTok"/>
          </w:rPr>
          <w:t xml:space="preserve">(</w:t>
        </w:r>
      </w:ins>
      <w:ins w:id="190" w:author="PR Preview" w:date="2026-01-01T00:00:00Z">
        <w:r>
          <w:rPr>
            <w:rStyle w:val="StringTok"/>
          </w:rPr>
          <w:t xml:space="preserve">"dataset"</w:t>
        </w:r>
      </w:ins>
      <w:ins w:id="191" w:author="PR Preview" w:date="2026-01-01T00:00:00Z">
        <w:r>
          <w:rPr>
            <w:rStyle w:val="NormalTok"/>
          </w:rPr>
          <w:t xml:space="preserve">)    </w:t>
        </w:r>
      </w:ins>
      <w:ins w:id="192" w:author="PR Preview" w:date="2026-01-01T00:00:00Z">
        <w:r>
          <w:rPr>
            <w:rStyle w:val="CommentTok"/>
          </w:rPr>
          <w:t xml:space="preserve"># Create data processing script</w:t>
        </w:r>
      </w:ins>
      <w:ins w:id="193" w:author="PR Preview" w:date="2026-01-01T00:00:00Z">
        <w:r>
          <w:br/>
        </w:r>
      </w:ins>
      <w:ins w:id="194" w:author="PR Preview" w:date="2026-01-01T00:00:00Z">
        <w:r>
          <w:rPr>
            <w:rStyle w:val="NormalTok"/>
          </w:rPr>
          <w:t xml:space="preserve">usethis</w:t>
        </w:r>
      </w:ins>
      <w:ins w:id="195" w:author="PR Preview" w:date="2026-01-01T00:00:00Z">
        <w:r>
          <w:rPr>
            <w:rStyle w:val="SpecialCharTok"/>
          </w:rPr>
          <w:t xml:space="preserve">::</w:t>
        </w:r>
      </w:ins>
      <w:ins w:id="196" w:author="PR Preview" w:date="2026-01-01T00:00:00Z">
        <w:r>
          <w:rPr>
            <w:rStyle w:val="FunctionTok"/>
          </w:rPr>
          <w:t xml:space="preserve">use_package</w:t>
        </w:r>
      </w:ins>
      <w:ins w:id="197" w:author="PR Preview" w:date="2026-01-01T00:00:00Z">
        <w:r>
          <w:rPr>
            <w:rStyle w:val="NormalTok"/>
          </w:rPr>
          <w:t xml:space="preserve">(</w:t>
        </w:r>
      </w:ins>
      <w:ins w:id="198" w:author="PR Preview" w:date="2026-01-01T00:00:00Z">
        <w:r>
          <w:rPr>
            <w:rStyle w:val="StringTok"/>
          </w:rPr>
          <w:t xml:space="preserve">"dplyr"</w:t>
        </w:r>
      </w:ins>
      <w:ins w:id="199" w:author="PR Preview" w:date="2026-01-01T00:00:00Z">
        <w:r>
          <w:rPr>
            <w:rStyle w:val="NormalTok"/>
          </w:rPr>
          <w:t xml:space="preserve">)       </w:t>
        </w:r>
      </w:ins>
      <w:ins w:id="200" w:author="PR Preview" w:date="2026-01-01T00:00:00Z">
        <w:r>
          <w:rPr>
            <w:rStyle w:val="CommentTok"/>
          </w:rPr>
          <w:t xml:space="preserve"># Add a dependency</w:t>
        </w:r>
      </w:ins>
      <w:ins w:id="201" w:author="PR Preview" w:date="2026-01-01T00:00:00Z">
        <w:r>
          <w:br/>
        </w:r>
      </w:ins>
      <w:ins w:id="202" w:author="PR Preview" w:date="2026-01-01T00:00:00Z">
        <w:r>
          <w:rPr>
            <w:rStyle w:val="NormalTok"/>
          </w:rPr>
          <w:t xml:space="preserve">usethis</w:t>
        </w:r>
      </w:ins>
      <w:ins w:id="203" w:author="PR Preview" w:date="2026-01-01T00:00:00Z">
        <w:r>
          <w:rPr>
            <w:rStyle w:val="SpecialCharTok"/>
          </w:rPr>
          <w:t xml:space="preserve">::</w:t>
        </w:r>
      </w:ins>
      <w:ins w:id="204" w:author="PR Preview" w:date="2026-01-01T00:00:00Z">
        <w:r>
          <w:rPr>
            <w:rStyle w:val="FunctionTok"/>
          </w:rPr>
          <w:t xml:space="preserve">use_pipe</w:t>
        </w:r>
      </w:ins>
      <w:ins w:id="205" w:author="PR Preview" w:date="2026-01-01T00:00:00Z">
        <w:r>
          <w:rPr>
            <w:rStyle w:val="NormalTok"/>
          </w:rPr>
          <w:t xml:space="preserve">()                 </w:t>
        </w:r>
      </w:ins>
      <w:ins w:id="206" w:author="PR Preview" w:date="2026-01-01T00:00:00Z">
        <w:r>
          <w:rPr>
            <w:rStyle w:val="CommentTok"/>
          </w:rPr>
          <w:t xml:space="preserve"># Import magrittr pipe operator (no longer recommended)</w:t>
        </w:r>
      </w:ins>
      <w:ins w:id="207" w:author="PR Preview" w:date="2026-01-01T00:00:00Z">
        <w:r>
          <w:br/>
        </w:r>
      </w:ins>
      <w:ins w:id="208" w:author="PR Preview" w:date="2026-01-01T00:00:00Z">
        <w:r>
          <w:br/>
        </w:r>
      </w:ins>
      <w:ins w:id="209" w:author="PR Preview" w:date="2026-01-01T00:00:00Z">
        <w:r>
          <w:rPr>
            <w:rStyle w:val="CommentTok"/>
          </w:rPr>
          <w:t xml:space="preserve"># Increment version</w:t>
        </w:r>
      </w:ins>
      <w:ins w:id="210" w:author="PR Preview" w:date="2026-01-01T00:00:00Z">
        <w:r>
          <w:br/>
        </w:r>
      </w:ins>
      <w:ins w:id="211" w:author="PR Preview" w:date="2026-01-01T00:00:00Z">
        <w:r>
          <w:rPr>
            <w:rStyle w:val="NormalTok"/>
          </w:rPr>
          <w:t xml:space="preserve">usethis</w:t>
        </w:r>
      </w:ins>
      <w:ins w:id="212" w:author="PR Preview" w:date="2026-01-01T00:00:00Z">
        <w:r>
          <w:rPr>
            <w:rStyle w:val="SpecialCharTok"/>
          </w:rPr>
          <w:t xml:space="preserve">::</w:t>
        </w:r>
      </w:ins>
      <w:ins w:id="213" w:author="PR Preview" w:date="2026-01-01T00:00:00Z">
        <w:r>
          <w:rPr>
            <w:rStyle w:val="FunctionTok"/>
          </w:rPr>
          <w:t xml:space="preserve">use_version</w:t>
        </w:r>
      </w:ins>
      <w:ins w:id="214" w:author="PR Preview" w:date="2026-01-01T00:00:00Z">
        <w:r>
          <w:rPr>
            <w:rStyle w:val="NormalTok"/>
          </w:rPr>
          <w:t xml:space="preserve">()              </w:t>
        </w:r>
      </w:ins>
      <w:ins w:id="215" w:author="PR Preview" w:date="2026-01-01T00:00:00Z">
        <w:r>
          <w:rPr>
            <w:rStyle w:val="CommentTok"/>
          </w:rPr>
          <w:t xml:space="preserve"># Increment package version</w:t>
        </w:r>
      </w:ins>
    </w:p>
    <w:bookmarkEnd w:id="17"/>
    <w:bookmarkStart w:id="21" w:name="devtools-development-workflow"/>
    <w:p>
      <w:pPr>
        <w:pStyle w:val="Heading3"/>
      </w:pPr>
      <w:ins w:id="216" w:author="PR Preview" w:date="2026-01-01T00:00:00Z">
        <w:r>
          <w:t xml:space="preserve">3.2 devtools: Development Workflow</w:t>
        </w:r>
      </w:ins>
    </w:p>
    <w:p>
      <w:pPr>
        <w:pStyle w:val="FirstParagraph"/>
      </w:pPr>
      <w:ins w:id="217" w:author="PR Preview" w:date="2026-01-01T00:00:00Z">
        <w:r>
          <w:rPr>
            <w:rStyle w:val="VerbatimChar"/>
          </w:rPr>
          <w:t xml:space="preserve">devtools</w:t>
        </w:r>
      </w:ins>
      <w:ins w:id="218" w:author="PR Preview" w:date="2026-01-01T00:00:00Z">
        <w:r>
          <w:t xml:space="preserve"> </w:t>
        </w:r>
      </w:ins>
      <w:ins w:id="219" w:author="PR Preview" w:date="2026-01-01T00:00:00Z">
        <w:r>
          <w:t xml:space="preserve">provides the core development workflow:</w:t>
        </w:r>
      </w:ins>
    </w:p>
    <w:p>
      <w:pPr>
        <w:pStyle w:val="SourceCode"/>
      </w:pPr>
      <w:ins w:id="220" w:author="PR Preview" w:date="2026-01-01T00:00:00Z">
        <w:r>
          <w:rPr>
            <w:rStyle w:val="CommentTok"/>
          </w:rPr>
          <w:t xml:space="preserve"># Install devtools</w:t>
        </w:r>
      </w:ins>
      <w:ins w:id="221" w:author="PR Preview" w:date="2026-01-01T00:00:00Z">
        <w:r>
          <w:br/>
        </w:r>
      </w:ins>
      <w:ins w:id="222" w:author="PR Preview" w:date="2026-01-01T00:00:00Z">
        <w:r>
          <w:rPr>
            <w:rStyle w:val="FunctionTok"/>
          </w:rPr>
          <w:t xml:space="preserve">install.packages</w:t>
        </w:r>
      </w:ins>
      <w:ins w:id="223" w:author="PR Preview" w:date="2026-01-01T00:00:00Z">
        <w:r>
          <w:rPr>
            <w:rStyle w:val="NormalTok"/>
          </w:rPr>
          <w:t xml:space="preserve">(</w:t>
        </w:r>
      </w:ins>
      <w:ins w:id="224" w:author="PR Preview" w:date="2026-01-01T00:00:00Z">
        <w:r>
          <w:rPr>
            <w:rStyle w:val="StringTok"/>
          </w:rPr>
          <w:t xml:space="preserve">"devtools"</w:t>
        </w:r>
      </w:ins>
      <w:ins w:id="225" w:author="PR Preview" w:date="2026-01-01T00:00:00Z">
        <w:r>
          <w:rPr>
            <w:rStyle w:val="NormalTok"/>
          </w:rPr>
          <w:t xml:space="preserve">)</w:t>
        </w:r>
      </w:ins>
      <w:ins w:id="226" w:author="PR Preview" w:date="2026-01-01T00:00:00Z">
        <w:r>
          <w:br/>
        </w:r>
      </w:ins>
      <w:ins w:id="227" w:author="PR Preview" w:date="2026-01-01T00:00:00Z">
        <w:r>
          <w:br/>
        </w:r>
      </w:ins>
      <w:ins w:id="228" w:author="PR Preview" w:date="2026-01-01T00:00:00Z">
        <w:r>
          <w:rPr>
            <w:rStyle w:val="CommentTok"/>
          </w:rPr>
          <w:t xml:space="preserve"># Load your package for interactive development</w:t>
        </w:r>
      </w:ins>
      <w:ins w:id="229" w:author="PR Preview" w:date="2026-01-01T00:00:00Z">
        <w:r>
          <w:br/>
        </w:r>
      </w:ins>
      <w:ins w:id="230" w:author="PR Preview" w:date="2026-01-01T00:00:00Z">
        <w:r>
          <w:rPr>
            <w:rStyle w:val="NormalTok"/>
          </w:rPr>
          <w:t xml:space="preserve">devtools</w:t>
        </w:r>
      </w:ins>
      <w:ins w:id="231" w:author="PR Preview" w:date="2026-01-01T00:00:00Z">
        <w:r>
          <w:rPr>
            <w:rStyle w:val="SpecialCharTok"/>
          </w:rPr>
          <w:t xml:space="preserve">::</w:t>
        </w:r>
      </w:ins>
      <w:ins w:id="232" w:author="PR Preview" w:date="2026-01-01T00:00:00Z">
        <w:r>
          <w:rPr>
            <w:rStyle w:val="FunctionTok"/>
          </w:rPr>
          <w:t xml:space="preserve">load_all</w:t>
        </w:r>
      </w:ins>
      <w:ins w:id="233" w:author="PR Preview" w:date="2026-01-01T00:00:00Z">
        <w:r>
          <w:rPr>
            <w:rStyle w:val="NormalTok"/>
          </w:rPr>
          <w:t xml:space="preserve">()                </w:t>
        </w:r>
      </w:ins>
      <w:ins w:id="234" w:author="PR Preview" w:date="2026-01-01T00:00:00Z">
        <w:r>
          <w:rPr>
            <w:rStyle w:val="CommentTok"/>
          </w:rPr>
          <w:t xml:space="preserve"># Like library(), but for development</w:t>
        </w:r>
      </w:ins>
      <w:ins w:id="235" w:author="PR Preview" w:date="2026-01-01T00:00:00Z">
        <w:r>
          <w:br/>
        </w:r>
      </w:ins>
      <w:ins w:id="236" w:author="PR Preview" w:date="2026-01-01T00:00:00Z">
        <w:r>
          <w:br/>
        </w:r>
      </w:ins>
      <w:ins w:id="237" w:author="PR Preview" w:date="2026-01-01T00:00:00Z">
        <w:r>
          <w:rPr>
            <w:rStyle w:val="CommentTok"/>
          </w:rPr>
          <w:t xml:space="preserve"># Documentation</w:t>
        </w:r>
      </w:ins>
      <w:ins w:id="238" w:author="PR Preview" w:date="2026-01-01T00:00:00Z">
        <w:r>
          <w:br/>
        </w:r>
      </w:ins>
      <w:ins w:id="239" w:author="PR Preview" w:date="2026-01-01T00:00:00Z">
        <w:r>
          <w:rPr>
            <w:rStyle w:val="NormalTok"/>
          </w:rPr>
          <w:t xml:space="preserve">devtools</w:t>
        </w:r>
      </w:ins>
      <w:ins w:id="240" w:author="PR Preview" w:date="2026-01-01T00:00:00Z">
        <w:r>
          <w:rPr>
            <w:rStyle w:val="SpecialCharTok"/>
          </w:rPr>
          <w:t xml:space="preserve">::</w:t>
        </w:r>
      </w:ins>
      <w:ins w:id="241" w:author="PR Preview" w:date="2026-01-01T00:00:00Z">
        <w:r>
          <w:rPr>
            <w:rStyle w:val="FunctionTok"/>
          </w:rPr>
          <w:t xml:space="preserve">document</w:t>
        </w:r>
      </w:ins>
      <w:ins w:id="242" w:author="PR Preview" w:date="2026-01-01T00:00:00Z">
        <w:r>
          <w:rPr>
            <w:rStyle w:val="NormalTok"/>
          </w:rPr>
          <w:t xml:space="preserve">()                </w:t>
        </w:r>
      </w:ins>
      <w:ins w:id="243" w:author="PR Preview" w:date="2026-01-01T00:00:00Z">
        <w:r>
          <w:rPr>
            <w:rStyle w:val="CommentTok"/>
          </w:rPr>
          <w:t xml:space="preserve"># Generate documentation from roxygen2</w:t>
        </w:r>
      </w:ins>
      <w:ins w:id="244" w:author="PR Preview" w:date="2026-01-01T00:00:00Z">
        <w:r>
          <w:br/>
        </w:r>
      </w:ins>
      <w:ins w:id="245" w:author="PR Preview" w:date="2026-01-01T00:00:00Z">
        <w:r>
          <w:br/>
        </w:r>
      </w:ins>
      <w:ins w:id="246" w:author="PR Preview" w:date="2026-01-01T00:00:00Z">
        <w:r>
          <w:rPr>
            <w:rStyle w:val="CommentTok"/>
          </w:rPr>
          <w:t xml:space="preserve"># Testing</w:t>
        </w:r>
      </w:ins>
      <w:ins w:id="247" w:author="PR Preview" w:date="2026-01-01T00:00:00Z">
        <w:r>
          <w:br/>
        </w:r>
      </w:ins>
      <w:ins w:id="248" w:author="PR Preview" w:date="2026-01-01T00:00:00Z">
        <w:r>
          <w:rPr>
            <w:rStyle w:val="NormalTok"/>
          </w:rPr>
          <w:t xml:space="preserve">devtools</w:t>
        </w:r>
      </w:ins>
      <w:ins w:id="249" w:author="PR Preview" w:date="2026-01-01T00:00:00Z">
        <w:r>
          <w:rPr>
            <w:rStyle w:val="SpecialCharTok"/>
          </w:rPr>
          <w:t xml:space="preserve">::</w:t>
        </w:r>
      </w:ins>
      <w:ins w:id="250" w:author="PR Preview" w:date="2026-01-01T00:00:00Z">
        <w:r>
          <w:rPr>
            <w:rStyle w:val="FunctionTok"/>
          </w:rPr>
          <w:t xml:space="preserve">test</w:t>
        </w:r>
      </w:ins>
      <w:ins w:id="251" w:author="PR Preview" w:date="2026-01-01T00:00:00Z">
        <w:r>
          <w:rPr>
            <w:rStyle w:val="NormalTok"/>
          </w:rPr>
          <w:t xml:space="preserve">()                    </w:t>
        </w:r>
      </w:ins>
      <w:ins w:id="252" w:author="PR Preview" w:date="2026-01-01T00:00:00Z">
        <w:r>
          <w:rPr>
            <w:rStyle w:val="CommentTok"/>
          </w:rPr>
          <w:t xml:space="preserve"># Run all tests</w:t>
        </w:r>
      </w:ins>
      <w:ins w:id="253" w:author="PR Preview" w:date="2026-01-01T00:00:00Z">
        <w:r>
          <w:br/>
        </w:r>
      </w:ins>
      <w:ins w:id="254" w:author="PR Preview" w:date="2026-01-01T00:00:00Z">
        <w:r>
          <w:rPr>
            <w:rStyle w:val="NormalTok"/>
          </w:rPr>
          <w:t xml:space="preserve">devtools</w:t>
        </w:r>
      </w:ins>
      <w:ins w:id="255" w:author="PR Preview" w:date="2026-01-01T00:00:00Z">
        <w:r>
          <w:rPr>
            <w:rStyle w:val="SpecialCharTok"/>
          </w:rPr>
          <w:t xml:space="preserve">::</w:t>
        </w:r>
      </w:ins>
      <w:ins w:id="256" w:author="PR Preview" w:date="2026-01-01T00:00:00Z">
        <w:r>
          <w:rPr>
            <w:rStyle w:val="FunctionTok"/>
          </w:rPr>
          <w:t xml:space="preserve">test_active_file</w:t>
        </w:r>
      </w:ins>
      <w:ins w:id="257" w:author="PR Preview" w:date="2026-01-01T00:00:00Z">
        <w:r>
          <w:rPr>
            <w:rStyle w:val="NormalTok"/>
          </w:rPr>
          <w:t xml:space="preserve">()        </w:t>
        </w:r>
      </w:ins>
      <w:ins w:id="258" w:author="PR Preview" w:date="2026-01-01T00:00:00Z">
        <w:r>
          <w:rPr>
            <w:rStyle w:val="CommentTok"/>
          </w:rPr>
          <w:t xml:space="preserve"># Run tests in current file</w:t>
        </w:r>
      </w:ins>
      <w:ins w:id="259" w:author="PR Preview" w:date="2026-01-01T00:00:00Z">
        <w:r>
          <w:br/>
        </w:r>
      </w:ins>
      <w:ins w:id="260" w:author="PR Preview" w:date="2026-01-01T00:00:00Z">
        <w:r>
          <w:br/>
        </w:r>
      </w:ins>
      <w:ins w:id="261" w:author="PR Preview" w:date="2026-01-01T00:00:00Z">
        <w:r>
          <w:rPr>
            <w:rStyle w:val="CommentTok"/>
          </w:rPr>
          <w:t xml:space="preserve"># Checking</w:t>
        </w:r>
      </w:ins>
      <w:ins w:id="262" w:author="PR Preview" w:date="2026-01-01T00:00:00Z">
        <w:r>
          <w:br/>
        </w:r>
      </w:ins>
      <w:ins w:id="263" w:author="PR Preview" w:date="2026-01-01T00:00:00Z">
        <w:r>
          <w:rPr>
            <w:rStyle w:val="NormalTok"/>
          </w:rPr>
          <w:t xml:space="preserve">devtools</w:t>
        </w:r>
      </w:ins>
      <w:ins w:id="264" w:author="PR Preview" w:date="2026-01-01T00:00:00Z">
        <w:r>
          <w:rPr>
            <w:rStyle w:val="SpecialCharTok"/>
          </w:rPr>
          <w:t xml:space="preserve">::</w:t>
        </w:r>
      </w:ins>
      <w:ins w:id="265" w:author="PR Preview" w:date="2026-01-01T00:00:00Z">
        <w:r>
          <w:rPr>
            <w:rStyle w:val="FunctionTok"/>
          </w:rPr>
          <w:t xml:space="preserve">check</w:t>
        </w:r>
      </w:ins>
      <w:ins w:id="266" w:author="PR Preview" w:date="2026-01-01T00:00:00Z">
        <w:r>
          <w:rPr>
            <w:rStyle w:val="NormalTok"/>
          </w:rPr>
          <w:t xml:space="preserve">()                   </w:t>
        </w:r>
      </w:ins>
      <w:ins w:id="267" w:author="PR Preview" w:date="2026-01-01T00:00:00Z">
        <w:r>
          <w:rPr>
            <w:rStyle w:val="CommentTok"/>
          </w:rPr>
          <w:t xml:space="preserve"># R CMD check (comprehensive validation)</w:t>
        </w:r>
      </w:ins>
      <w:ins w:id="268" w:author="PR Preview" w:date="2026-01-01T00:00:00Z">
        <w:r>
          <w:br/>
        </w:r>
      </w:ins>
      <w:ins w:id="269" w:author="PR Preview" w:date="2026-01-01T00:00:00Z">
        <w:r>
          <w:rPr>
            <w:rStyle w:val="NormalTok"/>
          </w:rPr>
          <w:t xml:space="preserve">devtools</w:t>
        </w:r>
      </w:ins>
      <w:ins w:id="270" w:author="PR Preview" w:date="2026-01-01T00:00:00Z">
        <w:r>
          <w:rPr>
            <w:rStyle w:val="SpecialCharTok"/>
          </w:rPr>
          <w:t xml:space="preserve">::</w:t>
        </w:r>
      </w:ins>
      <w:ins w:id="271" w:author="PR Preview" w:date="2026-01-01T00:00:00Z">
        <w:r>
          <w:rPr>
            <w:rStyle w:val="FunctionTok"/>
          </w:rPr>
          <w:t xml:space="preserve">check_man</w:t>
        </w:r>
      </w:ins>
      <w:ins w:id="272" w:author="PR Preview" w:date="2026-01-01T00:00:00Z">
        <w:r>
          <w:rPr>
            <w:rStyle w:val="NormalTok"/>
          </w:rPr>
          <w:t xml:space="preserve">()               </w:t>
        </w:r>
      </w:ins>
      <w:ins w:id="273" w:author="PR Preview" w:date="2026-01-01T00:00:00Z">
        <w:r>
          <w:rPr>
            <w:rStyle w:val="CommentTok"/>
          </w:rPr>
          <w:t xml:space="preserve"># Check documentation only</w:t>
        </w:r>
      </w:ins>
      <w:ins w:id="274" w:author="PR Preview" w:date="2026-01-01T00:00:00Z">
        <w:r>
          <w:br/>
        </w:r>
      </w:ins>
      <w:ins w:id="275" w:author="PR Preview" w:date="2026-01-01T00:00:00Z">
        <w:r>
          <w:br/>
        </w:r>
      </w:ins>
      <w:ins w:id="276" w:author="PR Preview" w:date="2026-01-01T00:00:00Z">
        <w:r>
          <w:rPr>
            <w:rStyle w:val="CommentTok"/>
          </w:rPr>
          <w:t xml:space="preserve"># Dependencies</w:t>
        </w:r>
      </w:ins>
      <w:ins w:id="277" w:author="PR Preview" w:date="2026-01-01T00:00:00Z">
        <w:r>
          <w:br/>
        </w:r>
      </w:ins>
      <w:ins w:id="278" w:author="PR Preview" w:date="2026-01-01T00:00:00Z">
        <w:r>
          <w:rPr>
            <w:rStyle w:val="NormalTok"/>
          </w:rPr>
          <w:t xml:space="preserve">devtools</w:t>
        </w:r>
      </w:ins>
      <w:ins w:id="279" w:author="PR Preview" w:date="2026-01-01T00:00:00Z">
        <w:r>
          <w:rPr>
            <w:rStyle w:val="SpecialCharTok"/>
          </w:rPr>
          <w:t xml:space="preserve">::</w:t>
        </w:r>
      </w:ins>
      <w:ins w:id="280" w:author="PR Preview" w:date="2026-01-01T00:00:00Z">
        <w:r>
          <w:rPr>
            <w:rStyle w:val="FunctionTok"/>
          </w:rPr>
          <w:t xml:space="preserve">install_dev_deps</w:t>
        </w:r>
      </w:ins>
      <w:ins w:id="281" w:author="PR Preview" w:date="2026-01-01T00:00:00Z">
        <w:r>
          <w:rPr>
            <w:rStyle w:val="NormalTok"/>
          </w:rPr>
          <w:t xml:space="preserve">()        </w:t>
        </w:r>
      </w:ins>
      <w:ins w:id="282" w:author="PR Preview" w:date="2026-01-01T00:00:00Z">
        <w:r>
          <w:rPr>
            <w:rStyle w:val="CommentTok"/>
          </w:rPr>
          <w:t xml:space="preserve"># Install all development dependencies</w:t>
        </w:r>
      </w:ins>
      <w:ins w:id="283" w:author="PR Preview" w:date="2026-01-01T00:00:00Z">
        <w:r>
          <w:br/>
        </w:r>
      </w:ins>
      <w:ins w:id="284" w:author="PR Preview" w:date="2026-01-01T00:00:00Z">
        <w:r>
          <w:br/>
        </w:r>
      </w:ins>
      <w:ins w:id="285" w:author="PR Preview" w:date="2026-01-01T00:00:00Z">
        <w:r>
          <w:rPr>
            <w:rStyle w:val="CommentTok"/>
          </w:rPr>
          <w:t xml:space="preserve"># Building</w:t>
        </w:r>
      </w:ins>
      <w:ins w:id="286" w:author="PR Preview" w:date="2026-01-01T00:00:00Z">
        <w:r>
          <w:br/>
        </w:r>
      </w:ins>
      <w:ins w:id="287" w:author="PR Preview" w:date="2026-01-01T00:00:00Z">
        <w:r>
          <w:rPr>
            <w:rStyle w:val="NormalTok"/>
          </w:rPr>
          <w:t xml:space="preserve">devtools</w:t>
        </w:r>
      </w:ins>
      <w:ins w:id="288" w:author="PR Preview" w:date="2026-01-01T00:00:00Z">
        <w:r>
          <w:rPr>
            <w:rStyle w:val="SpecialCharTok"/>
          </w:rPr>
          <w:t xml:space="preserve">::</w:t>
        </w:r>
      </w:ins>
      <w:ins w:id="289" w:author="PR Preview" w:date="2026-01-01T00:00:00Z">
        <w:r>
          <w:rPr>
            <w:rStyle w:val="FunctionTok"/>
          </w:rPr>
          <w:t xml:space="preserve">build</w:t>
        </w:r>
      </w:ins>
      <w:ins w:id="290" w:author="PR Preview" w:date="2026-01-01T00:00:00Z">
        <w:r>
          <w:rPr>
            <w:rStyle w:val="NormalTok"/>
          </w:rPr>
          <w:t xml:space="preserve">()                   </w:t>
        </w:r>
      </w:ins>
      <w:ins w:id="291" w:author="PR Preview" w:date="2026-01-01T00:00:00Z">
        <w:r>
          <w:rPr>
            <w:rStyle w:val="CommentTok"/>
          </w:rPr>
          <w:t xml:space="preserve"># Build package bundle</w:t>
        </w:r>
      </w:ins>
      <w:ins w:id="292" w:author="PR Preview" w:date="2026-01-01T00:00:00Z">
        <w:r>
          <w:br/>
        </w:r>
      </w:ins>
      <w:ins w:id="293" w:author="PR Preview" w:date="2026-01-01T00:00:00Z">
        <w:r>
          <w:rPr>
            <w:rStyle w:val="NormalTok"/>
          </w:rPr>
          <w:t xml:space="preserve">devtools</w:t>
        </w:r>
      </w:ins>
      <w:ins w:id="294" w:author="PR Preview" w:date="2026-01-01T00:00:00Z">
        <w:r>
          <w:rPr>
            <w:rStyle w:val="SpecialCharTok"/>
          </w:rPr>
          <w:t xml:space="preserve">::</w:t>
        </w:r>
      </w:ins>
      <w:ins w:id="295" w:author="PR Preview" w:date="2026-01-01T00:00:00Z">
        <w:r>
          <w:rPr>
            <w:rStyle w:val="FunctionTok"/>
          </w:rPr>
          <w:t xml:space="preserve">install</w:t>
        </w:r>
      </w:ins>
      <w:ins w:id="296" w:author="PR Preview" w:date="2026-01-01T00:00:00Z">
        <w:r>
          <w:rPr>
            <w:rStyle w:val="NormalTok"/>
          </w:rPr>
          <w:t xml:space="preserve">()                 </w:t>
        </w:r>
      </w:ins>
      <w:ins w:id="297" w:author="PR Preview" w:date="2026-01-01T00:00:00Z">
        <w:r>
          <w:rPr>
            <w:rStyle w:val="CommentTok"/>
          </w:rPr>
          <w:t xml:space="preserve"># Install package locally</w:t>
        </w:r>
      </w:ins>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ins w:id="298" w:author="PR Preview" w:date="2026-01-01T00:00:00Z">
        <w:r>
          <w:t xml:space="preserve">3.3 pkgdown: Package Websites</w:t>
        </w:r>
      </w:ins>
    </w:p>
    <w:p>
      <w:pPr>
        <w:pStyle w:val="FirstParagraph"/>
      </w:pPr>
      <w:ins w:id="299" w:author="PR Preview" w:date="2026-01-01T00:00:00Z">
        <w:r>
          <w:rPr>
            <w:rStyle w:val="VerbatimChar"/>
          </w:rPr>
          <w:t xml:space="preserve">pkgdown</w:t>
        </w:r>
      </w:ins>
      <w:ins w:id="300" w:author="PR Preview" w:date="2026-01-01T00:00:00Z">
        <w:r>
          <w:t xml:space="preserve"> </w:t>
        </w:r>
      </w:ins>
      <w:ins w:id="301" w:author="PR Preview" w:date="2026-01-01T00:00:00Z">
        <w:r>
          <w:t xml:space="preserve">builds beautiful documentation websites from your package:</w:t>
        </w:r>
      </w:ins>
    </w:p>
    <w:p>
      <w:pPr>
        <w:pStyle w:val="SourceCode"/>
      </w:pPr>
      <w:ins w:id="302" w:author="PR Preview" w:date="2026-01-01T00:00:00Z">
        <w:r>
          <w:rPr>
            <w:rStyle w:val="CommentTok"/>
          </w:rPr>
          <w:t xml:space="preserve"># Install pkgdown</w:t>
        </w:r>
      </w:ins>
      <w:ins w:id="303" w:author="PR Preview" w:date="2026-01-01T00:00:00Z">
        <w:r>
          <w:br/>
        </w:r>
      </w:ins>
      <w:ins w:id="304" w:author="PR Preview" w:date="2026-01-01T00:00:00Z">
        <w:r>
          <w:rPr>
            <w:rStyle w:val="FunctionTok"/>
          </w:rPr>
          <w:t xml:space="preserve">install.packages</w:t>
        </w:r>
      </w:ins>
      <w:ins w:id="305" w:author="PR Preview" w:date="2026-01-01T00:00:00Z">
        <w:r>
          <w:rPr>
            <w:rStyle w:val="NormalTok"/>
          </w:rPr>
          <w:t xml:space="preserve">(</w:t>
        </w:r>
      </w:ins>
      <w:ins w:id="306" w:author="PR Preview" w:date="2026-01-01T00:00:00Z">
        <w:r>
          <w:rPr>
            <w:rStyle w:val="StringTok"/>
          </w:rPr>
          <w:t xml:space="preserve">"pkgdown"</w:t>
        </w:r>
      </w:ins>
      <w:ins w:id="307" w:author="PR Preview" w:date="2026-01-01T00:00:00Z">
        <w:r>
          <w:rPr>
            <w:rStyle w:val="NormalTok"/>
          </w:rPr>
          <w:t xml:space="preserve">)</w:t>
        </w:r>
      </w:ins>
      <w:ins w:id="308" w:author="PR Preview" w:date="2026-01-01T00:00:00Z">
        <w:r>
          <w:br/>
        </w:r>
      </w:ins>
      <w:ins w:id="309" w:author="PR Preview" w:date="2026-01-01T00:00:00Z">
        <w:r>
          <w:br/>
        </w:r>
      </w:ins>
      <w:ins w:id="310" w:author="PR Preview" w:date="2026-01-01T00:00:00Z">
        <w:r>
          <w:rPr>
            <w:rStyle w:val="CommentTok"/>
          </w:rPr>
          <w:t xml:space="preserve"># Set up pkgdown</w:t>
        </w:r>
      </w:ins>
      <w:ins w:id="311" w:author="PR Preview" w:date="2026-01-01T00:00:00Z">
        <w:r>
          <w:br/>
        </w:r>
      </w:ins>
      <w:ins w:id="312" w:author="PR Preview" w:date="2026-01-01T00:00:00Z">
        <w:r>
          <w:rPr>
            <w:rStyle w:val="NormalTok"/>
          </w:rPr>
          <w:t xml:space="preserve">usethis</w:t>
        </w:r>
      </w:ins>
      <w:ins w:id="313" w:author="PR Preview" w:date="2026-01-01T00:00:00Z">
        <w:r>
          <w:rPr>
            <w:rStyle w:val="SpecialCharTok"/>
          </w:rPr>
          <w:t xml:space="preserve">::</w:t>
        </w:r>
      </w:ins>
      <w:ins w:id="314" w:author="PR Preview" w:date="2026-01-01T00:00:00Z">
        <w:r>
          <w:rPr>
            <w:rStyle w:val="FunctionTok"/>
          </w:rPr>
          <w:t xml:space="preserve">use_pkgdown</w:t>
        </w:r>
      </w:ins>
      <w:ins w:id="315" w:author="PR Preview" w:date="2026-01-01T00:00:00Z">
        <w:r>
          <w:rPr>
            <w:rStyle w:val="NormalTok"/>
          </w:rPr>
          <w:t xml:space="preserve">()</w:t>
        </w:r>
      </w:ins>
      <w:ins w:id="316" w:author="PR Preview" w:date="2026-01-01T00:00:00Z">
        <w:r>
          <w:br/>
        </w:r>
      </w:ins>
      <w:ins w:id="317" w:author="PR Preview" w:date="2026-01-01T00:00:00Z">
        <w:r>
          <w:br/>
        </w:r>
      </w:ins>
      <w:ins w:id="318" w:author="PR Preview" w:date="2026-01-01T00:00:00Z">
        <w:r>
          <w:rPr>
            <w:rStyle w:val="CommentTok"/>
          </w:rPr>
          <w:t xml:space="preserve"># Build website locally</w:t>
        </w:r>
      </w:ins>
      <w:ins w:id="319" w:author="PR Preview" w:date="2026-01-01T00:00:00Z">
        <w:r>
          <w:br/>
        </w:r>
      </w:ins>
      <w:ins w:id="320" w:author="PR Preview" w:date="2026-01-01T00:00:00Z">
        <w:r>
          <w:rPr>
            <w:rStyle w:val="NormalTok"/>
          </w:rPr>
          <w:t xml:space="preserve">pkgdown</w:t>
        </w:r>
      </w:ins>
      <w:ins w:id="321" w:author="PR Preview" w:date="2026-01-01T00:00:00Z">
        <w:r>
          <w:rPr>
            <w:rStyle w:val="SpecialCharTok"/>
          </w:rPr>
          <w:t xml:space="preserve">::</w:t>
        </w:r>
      </w:ins>
      <w:ins w:id="322" w:author="PR Preview" w:date="2026-01-01T00:00:00Z">
        <w:r>
          <w:rPr>
            <w:rStyle w:val="FunctionTok"/>
          </w:rPr>
          <w:t xml:space="preserve">build_site</w:t>
        </w:r>
      </w:ins>
      <w:ins w:id="323" w:author="PR Preview" w:date="2026-01-01T00:00:00Z">
        <w:r>
          <w:rPr>
            <w:rStyle w:val="NormalTok"/>
          </w:rPr>
          <w:t xml:space="preserve">()</w:t>
        </w:r>
      </w:ins>
      <w:ins w:id="324" w:author="PR Preview" w:date="2026-01-01T00:00:00Z">
        <w:r>
          <w:br/>
        </w:r>
      </w:ins>
      <w:ins w:id="325" w:author="PR Preview" w:date="2026-01-01T00:00:00Z">
        <w:r>
          <w:br/>
        </w:r>
      </w:ins>
      <w:ins w:id="326" w:author="PR Preview" w:date="2026-01-01T00:00:00Z">
        <w:r>
          <w:rPr>
            <w:rStyle w:val="CommentTok"/>
          </w:rPr>
          <w:t xml:space="preserve"># Preview in browser</w:t>
        </w:r>
      </w:ins>
      <w:ins w:id="327" w:author="PR Preview" w:date="2026-01-01T00:00:00Z">
        <w:r>
          <w:br/>
        </w:r>
      </w:ins>
      <w:ins w:id="328" w:author="PR Preview" w:date="2026-01-01T00:00:00Z">
        <w:r>
          <w:rPr>
            <w:rStyle w:val="NormalTok"/>
          </w:rPr>
          <w:t xml:space="preserve">pkgdown</w:t>
        </w:r>
      </w:ins>
      <w:ins w:id="329" w:author="PR Preview" w:date="2026-01-01T00:00:00Z">
        <w:r>
          <w:rPr>
            <w:rStyle w:val="SpecialCharTok"/>
          </w:rPr>
          <w:t xml:space="preserve">::</w:t>
        </w:r>
      </w:ins>
      <w:ins w:id="330" w:author="PR Preview" w:date="2026-01-01T00:00:00Z">
        <w:r>
          <w:rPr>
            <w:rStyle w:val="FunctionTok"/>
          </w:rPr>
          <w:t xml:space="preserve">build_site</w:t>
        </w:r>
      </w:ins>
      <w:ins w:id="331" w:author="PR Preview" w:date="2026-01-01T00:00:00Z">
        <w:r>
          <w:rPr>
            <w:rStyle w:val="NormalTok"/>
          </w:rPr>
          <w:t xml:space="preserve">(</w:t>
        </w:r>
      </w:ins>
      <w:ins w:id="332" w:author="PR Preview" w:date="2026-01-01T00:00:00Z">
        <w:r>
          <w:rPr>
            <w:rStyle w:val="AttributeTok"/>
          </w:rPr>
          <w:t xml:space="preserve">preview =</w:t>
        </w:r>
      </w:ins>
      <w:ins w:id="333" w:author="PR Preview" w:date="2026-01-01T00:00:00Z">
        <w:r>
          <w:rPr>
            <w:rStyle w:val="NormalTok"/>
          </w:rPr>
          <w:t xml:space="preserve"> </w:t>
        </w:r>
      </w:ins>
      <w:ins w:id="334" w:author="PR Preview" w:date="2026-01-01T00:00:00Z">
        <w:r>
          <w:rPr>
            <w:rStyle w:val="ConstantTok"/>
          </w:rPr>
          <w:t xml:space="preserve">TRUE</w:t>
        </w:r>
      </w:ins>
      <w:ins w:id="335" w:author="PR Preview" w:date="2026-01-01T00:00:00Z">
        <w:r>
          <w:rPr>
            <w:rStyle w:val="NormalTok"/>
          </w:rPr>
          <w:t xml:space="preserve">)</w:t>
        </w:r>
      </w:ins>
      <w:ins w:id="336" w:author="PR Preview" w:date="2026-01-01T00:00:00Z">
        <w:r>
          <w:br/>
        </w:r>
      </w:ins>
      <w:ins w:id="337" w:author="PR Preview" w:date="2026-01-01T00:00:00Z">
        <w:r>
          <w:br/>
        </w:r>
      </w:ins>
      <w:ins w:id="338" w:author="PR Preview" w:date="2026-01-01T00:00:00Z">
        <w:r>
          <w:rPr>
            <w:rStyle w:val="CommentTok"/>
          </w:rPr>
          <w:t xml:space="preserve"># Build components separately</w:t>
        </w:r>
      </w:ins>
      <w:ins w:id="339" w:author="PR Preview" w:date="2026-01-01T00:00:00Z">
        <w:r>
          <w:br/>
        </w:r>
      </w:ins>
      <w:ins w:id="340" w:author="PR Preview" w:date="2026-01-01T00:00:00Z">
        <w:r>
          <w:rPr>
            <w:rStyle w:val="NormalTok"/>
          </w:rPr>
          <w:t xml:space="preserve">pkgdown</w:t>
        </w:r>
      </w:ins>
      <w:ins w:id="341" w:author="PR Preview" w:date="2026-01-01T00:00:00Z">
        <w:r>
          <w:rPr>
            <w:rStyle w:val="SpecialCharTok"/>
          </w:rPr>
          <w:t xml:space="preserve">::</w:t>
        </w:r>
      </w:ins>
      <w:ins w:id="342" w:author="PR Preview" w:date="2026-01-01T00:00:00Z">
        <w:r>
          <w:rPr>
            <w:rStyle w:val="FunctionTok"/>
          </w:rPr>
          <w:t xml:space="preserve">build_reference</w:t>
        </w:r>
      </w:ins>
      <w:ins w:id="343" w:author="PR Preview" w:date="2026-01-01T00:00:00Z">
        <w:r>
          <w:rPr>
            <w:rStyle w:val="NormalTok"/>
          </w:rPr>
          <w:t xml:space="preserve">()          </w:t>
        </w:r>
      </w:ins>
      <w:ins w:id="344" w:author="PR Preview" w:date="2026-01-01T00:00:00Z">
        <w:r>
          <w:rPr>
            <w:rStyle w:val="CommentTok"/>
          </w:rPr>
          <w:t xml:space="preserve"># Function reference</w:t>
        </w:r>
      </w:ins>
      <w:ins w:id="345" w:author="PR Preview" w:date="2026-01-01T00:00:00Z">
        <w:r>
          <w:br/>
        </w:r>
      </w:ins>
      <w:ins w:id="346" w:author="PR Preview" w:date="2026-01-01T00:00:00Z">
        <w:r>
          <w:rPr>
            <w:rStyle w:val="NormalTok"/>
          </w:rPr>
          <w:t xml:space="preserve">pkgdown</w:t>
        </w:r>
      </w:ins>
      <w:ins w:id="347" w:author="PR Preview" w:date="2026-01-01T00:00:00Z">
        <w:r>
          <w:rPr>
            <w:rStyle w:val="SpecialCharTok"/>
          </w:rPr>
          <w:t xml:space="preserve">::</w:t>
        </w:r>
      </w:ins>
      <w:ins w:id="348" w:author="PR Preview" w:date="2026-01-01T00:00:00Z">
        <w:r>
          <w:rPr>
            <w:rStyle w:val="FunctionTok"/>
          </w:rPr>
          <w:t xml:space="preserve">build_articles</w:t>
        </w:r>
      </w:ins>
      <w:ins w:id="349" w:author="PR Preview" w:date="2026-01-01T00:00:00Z">
        <w:r>
          <w:rPr>
            <w:rStyle w:val="NormalTok"/>
          </w:rPr>
          <w:t xml:space="preserve">()           </w:t>
        </w:r>
      </w:ins>
      <w:ins w:id="350" w:author="PR Preview" w:date="2026-01-01T00:00:00Z">
        <w:r>
          <w:rPr>
            <w:rStyle w:val="CommentTok"/>
          </w:rPr>
          <w:t xml:space="preserve"># Vignettes</w:t>
        </w:r>
      </w:ins>
      <w:ins w:id="351" w:author="PR Preview" w:date="2026-01-01T00:00:00Z">
        <w:r>
          <w:br/>
        </w:r>
      </w:ins>
      <w:ins w:id="352" w:author="PR Preview" w:date="2026-01-01T00:00:00Z">
        <w:r>
          <w:rPr>
            <w:rStyle w:val="NormalTok"/>
          </w:rPr>
          <w:t xml:space="preserve">pkgdown</w:t>
        </w:r>
      </w:ins>
      <w:ins w:id="353" w:author="PR Preview" w:date="2026-01-01T00:00:00Z">
        <w:r>
          <w:rPr>
            <w:rStyle w:val="SpecialCharTok"/>
          </w:rPr>
          <w:t xml:space="preserve">::</w:t>
        </w:r>
      </w:ins>
      <w:ins w:id="354" w:author="PR Preview" w:date="2026-01-01T00:00:00Z">
        <w:r>
          <w:rPr>
            <w:rStyle w:val="FunctionTok"/>
          </w:rPr>
          <w:t xml:space="preserve">build_home</w:t>
        </w:r>
      </w:ins>
      <w:ins w:id="355" w:author="PR Preview" w:date="2026-01-01T00:00:00Z">
        <w:r>
          <w:rPr>
            <w:rStyle w:val="NormalTok"/>
          </w:rPr>
          <w:t xml:space="preserve">()               </w:t>
        </w:r>
      </w:ins>
      <w:ins w:id="356" w:author="PR Preview" w:date="2026-01-01T00:00:00Z">
        <w:r>
          <w:rPr>
            <w:rStyle w:val="CommentTok"/>
          </w:rPr>
          <w:t xml:space="preserve"># Home page from README</w:t>
        </w:r>
      </w:ins>
    </w:p>
    <w:p>
      <w:pPr>
        <w:pStyle w:val="FirstParagraph"/>
      </w:pPr>
      <w:ins w:id="357" w:author="PR Preview" w:date="2026-01-01T00:00:00Z">
        <w:r>
          <w:rPr>
            <w:b/>
            <w:bCs/>
          </w:rPr>
          <w:t xml:space="preserve">Configure your pkgdown site</w:t>
        </w:r>
      </w:ins>
      <w:ins w:id="358" w:author="PR Preview" w:date="2026-01-01T00:00:00Z">
        <w:r>
          <w:t xml:space="preserve"> </w:t>
        </w:r>
      </w:ins>
      <w:ins w:id="359" w:author="PR Preview" w:date="2026-01-01T00:00:00Z">
        <w:r>
          <w:t xml:space="preserve">with</w:t>
        </w:r>
      </w:ins>
      <w:ins w:id="360" w:author="PR Preview" w:date="2026-01-01T00:00:00Z">
        <w:r>
          <w:t xml:space="preserve"> </w:t>
        </w:r>
      </w:ins>
      <w:ins w:id="361" w:author="PR Preview" w:date="2026-01-01T00:00:00Z">
        <w:r>
          <w:rPr>
            <w:rStyle w:val="VerbatimChar"/>
          </w:rPr>
          <w:t xml:space="preserve">_pkgdown.yml</w:t>
        </w:r>
      </w:ins>
      <w:ins w:id="362" w:author="PR Preview" w:date="2026-01-01T00:00:00Z">
        <w:r>
          <w:t xml:space="preserve">:</w:t>
        </w:r>
      </w:ins>
    </w:p>
    <w:p>
      <w:pPr>
        <w:pStyle w:val="SourceCode"/>
      </w:pPr>
      <w:ins w:id="363" w:author="PR Preview" w:date="2026-01-01T00:00:00Z">
        <w:r>
          <w:rPr>
            <w:rStyle w:val="FunctionTok"/>
          </w:rPr>
          <w:t xml:space="preserve">url</w:t>
        </w:r>
      </w:ins>
      <w:ins w:id="364" w:author="PR Preview" w:date="2026-01-01T00:00:00Z">
        <w:r>
          <w:rPr>
            <w:rStyle w:val="KeywordTok"/>
          </w:rPr>
          <w:t xml:space="preserve">:</w:t>
        </w:r>
      </w:ins>
      <w:ins w:id="365" w:author="PR Preview" w:date="2026-01-01T00:00:00Z">
        <w:r>
          <w:rPr>
            <w:rStyle w:val="AttributeTok"/>
          </w:rPr>
          <w:t xml:space="preserve"> https://ucd-serg.github.io/YOURPROJECT</w:t>
        </w:r>
      </w:ins>
      <w:ins w:id="366" w:author="PR Preview" w:date="2026-01-01T00:00:00Z">
        <w:r>
          <w:br/>
        </w:r>
      </w:ins>
      <w:ins w:id="367" w:author="PR Preview" w:date="2026-01-01T00:00:00Z">
        <w:r>
          <w:br/>
        </w:r>
      </w:ins>
      <w:ins w:id="368" w:author="PR Preview" w:date="2026-01-01T00:00:00Z">
        <w:r>
          <w:rPr>
            <w:rStyle w:val="FunctionTok"/>
          </w:rPr>
          <w:t xml:space="preserve">template</w:t>
        </w:r>
      </w:ins>
      <w:ins w:id="369" w:author="PR Preview" w:date="2026-01-01T00:00:00Z">
        <w:r>
          <w:rPr>
            <w:rStyle w:val="KeywordTok"/>
          </w:rPr>
          <w:t xml:space="preserve">:</w:t>
        </w:r>
      </w:ins>
      <w:ins w:id="370" w:author="PR Preview" w:date="2026-01-01T00:00:00Z">
        <w:r>
          <w:br/>
        </w:r>
      </w:ins>
      <w:ins w:id="371" w:author="PR Preview" w:date="2026-01-01T00:00:00Z">
        <w:r>
          <w:rPr>
            <w:rStyle w:val="AttributeTok"/>
          </w:rPr>
          <w:t xml:space="preserve">  </w:t>
        </w:r>
      </w:ins>
      <w:ins w:id="372" w:author="PR Preview" w:date="2026-01-01T00:00:00Z">
        <w:r>
          <w:rPr>
            <w:rStyle w:val="FunctionTok"/>
          </w:rPr>
          <w:t xml:space="preserve">bootstrap</w:t>
        </w:r>
      </w:ins>
      <w:ins w:id="373" w:author="PR Preview" w:date="2026-01-01T00:00:00Z">
        <w:r>
          <w:rPr>
            <w:rStyle w:val="KeywordTok"/>
          </w:rPr>
          <w:t xml:space="preserve">:</w:t>
        </w:r>
      </w:ins>
      <w:ins w:id="374" w:author="PR Preview" w:date="2026-01-01T00:00:00Z">
        <w:r>
          <w:rPr>
            <w:rStyle w:val="AttributeTok"/>
          </w:rPr>
          <w:t xml:space="preserve"> </w:t>
        </w:r>
      </w:ins>
      <w:ins w:id="375" w:author="PR Preview" w:date="2026-01-01T00:00:00Z">
        <w:r>
          <w:rPr>
            <w:rStyle w:val="DecValTok"/>
          </w:rPr>
          <w:t xml:space="preserve">5</w:t>
        </w:r>
      </w:ins>
      <w:ins w:id="376" w:author="PR Preview" w:date="2026-01-01T00:00:00Z">
        <w:r>
          <w:br/>
        </w:r>
      </w:ins>
      <w:ins w:id="377" w:author="PR Preview" w:date="2026-01-01T00:00:00Z">
        <w:r>
          <w:br/>
        </w:r>
      </w:ins>
      <w:ins w:id="378" w:author="PR Preview" w:date="2026-01-01T00:00:00Z">
        <w:r>
          <w:rPr>
            <w:rStyle w:val="FunctionTok"/>
          </w:rPr>
          <w:t xml:space="preserve">reference</w:t>
        </w:r>
      </w:ins>
      <w:ins w:id="379" w:author="PR Preview" w:date="2026-01-01T00:00:00Z">
        <w:r>
          <w:rPr>
            <w:rStyle w:val="KeywordTok"/>
          </w:rPr>
          <w:t xml:space="preserve">:</w:t>
        </w:r>
      </w:ins>
      <w:ins w:id="380" w:author="PR Preview" w:date="2026-01-01T00:00:00Z">
        <w:r>
          <w:br/>
        </w:r>
      </w:ins>
      <w:ins w:id="381" w:author="PR Preview" w:date="2026-01-01T00:00:00Z">
        <w:r>
          <w:rPr>
            <w:rStyle w:val="AttributeTok"/>
          </w:rPr>
          <w:t xml:space="preserve">  </w:t>
        </w:r>
      </w:ins>
      <w:ins w:id="382" w:author="PR Preview" w:date="2026-01-01T00:00:00Z">
        <w:r>
          <w:rPr>
            <w:rStyle w:val="KeywordTok"/>
          </w:rPr>
          <w:t xml:space="preserve">-</w:t>
        </w:r>
      </w:ins>
      <w:ins w:id="383" w:author="PR Preview" w:date="2026-01-01T00:00:00Z">
        <w:r>
          <w:rPr>
            <w:rStyle w:val="AttributeTok"/>
          </w:rPr>
          <w:t xml:space="preserve"> </w:t>
        </w:r>
      </w:ins>
      <w:ins w:id="384" w:author="PR Preview" w:date="2026-01-01T00:00:00Z">
        <w:r>
          <w:rPr>
            <w:rStyle w:val="FunctionTok"/>
          </w:rPr>
          <w:t xml:space="preserve">title</w:t>
        </w:r>
      </w:ins>
      <w:ins w:id="385" w:author="PR Preview" w:date="2026-01-01T00:00:00Z">
        <w:r>
          <w:rPr>
            <w:rStyle w:val="KeywordTok"/>
          </w:rPr>
          <w:t xml:space="preserve">:</w:t>
        </w:r>
      </w:ins>
      <w:ins w:id="386" w:author="PR Preview" w:date="2026-01-01T00:00:00Z">
        <w:r>
          <w:rPr>
            <w:rStyle w:val="AttributeTok"/>
          </w:rPr>
          <w:t xml:space="preserve"> </w:t>
        </w:r>
      </w:ins>
      <w:ins w:id="387" w:author="PR Preview" w:date="2026-01-01T00:00:00Z">
        <w:r>
          <w:rPr>
            <w:rStyle w:val="StringTok"/>
          </w:rPr>
          <w:t xml:space="preserve">"Data Preparation"</w:t>
        </w:r>
      </w:ins>
      <w:ins w:id="388" w:author="PR Preview" w:date="2026-01-01T00:00:00Z">
        <w:r>
          <w:br/>
        </w:r>
      </w:ins>
      <w:ins w:id="389" w:author="PR Preview" w:date="2026-01-01T00:00:00Z">
        <w:r>
          <w:rPr>
            <w:rStyle w:val="AttributeTok"/>
          </w:rPr>
          <w:t xml:space="preserve">    </w:t>
        </w:r>
      </w:ins>
      <w:ins w:id="390" w:author="PR Preview" w:date="2026-01-01T00:00:00Z">
        <w:r>
          <w:rPr>
            <w:rStyle w:val="FunctionTok"/>
          </w:rPr>
          <w:t xml:space="preserve">desc</w:t>
        </w:r>
      </w:ins>
      <w:ins w:id="391" w:author="PR Preview" w:date="2026-01-01T00:00:00Z">
        <w:r>
          <w:rPr>
            <w:rStyle w:val="KeywordTok"/>
          </w:rPr>
          <w:t xml:space="preserve">:</w:t>
        </w:r>
      </w:ins>
      <w:ins w:id="392" w:author="PR Preview" w:date="2026-01-01T00:00:00Z">
        <w:r>
          <w:rPr>
            <w:rStyle w:val="AttributeTok"/>
          </w:rPr>
          <w:t xml:space="preserve"> </w:t>
        </w:r>
      </w:ins>
      <w:ins w:id="393" w:author="PR Preview" w:date="2026-01-01T00:00:00Z">
        <w:r>
          <w:rPr>
            <w:rStyle w:val="StringTok"/>
          </w:rPr>
          <w:t xml:space="preserve">"Functions for preparing and cleaning data"</w:t>
        </w:r>
      </w:ins>
      <w:ins w:id="394" w:author="PR Preview" w:date="2026-01-01T00:00:00Z">
        <w:r>
          <w:br/>
        </w:r>
      </w:ins>
      <w:ins w:id="395" w:author="PR Preview" w:date="2026-01-01T00:00:00Z">
        <w:r>
          <w:rPr>
            <w:rStyle w:val="AttributeTok"/>
          </w:rPr>
          <w:t xml:space="preserve">    </w:t>
        </w:r>
      </w:ins>
      <w:ins w:id="396" w:author="PR Preview" w:date="2026-01-01T00:00:00Z">
        <w:r>
          <w:rPr>
            <w:rStyle w:val="FunctionTok"/>
          </w:rPr>
          <w:t xml:space="preserve">contents</w:t>
        </w:r>
      </w:ins>
      <w:ins w:id="397" w:author="PR Preview" w:date="2026-01-01T00:00:00Z">
        <w:r>
          <w:rPr>
            <w:rStyle w:val="KeywordTok"/>
          </w:rPr>
          <w:t xml:space="preserve">:</w:t>
        </w:r>
      </w:ins>
      <w:ins w:id="398" w:author="PR Preview" w:date="2026-01-01T00:00:00Z">
        <w:r>
          <w:br/>
        </w:r>
      </w:ins>
      <w:ins w:id="399" w:author="PR Preview" w:date="2026-01-01T00:00:00Z">
        <w:r>
          <w:rPr>
            <w:rStyle w:val="AttributeTok"/>
          </w:rPr>
          <w:t xml:space="preserve">    </w:t>
        </w:r>
      </w:ins>
      <w:ins w:id="400" w:author="PR Preview" w:date="2026-01-01T00:00:00Z">
        <w:r>
          <w:rPr>
            <w:rStyle w:val="KeywordTok"/>
          </w:rPr>
          <w:t xml:space="preserve">-</w:t>
        </w:r>
      </w:ins>
      <w:ins w:id="401" w:author="PR Preview" w:date="2026-01-01T00:00:00Z">
        <w:r>
          <w:rPr>
            <w:rStyle w:val="AttributeTok"/>
          </w:rPr>
          <w:t xml:space="preserve"> prep_study_data</w:t>
        </w:r>
      </w:ins>
      <w:ins w:id="402" w:author="PR Preview" w:date="2026-01-01T00:00:00Z">
        <w:r>
          <w:br/>
        </w:r>
      </w:ins>
      <w:ins w:id="403" w:author="PR Preview" w:date="2026-01-01T00:00:00Z">
        <w:r>
          <w:rPr>
            <w:rStyle w:val="AttributeTok"/>
          </w:rPr>
          <w:t xml:space="preserve">    </w:t>
        </w:r>
      </w:ins>
      <w:ins w:id="404" w:author="PR Preview" w:date="2026-01-01T00:00:00Z">
        <w:r>
          <w:rPr>
            <w:rStyle w:val="KeywordTok"/>
          </w:rPr>
          <w:t xml:space="preserve">-</w:t>
        </w:r>
      </w:ins>
      <w:ins w:id="405" w:author="PR Preview" w:date="2026-01-01T00:00:00Z">
        <w:r>
          <w:rPr>
            <w:rStyle w:val="AttributeTok"/>
          </w:rPr>
          <w:t xml:space="preserve"> validate_data</w:t>
        </w:r>
      </w:ins>
      <w:ins w:id="406" w:author="PR Preview" w:date="2026-01-01T00:00:00Z">
        <w:r>
          <w:br/>
        </w:r>
      </w:ins>
      <w:ins w:id="407" w:author="PR Preview" w:date="2026-01-01T00:00:00Z">
        <w:r>
          <w:rPr>
            <w:rStyle w:val="AttributeTok"/>
          </w:rPr>
          <w:t xml:space="preserve">  </w:t>
        </w:r>
      </w:ins>
      <w:ins w:id="408" w:author="PR Preview" w:date="2026-01-01T00:00:00Z">
        <w:r>
          <w:br/>
        </w:r>
      </w:ins>
      <w:ins w:id="409" w:author="PR Preview" w:date="2026-01-01T00:00:00Z">
        <w:r>
          <w:rPr>
            <w:rStyle w:val="AttributeTok"/>
          </w:rPr>
          <w:t xml:space="preserve">  </w:t>
        </w:r>
      </w:ins>
      <w:ins w:id="410" w:author="PR Preview" w:date="2026-01-01T00:00:00Z">
        <w:r>
          <w:rPr>
            <w:rStyle w:val="KeywordTok"/>
          </w:rPr>
          <w:t xml:space="preserve">-</w:t>
        </w:r>
      </w:ins>
      <w:ins w:id="411" w:author="PR Preview" w:date="2026-01-01T00:00:00Z">
        <w:r>
          <w:rPr>
            <w:rStyle w:val="AttributeTok"/>
          </w:rPr>
          <w:t xml:space="preserve"> </w:t>
        </w:r>
      </w:ins>
      <w:ins w:id="412" w:author="PR Preview" w:date="2026-01-01T00:00:00Z">
        <w:r>
          <w:rPr>
            <w:rStyle w:val="FunctionTok"/>
          </w:rPr>
          <w:t xml:space="preserve">title</w:t>
        </w:r>
      </w:ins>
      <w:ins w:id="413" w:author="PR Preview" w:date="2026-01-01T00:00:00Z">
        <w:r>
          <w:rPr>
            <w:rStyle w:val="KeywordTok"/>
          </w:rPr>
          <w:t xml:space="preserve">:</w:t>
        </w:r>
      </w:ins>
      <w:ins w:id="414" w:author="PR Preview" w:date="2026-01-01T00:00:00Z">
        <w:r>
          <w:rPr>
            <w:rStyle w:val="AttributeTok"/>
          </w:rPr>
          <w:t xml:space="preserve"> </w:t>
        </w:r>
      </w:ins>
      <w:ins w:id="415" w:author="PR Preview" w:date="2026-01-01T00:00:00Z">
        <w:r>
          <w:rPr>
            <w:rStyle w:val="StringTok"/>
          </w:rPr>
          <w:t xml:space="preserve">"Analysis"</w:t>
        </w:r>
      </w:ins>
      <w:ins w:id="416" w:author="PR Preview" w:date="2026-01-01T00:00:00Z">
        <w:r>
          <w:br/>
        </w:r>
      </w:ins>
      <w:ins w:id="417" w:author="PR Preview" w:date="2026-01-01T00:00:00Z">
        <w:r>
          <w:rPr>
            <w:rStyle w:val="AttributeTok"/>
          </w:rPr>
          <w:t xml:space="preserve">    </w:t>
        </w:r>
      </w:ins>
      <w:ins w:id="418" w:author="PR Preview" w:date="2026-01-01T00:00:00Z">
        <w:r>
          <w:rPr>
            <w:rStyle w:val="FunctionTok"/>
          </w:rPr>
          <w:t xml:space="preserve">desc</w:t>
        </w:r>
      </w:ins>
      <w:ins w:id="419" w:author="PR Preview" w:date="2026-01-01T00:00:00Z">
        <w:r>
          <w:rPr>
            <w:rStyle w:val="KeywordTok"/>
          </w:rPr>
          <w:t xml:space="preserve">:</w:t>
        </w:r>
      </w:ins>
      <w:ins w:id="420" w:author="PR Preview" w:date="2026-01-01T00:00:00Z">
        <w:r>
          <w:rPr>
            <w:rStyle w:val="AttributeTok"/>
          </w:rPr>
          <w:t xml:space="preserve"> </w:t>
        </w:r>
      </w:ins>
      <w:ins w:id="421" w:author="PR Preview" w:date="2026-01-01T00:00:00Z">
        <w:r>
          <w:rPr>
            <w:rStyle w:val="StringTok"/>
          </w:rPr>
          <w:t xml:space="preserve">"Core analysis functions"</w:t>
        </w:r>
      </w:ins>
      <w:ins w:id="422" w:author="PR Preview" w:date="2026-01-01T00:00:00Z">
        <w:r>
          <w:br/>
        </w:r>
      </w:ins>
      <w:ins w:id="423" w:author="PR Preview" w:date="2026-01-01T00:00:00Z">
        <w:r>
          <w:rPr>
            <w:rStyle w:val="AttributeTok"/>
          </w:rPr>
          <w:t xml:space="preserve">    </w:t>
        </w:r>
      </w:ins>
      <w:ins w:id="424" w:author="PR Preview" w:date="2026-01-01T00:00:00Z">
        <w:r>
          <w:rPr>
            <w:rStyle w:val="FunctionTok"/>
          </w:rPr>
          <w:t xml:space="preserve">contents</w:t>
        </w:r>
      </w:ins>
      <w:ins w:id="425" w:author="PR Preview" w:date="2026-01-01T00:00:00Z">
        <w:r>
          <w:rPr>
            <w:rStyle w:val="KeywordTok"/>
          </w:rPr>
          <w:t xml:space="preserve">:</w:t>
        </w:r>
      </w:ins>
      <w:ins w:id="426" w:author="PR Preview" w:date="2026-01-01T00:00:00Z">
        <w:r>
          <w:br/>
        </w:r>
      </w:ins>
      <w:ins w:id="427" w:author="PR Preview" w:date="2026-01-01T00:00:00Z">
        <w:r>
          <w:rPr>
            <w:rStyle w:val="AttributeTok"/>
          </w:rPr>
          <w:t xml:space="preserve">    </w:t>
        </w:r>
      </w:ins>
      <w:ins w:id="428" w:author="PR Preview" w:date="2026-01-01T00:00:00Z">
        <w:r>
          <w:rPr>
            <w:rStyle w:val="KeywordTok"/>
          </w:rPr>
          <w:t xml:space="preserve">-</w:t>
        </w:r>
      </w:ins>
      <w:ins w:id="429" w:author="PR Preview" w:date="2026-01-01T00:00:00Z">
        <w:r>
          <w:rPr>
            <w:rStyle w:val="AttributeTok"/>
          </w:rPr>
          <w:t xml:space="preserve"> run_primary_analysis</w:t>
        </w:r>
      </w:ins>
      <w:ins w:id="430" w:author="PR Preview" w:date="2026-01-01T00:00:00Z">
        <w:r>
          <w:br/>
        </w:r>
      </w:ins>
      <w:ins w:id="431" w:author="PR Preview" w:date="2026-01-01T00:00:00Z">
        <w:r>
          <w:rPr>
            <w:rStyle w:val="AttributeTok"/>
          </w:rPr>
          <w:t xml:space="preserve">    </w:t>
        </w:r>
      </w:ins>
      <w:ins w:id="432" w:author="PR Preview" w:date="2026-01-01T00:00:00Z">
        <w:r>
          <w:rPr>
            <w:rStyle w:val="KeywordTok"/>
          </w:rPr>
          <w:t xml:space="preserve">-</w:t>
        </w:r>
      </w:ins>
      <w:ins w:id="433" w:author="PR Preview" w:date="2026-01-01T00:00:00Z">
        <w:r>
          <w:rPr>
            <w:rStyle w:val="AttributeTok"/>
          </w:rPr>
          <w:t xml:space="preserve"> sensitivity_analysis</w:t>
        </w:r>
      </w:ins>
      <w:ins w:id="434" w:author="PR Preview" w:date="2026-01-01T00:00:00Z">
        <w:r>
          <w:br/>
        </w:r>
      </w:ins>
      <w:ins w:id="435" w:author="PR Preview" w:date="2026-01-01T00:00:00Z">
        <w:r>
          <w:br/>
        </w:r>
      </w:ins>
      <w:ins w:id="436" w:author="PR Preview" w:date="2026-01-01T00:00:00Z">
        <w:r>
          <w:rPr>
            <w:rStyle w:val="FunctionTok"/>
          </w:rPr>
          <w:t xml:space="preserve">articles</w:t>
        </w:r>
      </w:ins>
      <w:ins w:id="437" w:author="PR Preview" w:date="2026-01-01T00:00:00Z">
        <w:r>
          <w:rPr>
            <w:rStyle w:val="KeywordTok"/>
          </w:rPr>
          <w:t xml:space="preserve">:</w:t>
        </w:r>
      </w:ins>
      <w:ins w:id="438" w:author="PR Preview" w:date="2026-01-01T00:00:00Z">
        <w:r>
          <w:br/>
        </w:r>
      </w:ins>
      <w:ins w:id="439" w:author="PR Preview" w:date="2026-01-01T00:00:00Z">
        <w:r>
          <w:rPr>
            <w:rStyle w:val="AttributeTok"/>
          </w:rPr>
          <w:t xml:space="preserve">  </w:t>
        </w:r>
      </w:ins>
      <w:ins w:id="440" w:author="PR Preview" w:date="2026-01-01T00:00:00Z">
        <w:r>
          <w:rPr>
            <w:rStyle w:val="KeywordTok"/>
          </w:rPr>
          <w:t xml:space="preserve">-</w:t>
        </w:r>
      </w:ins>
      <w:ins w:id="441" w:author="PR Preview" w:date="2026-01-01T00:00:00Z">
        <w:r>
          <w:rPr>
            <w:rStyle w:val="AttributeTok"/>
          </w:rPr>
          <w:t xml:space="preserve"> </w:t>
        </w:r>
      </w:ins>
      <w:ins w:id="442" w:author="PR Preview" w:date="2026-01-01T00:00:00Z">
        <w:r>
          <w:rPr>
            <w:rStyle w:val="FunctionTok"/>
          </w:rPr>
          <w:t xml:space="preserve">title</w:t>
        </w:r>
      </w:ins>
      <w:ins w:id="443" w:author="PR Preview" w:date="2026-01-01T00:00:00Z">
        <w:r>
          <w:rPr>
            <w:rStyle w:val="KeywordTok"/>
          </w:rPr>
          <w:t xml:space="preserve">:</w:t>
        </w:r>
      </w:ins>
      <w:ins w:id="444" w:author="PR Preview" w:date="2026-01-01T00:00:00Z">
        <w:r>
          <w:rPr>
            <w:rStyle w:val="AttributeTok"/>
          </w:rPr>
          <w:t xml:space="preserve"> </w:t>
        </w:r>
      </w:ins>
      <w:ins w:id="445" w:author="PR Preview" w:date="2026-01-01T00:00:00Z">
        <w:r>
          <w:rPr>
            <w:rStyle w:val="StringTok"/>
          </w:rPr>
          <w:t xml:space="preserve">"Analysis Workflow"</w:t>
        </w:r>
      </w:ins>
      <w:ins w:id="446" w:author="PR Preview" w:date="2026-01-01T00:00:00Z">
        <w:r>
          <w:br/>
        </w:r>
      </w:ins>
      <w:ins w:id="447" w:author="PR Preview" w:date="2026-01-01T00:00:00Z">
        <w:r>
          <w:rPr>
            <w:rStyle w:val="AttributeTok"/>
          </w:rPr>
          <w:t xml:space="preserve">    </w:t>
        </w:r>
      </w:ins>
      <w:ins w:id="448" w:author="PR Preview" w:date="2026-01-01T00:00:00Z">
        <w:r>
          <w:rPr>
            <w:rStyle w:val="FunctionTok"/>
          </w:rPr>
          <w:t xml:space="preserve">navbar</w:t>
        </w:r>
      </w:ins>
      <w:ins w:id="449" w:author="PR Preview" w:date="2026-01-01T00:00:00Z">
        <w:r>
          <w:rPr>
            <w:rStyle w:val="KeywordTok"/>
          </w:rPr>
          <w:t xml:space="preserve">:</w:t>
        </w:r>
      </w:ins>
      <w:ins w:id="450" w:author="PR Preview" w:date="2026-01-01T00:00:00Z">
        <w:r>
          <w:rPr>
            <w:rStyle w:val="AttributeTok"/>
          </w:rPr>
          <w:t xml:space="preserve"> Analysis</w:t>
        </w:r>
      </w:ins>
      <w:ins w:id="451" w:author="PR Preview" w:date="2026-01-01T00:00:00Z">
        <w:r>
          <w:br/>
        </w:r>
      </w:ins>
      <w:ins w:id="452" w:author="PR Preview" w:date="2026-01-01T00:00:00Z">
        <w:r>
          <w:rPr>
            <w:rStyle w:val="AttributeTok"/>
          </w:rPr>
          <w:t xml:space="preserve">    </w:t>
        </w:r>
      </w:ins>
      <w:ins w:id="453" w:author="PR Preview" w:date="2026-01-01T00:00:00Z">
        <w:r>
          <w:rPr>
            <w:rStyle w:val="FunctionTok"/>
          </w:rPr>
          <w:t xml:space="preserve">contents</w:t>
        </w:r>
      </w:ins>
      <w:ins w:id="454" w:author="PR Preview" w:date="2026-01-01T00:00:00Z">
        <w:r>
          <w:rPr>
            <w:rStyle w:val="KeywordTok"/>
          </w:rPr>
          <w:t xml:space="preserve">:</w:t>
        </w:r>
      </w:ins>
      <w:ins w:id="455" w:author="PR Preview" w:date="2026-01-01T00:00:00Z">
        <w:r>
          <w:br/>
        </w:r>
      </w:ins>
      <w:ins w:id="456" w:author="PR Preview" w:date="2026-01-01T00:00:00Z">
        <w:r>
          <w:rPr>
            <w:rStyle w:val="AttributeTok"/>
          </w:rPr>
          <w:t xml:space="preserve">    </w:t>
        </w:r>
      </w:ins>
      <w:ins w:id="457" w:author="PR Preview" w:date="2026-01-01T00:00:00Z">
        <w:r>
          <w:rPr>
            <w:rStyle w:val="KeywordTok"/>
          </w:rPr>
          <w:t xml:space="preserve">-</w:t>
        </w:r>
      </w:ins>
      <w:ins w:id="458" w:author="PR Preview" w:date="2026-01-01T00:00:00Z">
        <w:r>
          <w:rPr>
            <w:rStyle w:val="AttributeTok"/>
          </w:rPr>
          <w:t xml:space="preserve"> 01-data-preparation</w:t>
        </w:r>
      </w:ins>
      <w:ins w:id="459" w:author="PR Preview" w:date="2026-01-01T00:00:00Z">
        <w:r>
          <w:br/>
        </w:r>
      </w:ins>
      <w:ins w:id="460" w:author="PR Preview" w:date="2026-01-01T00:00:00Z">
        <w:r>
          <w:rPr>
            <w:rStyle w:val="AttributeTok"/>
          </w:rPr>
          <w:t xml:space="preserve">    </w:t>
        </w:r>
      </w:ins>
      <w:ins w:id="461" w:author="PR Preview" w:date="2026-01-01T00:00:00Z">
        <w:r>
          <w:rPr>
            <w:rStyle w:val="KeywordTok"/>
          </w:rPr>
          <w:t xml:space="preserve">-</w:t>
        </w:r>
      </w:ins>
      <w:ins w:id="462" w:author="PR Preview" w:date="2026-01-01T00:00:00Z">
        <w:r>
          <w:rPr>
            <w:rStyle w:val="AttributeTok"/>
          </w:rPr>
          <w:t xml:space="preserve"> 02-primary-analysis</w:t>
        </w:r>
      </w:ins>
      <w:ins w:id="463" w:author="PR Preview" w:date="2026-01-01T00:00:00Z">
        <w:r>
          <w:br/>
        </w:r>
      </w:ins>
      <w:ins w:id="464" w:author="PR Preview" w:date="2026-01-01T00:00:00Z">
        <w:r>
          <w:rPr>
            <w:rStyle w:val="AttributeTok"/>
          </w:rPr>
          <w:t xml:space="preserve">    </w:t>
        </w:r>
      </w:ins>
      <w:ins w:id="465" w:author="PR Preview" w:date="2026-01-01T00:00:00Z">
        <w:r>
          <w:rPr>
            <w:rStyle w:val="KeywordTok"/>
          </w:rPr>
          <w:t xml:space="preserve">-</w:t>
        </w:r>
      </w:ins>
      <w:ins w:id="466" w:author="PR Preview" w:date="2026-01-01T00:00:00Z">
        <w:r>
          <w:rPr>
            <w:rStyle w:val="AttributeTok"/>
          </w:rPr>
          <w:t xml:space="preserve"> 03-sensitivity-analysis</w:t>
        </w:r>
      </w:ins>
    </w:p>
    <w:bookmarkEnd w:id="22"/>
    <w:bookmarkStart w:id="33" w:name="alternatives-to-pkgdown"/>
    <w:p>
      <w:pPr>
        <w:pStyle w:val="Heading3"/>
      </w:pPr>
      <w:ins w:id="467" w:author="PR Preview" w:date="2026-01-01T00:00:00Z">
        <w:r>
          <w:t xml:space="preserve">3.4 Alternatives to pkgdown</w:t>
        </w:r>
      </w:ins>
    </w:p>
    <w:p>
      <w:pPr>
        <w:pStyle w:val="FirstParagraph"/>
      </w:pPr>
      <w:ins w:id="468" w:author="PR Preview" w:date="2026-01-01T00:00:00Z">
        <w:r>
          <w:t xml:space="preserve">While</w:t>
        </w:r>
      </w:ins>
      <w:ins w:id="469" w:author="PR Preview" w:date="2026-01-01T00:00:00Z">
        <w:r>
          <w:t xml:space="preserve"> </w:t>
        </w:r>
      </w:ins>
      <w:hyperlink r:id="rId23">
        <w:ins w:id="470" w:author="PR Preview" w:date="2026-01-01T00:00:00Z">
          <w:r>
            <w:rPr>
              <w:rStyle w:val="VerbatimChar"/>
            </w:rPr>
            <w:t xml:space="preserve">{pkgdown}</w:t>
          </w:r>
        </w:ins>
      </w:hyperlink>
      <w:ins w:id="471" w:author="PR Preview" w:date="2026-01-01T00:00:00Z">
        <w:r>
          <w:t xml:space="preserve"> </w:t>
        </w:r>
      </w:ins>
      <w:ins w:id="472" w:author="PR Preview" w:date="2026-01-01T00:00:00Z">
        <w:r>
          <w:t xml:space="preserve">is the standard tool for creating package documentation websites,</w:t>
        </w:r>
      </w:ins>
      <w:ins w:id="473" w:author="PR Preview" w:date="2026-01-01T00:00:00Z">
        <w:r>
          <w:t xml:space="preserve"> </w:t>
        </w:r>
      </w:ins>
      <w:ins w:id="474" w:author="PR Preview" w:date="2026-01-01T00:00:00Z">
        <w:r>
          <w:t xml:space="preserve">several alternatives exist that may better suit specific needs,</w:t>
        </w:r>
      </w:ins>
      <w:ins w:id="475" w:author="PR Preview" w:date="2026-01-01T00:00:00Z">
        <w:r>
          <w:t xml:space="preserve"> </w:t>
        </w:r>
      </w:ins>
      <w:ins w:id="476" w:author="PR Preview" w:date="2026-01-01T00:00:00Z">
        <w:r>
          <w:t xml:space="preserve">particularly for generating multiple output formats beyond HTML.</w:t>
        </w:r>
      </w:ins>
    </w:p>
    <w:bookmarkStart w:id="26" w:name="altdoc"/>
    <w:p>
      <w:pPr>
        <w:pStyle w:val="Heading4"/>
      </w:pPr>
      <w:ins w:id="477" w:author="PR Preview" w:date="2026-01-01T00:00:00Z">
        <w:r>
          <w:t xml:space="preserve">altdoc</w:t>
        </w:r>
      </w:ins>
    </w:p>
    <w:p>
      <w:pPr>
        <w:pStyle w:val="FirstParagraph"/>
      </w:pPr>
      <w:hyperlink r:id="rId24">
        <w:ins w:id="478" w:author="PR Preview" w:date="2026-01-01T00:00:00Z">
          <w:r>
            <w:rPr>
              <w:rStyle w:val="VerbatimChar"/>
            </w:rPr>
            <w:t xml:space="preserve">{altdoc}</w:t>
          </w:r>
        </w:ins>
      </w:hyperlink>
      <w:ins w:id="479" w:author="PR Preview" w:date="2026-01-01T00:00:00Z">
        <w:r>
          <w:t xml:space="preserve"> </w:t>
        </w:r>
      </w:ins>
      <w:ins w:id="480" w:author="PR Preview" w:date="2026-01-01T00:00:00Z">
        <w:r>
          <w:t xml:space="preserve">is a flexible alternative that supports multiple documentation frameworks,</w:t>
        </w:r>
      </w:ins>
      <w:ins w:id="481" w:author="PR Preview" w:date="2026-01-01T00:00:00Z">
        <w:r>
          <w:t xml:space="preserve"> </w:t>
        </w:r>
      </w:ins>
      <w:ins w:id="482" w:author="PR Preview" w:date="2026-01-01T00:00:00Z">
        <w:r>
          <w:t xml:space="preserve">including Quarto,</w:t>
        </w:r>
      </w:ins>
      <w:ins w:id="483" w:author="PR Preview" w:date="2026-01-01T00:00:00Z">
        <w:r>
          <w:t xml:space="preserve"> </w:t>
        </w:r>
      </w:ins>
      <w:ins w:id="484" w:author="PR Preview" w:date="2026-01-01T00:00:00Z">
        <w:r>
          <w:t xml:space="preserve">Docsify,</w:t>
        </w:r>
      </w:ins>
      <w:ins w:id="485" w:author="PR Preview" w:date="2026-01-01T00:00:00Z">
        <w:r>
          <w:t xml:space="preserve"> </w:t>
        </w:r>
      </w:ins>
      <w:ins w:id="486" w:author="PR Preview" w:date="2026-01-01T00:00:00Z">
        <w:r>
          <w:t xml:space="preserve">MkDocs,</w:t>
        </w:r>
      </w:ins>
      <w:ins w:id="487" w:author="PR Preview" w:date="2026-01-01T00:00:00Z">
        <w:r>
          <w:t xml:space="preserve"> </w:t>
        </w:r>
      </w:ins>
      <w:ins w:id="488" w:author="PR Preview" w:date="2026-01-01T00:00:00Z">
        <w:r>
          <w:t xml:space="preserve">and Docute.</w:t>
        </w:r>
      </w:ins>
      <w:ins w:id="489" w:author="PR Preview" w:date="2026-01-01T00:00:00Z">
        <w:r>
          <w:t xml:space="preserve"> </w:t>
        </w:r>
      </w:ins>
      <w:ins w:id="490" w:author="PR Preview" w:date="2026-01-01T00:00:00Z">
        <w:r>
          <w:t xml:space="preserve">It is especially useful when you need to generate documentation in multiple formats.</w:t>
        </w:r>
      </w:ins>
    </w:p>
    <w:p>
      <w:pPr>
        <w:pStyle w:val="BodyText"/>
      </w:pPr>
      <w:ins w:id="491" w:author="PR Preview" w:date="2026-01-01T00:00:00Z">
        <w:r>
          <w:rPr>
            <w:b/>
            <w:bCs/>
          </w:rPr>
          <w:t xml:space="preserve">Key features:</w:t>
        </w:r>
      </w:ins>
    </w:p>
    <w:p>
      <w:pPr>
        <w:pStyle w:val="Compact"/>
        <w:numPr>
          <w:ilvl w:val="0"/>
          <w:numId w:val="1003"/>
        </w:numPr>
      </w:pPr>
      <w:ins w:id="492" w:author="PR Preview" w:date="2026-01-01T00:00:00Z">
        <w:r>
          <w:t xml:space="preserve">Supports multiple documentation frameworks (Quarto, Docsify, MkDocs, Docute)</w:t>
        </w:r>
      </w:ins>
    </w:p>
    <w:p>
      <w:pPr>
        <w:pStyle w:val="Compact"/>
        <w:numPr>
          <w:ilvl w:val="0"/>
          <w:numId w:val="1003"/>
        </w:numPr>
      </w:pPr>
      <w:ins w:id="493" w:author="PR Preview" w:date="2026-01-01T00:00:00Z">
        <w:r>
          <w:t xml:space="preserve">Renders Quarto and R Markdown vignettes to HTML websites</w:t>
        </w:r>
      </w:ins>
    </w:p>
    <w:p>
      <w:pPr>
        <w:pStyle w:val="Compact"/>
        <w:numPr>
          <w:ilvl w:val="0"/>
          <w:numId w:val="1003"/>
        </w:numPr>
      </w:pPr>
      <w:ins w:id="494" w:author="PR Preview" w:date="2026-01-01T00:00:00Z">
        <w:r>
          <w:t xml:space="preserve">When using Quarto as the framework, vignettes can be authored to support multiple output formats (HTML, PDF, DOCX, reveal.js presentations), and Quarto can include download links for alternative formats on the HTML site (</w:t>
        </w:r>
      </w:ins>
      <w:hyperlink r:id="rId25">
        <w:ins w:id="495" w:author="PR Preview" w:date="2026-01-01T00:00:00Z">
          <w:r>
            <w:rPr>
              <w:rStyle w:val="Hyperlink"/>
            </w:rPr>
            <w:t xml:space="preserve">see Quarto documentation on multiple formats</w:t>
          </w:r>
        </w:ins>
      </w:hyperlink>
      <w:ins w:id="496" w:author="PR Preview" w:date="2026-01-01T00:00:00Z">
        <w:r>
          <w:t xml:space="preserve">)</w:t>
        </w:r>
      </w:ins>
    </w:p>
    <w:p>
      <w:pPr>
        <w:pStyle w:val="Compact"/>
        <w:numPr>
          <w:ilvl w:val="0"/>
          <w:numId w:val="1003"/>
        </w:numPr>
      </w:pPr>
      <w:ins w:id="497" w:author="PR Preview" w:date="2026-01-01T00:00:00Z">
        <w:r>
          <w:t xml:space="preserve">Handles function reference pages, README, NEWS, and other standard documentation</w:t>
        </w:r>
      </w:ins>
    </w:p>
    <w:p>
      <w:pPr>
        <w:pStyle w:val="Compact"/>
        <w:numPr>
          <w:ilvl w:val="0"/>
          <w:numId w:val="1003"/>
        </w:numPr>
      </w:pPr>
      <w:ins w:id="498" w:author="PR Preview" w:date="2026-01-01T00:00:00Z">
        <w:r>
          <w:t xml:space="preserve">Easy preview and deployment workflow</w:t>
        </w:r>
      </w:ins>
    </w:p>
    <w:p>
      <w:pPr>
        <w:pStyle w:val="FirstParagraph"/>
      </w:pPr>
      <w:ins w:id="499" w:author="PR Preview" w:date="2026-01-01T00:00:00Z">
        <w:r>
          <w:rPr>
            <w:b/>
            <w:bCs/>
          </w:rPr>
          <w:t xml:space="preserve">Basic usage:</w:t>
        </w:r>
      </w:ins>
    </w:p>
    <w:p>
      <w:pPr>
        <w:pStyle w:val="SourceCode"/>
      </w:pPr>
      <w:ins w:id="500" w:author="PR Preview" w:date="2026-01-01T00:00:00Z">
        <w:r>
          <w:rPr>
            <w:rStyle w:val="CommentTok"/>
          </w:rPr>
          <w:t xml:space="preserve"># Install altdoc</w:t>
        </w:r>
      </w:ins>
      <w:ins w:id="501" w:author="PR Preview" w:date="2026-01-01T00:00:00Z">
        <w:r>
          <w:br/>
        </w:r>
      </w:ins>
      <w:ins w:id="502" w:author="PR Preview" w:date="2026-01-01T00:00:00Z">
        <w:r>
          <w:rPr>
            <w:rStyle w:val="FunctionTok"/>
          </w:rPr>
          <w:t xml:space="preserve">install.packages</w:t>
        </w:r>
      </w:ins>
      <w:ins w:id="503" w:author="PR Preview" w:date="2026-01-01T00:00:00Z">
        <w:r>
          <w:rPr>
            <w:rStyle w:val="NormalTok"/>
          </w:rPr>
          <w:t xml:space="preserve">(</w:t>
        </w:r>
      </w:ins>
      <w:ins w:id="504" w:author="PR Preview" w:date="2026-01-01T00:00:00Z">
        <w:r>
          <w:rPr>
            <w:rStyle w:val="StringTok"/>
          </w:rPr>
          <w:t xml:space="preserve">"altdoc"</w:t>
        </w:r>
      </w:ins>
      <w:ins w:id="505" w:author="PR Preview" w:date="2026-01-01T00:00:00Z">
        <w:r>
          <w:rPr>
            <w:rStyle w:val="NormalTok"/>
          </w:rPr>
          <w:t xml:space="preserve">)</w:t>
        </w:r>
      </w:ins>
      <w:ins w:id="506" w:author="PR Preview" w:date="2026-01-01T00:00:00Z">
        <w:r>
          <w:br/>
        </w:r>
      </w:ins>
      <w:ins w:id="507" w:author="PR Preview" w:date="2026-01-01T00:00:00Z">
        <w:r>
          <w:br/>
        </w:r>
      </w:ins>
      <w:ins w:id="508" w:author="PR Preview" w:date="2026-01-01T00:00:00Z">
        <w:r>
          <w:rPr>
            <w:rStyle w:val="CommentTok"/>
          </w:rPr>
          <w:t xml:space="preserve"># Set up documentation with Quarto</w:t>
        </w:r>
      </w:ins>
      <w:ins w:id="509" w:author="PR Preview" w:date="2026-01-01T00:00:00Z">
        <w:r>
          <w:br/>
        </w:r>
      </w:ins>
      <w:ins w:id="510" w:author="PR Preview" w:date="2026-01-01T00:00:00Z">
        <w:r>
          <w:rPr>
            <w:rStyle w:val="NormalTok"/>
          </w:rPr>
          <w:t xml:space="preserve">altdoc</w:t>
        </w:r>
      </w:ins>
      <w:ins w:id="511" w:author="PR Preview" w:date="2026-01-01T00:00:00Z">
        <w:r>
          <w:rPr>
            <w:rStyle w:val="SpecialCharTok"/>
          </w:rPr>
          <w:t xml:space="preserve">::</w:t>
        </w:r>
      </w:ins>
      <w:ins w:id="512" w:author="PR Preview" w:date="2026-01-01T00:00:00Z">
        <w:r>
          <w:rPr>
            <w:rStyle w:val="FunctionTok"/>
          </w:rPr>
          <w:t xml:space="preserve">setup_docs</w:t>
        </w:r>
      </w:ins>
      <w:ins w:id="513" w:author="PR Preview" w:date="2026-01-01T00:00:00Z">
        <w:r>
          <w:rPr>
            <w:rStyle w:val="NormalTok"/>
          </w:rPr>
          <w:t xml:space="preserve">(</w:t>
        </w:r>
      </w:ins>
      <w:ins w:id="514" w:author="PR Preview" w:date="2026-01-01T00:00:00Z">
        <w:r>
          <w:rPr>
            <w:rStyle w:val="AttributeTok"/>
          </w:rPr>
          <w:t xml:space="preserve">tool =</w:t>
        </w:r>
      </w:ins>
      <w:ins w:id="515" w:author="PR Preview" w:date="2026-01-01T00:00:00Z">
        <w:r>
          <w:rPr>
            <w:rStyle w:val="NormalTok"/>
          </w:rPr>
          <w:t xml:space="preserve"> </w:t>
        </w:r>
      </w:ins>
      <w:ins w:id="516" w:author="PR Preview" w:date="2026-01-01T00:00:00Z">
        <w:r>
          <w:rPr>
            <w:rStyle w:val="StringTok"/>
          </w:rPr>
          <w:t xml:space="preserve">"quarto_website"</w:t>
        </w:r>
      </w:ins>
      <w:ins w:id="517" w:author="PR Preview" w:date="2026-01-01T00:00:00Z">
        <w:r>
          <w:rPr>
            <w:rStyle w:val="NormalTok"/>
          </w:rPr>
          <w:t xml:space="preserve">)</w:t>
        </w:r>
      </w:ins>
      <w:ins w:id="518" w:author="PR Preview" w:date="2026-01-01T00:00:00Z">
        <w:r>
          <w:br/>
        </w:r>
      </w:ins>
      <w:ins w:id="519" w:author="PR Preview" w:date="2026-01-01T00:00:00Z">
        <w:r>
          <w:br/>
        </w:r>
      </w:ins>
      <w:ins w:id="520" w:author="PR Preview" w:date="2026-01-01T00:00:00Z">
        <w:r>
          <w:rPr>
            <w:rStyle w:val="CommentTok"/>
          </w:rPr>
          <w:t xml:space="preserve"># Or use other frameworks</w:t>
        </w:r>
      </w:ins>
      <w:ins w:id="521" w:author="PR Preview" w:date="2026-01-01T00:00:00Z">
        <w:r>
          <w:br/>
        </w:r>
      </w:ins>
      <w:ins w:id="522" w:author="PR Preview" w:date="2026-01-01T00:00:00Z">
        <w:r>
          <w:rPr>
            <w:rStyle w:val="CommentTok"/>
          </w:rPr>
          <w:t xml:space="preserve"># altdoc::setup_docs(tool = "docsify")</w:t>
        </w:r>
      </w:ins>
      <w:ins w:id="523" w:author="PR Preview" w:date="2026-01-01T00:00:00Z">
        <w:r>
          <w:br/>
        </w:r>
      </w:ins>
      <w:ins w:id="524" w:author="PR Preview" w:date="2026-01-01T00:00:00Z">
        <w:r>
          <w:rPr>
            <w:rStyle w:val="CommentTok"/>
          </w:rPr>
          <w:t xml:space="preserve"># altdoc::setup_docs(tool = "mkdocs")</w:t>
        </w:r>
      </w:ins>
      <w:ins w:id="525" w:author="PR Preview" w:date="2026-01-01T00:00:00Z">
        <w:r>
          <w:br/>
        </w:r>
      </w:ins>
      <w:ins w:id="526" w:author="PR Preview" w:date="2026-01-01T00:00:00Z">
        <w:r>
          <w:rPr>
            <w:rStyle w:val="CommentTok"/>
          </w:rPr>
          <w:t xml:space="preserve"># altdoc::setup_docs(tool = "docute")</w:t>
        </w:r>
      </w:ins>
      <w:ins w:id="527" w:author="PR Preview" w:date="2026-01-01T00:00:00Z">
        <w:r>
          <w:br/>
        </w:r>
      </w:ins>
      <w:ins w:id="528" w:author="PR Preview" w:date="2026-01-01T00:00:00Z">
        <w:r>
          <w:br/>
        </w:r>
      </w:ins>
      <w:ins w:id="529" w:author="PR Preview" w:date="2026-01-01T00:00:00Z">
        <w:r>
          <w:rPr>
            <w:rStyle w:val="CommentTok"/>
          </w:rPr>
          <w:t xml:space="preserve"># Render documentation</w:t>
        </w:r>
      </w:ins>
      <w:ins w:id="530" w:author="PR Preview" w:date="2026-01-01T00:00:00Z">
        <w:r>
          <w:br/>
        </w:r>
      </w:ins>
      <w:ins w:id="531" w:author="PR Preview" w:date="2026-01-01T00:00:00Z">
        <w:r>
          <w:rPr>
            <w:rStyle w:val="NormalTok"/>
          </w:rPr>
          <w:t xml:space="preserve">altdoc</w:t>
        </w:r>
      </w:ins>
      <w:ins w:id="532" w:author="PR Preview" w:date="2026-01-01T00:00:00Z">
        <w:r>
          <w:rPr>
            <w:rStyle w:val="SpecialCharTok"/>
          </w:rPr>
          <w:t xml:space="preserve">::</w:t>
        </w:r>
      </w:ins>
      <w:ins w:id="533" w:author="PR Preview" w:date="2026-01-01T00:00:00Z">
        <w:r>
          <w:rPr>
            <w:rStyle w:val="FunctionTok"/>
          </w:rPr>
          <w:t xml:space="preserve">render_docs</w:t>
        </w:r>
      </w:ins>
      <w:ins w:id="534" w:author="PR Preview" w:date="2026-01-01T00:00:00Z">
        <w:r>
          <w:rPr>
            <w:rStyle w:val="NormalTok"/>
          </w:rPr>
          <w:t xml:space="preserve">()</w:t>
        </w:r>
      </w:ins>
      <w:ins w:id="535" w:author="PR Preview" w:date="2026-01-01T00:00:00Z">
        <w:r>
          <w:br/>
        </w:r>
      </w:ins>
      <w:ins w:id="536" w:author="PR Preview" w:date="2026-01-01T00:00:00Z">
        <w:r>
          <w:br/>
        </w:r>
      </w:ins>
      <w:ins w:id="537" w:author="PR Preview" w:date="2026-01-01T00:00:00Z">
        <w:r>
          <w:rPr>
            <w:rStyle w:val="CommentTok"/>
          </w:rPr>
          <w:t xml:space="preserve"># Preview in browser</w:t>
        </w:r>
      </w:ins>
      <w:ins w:id="538" w:author="PR Preview" w:date="2026-01-01T00:00:00Z">
        <w:r>
          <w:br/>
        </w:r>
      </w:ins>
      <w:ins w:id="539" w:author="PR Preview" w:date="2026-01-01T00:00:00Z">
        <w:r>
          <w:rPr>
            <w:rStyle w:val="NormalTok"/>
          </w:rPr>
          <w:t xml:space="preserve">altdoc</w:t>
        </w:r>
      </w:ins>
      <w:ins w:id="540" w:author="PR Preview" w:date="2026-01-01T00:00:00Z">
        <w:r>
          <w:rPr>
            <w:rStyle w:val="SpecialCharTok"/>
          </w:rPr>
          <w:t xml:space="preserve">::</w:t>
        </w:r>
      </w:ins>
      <w:ins w:id="541" w:author="PR Preview" w:date="2026-01-01T00:00:00Z">
        <w:r>
          <w:rPr>
            <w:rStyle w:val="FunctionTok"/>
          </w:rPr>
          <w:t xml:space="preserve">preview_docs</w:t>
        </w:r>
      </w:ins>
      <w:ins w:id="542" w:author="PR Preview" w:date="2026-01-01T00:00:00Z">
        <w:r>
          <w:rPr>
            <w:rStyle w:val="NormalTok"/>
          </w:rPr>
          <w:t xml:space="preserve">()</w:t>
        </w:r>
      </w:ins>
    </w:p>
    <w:p>
      <w:pPr>
        <w:pStyle w:val="FirstParagraph"/>
      </w:pPr>
      <w:ins w:id="543" w:author="PR Preview" w:date="2026-01-01T00:00:00Z">
        <w:r>
          <w:rPr>
            <w:b/>
            <w:bCs/>
          </w:rPr>
          <w:t xml:space="preserve">When to choose altdoc:</w:t>
        </w:r>
      </w:ins>
    </w:p>
    <w:p>
      <w:pPr>
        <w:pStyle w:val="Compact"/>
        <w:numPr>
          <w:ilvl w:val="0"/>
          <w:numId w:val="1004"/>
        </w:numPr>
      </w:pPr>
      <w:ins w:id="544" w:author="PR Preview" w:date="2026-01-01T00:00:00Z">
        <w:r>
          <w:t xml:space="preserve">You want to use Quarto’s modern publishing system for your documentation website</w:t>
        </w:r>
      </w:ins>
    </w:p>
    <w:p>
      <w:pPr>
        <w:pStyle w:val="Compact"/>
        <w:numPr>
          <w:ilvl w:val="0"/>
          <w:numId w:val="1004"/>
        </w:numPr>
      </w:pPr>
      <w:ins w:id="545" w:author="PR Preview" w:date="2026-01-01T00:00:00Z">
        <w:r>
          <w:t xml:space="preserve">You need vignettes that can be downloaded in multiple formats (when authored with Quarto’s multi-format support)</w:t>
        </w:r>
      </w:ins>
    </w:p>
    <w:p>
      <w:pPr>
        <w:pStyle w:val="Compact"/>
        <w:numPr>
          <w:ilvl w:val="0"/>
          <w:numId w:val="1004"/>
        </w:numPr>
      </w:pPr>
      <w:ins w:id="546" w:author="PR Preview" w:date="2026-01-01T00:00:00Z">
        <w:r>
          <w:t xml:space="preserve">You prefer a different documentation framework than pkgdown’s Bootstrap-based approach (Docsify, MkDocs, or Docute)</w:t>
        </w:r>
      </w:ins>
    </w:p>
    <w:p>
      <w:pPr>
        <w:pStyle w:val="Compact"/>
        <w:numPr>
          <w:ilvl w:val="0"/>
          <w:numId w:val="1004"/>
        </w:numPr>
      </w:pPr>
      <w:ins w:id="547" w:author="PR Preview" w:date="2026-01-01T00:00:00Z">
        <w:r>
          <w:t xml:space="preserve">You need more flexibility in site design and structure</w:t>
        </w:r>
      </w:ins>
    </w:p>
    <w:bookmarkEnd w:id="26"/>
    <w:bookmarkStart w:id="28" w:name="pkgsite"/>
    <w:p>
      <w:pPr>
        <w:pStyle w:val="Heading4"/>
      </w:pPr>
      <w:ins w:id="548" w:author="PR Preview" w:date="2026-01-01T00:00:00Z">
        <w:r>
          <w:t xml:space="preserve">pkgsite</w:t>
        </w:r>
      </w:ins>
    </w:p>
    <w:p>
      <w:pPr>
        <w:pStyle w:val="FirstParagraph"/>
      </w:pPr>
      <w:hyperlink r:id="rId27">
        <w:ins w:id="549" w:author="PR Preview" w:date="2026-01-01T00:00:00Z">
          <w:r>
            <w:rPr>
              <w:rStyle w:val="VerbatimChar"/>
            </w:rPr>
            <w:t xml:space="preserve">{pkgsite}</w:t>
          </w:r>
        </w:ins>
      </w:hyperlink>
      <w:ins w:id="550" w:author="PR Preview" w:date="2026-01-01T00:00:00Z">
        <w:r>
          <w:t xml:space="preserve"> </w:t>
        </w:r>
      </w:ins>
      <w:ins w:id="551" w:author="PR Preview" w:date="2026-01-01T00:00:00Z">
        <w:r>
          <w:t xml:space="preserve">provides a minimal,</w:t>
        </w:r>
      </w:ins>
      <w:ins w:id="552" w:author="PR Preview" w:date="2026-01-01T00:00:00Z">
        <w:r>
          <w:t xml:space="preserve"> </w:t>
        </w:r>
      </w:ins>
      <w:ins w:id="553" w:author="PR Preview" w:date="2026-01-01T00:00:00Z">
        <w:r>
          <w:t xml:space="preserve">lightweight alternative to pkgdown,</w:t>
        </w:r>
      </w:ins>
      <w:ins w:id="554" w:author="PR Preview" w:date="2026-01-01T00:00:00Z">
        <w:r>
          <w:t xml:space="preserve"> </w:t>
        </w:r>
      </w:ins>
      <w:ins w:id="555" w:author="PR Preview" w:date="2026-01-01T00:00:00Z">
        <w:r>
          <w:t xml:space="preserve">focusing on simplicity and ease of customization.</w:t>
        </w:r>
      </w:ins>
    </w:p>
    <w:p>
      <w:pPr>
        <w:pStyle w:val="BodyText"/>
      </w:pPr>
      <w:ins w:id="556" w:author="PR Preview" w:date="2026-01-01T00:00:00Z">
        <w:r>
          <w:rPr>
            <w:b/>
            <w:bCs/>
          </w:rPr>
          <w:t xml:space="preserve">Key features:</w:t>
        </w:r>
      </w:ins>
    </w:p>
    <w:p>
      <w:pPr>
        <w:pStyle w:val="Compact"/>
        <w:numPr>
          <w:ilvl w:val="0"/>
          <w:numId w:val="1005"/>
        </w:numPr>
      </w:pPr>
      <w:ins w:id="557" w:author="PR Preview" w:date="2026-01-01T00:00:00Z">
        <w:r>
          <w:t xml:space="preserve">Minimal CSS framework (no Bootstrap)</w:t>
        </w:r>
      </w:ins>
    </w:p>
    <w:p>
      <w:pPr>
        <w:pStyle w:val="Compact"/>
        <w:numPr>
          <w:ilvl w:val="0"/>
          <w:numId w:val="1005"/>
        </w:numPr>
      </w:pPr>
      <w:ins w:id="558" w:author="PR Preview" w:date="2026-01-01T00:00:00Z">
        <w:r>
          <w:t xml:space="preserve">Simple, clean design that is easy to customize</w:t>
        </w:r>
      </w:ins>
    </w:p>
    <w:p>
      <w:pPr>
        <w:pStyle w:val="Compact"/>
        <w:numPr>
          <w:ilvl w:val="0"/>
          <w:numId w:val="1005"/>
        </w:numPr>
      </w:pPr>
      <w:ins w:id="559" w:author="PR Preview" w:date="2026-01-01T00:00:00Z">
        <w:r>
          <w:t xml:space="preserve">Similar</w:t>
        </w:r>
      </w:ins>
      <w:ins w:id="560" w:author="PR Preview" w:date="2026-01-01T00:00:00Z">
        <w:r>
          <w:t xml:space="preserve"> </w:t>
        </w:r>
      </w:ins>
      <w:ins w:id="561" w:author="PR Preview" w:date="2026-01-01T00:00:00Z">
        <w:r>
          <w:rPr>
            <w:rStyle w:val="VerbatimChar"/>
          </w:rPr>
          <w:t xml:space="preserve">build_site()</w:t>
        </w:r>
      </w:ins>
      <w:ins w:id="562" w:author="PR Preview" w:date="2026-01-01T00:00:00Z">
        <w:r>
          <w:t xml:space="preserve"> </w:t>
        </w:r>
      </w:ins>
      <w:ins w:id="563" w:author="PR Preview" w:date="2026-01-01T00:00:00Z">
        <w:r>
          <w:t xml:space="preserve">function to pkgdown</w:t>
        </w:r>
      </w:ins>
    </w:p>
    <w:p>
      <w:pPr>
        <w:pStyle w:val="Compact"/>
        <w:numPr>
          <w:ilvl w:val="0"/>
          <w:numId w:val="1005"/>
        </w:numPr>
      </w:pPr>
      <w:ins w:id="564" w:author="PR Preview" w:date="2026-01-01T00:00:00Z">
        <w:r>
          <w:t xml:space="preserve">Lightweight and fast</w:t>
        </w:r>
      </w:ins>
    </w:p>
    <w:p>
      <w:pPr>
        <w:pStyle w:val="Compact"/>
        <w:numPr>
          <w:ilvl w:val="0"/>
          <w:numId w:val="1005"/>
        </w:numPr>
      </w:pPr>
      <w:ins w:id="565" w:author="PR Preview" w:date="2026-01-01T00:00:00Z">
        <w:r>
          <w:t xml:space="preserve">Can be published via GitHub Pages or other static site hosts</w:t>
        </w:r>
      </w:ins>
    </w:p>
    <w:p>
      <w:pPr>
        <w:pStyle w:val="FirstParagraph"/>
      </w:pPr>
      <w:ins w:id="566" w:author="PR Preview" w:date="2026-01-01T00:00:00Z">
        <w:r>
          <w:rPr>
            <w:b/>
            <w:bCs/>
          </w:rPr>
          <w:t xml:space="preserve">Basic usage:</w:t>
        </w:r>
      </w:ins>
    </w:p>
    <w:p>
      <w:pPr>
        <w:pStyle w:val="SourceCode"/>
      </w:pPr>
      <w:ins w:id="567" w:author="PR Preview" w:date="2026-01-01T00:00:00Z">
        <w:r>
          <w:rPr>
            <w:rStyle w:val="CommentTok"/>
          </w:rPr>
          <w:t xml:space="preserve"># Install pkgsite (not on CRAN as of early 2026)</w:t>
        </w:r>
      </w:ins>
      <w:ins w:id="568" w:author="PR Preview" w:date="2026-01-01T00:00:00Z">
        <w:r>
          <w:br/>
        </w:r>
      </w:ins>
      <w:ins w:id="569" w:author="PR Preview" w:date="2026-01-01T00:00:00Z">
        <w:r>
          <w:rPr>
            <w:rStyle w:val="NormalTok"/>
          </w:rPr>
          <w:t xml:space="preserve">pak</w:t>
        </w:r>
      </w:ins>
      <w:ins w:id="570" w:author="PR Preview" w:date="2026-01-01T00:00:00Z">
        <w:r>
          <w:rPr>
            <w:rStyle w:val="SpecialCharTok"/>
          </w:rPr>
          <w:t xml:space="preserve">::</w:t>
        </w:r>
      </w:ins>
      <w:ins w:id="571" w:author="PR Preview" w:date="2026-01-01T00:00:00Z">
        <w:r>
          <w:rPr>
            <w:rStyle w:val="FunctionTok"/>
          </w:rPr>
          <w:t xml:space="preserve">pkg_install</w:t>
        </w:r>
      </w:ins>
      <w:ins w:id="572" w:author="PR Preview" w:date="2026-01-01T00:00:00Z">
        <w:r>
          <w:rPr>
            <w:rStyle w:val="NormalTok"/>
          </w:rPr>
          <w:t xml:space="preserve">(</w:t>
        </w:r>
      </w:ins>
      <w:ins w:id="573" w:author="PR Preview" w:date="2026-01-01T00:00:00Z">
        <w:r>
          <w:rPr>
            <w:rStyle w:val="StringTok"/>
          </w:rPr>
          <w:t xml:space="preserve">"pachadotdev/pkgsite"</w:t>
        </w:r>
      </w:ins>
      <w:ins w:id="574" w:author="PR Preview" w:date="2026-01-01T00:00:00Z">
        <w:r>
          <w:rPr>
            <w:rStyle w:val="NormalTok"/>
          </w:rPr>
          <w:t xml:space="preserve">)</w:t>
        </w:r>
      </w:ins>
      <w:ins w:id="575" w:author="PR Preview" w:date="2026-01-01T00:00:00Z">
        <w:r>
          <w:br/>
        </w:r>
      </w:ins>
      <w:ins w:id="576" w:author="PR Preview" w:date="2026-01-01T00:00:00Z">
        <w:r>
          <w:br/>
        </w:r>
      </w:ins>
      <w:ins w:id="577" w:author="PR Preview" w:date="2026-01-01T00:00:00Z">
        <w:r>
          <w:rPr>
            <w:rStyle w:val="CommentTok"/>
          </w:rPr>
          <w:t xml:space="preserve"># Build and preview site</w:t>
        </w:r>
      </w:ins>
      <w:ins w:id="578" w:author="PR Preview" w:date="2026-01-01T00:00:00Z">
        <w:r>
          <w:br/>
        </w:r>
      </w:ins>
      <w:ins w:id="579" w:author="PR Preview" w:date="2026-01-01T00:00:00Z">
        <w:r>
          <w:rPr>
            <w:rStyle w:val="NormalTok"/>
          </w:rPr>
          <w:t xml:space="preserve">pkgsite</w:t>
        </w:r>
      </w:ins>
      <w:ins w:id="580" w:author="PR Preview" w:date="2026-01-01T00:00:00Z">
        <w:r>
          <w:rPr>
            <w:rStyle w:val="SpecialCharTok"/>
          </w:rPr>
          <w:t xml:space="preserve">::</w:t>
        </w:r>
      </w:ins>
      <w:ins w:id="581" w:author="PR Preview" w:date="2026-01-01T00:00:00Z">
        <w:r>
          <w:rPr>
            <w:rStyle w:val="FunctionTok"/>
          </w:rPr>
          <w:t xml:space="preserve">build_site</w:t>
        </w:r>
      </w:ins>
      <w:ins w:id="582" w:author="PR Preview" w:date="2026-01-01T00:00:00Z">
        <w:r>
          <w:rPr>
            <w:rStyle w:val="NormalTok"/>
          </w:rPr>
          <w:t xml:space="preserve">(</w:t>
        </w:r>
      </w:ins>
      <w:ins w:id="583" w:author="PR Preview" w:date="2026-01-01T00:00:00Z">
        <w:r>
          <w:rPr>
            <w:rStyle w:val="AttributeTok"/>
          </w:rPr>
          <w:t xml:space="preserve">preview =</w:t>
        </w:r>
      </w:ins>
      <w:ins w:id="584" w:author="PR Preview" w:date="2026-01-01T00:00:00Z">
        <w:r>
          <w:rPr>
            <w:rStyle w:val="NormalTok"/>
          </w:rPr>
          <w:t xml:space="preserve"> </w:t>
        </w:r>
      </w:ins>
      <w:ins w:id="585" w:author="PR Preview" w:date="2026-01-01T00:00:00Z">
        <w:r>
          <w:rPr>
            <w:rStyle w:val="ConstantTok"/>
          </w:rPr>
          <w:t xml:space="preserve">TRUE</w:t>
        </w:r>
      </w:ins>
      <w:ins w:id="586" w:author="PR Preview" w:date="2026-01-01T00:00:00Z">
        <w:r>
          <w:rPr>
            <w:rStyle w:val="NormalTok"/>
          </w:rPr>
          <w:t xml:space="preserve">)</w:t>
        </w:r>
      </w:ins>
      <w:ins w:id="587" w:author="PR Preview" w:date="2026-01-01T00:00:00Z">
        <w:r>
          <w:br/>
        </w:r>
      </w:ins>
      <w:ins w:id="588" w:author="PR Preview" w:date="2026-01-01T00:00:00Z">
        <w:r>
          <w:br/>
        </w:r>
      </w:ins>
      <w:ins w:id="589" w:author="PR Preview" w:date="2026-01-01T00:00:00Z">
        <w:r>
          <w:rPr>
            <w:rStyle w:val="CommentTok"/>
          </w:rPr>
          <w:t xml:space="preserve"># Build with custom URL and lazy rebuilding</w:t>
        </w:r>
      </w:ins>
      <w:ins w:id="590" w:author="PR Preview" w:date="2026-01-01T00:00:00Z">
        <w:r>
          <w:br/>
        </w:r>
      </w:ins>
      <w:ins w:id="591" w:author="PR Preview" w:date="2026-01-01T00:00:00Z">
        <w:r>
          <w:rPr>
            <w:rStyle w:val="NormalTok"/>
          </w:rPr>
          <w:t xml:space="preserve">pkgsite</w:t>
        </w:r>
      </w:ins>
      <w:ins w:id="592" w:author="PR Preview" w:date="2026-01-01T00:00:00Z">
        <w:r>
          <w:rPr>
            <w:rStyle w:val="SpecialCharTok"/>
          </w:rPr>
          <w:t xml:space="preserve">::</w:t>
        </w:r>
      </w:ins>
      <w:ins w:id="593" w:author="PR Preview" w:date="2026-01-01T00:00:00Z">
        <w:r>
          <w:rPr>
            <w:rStyle w:val="FunctionTok"/>
          </w:rPr>
          <w:t xml:space="preserve">build_site</w:t>
        </w:r>
      </w:ins>
      <w:ins w:id="594" w:author="PR Preview" w:date="2026-01-01T00:00:00Z">
        <w:r>
          <w:rPr>
            <w:rStyle w:val="NormalTok"/>
          </w:rPr>
          <w:t xml:space="preserve">(</w:t>
        </w:r>
      </w:ins>
      <w:ins w:id="595" w:author="PR Preview" w:date="2026-01-01T00:00:00Z">
        <w:r>
          <w:br/>
        </w:r>
      </w:ins>
      <w:ins w:id="596" w:author="PR Preview" w:date="2026-01-01T00:00:00Z">
        <w:r>
          <w:rPr>
            <w:rStyle w:val="NormalTok"/>
          </w:rPr>
          <w:t xml:space="preserve">  </w:t>
        </w:r>
      </w:ins>
      <w:ins w:id="597" w:author="PR Preview" w:date="2026-01-01T00:00:00Z">
        <w:r>
          <w:rPr>
            <w:rStyle w:val="CommentTok"/>
          </w:rPr>
          <w:t xml:space="preserve"># Replace with your real docs domain.</w:t>
        </w:r>
      </w:ins>
      <w:ins w:id="598" w:author="PR Preview" w:date="2026-01-01T00:00:00Z">
        <w:r>
          <w:br/>
        </w:r>
      </w:ins>
      <w:ins w:id="599" w:author="PR Preview" w:date="2026-01-01T00:00:00Z">
        <w:r>
          <w:rPr>
            <w:rStyle w:val="NormalTok"/>
          </w:rPr>
          <w:t xml:space="preserve">  </w:t>
        </w:r>
      </w:ins>
      <w:ins w:id="600" w:author="PR Preview" w:date="2026-01-01T00:00:00Z">
        <w:r>
          <w:rPr>
            <w:rStyle w:val="AttributeTok"/>
          </w:rPr>
          <w:t xml:space="preserve">url =</w:t>
        </w:r>
      </w:ins>
      <w:ins w:id="601" w:author="PR Preview" w:date="2026-01-01T00:00:00Z">
        <w:r>
          <w:rPr>
            <w:rStyle w:val="NormalTok"/>
          </w:rPr>
          <w:t xml:space="preserve"> </w:t>
        </w:r>
      </w:ins>
      <w:ins w:id="602" w:author="PR Preview" w:date="2026-01-01T00:00:00Z">
        <w:r>
          <w:rPr>
            <w:rStyle w:val="StringTok"/>
          </w:rPr>
          <w:t xml:space="preserve">"https://example.com"</w:t>
        </w:r>
      </w:ins>
      <w:ins w:id="603" w:author="PR Preview" w:date="2026-01-01T00:00:00Z">
        <w:r>
          <w:rPr>
            <w:rStyle w:val="NormalTok"/>
          </w:rPr>
          <w:t xml:space="preserve">,</w:t>
        </w:r>
      </w:ins>
      <w:ins w:id="604" w:author="PR Preview" w:date="2026-01-01T00:00:00Z">
        <w:r>
          <w:br/>
        </w:r>
      </w:ins>
      <w:ins w:id="605" w:author="PR Preview" w:date="2026-01-01T00:00:00Z">
        <w:r>
          <w:rPr>
            <w:rStyle w:val="NormalTok"/>
          </w:rPr>
          <w:t xml:space="preserve">  </w:t>
        </w:r>
      </w:ins>
      <w:ins w:id="606" w:author="PR Preview" w:date="2026-01-01T00:00:00Z">
        <w:r>
          <w:rPr>
            <w:rStyle w:val="AttributeTok"/>
          </w:rPr>
          <w:t xml:space="preserve">lazy =</w:t>
        </w:r>
      </w:ins>
      <w:ins w:id="607" w:author="PR Preview" w:date="2026-01-01T00:00:00Z">
        <w:r>
          <w:rPr>
            <w:rStyle w:val="NormalTok"/>
          </w:rPr>
          <w:t xml:space="preserve"> </w:t>
        </w:r>
      </w:ins>
      <w:ins w:id="608" w:author="PR Preview" w:date="2026-01-01T00:00:00Z">
        <w:r>
          <w:rPr>
            <w:rStyle w:val="ConstantTok"/>
          </w:rPr>
          <w:t xml:space="preserve">TRUE</w:t>
        </w:r>
      </w:ins>
      <w:ins w:id="609" w:author="PR Preview" w:date="2026-01-01T00:00:00Z">
        <w:r>
          <w:rPr>
            <w:rStyle w:val="NormalTok"/>
          </w:rPr>
          <w:t xml:space="preserve">,</w:t>
        </w:r>
      </w:ins>
      <w:ins w:id="610" w:author="PR Preview" w:date="2026-01-01T00:00:00Z">
        <w:r>
          <w:br/>
        </w:r>
      </w:ins>
      <w:ins w:id="611" w:author="PR Preview" w:date="2026-01-01T00:00:00Z">
        <w:r>
          <w:rPr>
            <w:rStyle w:val="NormalTok"/>
          </w:rPr>
          <w:t xml:space="preserve">  </w:t>
        </w:r>
      </w:ins>
      <w:ins w:id="612" w:author="PR Preview" w:date="2026-01-01T00:00:00Z">
        <w:r>
          <w:rPr>
            <w:rStyle w:val="AttributeTok"/>
          </w:rPr>
          <w:t xml:space="preserve">preview =</w:t>
        </w:r>
      </w:ins>
      <w:ins w:id="613" w:author="PR Preview" w:date="2026-01-01T00:00:00Z">
        <w:r>
          <w:rPr>
            <w:rStyle w:val="NormalTok"/>
          </w:rPr>
          <w:t xml:space="preserve"> </w:t>
        </w:r>
      </w:ins>
      <w:ins w:id="614" w:author="PR Preview" w:date="2026-01-01T00:00:00Z">
        <w:r>
          <w:rPr>
            <w:rStyle w:val="ConstantTok"/>
          </w:rPr>
          <w:t xml:space="preserve">TRUE</w:t>
        </w:r>
      </w:ins>
      <w:ins w:id="615" w:author="PR Preview" w:date="2026-01-01T00:00:00Z">
        <w:r>
          <w:br/>
        </w:r>
      </w:ins>
      <w:ins w:id="616" w:author="PR Preview" w:date="2026-01-01T00:00:00Z">
        <w:r>
          <w:rPr>
            <w:rStyle w:val="NormalTok"/>
          </w:rPr>
          <w:t xml:space="preserve">)</w:t>
        </w:r>
      </w:ins>
    </w:p>
    <w:p>
      <w:pPr>
        <w:pStyle w:val="FirstParagraph"/>
      </w:pPr>
      <w:ins w:id="617" w:author="PR Preview" w:date="2026-01-01T00:00:00Z">
        <w:r>
          <w:rPr>
            <w:b/>
            <w:bCs/>
          </w:rPr>
          <w:t xml:space="preserve">When to choose pkgsite:</w:t>
        </w:r>
      </w:ins>
    </w:p>
    <w:p>
      <w:pPr>
        <w:pStyle w:val="Compact"/>
        <w:numPr>
          <w:ilvl w:val="0"/>
          <w:numId w:val="1006"/>
        </w:numPr>
      </w:pPr>
      <w:ins w:id="618" w:author="PR Preview" w:date="2026-01-01T00:00:00Z">
        <w:r>
          <w:t xml:space="preserve">You want a minimal, lightweight documentation site</w:t>
        </w:r>
      </w:ins>
    </w:p>
    <w:p>
      <w:pPr>
        <w:pStyle w:val="Compact"/>
        <w:numPr>
          <w:ilvl w:val="0"/>
          <w:numId w:val="1006"/>
        </w:numPr>
      </w:pPr>
      <w:ins w:id="619" w:author="PR Preview" w:date="2026-01-01T00:00:00Z">
        <w:r>
          <w:t xml:space="preserve">You prefer to customize CSS styling from scratch</w:t>
        </w:r>
      </w:ins>
    </w:p>
    <w:p>
      <w:pPr>
        <w:pStyle w:val="Compact"/>
        <w:numPr>
          <w:ilvl w:val="0"/>
          <w:numId w:val="1006"/>
        </w:numPr>
      </w:pPr>
      <w:ins w:id="620" w:author="PR Preview" w:date="2026-01-01T00:00:00Z">
        <w:r>
          <w:t xml:space="preserve">You don’t need the extensive features of pkgdown</w:t>
        </w:r>
      </w:ins>
    </w:p>
    <w:p>
      <w:pPr>
        <w:pStyle w:val="Compact"/>
        <w:numPr>
          <w:ilvl w:val="0"/>
          <w:numId w:val="1006"/>
        </w:numPr>
      </w:pPr>
      <w:ins w:id="621" w:author="PR Preview" w:date="2026-01-01T00:00:00Z">
        <w:r>
          <w:t xml:space="preserve">You want faster build times for simple packages</w:t>
        </w:r>
      </w:ins>
    </w:p>
    <w:bookmarkEnd w:id="28"/>
    <w:bookmarkStart w:id="31" w:name="quarto-for-package-documentation"/>
    <w:p>
      <w:pPr>
        <w:pStyle w:val="Heading4"/>
      </w:pPr>
      <w:ins w:id="622" w:author="PR Preview" w:date="2026-01-01T00:00:00Z">
        <w:r>
          <w:t xml:space="preserve">Quarto for Package Documentation</w:t>
        </w:r>
      </w:ins>
    </w:p>
    <w:p>
      <w:pPr>
        <w:pStyle w:val="FirstParagraph"/>
      </w:pPr>
      <w:ins w:id="623" w:author="PR Preview" w:date="2026-01-01T00:00:00Z">
        <w:r>
          <w:t xml:space="preserve">While not a dedicated package documentation tool,</w:t>
        </w:r>
      </w:ins>
      <w:ins w:id="624" w:author="PR Preview" w:date="2026-01-01T00:00:00Z">
        <w:r>
          <w:t xml:space="preserve"> </w:t>
        </w:r>
      </w:ins>
      <w:ins w:id="625" w:author="PR Preview" w:date="2026-01-01T00:00:00Z">
        <w:r>
          <w:t xml:space="preserve">Quarto can be used to create sophisticated documentation websites for R packages,</w:t>
        </w:r>
      </w:ins>
      <w:ins w:id="626" w:author="PR Preview" w:date="2026-01-01T00:00:00Z">
        <w:r>
          <w:t xml:space="preserve"> </w:t>
        </w:r>
      </w:ins>
      <w:ins w:id="627" w:author="PR Preview" w:date="2026-01-01T00:00:00Z">
        <w:r>
          <w:t xml:space="preserve">particularly when combined with custom scripts or tools like</w:t>
        </w:r>
      </w:ins>
      <w:ins w:id="628" w:author="PR Preview" w:date="2026-01-01T00:00:00Z">
        <w:r>
          <w:t xml:space="preserve"> </w:t>
        </w:r>
      </w:ins>
      <w:hyperlink r:id="rId29">
        <w:ins w:id="629" w:author="PR Preview" w:date="2026-01-01T00:00:00Z">
          <w:r>
            <w:rPr>
              <w:rStyle w:val="VerbatimChar"/>
            </w:rPr>
            <w:t xml:space="preserve">{ecodown}</w:t>
          </w:r>
        </w:ins>
      </w:hyperlink>
      <w:ins w:id="630" w:author="PR Preview" w:date="2026-01-01T00:00:00Z">
        <w:r>
          <w:t xml:space="preserve"> </w:t>
        </w:r>
      </w:ins>
      <w:ins w:id="631" w:author="PR Preview" w:date="2026-01-01T00:00:00Z">
        <w:r>
          <w:t xml:space="preserve">(experimental and intended for internal use).</w:t>
        </w:r>
      </w:ins>
    </w:p>
    <w:p>
      <w:pPr>
        <w:pStyle w:val="BodyText"/>
      </w:pPr>
      <w:ins w:id="632" w:author="PR Preview" w:date="2026-01-01T00:00:00Z">
        <w:r>
          <w:rPr>
            <w:b/>
            <w:bCs/>
          </w:rPr>
          <w:t xml:space="preserve">Discussion and resources:</w:t>
        </w:r>
      </w:ins>
    </w:p>
    <w:p>
      <w:pPr>
        <w:pStyle w:val="Compact"/>
        <w:numPr>
          <w:ilvl w:val="0"/>
          <w:numId w:val="1007"/>
        </w:numPr>
      </w:pPr>
      <w:hyperlink r:id="rId30">
        <w:ins w:id="633" w:author="PR Preview" w:date="2026-01-01T00:00:00Z">
          <w:r>
            <w:rPr>
              <w:rStyle w:val="Hyperlink"/>
            </w:rPr>
            <w:t xml:space="preserve">Quarto discussion on pkgdown alternative</w:t>
          </w:r>
        </w:ins>
      </w:hyperlink>
    </w:p>
    <w:p>
      <w:pPr>
        <w:pStyle w:val="Compact"/>
        <w:numPr>
          <w:ilvl w:val="0"/>
          <w:numId w:val="1007"/>
        </w:numPr>
      </w:pPr>
      <w:ins w:id="634" w:author="PR Preview" w:date="2026-01-01T00:00:00Z">
        <w:r>
          <w:t xml:space="preserve">pkgdown itself now supports Quarto vignettes (as of version 2.1.0)</w:t>
        </w:r>
      </w:ins>
    </w:p>
    <w:p>
      <w:pPr>
        <w:pStyle w:val="FirstParagraph"/>
      </w:pPr>
      <w:ins w:id="635" w:author="PR Preview" w:date="2026-01-01T00:00:00Z">
        <w:r>
          <w:rPr>
            <w:b/>
            <w:bCs/>
          </w:rPr>
          <w:t xml:space="preserve">When to consider Quarto:</w:t>
        </w:r>
      </w:ins>
    </w:p>
    <w:p>
      <w:pPr>
        <w:pStyle w:val="Compact"/>
        <w:numPr>
          <w:ilvl w:val="0"/>
          <w:numId w:val="1008"/>
        </w:numPr>
      </w:pPr>
      <w:ins w:id="636" w:author="PR Preview" w:date="2026-01-01T00:00:00Z">
        <w:r>
          <w:t xml:space="preserve">You want complete control over site structure and design</w:t>
        </w:r>
      </w:ins>
    </w:p>
    <w:p>
      <w:pPr>
        <w:pStyle w:val="Compact"/>
        <w:numPr>
          <w:ilvl w:val="0"/>
          <w:numId w:val="1008"/>
        </w:numPr>
      </w:pPr>
      <w:ins w:id="637" w:author="PR Preview" w:date="2026-01-01T00:00:00Z">
        <w:r>
          <w:t xml:space="preserve">You’re already using Quarto for other documentation</w:t>
        </w:r>
      </w:ins>
    </w:p>
    <w:p>
      <w:pPr>
        <w:pStyle w:val="Compact"/>
        <w:numPr>
          <w:ilvl w:val="0"/>
          <w:numId w:val="1008"/>
        </w:numPr>
      </w:pPr>
      <w:ins w:id="638" w:author="PR Preview" w:date="2026-01-01T00:00:00Z">
        <w:r>
          <w:t xml:space="preserve">You need advanced publishing features beyond what pkgdown offers</w:t>
        </w:r>
      </w:ins>
    </w:p>
    <w:p>
      <w:pPr>
        <w:pStyle w:val="Compact"/>
        <w:numPr>
          <w:ilvl w:val="0"/>
          <w:numId w:val="1008"/>
        </w:numPr>
      </w:pPr>
      <w:ins w:id="639" w:author="PR Preview" w:date="2026-01-01T00:00:00Z">
        <w:r>
          <w:t xml:space="preserve">You’re comfortable writing custom scripts for function reference extraction</w:t>
        </w:r>
      </w:ins>
    </w:p>
    <w:bookmarkEnd w:id="31"/>
    <w:bookmarkStart w:id="32" w:name="comparison-summary"/>
    <w:p>
      <w:pPr>
        <w:pStyle w:val="Heading4"/>
      </w:pPr>
      <w:ins w:id="640" w:author="PR Preview" w:date="2026-01-01T00:00:00Z">
        <w:r>
          <w:t xml:space="preserve">Comparison Summary</w:t>
        </w:r>
      </w:ins>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ins w:id="641" w:author="PR Preview" w:date="2026-01-01T00:00:00Z">
        <w:r>
          <w:rPr>
            <w:b/>
            <w:bCs/>
          </w:rPr>
          <w:t xml:space="preserve">Recommendation:</w:t>
        </w:r>
      </w:ins>
      <w:ins w:id="642" w:author="PR Preview" w:date="2026-01-01T00:00:00Z">
        <w:r>
          <w:t xml:space="preserve"> </w:t>
        </w:r>
      </w:ins>
      <w:ins w:id="643" w:author="PR Preview" w:date="2026-01-01T00:00:00Z">
        <w:r>
          <w:t xml:space="preserve">Use pkgdown for most standard R package documentation needs.</w:t>
        </w:r>
      </w:ins>
      <w:ins w:id="644" w:author="PR Preview" w:date="2026-01-01T00:00:00Z">
        <w:r>
          <w:t xml:space="preserve"> </w:t>
        </w:r>
      </w:ins>
      <w:ins w:id="645" w:author="PR Preview" w:date="2026-01-01T00:00:00Z">
        <w:r>
          <w:t xml:space="preserve">Consider altdoc when you prefer Quarto’s publishing system or want flexibility to choose between documentation frameworks (Quarto, Docsify, MkDocs, Docute).</w:t>
        </w:r>
      </w:ins>
      <w:ins w:id="646" w:author="PR Preview" w:date="2026-01-01T00:00:00Z">
        <w:r>
          <w:t xml:space="preserve"> </w:t>
        </w:r>
      </w:ins>
      <w:ins w:id="647" w:author="PR Preview" w:date="2026-01-01T00:00:00Z">
        <w:r>
          <w:t xml:space="preserve">If you choose altdoc with Quarto, you can author vignettes to provide downloadable PDF and DOCX versions alongside the HTML website.</w:t>
        </w:r>
      </w:ins>
      <w:ins w:id="648" w:author="PR Preview" w:date="2026-01-01T00:00:00Z">
        <w:r>
          <w:t xml:space="preserve"> </w:t>
        </w:r>
      </w:ins>
      <w:ins w:id="649" w:author="PR Preview" w:date="2026-01-01T00:00:00Z">
        <w:r>
          <w:t xml:space="preserve">Choose pkgsite for minimalist websites with easy CSS customization.</w:t>
        </w:r>
      </w:ins>
      <w:ins w:id="650" w:author="PR Preview" w:date="2026-01-01T00:00:00Z">
        <w:r>
          <w:t xml:space="preserve"> </w:t>
        </w:r>
      </w:ins>
      <w:ins w:id="651" w:author="PR Preview" w:date="2026-01-01T00:00:00Z">
        <w:r>
          <w:t xml:space="preserve">Use Quarto directly only if you need complete control and are comfortable with more complex setup.</w:t>
        </w:r>
      </w:ins>
    </w:p>
    <w:bookmarkEnd w:id="32"/>
    <w:bookmarkEnd w:id="33"/>
    <w:bookmarkEnd w:id="34"/>
    <w:bookmarkStart w:id="48" w:name="sec-r-workflow"/>
    <w:p>
      <w:pPr>
        <w:pStyle w:val="Heading2"/>
      </w:pPr>
      <w:ins w:id="652" w:author="PR Preview" w:date="2026-01-01T00:00:00Z">
        <w:r>
          <w:t xml:space="preserve">4 Complete Package Development Workflow</w:t>
        </w:r>
      </w:ins>
    </w:p>
    <w:p>
      <w:pPr>
        <w:pStyle w:val="FirstParagraph"/>
      </w:pPr>
      <w:ins w:id="653" w:author="PR Preview" w:date="2026-01-01T00:00:00Z">
        <w:r>
          <w:t xml:space="preserve">Here’s the typical workflow for developing an R package in our lab:</w:t>
        </w:r>
      </w:ins>
    </w:p>
    <w:bookmarkStart w:id="40" w:name="initial-setup"/>
    <w:p>
      <w:pPr>
        <w:pStyle w:val="Heading3"/>
      </w:pPr>
      <w:ins w:id="654" w:author="PR Preview" w:date="2026-01-01T00:00:00Z">
        <w:r>
          <w:t xml:space="preserve">4.1 1. Initial Setup</w:t>
        </w:r>
      </w:ins>
    </w:p>
    <w:p>
      <w:pPr>
        <w:pStyle w:val="FirstParagraph"/>
      </w:pPr>
      <w:ins w:id="655" w:author="PR Preview" w:date="2026-01-01T00:00:00Z">
        <w:r>
          <w:rPr>
            <w:b/>
            <w:bCs/>
          </w:rPr>
          <w:t xml:space="preserve">Starting from a template (recommended):</w:t>
        </w:r>
      </w:ins>
    </w:p>
    <w:p>
      <w:pPr>
        <w:pStyle w:val="BodyText"/>
      </w:pPr>
      <w:ins w:id="656" w:author="PR Preview" w:date="2026-01-01T00:00:00Z">
        <w:r>
          <w:t xml:space="preserve">Using our R package template is the fastest way to get started with a new R package,</w:t>
        </w:r>
      </w:ins>
      <w:ins w:id="657" w:author="PR Preview" w:date="2026-01-01T00:00:00Z">
        <w:r>
          <w:t xml:space="preserve"> </w:t>
        </w:r>
      </w:ins>
      <w:ins w:id="658" w:author="PR Preview" w:date="2026-01-01T00:00:00Z">
        <w:r>
          <w:t xml:space="preserve">as it provides pre-configured settings,</w:t>
        </w:r>
      </w:ins>
      <w:ins w:id="659" w:author="PR Preview" w:date="2026-01-01T00:00:00Z">
        <w:r>
          <w:t xml:space="preserve"> </w:t>
        </w:r>
      </w:ins>
      <w:ins w:id="660" w:author="PR Preview" w:date="2026-01-01T00:00:00Z">
        <w:r>
          <w:t xml:space="preserve">GitHub Actions workflows,</w:t>
        </w:r>
      </w:ins>
      <w:ins w:id="661" w:author="PR Preview" w:date="2026-01-01T00:00:00Z">
        <w:r>
          <w:t xml:space="preserve"> </w:t>
        </w:r>
      </w:ins>
      <w:ins w:id="662" w:author="PR Preview" w:date="2026-01-01T00:00:00Z">
        <w:r>
          <w:t xml:space="preserve">and development tools:</w:t>
        </w:r>
      </w:ins>
    </w:p>
    <w:p>
      <w:pPr>
        <w:pStyle w:val="Compact"/>
        <w:numPr>
          <w:ilvl w:val="0"/>
          <w:numId w:val="1009"/>
        </w:numPr>
      </w:pPr>
      <w:ins w:id="663" w:author="PR Preview" w:date="2026-01-01T00:00:00Z">
        <w:r>
          <w:rPr>
            <w:b/>
            <w:bCs/>
          </w:rPr>
          <w:t xml:space="preserve">R Package Template (</w:t>
        </w:r>
      </w:ins>
      <w:ins w:id="664" w:author="PR Preview" w:date="2026-01-01T00:00:00Z">
        <w:r>
          <w:rPr>
            <w:rStyle w:val="VerbatimChar"/>
            <w:b/>
            <w:bCs/>
          </w:rPr>
          <w:t xml:space="preserve">rpt</w:t>
        </w:r>
      </w:ins>
      <w:ins w:id="665" w:author="PR Preview" w:date="2026-01-01T00:00:00Z">
        <w:r>
          <w:rPr>
            <w:b/>
            <w:bCs/>
          </w:rPr>
          <w:t xml:space="preserve">)</w:t>
        </w:r>
      </w:ins>
      <w:ins w:id="666" w:author="PR Preview" w:date="2026-01-01T00:00:00Z">
        <w:r>
          <w:t xml:space="preserve"> </w:t>
        </w:r>
      </w:ins>
      <w:ins w:id="667" w:author="PR Preview" w:date="2026-01-01T00:00:00Z">
        <w:r>
          <w:t xml:space="preserve">- Our recommended template with pre-configured development tools and CI workflows:</w:t>
        </w:r>
      </w:ins>
    </w:p>
    <w:p>
      <w:pPr>
        <w:pStyle w:val="Compact"/>
        <w:numPr>
          <w:ilvl w:val="1"/>
          <w:numId w:val="1010"/>
        </w:numPr>
      </w:pPr>
      <w:ins w:id="668" w:author="PR Preview" w:date="2026-01-01T00:00:00Z">
        <w:r>
          <w:t xml:space="preserve">Repository:</w:t>
        </w:r>
      </w:ins>
      <w:ins w:id="669" w:author="PR Preview" w:date="2026-01-01T00:00:00Z">
        <w:r>
          <w:t xml:space="preserve"> </w:t>
        </w:r>
      </w:ins>
      <w:hyperlink r:id="rId35">
        <w:ins w:id="670" w:author="PR Preview" w:date="2026-01-01T00:00:00Z">
          <w:r>
            <w:rPr>
              <w:rStyle w:val="Hyperlink"/>
            </w:rPr>
            <w:t xml:space="preserve">https://github.com/Morrison-Lab/rpt</w:t>
          </w:r>
        </w:ins>
      </w:hyperlink>
    </w:p>
    <w:p>
      <w:pPr>
        <w:pStyle w:val="Compact"/>
        <w:numPr>
          <w:ilvl w:val="1"/>
          <w:numId w:val="1010"/>
        </w:numPr>
      </w:pPr>
      <w:ins w:id="671" w:author="PR Preview" w:date="2026-01-01T00:00:00Z">
        <w:r>
          <w:t xml:space="preserve">Click</w:t>
        </w:r>
      </w:ins>
      <w:ins w:id="672" w:author="PR Preview" w:date="2026-01-01T00:00:00Z">
        <w:r>
          <w:t xml:space="preserve"> </w:t>
        </w:r>
      </w:ins>
      <w:ins w:id="673" w:author="PR Preview" w:date="2026-01-01T00:00:00Z">
        <w:r>
          <w:t xml:space="preserve">“Use this template”</w:t>
        </w:r>
      </w:ins>
      <w:ins w:id="674" w:author="PR Preview" w:date="2026-01-01T00:00:00Z">
        <w:r>
          <w:t xml:space="preserve"> </w:t>
        </w:r>
      </w:ins>
      <w:ins w:id="675" w:author="PR Preview" w:date="2026-01-01T00:00:00Z">
        <w:r>
          <w:t xml:space="preserve">→</w:t>
        </w:r>
      </w:ins>
      <w:ins w:id="676" w:author="PR Preview" w:date="2026-01-01T00:00:00Z">
        <w:r>
          <w:t xml:space="preserve"> </w:t>
        </w:r>
      </w:ins>
      <w:ins w:id="677" w:author="PR Preview" w:date="2026-01-01T00:00:00Z">
        <w:r>
          <w:t xml:space="preserve">“Create a new repository”</w:t>
        </w:r>
      </w:ins>
      <w:ins w:id="678" w:author="PR Preview" w:date="2026-01-01T00:00:00Z">
        <w:r>
          <w:t xml:space="preserve"> </w:t>
        </w:r>
      </w:ins>
      <w:ins w:id="679" w:author="PR Preview" w:date="2026-01-01T00:00:00Z">
        <w:r>
          <w:t xml:space="preserve">on GitHub</w:t>
        </w:r>
      </w:ins>
    </w:p>
    <w:p>
      <w:pPr>
        <w:pStyle w:val="Compact"/>
        <w:numPr>
          <w:ilvl w:val="1"/>
          <w:numId w:val="1010"/>
        </w:numPr>
      </w:pPr>
      <w:ins w:id="680" w:author="PR Preview" w:date="2026-01-01T00:00:00Z">
        <w:r>
          <w:t xml:space="preserve">Clone your new repository and start developing</w:t>
        </w:r>
      </w:ins>
    </w:p>
    <w:p>
      <w:pPr>
        <w:pStyle w:val="FirstParagraph"/>
      </w:pPr>
      <w:ins w:id="681" w:author="PR Preview" w:date="2026-01-01T00:00:00Z">
        <w:r>
          <w:t xml:space="preserve">The template includes pre-configured:</w:t>
        </w:r>
      </w:ins>
    </w:p>
    <w:p>
      <w:pPr>
        <w:pStyle w:val="Compact"/>
        <w:numPr>
          <w:ilvl w:val="0"/>
          <w:numId w:val="1011"/>
        </w:numPr>
      </w:pPr>
      <w:ins w:id="682" w:author="PR Preview" w:date="2026-01-01T00:00:00Z">
        <w:r>
          <w:t xml:space="preserve">GitHub Actions workflows for R CMD check,</w:t>
        </w:r>
      </w:ins>
      <w:ins w:id="683" w:author="PR Preview" w:date="2026-01-01T00:00:00Z">
        <w:r>
          <w:t xml:space="preserve"> </w:t>
        </w:r>
      </w:ins>
      <w:ins w:id="684" w:author="PR Preview" w:date="2026-01-01T00:00:00Z">
        <w:r>
          <w:t xml:space="preserve">test coverage,</w:t>
        </w:r>
      </w:ins>
      <w:ins w:id="685" w:author="PR Preview" w:date="2026-01-01T00:00:00Z">
        <w:r>
          <w:t xml:space="preserve"> </w:t>
        </w:r>
      </w:ins>
      <w:ins w:id="686" w:author="PR Preview" w:date="2026-01-01T00:00:00Z">
        <w:r>
          <w:t xml:space="preserve">and pkgdown deployment</w:t>
        </w:r>
      </w:ins>
    </w:p>
    <w:p>
      <w:pPr>
        <w:pStyle w:val="Compact"/>
        <w:numPr>
          <w:ilvl w:val="0"/>
          <w:numId w:val="1011"/>
        </w:numPr>
      </w:pPr>
      <w:ins w:id="687" w:author="PR Preview" w:date="2026-01-01T00:00:00Z">
        <w:r>
          <w:t xml:space="preserve">Development tools setup (</w:t>
        </w:r>
      </w:ins>
      <w:hyperlink r:id="rId36">
        <w:ins w:id="688" w:author="PR Preview" w:date="2026-01-01T00:00:00Z">
          <w:r>
            <w:rPr>
              <w:rStyle w:val="VerbatimChar"/>
            </w:rPr>
            <w:t xml:space="preserve">{usethis}</w:t>
          </w:r>
        </w:ins>
      </w:hyperlink>
      <w:ins w:id="689" w:author="PR Preview" w:date="2026-01-01T00:00:00Z">
        <w:r>
          <w:t xml:space="preserve">,</w:t>
        </w:r>
      </w:ins>
      <w:ins w:id="690" w:author="PR Preview" w:date="2026-01-01T00:00:00Z">
        <w:r>
          <w:t xml:space="preserve"> </w:t>
        </w:r>
      </w:ins>
      <w:hyperlink r:id="rId37">
        <w:ins w:id="691" w:author="PR Preview" w:date="2026-01-01T00:00:00Z">
          <w:r>
            <w:rPr>
              <w:rStyle w:val="VerbatimChar"/>
            </w:rPr>
            <w:t xml:space="preserve">{devtools}</w:t>
          </w:r>
        </w:ins>
      </w:hyperlink>
      <w:ins w:id="692" w:author="PR Preview" w:date="2026-01-01T00:00:00Z">
        <w:r>
          <w:t xml:space="preserve">,</w:t>
        </w:r>
      </w:ins>
      <w:ins w:id="693" w:author="PR Preview" w:date="2026-01-01T00:00:00Z">
        <w:r>
          <w:t xml:space="preserve"> </w:t>
        </w:r>
      </w:ins>
      <w:hyperlink r:id="rId38">
        <w:ins w:id="694" w:author="PR Preview" w:date="2026-01-01T00:00:00Z">
          <w:r>
            <w:rPr>
              <w:rStyle w:val="VerbatimChar"/>
            </w:rPr>
            <w:t xml:space="preserve">{roxygen2}</w:t>
          </w:r>
        </w:ins>
      </w:hyperlink>
      <w:ins w:id="695" w:author="PR Preview" w:date="2026-01-01T00:00:00Z">
        <w:r>
          <w:t xml:space="preserve">)</w:t>
        </w:r>
      </w:ins>
    </w:p>
    <w:p>
      <w:pPr>
        <w:pStyle w:val="Compact"/>
        <w:numPr>
          <w:ilvl w:val="0"/>
          <w:numId w:val="1011"/>
        </w:numPr>
      </w:pPr>
      <w:ins w:id="696" w:author="PR Preview" w:date="2026-01-01T00:00:00Z">
        <w:r>
          <w:t xml:space="preserve">Testing infrastructure (</w:t>
        </w:r>
      </w:ins>
      <w:hyperlink r:id="rId39">
        <w:ins w:id="697" w:author="PR Preview" w:date="2026-01-01T00:00:00Z">
          <w:r>
            <w:rPr>
              <w:rStyle w:val="VerbatimChar"/>
            </w:rPr>
            <w:t xml:space="preserve">{testthat}</w:t>
          </w:r>
        </w:ins>
      </w:hyperlink>
      <w:ins w:id="698" w:author="PR Preview" w:date="2026-01-01T00:00:00Z">
        <w:r>
          <w:t xml:space="preserve">)</w:t>
        </w:r>
      </w:ins>
    </w:p>
    <w:p>
      <w:pPr>
        <w:pStyle w:val="Compact"/>
        <w:numPr>
          <w:ilvl w:val="0"/>
          <w:numId w:val="1011"/>
        </w:numPr>
      </w:pPr>
      <w:ins w:id="699" w:author="PR Preview" w:date="2026-01-01T00:00:00Z">
        <w:r>
          <w:t xml:space="preserve">Code styling and linting configurations</w:t>
        </w:r>
      </w:ins>
    </w:p>
    <w:p>
      <w:pPr>
        <w:pStyle w:val="Compact"/>
        <w:numPr>
          <w:ilvl w:val="0"/>
          <w:numId w:val="1011"/>
        </w:numPr>
      </w:pPr>
      <w:ins w:id="700" w:author="PR Preview" w:date="2026-01-01T00:00:00Z">
        <w:r>
          <w:t xml:space="preserve">Package documentation structure</w:t>
        </w:r>
      </w:ins>
    </w:p>
    <w:p>
      <w:pPr>
        <w:pStyle w:val="FirstParagraph"/>
      </w:pPr>
      <w:ins w:id="701" w:author="PR Preview" w:date="2026-01-01T00:00:00Z">
        <w:r>
          <w:t xml:space="preserve">While the template jumpstarts your project with up-to-date configuration and workflow files,</w:t>
        </w:r>
      </w:ins>
      <w:ins w:id="702" w:author="PR Preview" w:date="2026-01-01T00:00:00Z">
        <w:r>
          <w:t xml:space="preserve"> </w:t>
        </w:r>
      </w:ins>
      <w:ins w:id="703" w:author="PR Preview" w:date="2026-01-01T00:00:00Z">
        <w:r>
          <w:t xml:space="preserve">you should still come up to speed on what all the config files do so you can modify and debug them as needed.</w:t>
        </w:r>
      </w:ins>
      <w:ins w:id="704" w:author="PR Preview" w:date="2026-01-01T00:00:00Z">
        <w:r>
          <w:t xml:space="preserve"> </w:t>
        </w:r>
      </w:ins>
      <w:ins w:id="705" w:author="PR Preview" w:date="2026-01-01T00:00:00Z">
        <w:r>
          <w:t xml:space="preserve">The template serves as a central location for the most current versions of these files and best practices.</w:t>
        </w:r>
      </w:ins>
    </w:p>
    <w:p>
      <w:pPr>
        <w:pStyle w:val="BodyText"/>
      </w:pPr>
      <w:ins w:id="706" w:author="PR Preview" w:date="2026-01-01T00:00:00Z">
        <w:r>
          <w:rPr>
            <w:b/>
            <w:bCs/>
          </w:rPr>
          <w:t xml:space="preserve">Starting from scratch:</w:t>
        </w:r>
      </w:ins>
    </w:p>
    <w:p>
      <w:pPr>
        <w:pStyle w:val="BodyText"/>
      </w:pPr>
      <w:ins w:id="707" w:author="PR Preview" w:date="2026-01-01T00:00:00Z">
        <w:r>
          <w:t xml:space="preserve">If you prefer to start from scratch or need to understand each setup step,</w:t>
        </w:r>
      </w:ins>
      <w:ins w:id="708" w:author="PR Preview" w:date="2026-01-01T00:00:00Z">
        <w:r>
          <w:t xml:space="preserve"> </w:t>
        </w:r>
      </w:ins>
      <w:ins w:id="709" w:author="PR Preview" w:date="2026-01-01T00:00:00Z">
        <w:r>
          <w:t xml:space="preserve">you can create a new package manually:</w:t>
        </w:r>
      </w:ins>
    </w:p>
    <w:p>
      <w:pPr>
        <w:pStyle w:val="SourceCode"/>
      </w:pPr>
      <w:ins w:id="710" w:author="PR Preview" w:date="2026-01-01T00:00:00Z">
        <w:r>
          <w:rPr>
            <w:rStyle w:val="CommentTok"/>
          </w:rPr>
          <w:t xml:space="preserve"># Create package structure</w:t>
        </w:r>
      </w:ins>
      <w:ins w:id="711" w:author="PR Preview" w:date="2026-01-01T00:00:00Z">
        <w:r>
          <w:br/>
        </w:r>
      </w:ins>
      <w:ins w:id="712" w:author="PR Preview" w:date="2026-01-01T00:00:00Z">
        <w:r>
          <w:rPr>
            <w:rStyle w:val="NormalTok"/>
          </w:rPr>
          <w:t xml:space="preserve">usethis</w:t>
        </w:r>
      </w:ins>
      <w:ins w:id="713" w:author="PR Preview" w:date="2026-01-01T00:00:00Z">
        <w:r>
          <w:rPr>
            <w:rStyle w:val="SpecialCharTok"/>
          </w:rPr>
          <w:t xml:space="preserve">::</w:t>
        </w:r>
      </w:ins>
      <w:ins w:id="714" w:author="PR Preview" w:date="2026-01-01T00:00:00Z">
        <w:r>
          <w:rPr>
            <w:rStyle w:val="FunctionTok"/>
          </w:rPr>
          <w:t xml:space="preserve">create_package</w:t>
        </w:r>
      </w:ins>
      <w:ins w:id="715" w:author="PR Preview" w:date="2026-01-01T00:00:00Z">
        <w:r>
          <w:rPr>
            <w:rStyle w:val="NormalTok"/>
          </w:rPr>
          <w:t xml:space="preserve">(</w:t>
        </w:r>
      </w:ins>
      <w:ins w:id="716" w:author="PR Preview" w:date="2026-01-01T00:00:00Z">
        <w:r>
          <w:rPr>
            <w:rStyle w:val="StringTok"/>
          </w:rPr>
          <w:t xml:space="preserve">"~/myproject"</w:t>
        </w:r>
      </w:ins>
      <w:ins w:id="717" w:author="PR Preview" w:date="2026-01-01T00:00:00Z">
        <w:r>
          <w:rPr>
            <w:rStyle w:val="NormalTok"/>
          </w:rPr>
          <w:t xml:space="preserve">)</w:t>
        </w:r>
      </w:ins>
      <w:ins w:id="718" w:author="PR Preview" w:date="2026-01-01T00:00:00Z">
        <w:r>
          <w:br/>
        </w:r>
      </w:ins>
      <w:ins w:id="719" w:author="PR Preview" w:date="2026-01-01T00:00:00Z">
        <w:r>
          <w:br/>
        </w:r>
      </w:ins>
      <w:ins w:id="720" w:author="PR Preview" w:date="2026-01-01T00:00:00Z">
        <w:r>
          <w:rPr>
            <w:rStyle w:val="CommentTok"/>
          </w:rPr>
          <w:t xml:space="preserve"># Set up infrastructure</w:t>
        </w:r>
      </w:ins>
      <w:ins w:id="721" w:author="PR Preview" w:date="2026-01-01T00:00:00Z">
        <w:r>
          <w:br/>
        </w:r>
      </w:ins>
      <w:ins w:id="722" w:author="PR Preview" w:date="2026-01-01T00:00:00Z">
        <w:r>
          <w:rPr>
            <w:rStyle w:val="NormalTok"/>
          </w:rPr>
          <w:t xml:space="preserve">usethis</w:t>
        </w:r>
      </w:ins>
      <w:ins w:id="723" w:author="PR Preview" w:date="2026-01-01T00:00:00Z">
        <w:r>
          <w:rPr>
            <w:rStyle w:val="SpecialCharTok"/>
          </w:rPr>
          <w:t xml:space="preserve">::</w:t>
        </w:r>
      </w:ins>
      <w:ins w:id="724" w:author="PR Preview" w:date="2026-01-01T00:00:00Z">
        <w:r>
          <w:rPr>
            <w:rStyle w:val="FunctionTok"/>
          </w:rPr>
          <w:t xml:space="preserve">use_git</w:t>
        </w:r>
      </w:ins>
      <w:ins w:id="725" w:author="PR Preview" w:date="2026-01-01T00:00:00Z">
        <w:r>
          <w:rPr>
            <w:rStyle w:val="NormalTok"/>
          </w:rPr>
          <w:t xml:space="preserve">()</w:t>
        </w:r>
      </w:ins>
      <w:ins w:id="726" w:author="PR Preview" w:date="2026-01-01T00:00:00Z">
        <w:r>
          <w:br/>
        </w:r>
      </w:ins>
      <w:ins w:id="727" w:author="PR Preview" w:date="2026-01-01T00:00:00Z">
        <w:r>
          <w:rPr>
            <w:rStyle w:val="NormalTok"/>
          </w:rPr>
          <w:t xml:space="preserve">usethis</w:t>
        </w:r>
      </w:ins>
      <w:ins w:id="728" w:author="PR Preview" w:date="2026-01-01T00:00:00Z">
        <w:r>
          <w:rPr>
            <w:rStyle w:val="SpecialCharTok"/>
          </w:rPr>
          <w:t xml:space="preserve">::</w:t>
        </w:r>
      </w:ins>
      <w:ins w:id="729" w:author="PR Preview" w:date="2026-01-01T00:00:00Z">
        <w:r>
          <w:rPr>
            <w:rStyle w:val="FunctionTok"/>
          </w:rPr>
          <w:t xml:space="preserve">use_github</w:t>
        </w:r>
      </w:ins>
      <w:ins w:id="730" w:author="PR Preview" w:date="2026-01-01T00:00:00Z">
        <w:r>
          <w:rPr>
            <w:rStyle w:val="NormalTok"/>
          </w:rPr>
          <w:t xml:space="preserve">()</w:t>
        </w:r>
      </w:ins>
      <w:ins w:id="731" w:author="PR Preview" w:date="2026-01-01T00:00:00Z">
        <w:r>
          <w:br/>
        </w:r>
      </w:ins>
      <w:ins w:id="732" w:author="PR Preview" w:date="2026-01-01T00:00:00Z">
        <w:r>
          <w:rPr>
            <w:rStyle w:val="NormalTok"/>
          </w:rPr>
          <w:t xml:space="preserve">usethis</w:t>
        </w:r>
      </w:ins>
      <w:ins w:id="733" w:author="PR Preview" w:date="2026-01-01T00:00:00Z">
        <w:r>
          <w:rPr>
            <w:rStyle w:val="SpecialCharTok"/>
          </w:rPr>
          <w:t xml:space="preserve">::</w:t>
        </w:r>
      </w:ins>
      <w:ins w:id="734" w:author="PR Preview" w:date="2026-01-01T00:00:00Z">
        <w:r>
          <w:rPr>
            <w:rStyle w:val="FunctionTok"/>
          </w:rPr>
          <w:t xml:space="preserve">use_testthat</w:t>
        </w:r>
      </w:ins>
      <w:ins w:id="735" w:author="PR Preview" w:date="2026-01-01T00:00:00Z">
        <w:r>
          <w:rPr>
            <w:rStyle w:val="NormalTok"/>
          </w:rPr>
          <w:t xml:space="preserve">()</w:t>
        </w:r>
      </w:ins>
      <w:ins w:id="736" w:author="PR Preview" w:date="2026-01-01T00:00:00Z">
        <w:r>
          <w:br/>
        </w:r>
      </w:ins>
      <w:ins w:id="737" w:author="PR Preview" w:date="2026-01-01T00:00:00Z">
        <w:r>
          <w:rPr>
            <w:rStyle w:val="NormalTok"/>
          </w:rPr>
          <w:t xml:space="preserve">usethis</w:t>
        </w:r>
      </w:ins>
      <w:ins w:id="738" w:author="PR Preview" w:date="2026-01-01T00:00:00Z">
        <w:r>
          <w:rPr>
            <w:rStyle w:val="SpecialCharTok"/>
          </w:rPr>
          <w:t xml:space="preserve">::</w:t>
        </w:r>
      </w:ins>
      <w:ins w:id="739" w:author="PR Preview" w:date="2026-01-01T00:00:00Z">
        <w:r>
          <w:rPr>
            <w:rStyle w:val="FunctionTok"/>
          </w:rPr>
          <w:t xml:space="preserve">use_pkgdown</w:t>
        </w:r>
      </w:ins>
      <w:ins w:id="740" w:author="PR Preview" w:date="2026-01-01T00:00:00Z">
        <w:r>
          <w:rPr>
            <w:rStyle w:val="NormalTok"/>
          </w:rPr>
          <w:t xml:space="preserve">()</w:t>
        </w:r>
      </w:ins>
      <w:ins w:id="741" w:author="PR Preview" w:date="2026-01-01T00:00:00Z">
        <w:r>
          <w:br/>
        </w:r>
      </w:ins>
      <w:ins w:id="742" w:author="PR Preview" w:date="2026-01-01T00:00:00Z">
        <w:r>
          <w:rPr>
            <w:rStyle w:val="NormalTok"/>
          </w:rPr>
          <w:t xml:space="preserve">usethis</w:t>
        </w:r>
      </w:ins>
      <w:ins w:id="743" w:author="PR Preview" w:date="2026-01-01T00:00:00Z">
        <w:r>
          <w:rPr>
            <w:rStyle w:val="SpecialCharTok"/>
          </w:rPr>
          <w:t xml:space="preserve">::</w:t>
        </w:r>
      </w:ins>
      <w:ins w:id="744" w:author="PR Preview" w:date="2026-01-01T00:00:00Z">
        <w:r>
          <w:rPr>
            <w:rStyle w:val="FunctionTok"/>
          </w:rPr>
          <w:t xml:space="preserve">use_mit_license</w:t>
        </w:r>
      </w:ins>
      <w:ins w:id="745" w:author="PR Preview" w:date="2026-01-01T00:00:00Z">
        <w:r>
          <w:rPr>
            <w:rStyle w:val="NormalTok"/>
          </w:rPr>
          <w:t xml:space="preserve">()</w:t>
        </w:r>
      </w:ins>
      <w:ins w:id="746" w:author="PR Preview" w:date="2026-01-01T00:00:00Z">
        <w:r>
          <w:br/>
        </w:r>
      </w:ins>
      <w:ins w:id="747" w:author="PR Preview" w:date="2026-01-01T00:00:00Z">
        <w:r>
          <w:rPr>
            <w:rStyle w:val="NormalTok"/>
          </w:rPr>
          <w:t xml:space="preserve">usethis</w:t>
        </w:r>
      </w:ins>
      <w:ins w:id="748" w:author="PR Preview" w:date="2026-01-01T00:00:00Z">
        <w:r>
          <w:rPr>
            <w:rStyle w:val="SpecialCharTok"/>
          </w:rPr>
          <w:t xml:space="preserve">::</w:t>
        </w:r>
      </w:ins>
      <w:ins w:id="749" w:author="PR Preview" w:date="2026-01-01T00:00:00Z">
        <w:r>
          <w:rPr>
            <w:rStyle w:val="FunctionTok"/>
          </w:rPr>
          <w:t xml:space="preserve">use_readme_rmd</w:t>
        </w:r>
      </w:ins>
      <w:ins w:id="750" w:author="PR Preview" w:date="2026-01-01T00:00:00Z">
        <w:r>
          <w:rPr>
            <w:rStyle w:val="NormalTok"/>
          </w:rPr>
          <w:t xml:space="preserve">()</w:t>
        </w:r>
      </w:ins>
    </w:p>
    <w:bookmarkEnd w:id="40"/>
    <w:bookmarkStart w:id="41" w:name="add-dependencies"/>
    <w:p>
      <w:pPr>
        <w:pStyle w:val="Heading3"/>
      </w:pPr>
      <w:ins w:id="751" w:author="PR Preview" w:date="2026-01-01T00:00:00Z">
        <w:r>
          <w:t xml:space="preserve">4.2 2. Add Dependencies</w:t>
        </w:r>
      </w:ins>
    </w:p>
    <w:p>
      <w:pPr>
        <w:pStyle w:val="SourceCode"/>
      </w:pPr>
      <w:ins w:id="752" w:author="PR Preview" w:date="2026-01-01T00:00:00Z">
        <w:r>
          <w:rPr>
            <w:rStyle w:val="CommentTok"/>
          </w:rPr>
          <w:t xml:space="preserve"># Add packages your project depends on</w:t>
        </w:r>
      </w:ins>
      <w:ins w:id="753" w:author="PR Preview" w:date="2026-01-01T00:00:00Z">
        <w:r>
          <w:br/>
        </w:r>
      </w:ins>
      <w:ins w:id="754" w:author="PR Preview" w:date="2026-01-01T00:00:00Z">
        <w:r>
          <w:rPr>
            <w:rStyle w:val="NormalTok"/>
          </w:rPr>
          <w:t xml:space="preserve">usethis</w:t>
        </w:r>
      </w:ins>
      <w:ins w:id="755" w:author="PR Preview" w:date="2026-01-01T00:00:00Z">
        <w:r>
          <w:rPr>
            <w:rStyle w:val="SpecialCharTok"/>
          </w:rPr>
          <w:t xml:space="preserve">::</w:t>
        </w:r>
      </w:ins>
      <w:ins w:id="756" w:author="PR Preview" w:date="2026-01-01T00:00:00Z">
        <w:r>
          <w:rPr>
            <w:rStyle w:val="FunctionTok"/>
          </w:rPr>
          <w:t xml:space="preserve">use_package</w:t>
        </w:r>
      </w:ins>
      <w:ins w:id="757" w:author="PR Preview" w:date="2026-01-01T00:00:00Z">
        <w:r>
          <w:rPr>
            <w:rStyle w:val="NormalTok"/>
          </w:rPr>
          <w:t xml:space="preserve">(</w:t>
        </w:r>
      </w:ins>
      <w:ins w:id="758" w:author="PR Preview" w:date="2026-01-01T00:00:00Z">
        <w:r>
          <w:rPr>
            <w:rStyle w:val="StringTok"/>
          </w:rPr>
          <w:t xml:space="preserve">"dplyr"</w:t>
        </w:r>
      </w:ins>
      <w:ins w:id="759" w:author="PR Preview" w:date="2026-01-01T00:00:00Z">
        <w:r>
          <w:rPr>
            <w:rStyle w:val="NormalTok"/>
          </w:rPr>
          <w:t xml:space="preserve">)</w:t>
        </w:r>
      </w:ins>
      <w:ins w:id="760" w:author="PR Preview" w:date="2026-01-01T00:00:00Z">
        <w:r>
          <w:br/>
        </w:r>
      </w:ins>
      <w:ins w:id="761" w:author="PR Preview" w:date="2026-01-01T00:00:00Z">
        <w:r>
          <w:rPr>
            <w:rStyle w:val="NormalTok"/>
          </w:rPr>
          <w:t xml:space="preserve">usethis</w:t>
        </w:r>
      </w:ins>
      <w:ins w:id="762" w:author="PR Preview" w:date="2026-01-01T00:00:00Z">
        <w:r>
          <w:rPr>
            <w:rStyle w:val="SpecialCharTok"/>
          </w:rPr>
          <w:t xml:space="preserve">::</w:t>
        </w:r>
      </w:ins>
      <w:ins w:id="763" w:author="PR Preview" w:date="2026-01-01T00:00:00Z">
        <w:r>
          <w:rPr>
            <w:rStyle w:val="FunctionTok"/>
          </w:rPr>
          <w:t xml:space="preserve">use_package</w:t>
        </w:r>
      </w:ins>
      <w:ins w:id="764" w:author="PR Preview" w:date="2026-01-01T00:00:00Z">
        <w:r>
          <w:rPr>
            <w:rStyle w:val="NormalTok"/>
          </w:rPr>
          <w:t xml:space="preserve">(</w:t>
        </w:r>
      </w:ins>
      <w:ins w:id="765" w:author="PR Preview" w:date="2026-01-01T00:00:00Z">
        <w:r>
          <w:rPr>
            <w:rStyle w:val="StringTok"/>
          </w:rPr>
          <w:t xml:space="preserve">"ggplot2"</w:t>
        </w:r>
      </w:ins>
      <w:ins w:id="766" w:author="PR Preview" w:date="2026-01-01T00:00:00Z">
        <w:r>
          <w:rPr>
            <w:rStyle w:val="NormalTok"/>
          </w:rPr>
          <w:t xml:space="preserve">)</w:t>
        </w:r>
      </w:ins>
      <w:ins w:id="767" w:author="PR Preview" w:date="2026-01-01T00:00:00Z">
        <w:r>
          <w:br/>
        </w:r>
      </w:ins>
      <w:ins w:id="768" w:author="PR Preview" w:date="2026-01-01T00:00:00Z">
        <w:r>
          <w:rPr>
            <w:rStyle w:val="NormalTok"/>
          </w:rPr>
          <w:t xml:space="preserve">usethis</w:t>
        </w:r>
      </w:ins>
      <w:ins w:id="769" w:author="PR Preview" w:date="2026-01-01T00:00:00Z">
        <w:r>
          <w:rPr>
            <w:rStyle w:val="SpecialCharTok"/>
          </w:rPr>
          <w:t xml:space="preserve">::</w:t>
        </w:r>
      </w:ins>
      <w:ins w:id="770" w:author="PR Preview" w:date="2026-01-01T00:00:00Z">
        <w:r>
          <w:rPr>
            <w:rStyle w:val="FunctionTok"/>
          </w:rPr>
          <w:t xml:space="preserve">use_package</w:t>
        </w:r>
      </w:ins>
      <w:ins w:id="771" w:author="PR Preview" w:date="2026-01-01T00:00:00Z">
        <w:r>
          <w:rPr>
            <w:rStyle w:val="NormalTok"/>
          </w:rPr>
          <w:t xml:space="preserve">(</w:t>
        </w:r>
      </w:ins>
      <w:ins w:id="772" w:author="PR Preview" w:date="2026-01-01T00:00:00Z">
        <w:r>
          <w:rPr>
            <w:rStyle w:val="StringTok"/>
          </w:rPr>
          <w:t xml:space="preserve">"readr"</w:t>
        </w:r>
      </w:ins>
      <w:ins w:id="773" w:author="PR Preview" w:date="2026-01-01T00:00:00Z">
        <w:r>
          <w:rPr>
            <w:rStyle w:val="NormalTok"/>
          </w:rPr>
          <w:t xml:space="preserve">)</w:t>
        </w:r>
      </w:ins>
      <w:ins w:id="774" w:author="PR Preview" w:date="2026-01-01T00:00:00Z">
        <w:r>
          <w:br/>
        </w:r>
      </w:ins>
      <w:ins w:id="775" w:author="PR Preview" w:date="2026-01-01T00:00:00Z">
        <w:r>
          <w:br/>
        </w:r>
      </w:ins>
      <w:ins w:id="776" w:author="PR Preview" w:date="2026-01-01T00:00:00Z">
        <w:r>
          <w:rPr>
            <w:rStyle w:val="CommentTok"/>
          </w:rPr>
          <w:t xml:space="preserve"># Add packages only needed for development/testing</w:t>
        </w:r>
      </w:ins>
      <w:ins w:id="777" w:author="PR Preview" w:date="2026-01-01T00:00:00Z">
        <w:r>
          <w:br/>
        </w:r>
      </w:ins>
      <w:ins w:id="778" w:author="PR Preview" w:date="2026-01-01T00:00:00Z">
        <w:r>
          <w:rPr>
            <w:rStyle w:val="NormalTok"/>
          </w:rPr>
          <w:t xml:space="preserve">usethis</w:t>
        </w:r>
      </w:ins>
      <w:ins w:id="779" w:author="PR Preview" w:date="2026-01-01T00:00:00Z">
        <w:r>
          <w:rPr>
            <w:rStyle w:val="SpecialCharTok"/>
          </w:rPr>
          <w:t xml:space="preserve">::</w:t>
        </w:r>
      </w:ins>
      <w:ins w:id="780" w:author="PR Preview" w:date="2026-01-01T00:00:00Z">
        <w:r>
          <w:rPr>
            <w:rStyle w:val="FunctionTok"/>
          </w:rPr>
          <w:t xml:space="preserve">use_package</w:t>
        </w:r>
      </w:ins>
      <w:ins w:id="781" w:author="PR Preview" w:date="2026-01-01T00:00:00Z">
        <w:r>
          <w:rPr>
            <w:rStyle w:val="NormalTok"/>
          </w:rPr>
          <w:t xml:space="preserve">(</w:t>
        </w:r>
      </w:ins>
      <w:ins w:id="782" w:author="PR Preview" w:date="2026-01-01T00:00:00Z">
        <w:r>
          <w:rPr>
            <w:rStyle w:val="StringTok"/>
          </w:rPr>
          <w:t xml:space="preserve">"testthat"</w:t>
        </w:r>
      </w:ins>
      <w:ins w:id="783" w:author="PR Preview" w:date="2026-01-01T00:00:00Z">
        <w:r>
          <w:rPr>
            <w:rStyle w:val="NormalTok"/>
          </w:rPr>
          <w:t xml:space="preserve">, </w:t>
        </w:r>
      </w:ins>
      <w:ins w:id="784" w:author="PR Preview" w:date="2026-01-01T00:00:00Z">
        <w:r>
          <w:rPr>
            <w:rStyle w:val="AttributeTok"/>
          </w:rPr>
          <w:t xml:space="preserve">type =</w:t>
        </w:r>
      </w:ins>
      <w:ins w:id="785" w:author="PR Preview" w:date="2026-01-01T00:00:00Z">
        <w:r>
          <w:rPr>
            <w:rStyle w:val="NormalTok"/>
          </w:rPr>
          <w:t xml:space="preserve"> </w:t>
        </w:r>
      </w:ins>
      <w:ins w:id="786" w:author="PR Preview" w:date="2026-01-01T00:00:00Z">
        <w:r>
          <w:rPr>
            <w:rStyle w:val="StringTok"/>
          </w:rPr>
          <w:t xml:space="preserve">"Suggests"</w:t>
        </w:r>
      </w:ins>
      <w:ins w:id="787" w:author="PR Preview" w:date="2026-01-01T00:00:00Z">
        <w:r>
          <w:rPr>
            <w:rStyle w:val="NormalTok"/>
          </w:rPr>
          <w:t xml:space="preserve">)</w:t>
        </w:r>
      </w:ins>
    </w:p>
    <w:bookmarkEnd w:id="41"/>
    <w:bookmarkStart w:id="42" w:name="write-functions"/>
    <w:p>
      <w:pPr>
        <w:pStyle w:val="Heading3"/>
      </w:pPr>
      <w:ins w:id="788" w:author="PR Preview" w:date="2026-01-01T00:00:00Z">
        <w:r>
          <w:t xml:space="preserve">4.3 3. Write Functions</w:t>
        </w:r>
      </w:ins>
    </w:p>
    <w:p>
      <w:pPr>
        <w:pStyle w:val="FirstParagraph"/>
      </w:pPr>
      <w:ins w:id="789" w:author="PR Preview" w:date="2026-01-01T00:00:00Z">
        <w:r>
          <w:t xml:space="preserve">Create functions in</w:t>
        </w:r>
      </w:ins>
      <w:ins w:id="790" w:author="PR Preview" w:date="2026-01-01T00:00:00Z">
        <w:r>
          <w:t xml:space="preserve"> </w:t>
        </w:r>
      </w:ins>
      <w:ins w:id="791" w:author="PR Preview" w:date="2026-01-01T00:00:00Z">
        <w:r>
          <w:rPr>
            <w:rStyle w:val="VerbatimChar"/>
          </w:rPr>
          <w:t xml:space="preserve">R/</w:t>
        </w:r>
      </w:ins>
      <w:ins w:id="792" w:author="PR Preview" w:date="2026-01-01T00:00:00Z">
        <w:r>
          <w:t xml:space="preserve"> </w:t>
        </w:r>
      </w:ins>
      <w:ins w:id="793" w:author="PR Preview" w:date="2026-01-01T00:00:00Z">
        <w:r>
          <w:t xml:space="preserve">directory with roxygen2 documentation:</w:t>
        </w:r>
      </w:ins>
    </w:p>
    <w:p>
      <w:pPr>
        <w:pStyle w:val="SourceCode"/>
      </w:pPr>
      <w:ins w:id="794" w:author="PR Preview" w:date="2026-01-01T00:00:00Z">
        <w:r>
          <w:rPr>
            <w:rStyle w:val="CommentTok"/>
          </w:rPr>
          <w:t xml:space="preserve">#' Prepare Study Data</w:t>
        </w:r>
      </w:ins>
      <w:ins w:id="795" w:author="PR Preview" w:date="2026-01-01T00:00:00Z">
        <w:r>
          <w:br/>
        </w:r>
      </w:ins>
      <w:ins w:id="796" w:author="PR Preview" w:date="2026-01-01T00:00:00Z">
        <w:r>
          <w:rPr>
            <w:rStyle w:val="CommentTok"/>
          </w:rPr>
          <w:t xml:space="preserve">#'</w:t>
        </w:r>
      </w:ins>
      <w:ins w:id="797" w:author="PR Preview" w:date="2026-01-01T00:00:00Z">
        <w:r>
          <w:br/>
        </w:r>
      </w:ins>
      <w:ins w:id="798" w:author="PR Preview" w:date="2026-01-01T00:00:00Z">
        <w:r>
          <w:rPr>
            <w:rStyle w:val="CommentTok"/>
          </w:rPr>
          <w:t xml:space="preserve">#' Clean and prepare raw study data for analysis.</w:t>
        </w:r>
      </w:ins>
      <w:ins w:id="799" w:author="PR Preview" w:date="2026-01-01T00:00:00Z">
        <w:r>
          <w:br/>
        </w:r>
      </w:ins>
      <w:ins w:id="800" w:author="PR Preview" w:date="2026-01-01T00:00:00Z">
        <w:r>
          <w:rPr>
            <w:rStyle w:val="CommentTok"/>
          </w:rPr>
          <w:t xml:space="preserve">#'</w:t>
        </w:r>
      </w:ins>
      <w:ins w:id="801" w:author="PR Preview" w:date="2026-01-01T00:00:00Z">
        <w:r>
          <w:br/>
        </w:r>
      </w:ins>
      <w:ins w:id="802" w:author="PR Preview" w:date="2026-01-01T00:00:00Z">
        <w:r>
          <w:rPr>
            <w:rStyle w:val="CommentTok"/>
          </w:rPr>
          <w:t xml:space="preserve">#' @param raw_data A data frame containing raw study data</w:t>
        </w:r>
      </w:ins>
      <w:ins w:id="803" w:author="PR Preview" w:date="2026-01-01T00:00:00Z">
        <w:r>
          <w:br/>
        </w:r>
      </w:ins>
      <w:ins w:id="804" w:author="PR Preview" w:date="2026-01-01T00:00:00Z">
        <w:r>
          <w:rPr>
            <w:rStyle w:val="CommentTok"/>
          </w:rPr>
          <w:t xml:space="preserve">#' @param validate Logical; whether to run validation checks</w:t>
        </w:r>
      </w:ins>
      <w:ins w:id="805" w:author="PR Preview" w:date="2026-01-01T00:00:00Z">
        <w:r>
          <w:br/>
        </w:r>
      </w:ins>
      <w:ins w:id="806" w:author="PR Preview" w:date="2026-01-01T00:00:00Z">
        <w:r>
          <w:rPr>
            <w:rStyle w:val="CommentTok"/>
          </w:rPr>
          <w:t xml:space="preserve">#'</w:t>
        </w:r>
      </w:ins>
      <w:ins w:id="807" w:author="PR Preview" w:date="2026-01-01T00:00:00Z">
        <w:r>
          <w:br/>
        </w:r>
      </w:ins>
      <w:ins w:id="808" w:author="PR Preview" w:date="2026-01-01T00:00:00Z">
        <w:r>
          <w:rPr>
            <w:rStyle w:val="CommentTok"/>
          </w:rPr>
          <w:t xml:space="preserve">#' @returns A cleaned data frame ready for analysis</w:t>
        </w:r>
      </w:ins>
      <w:ins w:id="809" w:author="PR Preview" w:date="2026-01-01T00:00:00Z">
        <w:r>
          <w:br/>
        </w:r>
      </w:ins>
      <w:ins w:id="810" w:author="PR Preview" w:date="2026-01-01T00:00:00Z">
        <w:r>
          <w:rPr>
            <w:rStyle w:val="CommentTok"/>
          </w:rPr>
          <w:t xml:space="preserve">#'</w:t>
        </w:r>
      </w:ins>
      <w:ins w:id="811" w:author="PR Preview" w:date="2026-01-01T00:00:00Z">
        <w:r>
          <w:br/>
        </w:r>
      </w:ins>
      <w:ins w:id="812" w:author="PR Preview" w:date="2026-01-01T00:00:00Z">
        <w:r>
          <w:rPr>
            <w:rStyle w:val="CommentTok"/>
          </w:rPr>
          <w:t xml:space="preserve">#' @examples</w:t>
        </w:r>
      </w:ins>
      <w:ins w:id="813" w:author="PR Preview" w:date="2026-01-01T00:00:00Z">
        <w:r>
          <w:br/>
        </w:r>
      </w:ins>
      <w:ins w:id="814" w:author="PR Preview" w:date="2026-01-01T00:00:00Z">
        <w:r>
          <w:rPr>
            <w:rStyle w:val="CommentTok"/>
          </w:rPr>
          <w:t xml:space="preserve">#' raw_data &lt;- read_csv("data.csv")</w:t>
        </w:r>
      </w:ins>
      <w:ins w:id="815" w:author="PR Preview" w:date="2026-01-01T00:00:00Z">
        <w:r>
          <w:br/>
        </w:r>
      </w:ins>
      <w:ins w:id="816" w:author="PR Preview" w:date="2026-01-01T00:00:00Z">
        <w:r>
          <w:rPr>
            <w:rStyle w:val="CommentTok"/>
          </w:rPr>
          <w:t xml:space="preserve">#' clean_data &lt;- prep_study_data(raw_data)</w:t>
        </w:r>
      </w:ins>
      <w:ins w:id="817" w:author="PR Preview" w:date="2026-01-01T00:00:00Z">
        <w:r>
          <w:br/>
        </w:r>
      </w:ins>
      <w:ins w:id="818" w:author="PR Preview" w:date="2026-01-01T00:00:00Z">
        <w:r>
          <w:rPr>
            <w:rStyle w:val="CommentTok"/>
          </w:rPr>
          <w:t xml:space="preserve">#'</w:t>
        </w:r>
      </w:ins>
      <w:ins w:id="819" w:author="PR Preview" w:date="2026-01-01T00:00:00Z">
        <w:r>
          <w:br/>
        </w:r>
      </w:ins>
      <w:ins w:id="820" w:author="PR Preview" w:date="2026-01-01T00:00:00Z">
        <w:r>
          <w:rPr>
            <w:rStyle w:val="CommentTok"/>
          </w:rPr>
          <w:t xml:space="preserve">#' @export</w:t>
        </w:r>
      </w:ins>
      <w:ins w:id="821" w:author="PR Preview" w:date="2026-01-01T00:00:00Z">
        <w:r>
          <w:br/>
        </w:r>
      </w:ins>
      <w:ins w:id="822" w:author="PR Preview" w:date="2026-01-01T00:00:00Z">
        <w:r>
          <w:rPr>
            <w:rStyle w:val="NormalTok"/>
          </w:rPr>
          <w:t xml:space="preserve">prep_study_data </w:t>
        </w:r>
      </w:ins>
      <w:ins w:id="823" w:author="PR Preview" w:date="2026-01-01T00:00:00Z">
        <w:r>
          <w:rPr>
            <w:rStyle w:val="OtherTok"/>
          </w:rPr>
          <w:t xml:space="preserve">&lt;-</w:t>
        </w:r>
      </w:ins>
      <w:ins w:id="824" w:author="PR Preview" w:date="2026-01-01T00:00:00Z">
        <w:r>
          <w:rPr>
            <w:rStyle w:val="NormalTok"/>
          </w:rPr>
          <w:t xml:space="preserve"> </w:t>
        </w:r>
      </w:ins>
      <w:ins w:id="825" w:author="PR Preview" w:date="2026-01-01T00:00:00Z">
        <w:r>
          <w:rPr>
            <w:rStyle w:val="ControlFlowTok"/>
          </w:rPr>
          <w:t xml:space="preserve">function</w:t>
        </w:r>
      </w:ins>
      <w:ins w:id="826" w:author="PR Preview" w:date="2026-01-01T00:00:00Z">
        <w:r>
          <w:rPr>
            <w:rStyle w:val="NormalTok"/>
          </w:rPr>
          <w:t xml:space="preserve">(raw_data, </w:t>
        </w:r>
      </w:ins>
      <w:ins w:id="827" w:author="PR Preview" w:date="2026-01-01T00:00:00Z">
        <w:r>
          <w:rPr>
            <w:rStyle w:val="AttributeTok"/>
          </w:rPr>
          <w:t xml:space="preserve">validate =</w:t>
        </w:r>
      </w:ins>
      <w:ins w:id="828" w:author="PR Preview" w:date="2026-01-01T00:00:00Z">
        <w:r>
          <w:rPr>
            <w:rStyle w:val="NormalTok"/>
          </w:rPr>
          <w:t xml:space="preserve"> </w:t>
        </w:r>
      </w:ins>
      <w:ins w:id="829" w:author="PR Preview" w:date="2026-01-01T00:00:00Z">
        <w:r>
          <w:rPr>
            <w:rStyle w:val="ConstantTok"/>
          </w:rPr>
          <w:t xml:space="preserve">TRUE</w:t>
        </w:r>
      </w:ins>
      <w:ins w:id="830" w:author="PR Preview" w:date="2026-01-01T00:00:00Z">
        <w:r>
          <w:rPr>
            <w:rStyle w:val="NormalTok"/>
          </w:rPr>
          <w:t xml:space="preserve">) {</w:t>
        </w:r>
      </w:ins>
      <w:ins w:id="831" w:author="PR Preview" w:date="2026-01-01T00:00:00Z">
        <w:r>
          <w:br/>
        </w:r>
      </w:ins>
      <w:ins w:id="832" w:author="PR Preview" w:date="2026-01-01T00:00:00Z">
        <w:r>
          <w:rPr>
            <w:rStyle w:val="NormalTok"/>
          </w:rPr>
          <w:t xml:space="preserve">  </w:t>
        </w:r>
      </w:ins>
      <w:ins w:id="833" w:author="PR Preview" w:date="2026-01-01T00:00:00Z">
        <w:r>
          <w:rPr>
            <w:rStyle w:val="CommentTok"/>
          </w:rPr>
          <w:t xml:space="preserve"># Function implementation</w:t>
        </w:r>
      </w:ins>
      <w:ins w:id="834" w:author="PR Preview" w:date="2026-01-01T00:00:00Z">
        <w:r>
          <w:br/>
        </w:r>
      </w:ins>
      <w:ins w:id="835" w:author="PR Preview" w:date="2026-01-01T00:00:00Z">
        <w:r>
          <w:rPr>
            <w:rStyle w:val="NormalTok"/>
          </w:rPr>
          <w:t xml:space="preserve">}</w:t>
        </w:r>
      </w:ins>
    </w:p>
    <w:bookmarkEnd w:id="42"/>
    <w:bookmarkStart w:id="43" w:name="document"/>
    <w:p>
      <w:pPr>
        <w:pStyle w:val="Heading3"/>
      </w:pPr>
      <w:ins w:id="836" w:author="PR Preview" w:date="2026-01-01T00:00:00Z">
        <w:r>
          <w:t xml:space="preserve">4.4 4. Document</w:t>
        </w:r>
      </w:ins>
    </w:p>
    <w:p>
      <w:pPr>
        <w:pStyle w:val="SourceCode"/>
      </w:pPr>
      <w:ins w:id="837" w:author="PR Preview" w:date="2026-01-01T00:00:00Z">
        <w:r>
          <w:rPr>
            <w:rStyle w:val="CommentTok"/>
          </w:rPr>
          <w:t xml:space="preserve"># Generate documentation from roxygen2 comments</w:t>
        </w:r>
      </w:ins>
      <w:ins w:id="838" w:author="PR Preview" w:date="2026-01-01T00:00:00Z">
        <w:r>
          <w:br/>
        </w:r>
      </w:ins>
      <w:ins w:id="839" w:author="PR Preview" w:date="2026-01-01T00:00:00Z">
        <w:r>
          <w:rPr>
            <w:rStyle w:val="NormalTok"/>
          </w:rPr>
          <w:t xml:space="preserve">devtools</w:t>
        </w:r>
      </w:ins>
      <w:ins w:id="840" w:author="PR Preview" w:date="2026-01-01T00:00:00Z">
        <w:r>
          <w:rPr>
            <w:rStyle w:val="SpecialCharTok"/>
          </w:rPr>
          <w:t xml:space="preserve">::</w:t>
        </w:r>
      </w:ins>
      <w:ins w:id="841" w:author="PR Preview" w:date="2026-01-01T00:00:00Z">
        <w:r>
          <w:rPr>
            <w:rStyle w:val="FunctionTok"/>
          </w:rPr>
          <w:t xml:space="preserve">document</w:t>
        </w:r>
      </w:ins>
      <w:ins w:id="842" w:author="PR Preview" w:date="2026-01-01T00:00:00Z">
        <w:r>
          <w:rPr>
            <w:rStyle w:val="NormalTok"/>
          </w:rPr>
          <w:t xml:space="preserve">()</w:t>
        </w:r>
      </w:ins>
    </w:p>
    <w:bookmarkEnd w:id="43"/>
    <w:bookmarkStart w:id="44" w:name="test"/>
    <w:p>
      <w:pPr>
        <w:pStyle w:val="Heading3"/>
      </w:pPr>
      <w:ins w:id="843" w:author="PR Preview" w:date="2026-01-01T00:00:00Z">
        <w:r>
          <w:t xml:space="preserve">4.5 5. Test</w:t>
        </w:r>
      </w:ins>
    </w:p>
    <w:p>
      <w:pPr>
        <w:pStyle w:val="FirstParagraph"/>
      </w:pPr>
      <w:ins w:id="844" w:author="PR Preview" w:date="2026-01-01T00:00:00Z">
        <w:r>
          <w:t xml:space="preserve">Create tests in</w:t>
        </w:r>
      </w:ins>
      <w:ins w:id="845" w:author="PR Preview" w:date="2026-01-01T00:00:00Z">
        <w:r>
          <w:t xml:space="preserve"> </w:t>
        </w:r>
      </w:ins>
      <w:ins w:id="846" w:author="PR Preview" w:date="2026-01-01T00:00:00Z">
        <w:r>
          <w:rPr>
            <w:rStyle w:val="VerbatimChar"/>
          </w:rPr>
          <w:t xml:space="preserve">tests/testthat/</w:t>
        </w:r>
      </w:ins>
      <w:ins w:id="847" w:author="PR Preview" w:date="2026-01-01T00:00:00Z">
        <w:r>
          <w:t xml:space="preserve">:</w:t>
        </w:r>
      </w:ins>
    </w:p>
    <w:p>
      <w:pPr>
        <w:pStyle w:val="SourceCode"/>
      </w:pPr>
      <w:ins w:id="848" w:author="PR Preview" w:date="2026-01-01T00:00:00Z">
        <w:r>
          <w:rPr>
            <w:rStyle w:val="CommentTok"/>
          </w:rPr>
          <w:t xml:space="preserve"># tests/testthat/test-data_prep.R</w:t>
        </w:r>
      </w:ins>
      <w:ins w:id="849" w:author="PR Preview" w:date="2026-01-01T00:00:00Z">
        <w:r>
          <w:br/>
        </w:r>
      </w:ins>
      <w:ins w:id="850" w:author="PR Preview" w:date="2026-01-01T00:00:00Z">
        <w:r>
          <w:rPr>
            <w:rStyle w:val="FunctionTok"/>
          </w:rPr>
          <w:t xml:space="preserve">test_that</w:t>
        </w:r>
      </w:ins>
      <w:ins w:id="851" w:author="PR Preview" w:date="2026-01-01T00:00:00Z">
        <w:r>
          <w:rPr>
            <w:rStyle w:val="NormalTok"/>
          </w:rPr>
          <w:t xml:space="preserve">(</w:t>
        </w:r>
      </w:ins>
      <w:ins w:id="852" w:author="PR Preview" w:date="2026-01-01T00:00:00Z">
        <w:r>
          <w:rPr>
            <w:rStyle w:val="StringTok"/>
          </w:rPr>
          <w:t xml:space="preserve">"prep_study_data handles missing values"</w:t>
        </w:r>
      </w:ins>
      <w:ins w:id="853" w:author="PR Preview" w:date="2026-01-01T00:00:00Z">
        <w:r>
          <w:rPr>
            <w:rStyle w:val="NormalTok"/>
          </w:rPr>
          <w:t xml:space="preserve">, {</w:t>
        </w:r>
      </w:ins>
      <w:ins w:id="854" w:author="PR Preview" w:date="2026-01-01T00:00:00Z">
        <w:r>
          <w:br/>
        </w:r>
      </w:ins>
      <w:ins w:id="855" w:author="PR Preview" w:date="2026-01-01T00:00:00Z">
        <w:r>
          <w:rPr>
            <w:rStyle w:val="NormalTok"/>
          </w:rPr>
          <w:t xml:space="preserve">  raw_data </w:t>
        </w:r>
      </w:ins>
      <w:ins w:id="856" w:author="PR Preview" w:date="2026-01-01T00:00:00Z">
        <w:r>
          <w:rPr>
            <w:rStyle w:val="OtherTok"/>
          </w:rPr>
          <w:t xml:space="preserve">&lt;-</w:t>
        </w:r>
      </w:ins>
      <w:ins w:id="857" w:author="PR Preview" w:date="2026-01-01T00:00:00Z">
        <w:r>
          <w:rPr>
            <w:rStyle w:val="NormalTok"/>
          </w:rPr>
          <w:t xml:space="preserve"> </w:t>
        </w:r>
      </w:ins>
      <w:ins w:id="858" w:author="PR Preview" w:date="2026-01-01T00:00:00Z">
        <w:r>
          <w:rPr>
            <w:rStyle w:val="FunctionTok"/>
          </w:rPr>
          <w:t xml:space="preserve">data.frame</w:t>
        </w:r>
      </w:ins>
      <w:ins w:id="859" w:author="PR Preview" w:date="2026-01-01T00:00:00Z">
        <w:r>
          <w:rPr>
            <w:rStyle w:val="NormalTok"/>
          </w:rPr>
          <w:t xml:space="preserve">(</w:t>
        </w:r>
      </w:ins>
      <w:ins w:id="860" w:author="PR Preview" w:date="2026-01-01T00:00:00Z">
        <w:r>
          <w:rPr>
            <w:rStyle w:val="AttributeTok"/>
          </w:rPr>
          <w:t xml:space="preserve">x =</w:t>
        </w:r>
      </w:ins>
      <w:ins w:id="861" w:author="PR Preview" w:date="2026-01-01T00:00:00Z">
        <w:r>
          <w:rPr>
            <w:rStyle w:val="NormalTok"/>
          </w:rPr>
          <w:t xml:space="preserve"> </w:t>
        </w:r>
      </w:ins>
      <w:ins w:id="862" w:author="PR Preview" w:date="2026-01-01T00:00:00Z">
        <w:r>
          <w:rPr>
            <w:rStyle w:val="FunctionTok"/>
          </w:rPr>
          <w:t xml:space="preserve">c</w:t>
        </w:r>
      </w:ins>
      <w:ins w:id="863" w:author="PR Preview" w:date="2026-01-01T00:00:00Z">
        <w:r>
          <w:rPr>
            <w:rStyle w:val="NormalTok"/>
          </w:rPr>
          <w:t xml:space="preserve">(</w:t>
        </w:r>
      </w:ins>
      <w:ins w:id="864" w:author="PR Preview" w:date="2026-01-01T00:00:00Z">
        <w:r>
          <w:rPr>
            <w:rStyle w:val="DecValTok"/>
          </w:rPr>
          <w:t xml:space="preserve">1</w:t>
        </w:r>
      </w:ins>
      <w:ins w:id="865" w:author="PR Preview" w:date="2026-01-01T00:00:00Z">
        <w:r>
          <w:rPr>
            <w:rStyle w:val="NormalTok"/>
          </w:rPr>
          <w:t xml:space="preserve">, </w:t>
        </w:r>
      </w:ins>
      <w:ins w:id="866" w:author="PR Preview" w:date="2026-01-01T00:00:00Z">
        <w:r>
          <w:rPr>
            <w:rStyle w:val="ConstantTok"/>
          </w:rPr>
          <w:t xml:space="preserve">NA</w:t>
        </w:r>
      </w:ins>
      <w:ins w:id="867" w:author="PR Preview" w:date="2026-01-01T00:00:00Z">
        <w:r>
          <w:rPr>
            <w:rStyle w:val="NormalTok"/>
          </w:rPr>
          <w:t xml:space="preserve">, </w:t>
        </w:r>
      </w:ins>
      <w:ins w:id="868" w:author="PR Preview" w:date="2026-01-01T00:00:00Z">
        <w:r>
          <w:rPr>
            <w:rStyle w:val="DecValTok"/>
          </w:rPr>
          <w:t xml:space="preserve">3</w:t>
        </w:r>
      </w:ins>
      <w:ins w:id="869" w:author="PR Preview" w:date="2026-01-01T00:00:00Z">
        <w:r>
          <w:rPr>
            <w:rStyle w:val="NormalTok"/>
          </w:rPr>
          <w:t xml:space="preserve">))</w:t>
        </w:r>
      </w:ins>
      <w:ins w:id="870" w:author="PR Preview" w:date="2026-01-01T00:00:00Z">
        <w:r>
          <w:br/>
        </w:r>
      </w:ins>
      <w:ins w:id="871" w:author="PR Preview" w:date="2026-01-01T00:00:00Z">
        <w:r>
          <w:rPr>
            <w:rStyle w:val="NormalTok"/>
          </w:rPr>
          <w:t xml:space="preserve">  result </w:t>
        </w:r>
      </w:ins>
      <w:ins w:id="872" w:author="PR Preview" w:date="2026-01-01T00:00:00Z">
        <w:r>
          <w:rPr>
            <w:rStyle w:val="OtherTok"/>
          </w:rPr>
          <w:t xml:space="preserve">&lt;-</w:t>
        </w:r>
      </w:ins>
      <w:ins w:id="873" w:author="PR Preview" w:date="2026-01-01T00:00:00Z">
        <w:r>
          <w:rPr>
            <w:rStyle w:val="NormalTok"/>
          </w:rPr>
          <w:t xml:space="preserve"> </w:t>
        </w:r>
      </w:ins>
      <w:ins w:id="874" w:author="PR Preview" w:date="2026-01-01T00:00:00Z">
        <w:r>
          <w:rPr>
            <w:rStyle w:val="FunctionTok"/>
          </w:rPr>
          <w:t xml:space="preserve">prep_study_data</w:t>
        </w:r>
      </w:ins>
      <w:ins w:id="875" w:author="PR Preview" w:date="2026-01-01T00:00:00Z">
        <w:r>
          <w:rPr>
            <w:rStyle w:val="NormalTok"/>
          </w:rPr>
          <w:t xml:space="preserve">(raw_data)</w:t>
        </w:r>
      </w:ins>
      <w:ins w:id="876" w:author="PR Preview" w:date="2026-01-01T00:00:00Z">
        <w:r>
          <w:br/>
        </w:r>
      </w:ins>
      <w:ins w:id="877" w:author="PR Preview" w:date="2026-01-01T00:00:00Z">
        <w:r>
          <w:rPr>
            <w:rStyle w:val="NormalTok"/>
          </w:rPr>
          <w:t xml:space="preserve">  </w:t>
        </w:r>
      </w:ins>
      <w:ins w:id="878" w:author="PR Preview" w:date="2026-01-01T00:00:00Z">
        <w:r>
          <w:rPr>
            <w:rStyle w:val="FunctionTok"/>
          </w:rPr>
          <w:t xml:space="preserve">expect_false</w:t>
        </w:r>
      </w:ins>
      <w:ins w:id="879" w:author="PR Preview" w:date="2026-01-01T00:00:00Z">
        <w:r>
          <w:rPr>
            <w:rStyle w:val="NormalTok"/>
          </w:rPr>
          <w:t xml:space="preserve">(</w:t>
        </w:r>
      </w:ins>
      <w:ins w:id="880" w:author="PR Preview" w:date="2026-01-01T00:00:00Z">
        <w:r>
          <w:rPr>
            <w:rStyle w:val="FunctionTok"/>
          </w:rPr>
          <w:t xml:space="preserve">anyNA</w:t>
        </w:r>
      </w:ins>
      <w:ins w:id="881" w:author="PR Preview" w:date="2026-01-01T00:00:00Z">
        <w:r>
          <w:rPr>
            <w:rStyle w:val="NormalTok"/>
          </w:rPr>
          <w:t xml:space="preserve">(result</w:t>
        </w:r>
      </w:ins>
      <w:ins w:id="882" w:author="PR Preview" w:date="2026-01-01T00:00:00Z">
        <w:r>
          <w:rPr>
            <w:rStyle w:val="SpecialCharTok"/>
          </w:rPr>
          <w:t xml:space="preserve">$</w:t>
        </w:r>
      </w:ins>
      <w:ins w:id="883" w:author="PR Preview" w:date="2026-01-01T00:00:00Z">
        <w:r>
          <w:rPr>
            <w:rStyle w:val="NormalTok"/>
          </w:rPr>
          <w:t xml:space="preserve">x))</w:t>
        </w:r>
      </w:ins>
      <w:ins w:id="884" w:author="PR Preview" w:date="2026-01-01T00:00:00Z">
        <w:r>
          <w:br/>
        </w:r>
      </w:ins>
      <w:ins w:id="885" w:author="PR Preview" w:date="2026-01-01T00:00:00Z">
        <w:r>
          <w:rPr>
            <w:rStyle w:val="NormalTok"/>
          </w:rPr>
          <w:t xml:space="preserve">})</w:t>
        </w:r>
      </w:ins>
    </w:p>
    <w:p>
      <w:pPr>
        <w:pStyle w:val="FirstParagraph"/>
      </w:pPr>
      <w:ins w:id="886" w:author="PR Preview" w:date="2026-01-01T00:00:00Z">
        <w:r>
          <w:t xml:space="preserve">Run tests:</w:t>
        </w:r>
      </w:ins>
    </w:p>
    <w:p>
      <w:pPr>
        <w:pStyle w:val="SourceCode"/>
      </w:pPr>
      <w:ins w:id="887" w:author="PR Preview" w:date="2026-01-01T00:00:00Z">
        <w:r>
          <w:rPr>
            <w:rStyle w:val="NormalTok"/>
          </w:rPr>
          <w:t xml:space="preserve">devtools</w:t>
        </w:r>
      </w:ins>
      <w:ins w:id="888" w:author="PR Preview" w:date="2026-01-01T00:00:00Z">
        <w:r>
          <w:rPr>
            <w:rStyle w:val="SpecialCharTok"/>
          </w:rPr>
          <w:t xml:space="preserve">::</w:t>
        </w:r>
      </w:ins>
      <w:ins w:id="889" w:author="PR Preview" w:date="2026-01-01T00:00:00Z">
        <w:r>
          <w:rPr>
            <w:rStyle w:val="FunctionTok"/>
          </w:rPr>
          <w:t xml:space="preserve">test</w:t>
        </w:r>
      </w:ins>
      <w:ins w:id="890" w:author="PR Preview" w:date="2026-01-01T00:00:00Z">
        <w:r>
          <w:rPr>
            <w:rStyle w:val="NormalTok"/>
          </w:rPr>
          <w:t xml:space="preserve">()</w:t>
        </w:r>
      </w:ins>
    </w:p>
    <w:bookmarkEnd w:id="44"/>
    <w:bookmarkStart w:id="45" w:name="check"/>
    <w:p>
      <w:pPr>
        <w:pStyle w:val="Heading3"/>
      </w:pPr>
      <w:ins w:id="891" w:author="PR Preview" w:date="2026-01-01T00:00:00Z">
        <w:r>
          <w:t xml:space="preserve">4.6 6. Check</w:t>
        </w:r>
      </w:ins>
    </w:p>
    <w:p>
      <w:pPr>
        <w:pStyle w:val="SourceCode"/>
      </w:pPr>
      <w:ins w:id="892" w:author="PR Preview" w:date="2026-01-01T00:00:00Z">
        <w:r>
          <w:rPr>
            <w:rStyle w:val="CommentTok"/>
          </w:rPr>
          <w:t xml:space="preserve"># Comprehensive package check</w:t>
        </w:r>
      </w:ins>
      <w:ins w:id="893" w:author="PR Preview" w:date="2026-01-01T00:00:00Z">
        <w:r>
          <w:br/>
        </w:r>
      </w:ins>
      <w:ins w:id="894" w:author="PR Preview" w:date="2026-01-01T00:00:00Z">
        <w:r>
          <w:rPr>
            <w:rStyle w:val="NormalTok"/>
          </w:rPr>
          <w:t xml:space="preserve">devtools</w:t>
        </w:r>
      </w:ins>
      <w:ins w:id="895" w:author="PR Preview" w:date="2026-01-01T00:00:00Z">
        <w:r>
          <w:rPr>
            <w:rStyle w:val="SpecialCharTok"/>
          </w:rPr>
          <w:t xml:space="preserve">::</w:t>
        </w:r>
      </w:ins>
      <w:ins w:id="896" w:author="PR Preview" w:date="2026-01-01T00:00:00Z">
        <w:r>
          <w:rPr>
            <w:rStyle w:val="FunctionTok"/>
          </w:rPr>
          <w:t xml:space="preserve">check</w:t>
        </w:r>
      </w:ins>
      <w:ins w:id="897" w:author="PR Preview" w:date="2026-01-01T00:00:00Z">
        <w:r>
          <w:rPr>
            <w:rStyle w:val="NormalTok"/>
          </w:rPr>
          <w:t xml:space="preserve">()</w:t>
        </w:r>
      </w:ins>
    </w:p>
    <w:p>
      <w:pPr>
        <w:pStyle w:val="FirstParagraph"/>
      </w:pPr>
      <w:ins w:id="898" w:author="PR Preview" w:date="2026-01-01T00:00:00Z">
        <w:r>
          <w:t xml:space="preserve">Fix any warnings or errors before proceeding.</w:t>
        </w:r>
      </w:ins>
    </w:p>
    <w:bookmarkEnd w:id="45"/>
    <w:bookmarkStart w:id="46" w:name="build-documentation-site"/>
    <w:p>
      <w:pPr>
        <w:pStyle w:val="Heading3"/>
      </w:pPr>
      <w:ins w:id="899" w:author="PR Preview" w:date="2026-01-01T00:00:00Z">
        <w:r>
          <w:t xml:space="preserve">4.7 7. Build Documentation Site</w:t>
        </w:r>
      </w:ins>
    </w:p>
    <w:p>
      <w:pPr>
        <w:pStyle w:val="SourceCode"/>
      </w:pPr>
      <w:ins w:id="900" w:author="PR Preview" w:date="2026-01-01T00:00:00Z">
        <w:r>
          <w:rPr>
            <w:rStyle w:val="NormalTok"/>
          </w:rPr>
          <w:t xml:space="preserve">pkgdown</w:t>
        </w:r>
      </w:ins>
      <w:ins w:id="901" w:author="PR Preview" w:date="2026-01-01T00:00:00Z">
        <w:r>
          <w:rPr>
            <w:rStyle w:val="SpecialCharTok"/>
          </w:rPr>
          <w:t xml:space="preserve">::</w:t>
        </w:r>
      </w:ins>
      <w:ins w:id="902" w:author="PR Preview" w:date="2026-01-01T00:00:00Z">
        <w:r>
          <w:rPr>
            <w:rStyle w:val="FunctionTok"/>
          </w:rPr>
          <w:t xml:space="preserve">build_site</w:t>
        </w:r>
      </w:ins>
      <w:ins w:id="903" w:author="PR Preview" w:date="2026-01-01T00:00:00Z">
        <w:r>
          <w:rPr>
            <w:rStyle w:val="NormalTok"/>
          </w:rPr>
          <w:t xml:space="preserve">()</w:t>
        </w:r>
      </w:ins>
    </w:p>
    <w:bookmarkEnd w:id="46"/>
    <w:bookmarkStart w:id="47" w:name="share-and-publish"/>
    <w:p>
      <w:pPr>
        <w:pStyle w:val="Heading3"/>
      </w:pPr>
      <w:ins w:id="904" w:author="PR Preview" w:date="2026-01-01T00:00:00Z">
        <w:r>
          <w:t xml:space="preserve">4.8 8. Share and Publish</w:t>
        </w:r>
      </w:ins>
    </w:p>
    <w:p>
      <w:pPr>
        <w:pStyle w:val="SourceCode"/>
      </w:pPr>
      <w:ins w:id="905" w:author="PR Preview" w:date="2026-01-01T00:00:00Z">
        <w:r>
          <w:rPr>
            <w:rStyle w:val="CommentTok"/>
          </w:rPr>
          <w:t xml:space="preserve"># Push to GitHub</w:t>
        </w:r>
      </w:ins>
      <w:ins w:id="906" w:author="PR Preview" w:date="2026-01-01T00:00:00Z">
        <w:r>
          <w:br/>
        </w:r>
      </w:ins>
      <w:ins w:id="907" w:author="PR Preview" w:date="2026-01-01T00:00:00Z">
        <w:r>
          <w:rPr>
            <w:rStyle w:val="CommentTok"/>
          </w:rPr>
          <w:t xml:space="preserve"># The pkgdown site can be automatically deployed to GitHub Pages</w:t>
        </w:r>
      </w:ins>
      <w:ins w:id="908" w:author="PR Preview" w:date="2026-01-01T00:00:00Z">
        <w:r>
          <w:br/>
        </w:r>
      </w:ins>
      <w:ins w:id="909" w:author="PR Preview" w:date="2026-01-01T00:00:00Z">
        <w:r>
          <w:rPr>
            <w:rStyle w:val="CommentTok"/>
          </w:rPr>
          <w:t xml:space="preserve"># using GitHub Actions</w:t>
        </w:r>
      </w:ins>
    </w:p>
    <w:bookmarkEnd w:id="47"/>
    <w:bookmarkEnd w:id="48"/>
    <w:bookmarkStart w:id="50" w:name="organizing-scripts"/>
    <w:p>
      <w:pPr>
        <w:pStyle w:val="Heading2"/>
      </w:pPr>
      <w:ins w:id="910" w:author="PR Preview" w:date="2026-01-01T00:00:00Z">
        <w:r>
          <w:t xml:space="preserve">5 Organizing scripts</w:t>
        </w:r>
      </w:ins>
    </w:p>
    <w:p>
      <w:pPr>
        <w:pStyle w:val="FirstParagraph"/>
      </w:pPr>
      <w:ins w:id="911" w:author="PR Preview" w:date="2026-01-01T00:00:00Z">
        <w:r>
          <w:t xml:space="preserve">Just as your data</w:t>
        </w:r>
      </w:ins>
      <w:ins w:id="912" w:author="PR Preview" w:date="2026-01-01T00:00:00Z">
        <w:r>
          <w:t xml:space="preserve"> </w:t>
        </w:r>
      </w:ins>
      <w:ins w:id="913" w:author="PR Preview" w:date="2026-01-01T00:00:00Z">
        <w:r>
          <w:t xml:space="preserve">“flows”</w:t>
        </w:r>
      </w:ins>
      <w:ins w:id="914" w:author="PR Preview" w:date="2026-01-01T00:00:00Z">
        <w:r>
          <w:t xml:space="preserve"> </w:t>
        </w:r>
      </w:ins>
      <w:ins w:id="915" w:author="PR Preview" w:date="2026-01-01T00:00:00Z">
        <w:r>
          <w:t xml:space="preserve">through your project, data should flow naturally through a script. Very generally, you want to:</w:t>
        </w:r>
      </w:ins>
    </w:p>
    <w:p>
      <w:pPr>
        <w:pStyle w:val="Compact"/>
        <w:numPr>
          <w:ilvl w:val="0"/>
          <w:numId w:val="1012"/>
        </w:numPr>
      </w:pPr>
      <w:ins w:id="916" w:author="PR Preview" w:date="2026-01-01T00:00:00Z">
        <w:r>
          <w:t xml:space="preserve">describe the work completed in the script in a comment header</w:t>
        </w:r>
      </w:ins>
    </w:p>
    <w:p>
      <w:pPr>
        <w:pStyle w:val="Compact"/>
        <w:numPr>
          <w:ilvl w:val="0"/>
          <w:numId w:val="1012"/>
        </w:numPr>
      </w:pPr>
      <w:ins w:id="917" w:author="PR Preview" w:date="2026-01-01T00:00:00Z">
        <w:r>
          <w:t xml:space="preserve">source your configuration file (</w:t>
        </w:r>
      </w:ins>
      <w:ins w:id="918" w:author="PR Preview" w:date="2026-01-01T00:00:00Z">
        <w:r>
          <w:rPr>
            <w:rStyle w:val="VerbatimChar"/>
          </w:rPr>
          <w:t xml:space="preserve">0-config.R</w:t>
        </w:r>
      </w:ins>
      <w:ins w:id="919" w:author="PR Preview" w:date="2026-01-01T00:00:00Z">
        <w:r>
          <w:t xml:space="preserve">)</w:t>
        </w:r>
      </w:ins>
    </w:p>
    <w:p>
      <w:pPr>
        <w:pStyle w:val="Compact"/>
        <w:numPr>
          <w:ilvl w:val="0"/>
          <w:numId w:val="1012"/>
        </w:numPr>
      </w:pPr>
      <w:ins w:id="920" w:author="PR Preview" w:date="2026-01-01T00:00:00Z">
        <w:r>
          <w:t xml:space="preserve">load all your data</w:t>
        </w:r>
      </w:ins>
    </w:p>
    <w:p>
      <w:pPr>
        <w:pStyle w:val="Compact"/>
        <w:numPr>
          <w:ilvl w:val="0"/>
          <w:numId w:val="1012"/>
        </w:numPr>
      </w:pPr>
      <w:ins w:id="921" w:author="PR Preview" w:date="2026-01-01T00:00:00Z">
        <w:r>
          <w:t xml:space="preserve">do all your analysis/computation</w:t>
        </w:r>
      </w:ins>
    </w:p>
    <w:p>
      <w:pPr>
        <w:pStyle w:val="Compact"/>
        <w:numPr>
          <w:ilvl w:val="0"/>
          <w:numId w:val="1012"/>
        </w:numPr>
      </w:pPr>
      <w:ins w:id="922" w:author="PR Preview" w:date="2026-01-01T00:00:00Z">
        <w:r>
          <w:t xml:space="preserve">save your data.</w:t>
        </w:r>
      </w:ins>
    </w:p>
    <w:p>
      <w:pPr>
        <w:pStyle w:val="FirstParagraph"/>
      </w:pPr>
      <w:ins w:id="923" w:author="PR Preview" w:date="2026-01-01T00:00:00Z">
        <w:r>
          <w:t xml:space="preserve">Each of these sections should be</w:t>
        </w:r>
      </w:ins>
      <w:ins w:id="924" w:author="PR Preview" w:date="2026-01-01T00:00:00Z">
        <w:r>
          <w:t xml:space="preserve"> </w:t>
        </w:r>
      </w:ins>
      <w:ins w:id="925" w:author="PR Preview" w:date="2026-01-01T00:00:00Z">
        <w:r>
          <w:t xml:space="preserve">“chunked together”</w:t>
        </w:r>
      </w:ins>
      <w:ins w:id="926" w:author="PR Preview" w:date="2026-01-01T00:00:00Z">
        <w:r>
          <w:t xml:space="preserve"> </w:t>
        </w:r>
      </w:ins>
      <w:ins w:id="927" w:author="PR Preview" w:date="2026-01-01T00:00:00Z">
        <w:r>
          <w:t xml:space="preserve">using comments. See</w:t>
        </w:r>
      </w:ins>
      <w:ins w:id="928" w:author="PR Preview" w:date="2026-01-01T00:00:00Z">
        <w:r>
          <w:t xml:space="preserve"> </w:t>
        </w:r>
      </w:ins>
      <w:hyperlink r:id="rId49">
        <w:ins w:id="929" w:author="PR Preview" w:date="2026-01-01T00:00:00Z">
          <w:r>
            <w:rPr>
              <w:rStyle w:val="Hyperlink"/>
            </w:rPr>
            <w:t xml:space="preserve">this file</w:t>
          </w:r>
        </w:ins>
      </w:hyperlink>
      <w:ins w:id="930" w:author="PR Preview" w:date="2026-01-01T00:00:00Z">
        <w:r>
          <w:t xml:space="preserve"> </w:t>
        </w:r>
      </w:ins>
      <w:ins w:id="931" w:author="PR Preview" w:date="2026-01-01T00:00:00Z">
        <w:r>
          <w:t xml:space="preserve">for a good example of how to cleanly organize a file in a way that follows this</w:t>
        </w:r>
      </w:ins>
      <w:ins w:id="932" w:author="PR Preview" w:date="2026-01-01T00:00:00Z">
        <w:r>
          <w:t xml:space="preserve"> </w:t>
        </w:r>
      </w:ins>
      <w:ins w:id="933" w:author="PR Preview" w:date="2026-01-01T00:00:00Z">
        <w:r>
          <w:t xml:space="preserve">“flow”</w:t>
        </w:r>
      </w:ins>
      <w:ins w:id="934" w:author="PR Preview" w:date="2026-01-01T00:00:00Z">
        <w:r>
          <w:t xml:space="preserve"> </w:t>
        </w:r>
      </w:ins>
      <w:ins w:id="935" w:author="PR Preview" w:date="2026-01-01T00:00:00Z">
        <w:r>
          <w:t xml:space="preserve">and functionally separate pieces of code that are doing different things.</w:t>
        </w:r>
      </w:ins>
    </w:p>
    <w:bookmarkEnd w:id="50"/>
    <w:bookmarkStart w:id="60" w:name="sec-r-testing"/>
    <w:p>
      <w:pPr>
        <w:pStyle w:val="Heading2"/>
      </w:pPr>
      <w:ins w:id="936" w:author="PR Preview" w:date="2026-01-01T00:00:00Z">
        <w:r>
          <w:t xml:space="preserve">6 Testing Requirements</w:t>
        </w:r>
      </w:ins>
    </w:p>
    <w:p>
      <w:pPr>
        <w:pStyle w:val="FirstParagraph"/>
      </w:pPr>
      <w:ins w:id="937" w:author="PR Preview" w:date="2026-01-01T00:00:00Z">
        <w:r>
          <w:rPr>
            <w:b/>
            <w:bCs/>
          </w:rPr>
          <w:t xml:space="preserve">ALWAYS establish tests BEFORE modifying functions.</w:t>
        </w:r>
      </w:ins>
      <w:ins w:id="938" w:author="PR Preview" w:date="2026-01-01T00:00:00Z">
        <w:r>
          <w:t xml:space="preserve"> </w:t>
        </w:r>
      </w:ins>
      <w:ins w:id="939" w:author="PR Preview" w:date="2026-01-01T00:00:00Z">
        <w:r>
          <w:t xml:space="preserve">This ensures changes preserve existing behavior and new behavior is correctly validated.</w:t>
        </w:r>
      </w:ins>
    </w:p>
    <w:bookmarkStart w:id="51" w:name="sec-dont-repurpose-tests"/>
    <w:p>
      <w:pPr>
        <w:pStyle w:val="Heading3"/>
      </w:pPr>
      <w:ins w:id="940" w:author="PR Preview" w:date="2026-01-01T00:00:00Z">
        <w:r>
          <w:t xml:space="preserve">6.1 Add New Tests for New Features</w:t>
        </w:r>
      </w:ins>
    </w:p>
    <w:p>
      <w:pPr>
        <w:pStyle w:val="FirstParagraph"/>
      </w:pPr>
      <w:ins w:id="941" w:author="PR Preview" w:date="2026-01-01T00:00:00Z">
        <w:r>
          <w:t xml:space="preserve">When a PR adds a feature, give it a new test rather than</w:t>
        </w:r>
      </w:ins>
      <w:ins w:id="942" w:author="PR Preview" w:date="2026-01-01T00:00:00Z">
        <w:r>
          <w:t xml:space="preserve"> </w:t>
        </w:r>
      </w:ins>
      <w:ins w:id="943" w:author="PR Preview" w:date="2026-01-01T00:00:00Z">
        <w:r>
          <w:t xml:space="preserve">editing an existing test’s inputs or expectations to also cover it.</w:t>
        </w:r>
      </w:ins>
      <w:ins w:id="944" w:author="PR Preview" w:date="2026-01-01T00:00:00Z">
        <w:r>
          <w:t xml:space="preserve"> </w:t>
        </w:r>
      </w:ins>
      <w:ins w:id="945" w:author="PR Preview" w:date="2026-01-01T00:00:00Z">
        <w:r>
          <w:t xml:space="preserve">Repurposing a test this way folds two changes into one diff —</w:t>
        </w:r>
      </w:ins>
      <w:ins w:id="946" w:author="PR Preview" w:date="2026-01-01T00:00:00Z">
        <w:r>
          <w:t xml:space="preserve"> </w:t>
        </w:r>
      </w:ins>
      <w:ins w:id="947" w:author="PR Preview" w:date="2026-01-01T00:00:00Z">
        <w:r>
          <w:t xml:space="preserve">the reviewer can no longer tell,</w:t>
        </w:r>
      </w:ins>
      <w:ins w:id="948" w:author="PR Preview" w:date="2026-01-01T00:00:00Z">
        <w:r>
          <w:t xml:space="preserve"> </w:t>
        </w:r>
      </w:ins>
      <w:ins w:id="949" w:author="PR Preview" w:date="2026-01-01T00:00:00Z">
        <w:r>
          <w:t xml:space="preserve">at a glance,</w:t>
        </w:r>
      </w:ins>
      <w:ins w:id="950" w:author="PR Preview" w:date="2026-01-01T00:00:00Z">
        <w:r>
          <w:t xml:space="preserve"> </w:t>
        </w:r>
      </w:ins>
      <w:ins w:id="951" w:author="PR Preview" w:date="2026-01-01T00:00:00Z">
        <w:r>
          <w:t xml:space="preserve">whether the edited assertions still protect the old behavior</w:t>
        </w:r>
      </w:ins>
      <w:ins w:id="952" w:author="PR Preview" w:date="2026-01-01T00:00:00Z">
        <w:r>
          <w:t xml:space="preserve"> </w:t>
        </w:r>
      </w:ins>
      <w:ins w:id="953" w:author="PR Preview" w:date="2026-01-01T00:00:00Z">
        <w:r>
          <w:t xml:space="preserve">or now only protect the new one.</w:t>
        </w:r>
      </w:ins>
    </w:p>
    <w:p>
      <w:pPr>
        <w:pStyle w:val="BodyText"/>
      </w:pPr>
      <w:ins w:id="954" w:author="PR Preview" w:date="2026-01-01T00:00:00Z">
        <w:r>
          <w:t xml:space="preserve">For example, suppose a</w:t>
        </w:r>
      </w:ins>
      <w:ins w:id="955" w:author="PR Preview" w:date="2026-01-01T00:00:00Z">
        <w:r>
          <w:t xml:space="preserve"> </w:t>
        </w:r>
      </w:ins>
      <w:ins w:id="956" w:author="PR Preview" w:date="2026-01-01T00:00:00Z">
        <w:r>
          <w:rPr>
            <w:rStyle w:val="VerbatimChar"/>
          </w:rPr>
          <w:t xml:space="preserve">run_model()</w:t>
        </w:r>
      </w:ins>
      <w:ins w:id="957" w:author="PR Preview" w:date="2026-01-01T00:00:00Z">
        <w:r>
          <w:t xml:space="preserve"> </w:t>
        </w:r>
      </w:ins>
      <w:ins w:id="958" w:author="PR Preview" w:date="2026-01-01T00:00:00Z">
        <w:r>
          <w:t xml:space="preserve">test originally covered the</w:t>
        </w:r>
      </w:ins>
      <w:ins w:id="959" w:author="PR Preview" w:date="2026-01-01T00:00:00Z">
        <w:r>
          <w:t xml:space="preserve"> </w:t>
        </w:r>
      </w:ins>
      <w:ins w:id="960" w:author="PR Preview" w:date="2026-01-01T00:00:00Z">
        <w:r>
          <w:rPr>
            <w:rStyle w:val="VerbatimChar"/>
          </w:rPr>
          <w:t xml:space="preserve">"power"</w:t>
        </w:r>
      </w:ins>
      <w:ins w:id="961" w:author="PR Preview" w:date="2026-01-01T00:00:00Z">
        <w:r>
          <w:t xml:space="preserve"> </w:t>
        </w:r>
      </w:ins>
      <w:ins w:id="962" w:author="PR Preview" w:date="2026-01-01T00:00:00Z">
        <w:r>
          <w:t xml:space="preserve">method and gets edited in place to cover</w:t>
        </w:r>
      </w:ins>
      <w:ins w:id="963" w:author="PR Preview" w:date="2026-01-01T00:00:00Z">
        <w:r>
          <w:t xml:space="preserve"> </w:t>
        </w:r>
      </w:ins>
      <w:ins w:id="964" w:author="PR Preview" w:date="2026-01-01T00:00:00Z">
        <w:r>
          <w:rPr>
            <w:rStyle w:val="VerbatimChar"/>
          </w:rPr>
          <w:t xml:space="preserve">"exponential"</w:t>
        </w:r>
      </w:ins>
      <w:ins w:id="965" w:author="PR Preview" w:date="2026-01-01T00:00:00Z">
        <w:r>
          <w:t xml:space="preserve"> </w:t>
        </w:r>
      </w:ins>
      <w:ins w:id="966" w:author="PR Preview" w:date="2026-01-01T00:00:00Z">
        <w:r>
          <w:t xml:space="preserve">instead, rather than gaining a new test alongside it:</w:t>
        </w:r>
      </w:ins>
    </w:p>
    <w:p>
      <w:pPr>
        <w:pStyle w:val="SourceCode"/>
      </w:pPr>
      <w:ins w:id="967" w:author="PR Preview" w:date="2026-01-01T00:00:00Z">
        <w:r>
          <w:rPr>
            <w:rStyle w:val="CommentTok"/>
          </w:rPr>
          <w:t xml:space="preserve"># Avoid --- repurposing an existing test to also cover a new method</w:t>
        </w:r>
      </w:ins>
      <w:ins w:id="968" w:author="PR Preview" w:date="2026-01-01T00:00:00Z">
        <w:r>
          <w:br/>
        </w:r>
      </w:ins>
      <w:ins w:id="969" w:author="PR Preview" w:date="2026-01-01T00:00:00Z">
        <w:r>
          <w:rPr>
            <w:rStyle w:val="FunctionTok"/>
          </w:rPr>
          <w:t xml:space="preserve">test_that</w:t>
        </w:r>
      </w:ins>
      <w:ins w:id="970" w:author="PR Preview" w:date="2026-01-01T00:00:00Z">
        <w:r>
          <w:rPr>
            <w:rStyle w:val="NormalTok"/>
          </w:rPr>
          <w:t xml:space="preserve">(</w:t>
        </w:r>
      </w:ins>
      <w:ins w:id="971" w:author="PR Preview" w:date="2026-01-01T00:00:00Z">
        <w:r>
          <w:rPr>
            <w:rStyle w:val="StringTok"/>
          </w:rPr>
          <w:t xml:space="preserve">"run_model produces expected output"</w:t>
        </w:r>
      </w:ins>
      <w:ins w:id="972" w:author="PR Preview" w:date="2026-01-01T00:00:00Z">
        <w:r>
          <w:rPr>
            <w:rStyle w:val="NormalTok"/>
          </w:rPr>
          <w:t xml:space="preserve">, {</w:t>
        </w:r>
      </w:ins>
      <w:ins w:id="973" w:author="PR Preview" w:date="2026-01-01T00:00:00Z">
        <w:r>
          <w:br/>
        </w:r>
      </w:ins>
      <w:ins w:id="974" w:author="PR Preview" w:date="2026-01-01T00:00:00Z">
        <w:r>
          <w:rPr>
            <w:rStyle w:val="NormalTok"/>
          </w:rPr>
          <w:t xml:space="preserve">  result </w:t>
        </w:r>
      </w:ins>
      <w:ins w:id="975" w:author="PR Preview" w:date="2026-01-01T00:00:00Z">
        <w:r>
          <w:rPr>
            <w:rStyle w:val="OtherTok"/>
          </w:rPr>
          <w:t xml:space="preserve">&lt;-</w:t>
        </w:r>
      </w:ins>
      <w:ins w:id="976" w:author="PR Preview" w:date="2026-01-01T00:00:00Z">
        <w:r>
          <w:rPr>
            <w:rStyle w:val="NormalTok"/>
          </w:rPr>
          <w:t xml:space="preserve"> </w:t>
        </w:r>
      </w:ins>
      <w:ins w:id="977" w:author="PR Preview" w:date="2026-01-01T00:00:00Z">
        <w:r>
          <w:rPr>
            <w:rStyle w:val="FunctionTok"/>
          </w:rPr>
          <w:t xml:space="preserve">run_model</w:t>
        </w:r>
      </w:ins>
      <w:ins w:id="978" w:author="PR Preview" w:date="2026-01-01T00:00:00Z">
        <w:r>
          <w:rPr>
            <w:rStyle w:val="NormalTok"/>
          </w:rPr>
          <w:t xml:space="preserve">(data, </w:t>
        </w:r>
      </w:ins>
      <w:ins w:id="979" w:author="PR Preview" w:date="2026-01-01T00:00:00Z">
        <w:r>
          <w:rPr>
            <w:rStyle w:val="AttributeTok"/>
          </w:rPr>
          <w:t xml:space="preserve">method =</w:t>
        </w:r>
      </w:ins>
      <w:ins w:id="980" w:author="PR Preview" w:date="2026-01-01T00:00:00Z">
        <w:r>
          <w:rPr>
            <w:rStyle w:val="NormalTok"/>
          </w:rPr>
          <w:t xml:space="preserve"> </w:t>
        </w:r>
      </w:ins>
      <w:ins w:id="981" w:author="PR Preview" w:date="2026-01-01T00:00:00Z">
        <w:r>
          <w:rPr>
            <w:rStyle w:val="StringTok"/>
          </w:rPr>
          <w:t xml:space="preserve">"exponential"</w:t>
        </w:r>
      </w:ins>
      <w:ins w:id="982" w:author="PR Preview" w:date="2026-01-01T00:00:00Z">
        <w:r>
          <w:rPr>
            <w:rStyle w:val="NormalTok"/>
          </w:rPr>
          <w:t xml:space="preserve">) </w:t>
        </w:r>
      </w:ins>
      <w:ins w:id="983" w:author="PR Preview" w:date="2026-01-01T00:00:00Z">
        <w:r>
          <w:rPr>
            <w:rStyle w:val="CommentTok"/>
          </w:rPr>
          <w:t xml:space="preserve"># was "power"</w:t>
        </w:r>
      </w:ins>
      <w:ins w:id="984" w:author="PR Preview" w:date="2026-01-01T00:00:00Z">
        <w:r>
          <w:br/>
        </w:r>
      </w:ins>
      <w:ins w:id="985" w:author="PR Preview" w:date="2026-01-01T00:00:00Z">
        <w:r>
          <w:rPr>
            <w:rStyle w:val="NormalTok"/>
          </w:rPr>
          <w:t xml:space="preserve">  </w:t>
        </w:r>
      </w:ins>
      <w:ins w:id="986" w:author="PR Preview" w:date="2026-01-01T00:00:00Z">
        <w:r>
          <w:rPr>
            <w:rStyle w:val="FunctionTok"/>
          </w:rPr>
          <w:t xml:space="preserve">expect_snapshot_value</w:t>
        </w:r>
      </w:ins>
      <w:ins w:id="987" w:author="PR Preview" w:date="2026-01-01T00:00:00Z">
        <w:r>
          <w:rPr>
            <w:rStyle w:val="NormalTok"/>
          </w:rPr>
          <w:t xml:space="preserve">(result)</w:t>
        </w:r>
      </w:ins>
      <w:ins w:id="988" w:author="PR Preview" w:date="2026-01-01T00:00:00Z">
        <w:r>
          <w:br/>
        </w:r>
      </w:ins>
      <w:ins w:id="989" w:author="PR Preview" w:date="2026-01-01T00:00:00Z">
        <w:r>
          <w:rPr>
            <w:rStyle w:val="NormalTok"/>
          </w:rPr>
          <w:t xml:space="preserve">})</w:t>
        </w:r>
      </w:ins>
      <w:ins w:id="990" w:author="PR Preview" w:date="2026-01-01T00:00:00Z">
        <w:r>
          <w:br/>
        </w:r>
      </w:ins>
      <w:ins w:id="991" w:author="PR Preview" w:date="2026-01-01T00:00:00Z">
        <w:r>
          <w:br/>
        </w:r>
      </w:ins>
      <w:ins w:id="992" w:author="PR Preview" w:date="2026-01-01T00:00:00Z">
        <w:r>
          <w:rPr>
            <w:rStyle w:val="CommentTok"/>
          </w:rPr>
          <w:t xml:space="preserve"># Preferred --- a new test for the new feature</w:t>
        </w:r>
      </w:ins>
      <w:ins w:id="993" w:author="PR Preview" w:date="2026-01-01T00:00:00Z">
        <w:r>
          <w:br/>
        </w:r>
      </w:ins>
      <w:ins w:id="994" w:author="PR Preview" w:date="2026-01-01T00:00:00Z">
        <w:r>
          <w:rPr>
            <w:rStyle w:val="FunctionTok"/>
          </w:rPr>
          <w:t xml:space="preserve">test_that</w:t>
        </w:r>
      </w:ins>
      <w:ins w:id="995" w:author="PR Preview" w:date="2026-01-01T00:00:00Z">
        <w:r>
          <w:rPr>
            <w:rStyle w:val="NormalTok"/>
          </w:rPr>
          <w:t xml:space="preserve">(</w:t>
        </w:r>
      </w:ins>
      <w:ins w:id="996" w:author="PR Preview" w:date="2026-01-01T00:00:00Z">
        <w:r>
          <w:rPr>
            <w:rStyle w:val="StringTok"/>
          </w:rPr>
          <w:t xml:space="preserve">"run_model handles the exponential method"</w:t>
        </w:r>
      </w:ins>
      <w:ins w:id="997" w:author="PR Preview" w:date="2026-01-01T00:00:00Z">
        <w:r>
          <w:rPr>
            <w:rStyle w:val="NormalTok"/>
          </w:rPr>
          <w:t xml:space="preserve">, {</w:t>
        </w:r>
      </w:ins>
      <w:ins w:id="998" w:author="PR Preview" w:date="2026-01-01T00:00:00Z">
        <w:r>
          <w:br/>
        </w:r>
      </w:ins>
      <w:ins w:id="999" w:author="PR Preview" w:date="2026-01-01T00:00:00Z">
        <w:r>
          <w:rPr>
            <w:rStyle w:val="NormalTok"/>
          </w:rPr>
          <w:t xml:space="preserve">  result </w:t>
        </w:r>
      </w:ins>
      <w:ins w:id="1000" w:author="PR Preview" w:date="2026-01-01T00:00:00Z">
        <w:r>
          <w:rPr>
            <w:rStyle w:val="OtherTok"/>
          </w:rPr>
          <w:t xml:space="preserve">&lt;-</w:t>
        </w:r>
      </w:ins>
      <w:ins w:id="1001" w:author="PR Preview" w:date="2026-01-01T00:00:00Z">
        <w:r>
          <w:rPr>
            <w:rStyle w:val="NormalTok"/>
          </w:rPr>
          <w:t xml:space="preserve"> </w:t>
        </w:r>
      </w:ins>
      <w:ins w:id="1002" w:author="PR Preview" w:date="2026-01-01T00:00:00Z">
        <w:r>
          <w:rPr>
            <w:rStyle w:val="FunctionTok"/>
          </w:rPr>
          <w:t xml:space="preserve">run_model</w:t>
        </w:r>
      </w:ins>
      <w:ins w:id="1003" w:author="PR Preview" w:date="2026-01-01T00:00:00Z">
        <w:r>
          <w:rPr>
            <w:rStyle w:val="NormalTok"/>
          </w:rPr>
          <w:t xml:space="preserve">(data, </w:t>
        </w:r>
      </w:ins>
      <w:ins w:id="1004" w:author="PR Preview" w:date="2026-01-01T00:00:00Z">
        <w:r>
          <w:rPr>
            <w:rStyle w:val="AttributeTok"/>
          </w:rPr>
          <w:t xml:space="preserve">method =</w:t>
        </w:r>
      </w:ins>
      <w:ins w:id="1005" w:author="PR Preview" w:date="2026-01-01T00:00:00Z">
        <w:r>
          <w:rPr>
            <w:rStyle w:val="NormalTok"/>
          </w:rPr>
          <w:t xml:space="preserve"> </w:t>
        </w:r>
      </w:ins>
      <w:ins w:id="1006" w:author="PR Preview" w:date="2026-01-01T00:00:00Z">
        <w:r>
          <w:rPr>
            <w:rStyle w:val="StringTok"/>
          </w:rPr>
          <w:t xml:space="preserve">"exponential"</w:t>
        </w:r>
      </w:ins>
      <w:ins w:id="1007" w:author="PR Preview" w:date="2026-01-01T00:00:00Z">
        <w:r>
          <w:rPr>
            <w:rStyle w:val="NormalTok"/>
          </w:rPr>
          <w:t xml:space="preserve">)</w:t>
        </w:r>
      </w:ins>
      <w:ins w:id="1008" w:author="PR Preview" w:date="2026-01-01T00:00:00Z">
        <w:r>
          <w:br/>
        </w:r>
      </w:ins>
      <w:ins w:id="1009" w:author="PR Preview" w:date="2026-01-01T00:00:00Z">
        <w:r>
          <w:rPr>
            <w:rStyle w:val="NormalTok"/>
          </w:rPr>
          <w:t xml:space="preserve">  </w:t>
        </w:r>
      </w:ins>
      <w:ins w:id="1010" w:author="PR Preview" w:date="2026-01-01T00:00:00Z">
        <w:r>
          <w:rPr>
            <w:rStyle w:val="FunctionTok"/>
          </w:rPr>
          <w:t xml:space="preserve">expect_snapshot_value</w:t>
        </w:r>
      </w:ins>
      <w:ins w:id="1011" w:author="PR Preview" w:date="2026-01-01T00:00:00Z">
        <w:r>
          <w:rPr>
            <w:rStyle w:val="NormalTok"/>
          </w:rPr>
          <w:t xml:space="preserve">(result)</w:t>
        </w:r>
      </w:ins>
      <w:ins w:id="1012" w:author="PR Preview" w:date="2026-01-01T00:00:00Z">
        <w:r>
          <w:br/>
        </w:r>
      </w:ins>
      <w:ins w:id="1013" w:author="PR Preview" w:date="2026-01-01T00:00:00Z">
        <w:r>
          <w:rPr>
            <w:rStyle w:val="NormalTok"/>
          </w:rPr>
          <w:t xml:space="preserve">})</w:t>
        </w:r>
      </w:ins>
    </w:p>
    <w:p>
      <w:pPr>
        <w:pStyle w:val="FirstParagraph"/>
      </w:pPr>
      <w:ins w:id="1014" w:author="PR Preview" w:date="2026-01-01T00:00:00Z">
        <w:r>
          <w:t xml:space="preserve">If the new feature makes an existing test redundant,</w:t>
        </w:r>
      </w:ins>
      <w:ins w:id="1015" w:author="PR Preview" w:date="2026-01-01T00:00:00Z">
        <w:r>
          <w:t xml:space="preserve"> </w:t>
        </w:r>
      </w:ins>
      <w:ins w:id="1016" w:author="PR Preview" w:date="2026-01-01T00:00:00Z">
        <w:r>
          <w:t xml:space="preserve">leave that redundancy alone for now.</w:t>
        </w:r>
      </w:ins>
      <w:ins w:id="1017" w:author="PR Preview" w:date="2026-01-01T00:00:00Z">
        <w:r>
          <w:t xml:space="preserve"> </w:t>
        </w:r>
      </w:ins>
      <w:ins w:id="1018" w:author="PR Preview" w:date="2026-01-01T00:00:00Z">
        <w:r>
          <w:t xml:space="preserve">Remove or consolidate redundant tests in a separate, focused PR,</w:t>
        </w:r>
      </w:ins>
      <w:ins w:id="1019" w:author="PR Preview" w:date="2026-01-01T00:00:00Z">
        <w:r>
          <w:t xml:space="preserve"> </w:t>
        </w:r>
      </w:ins>
      <w:ins w:id="1020" w:author="PR Preview" w:date="2026-01-01T00:00:00Z">
        <w:r>
          <w:t xml:space="preserve">so a reviewer can evaluate</w:t>
        </w:r>
      </w:ins>
      <w:ins w:id="1021" w:author="PR Preview" w:date="2026-01-01T00:00:00Z">
        <w:r>
          <w:t xml:space="preserve"> </w:t>
        </w:r>
      </w:ins>
      <w:ins w:id="1022" w:author="PR Preview" w:date="2026-01-01T00:00:00Z">
        <w:r>
          <w:t xml:space="preserve">“does the new feature work”</w:t>
        </w:r>
      </w:ins>
      <w:ins w:id="1023" w:author="PR Preview" w:date="2026-01-01T00:00:00Z">
        <w:r>
          <w:t xml:space="preserve"> </w:t>
        </w:r>
      </w:ins>
      <w:ins w:id="1024" w:author="PR Preview" w:date="2026-01-01T00:00:00Z">
        <w:r>
          <w:t xml:space="preserve">and</w:t>
        </w:r>
      </w:ins>
      <w:ins w:id="1025" w:author="PR Preview" w:date="2026-01-01T00:00:00Z">
        <w:r>
          <w:t xml:space="preserve"> </w:t>
        </w:r>
      </w:ins>
      <w:ins w:id="1026" w:author="PR Preview" w:date="2026-01-01T00:00:00Z">
        <w:r>
          <w:t xml:space="preserve">“which old tests are now redundant”</w:t>
        </w:r>
      </w:ins>
      <w:ins w:id="1027" w:author="PR Preview" w:date="2026-01-01T00:00:00Z">
        <w:r>
          <w:t xml:space="preserve"> </w:t>
        </w:r>
      </w:ins>
      <w:ins w:id="1028" w:author="PR Preview" w:date="2026-01-01T00:00:00Z">
        <w:r>
          <w:t xml:space="preserve">as two independent questions.</w:t>
        </w:r>
      </w:ins>
    </w:p>
    <w:bookmarkEnd w:id="51"/>
    <w:bookmarkStart w:id="54" w:name="when-to-use-snapshot-tests"/>
    <w:p>
      <w:pPr>
        <w:pStyle w:val="Heading3"/>
      </w:pPr>
      <w:ins w:id="1029" w:author="PR Preview" w:date="2026-01-01T00:00:00Z">
        <w:r>
          <w:t xml:space="preserve">6.2 When to Use Snapshot Tests</w:t>
        </w:r>
      </w:ins>
    </w:p>
    <w:p>
      <w:pPr>
        <w:pStyle w:val="FirstParagraph"/>
      </w:pPr>
      <w:ins w:id="1030" w:author="PR Preview" w:date="2026-01-01T00:00:00Z">
        <w:r>
          <w:t xml:space="preserve">Use snapshot tests (</w:t>
        </w:r>
      </w:ins>
      <w:ins w:id="1031" w:author="PR Preview" w:date="2026-01-01T00:00:00Z">
        <w:r>
          <w:rPr>
            <w:rStyle w:val="VerbatimChar"/>
          </w:rPr>
          <w:t xml:space="preserve">expect_snapshot()</w:t>
        </w:r>
      </w:ins>
      <w:ins w:id="1032" w:author="PR Preview" w:date="2026-01-01T00:00:00Z">
        <w:r>
          <w:t xml:space="preserve">,</w:t>
        </w:r>
      </w:ins>
      <w:ins w:id="1033" w:author="PR Preview" w:date="2026-01-01T00:00:00Z">
        <w:r>
          <w:t xml:space="preserve"> </w:t>
        </w:r>
      </w:ins>
      <w:ins w:id="1034" w:author="PR Preview" w:date="2026-01-01T00:00:00Z">
        <w:r>
          <w:rPr>
            <w:rStyle w:val="VerbatimChar"/>
          </w:rPr>
          <w:t xml:space="preserve">expect_snapshot_value()</w:t>
        </w:r>
      </w:ins>
      <w:ins w:id="1035" w:author="PR Preview" w:date="2026-01-01T00:00:00Z">
        <w:r>
          <w:t xml:space="preserve">) when:</w:t>
        </w:r>
      </w:ins>
    </w:p>
    <w:p>
      <w:pPr>
        <w:pStyle w:val="Compact"/>
        <w:numPr>
          <w:ilvl w:val="0"/>
          <w:numId w:val="1013"/>
        </w:numPr>
      </w:pPr>
      <w:ins w:id="1036" w:author="PR Preview" w:date="2026-01-01T00:00:00Z">
        <w:r>
          <w:t xml:space="preserve">Testing complex data structures (data frames, lists, model outputs)</w:t>
        </w:r>
      </w:ins>
    </w:p>
    <w:p>
      <w:pPr>
        <w:pStyle w:val="Compact"/>
        <w:numPr>
          <w:ilvl w:val="0"/>
          <w:numId w:val="1013"/>
        </w:numPr>
      </w:pPr>
      <w:ins w:id="1037" w:author="PR Preview" w:date="2026-01-01T00:00:00Z">
        <w:r>
          <w:t xml:space="preserve">Validating statistical results where exact values may vary slightly</w:t>
        </w:r>
      </w:ins>
    </w:p>
    <w:p>
      <w:pPr>
        <w:pStyle w:val="Compact"/>
        <w:numPr>
          <w:ilvl w:val="0"/>
          <w:numId w:val="1013"/>
        </w:numPr>
      </w:pPr>
      <w:ins w:id="1038" w:author="PR Preview" w:date="2026-01-01T00:00:00Z">
        <w:r>
          <w:t xml:space="preserve">Output format stability is important</w:t>
        </w:r>
      </w:ins>
    </w:p>
    <w:p>
      <w:pPr>
        <w:pStyle w:val="SourceCode"/>
      </w:pPr>
      <w:ins w:id="1039" w:author="PR Preview" w:date="2026-01-01T00:00:00Z">
        <w:r>
          <w:rPr>
            <w:rStyle w:val="FunctionTok"/>
          </w:rPr>
          <w:t xml:space="preserve">test_that</w:t>
        </w:r>
      </w:ins>
      <w:ins w:id="1040" w:author="PR Preview" w:date="2026-01-01T00:00:00Z">
        <w:r>
          <w:rPr>
            <w:rStyle w:val="NormalTok"/>
          </w:rPr>
          <w:t xml:space="preserve">(</w:t>
        </w:r>
      </w:ins>
      <w:ins w:id="1041" w:author="PR Preview" w:date="2026-01-01T00:00:00Z">
        <w:r>
          <w:rPr>
            <w:rStyle w:val="StringTok"/>
          </w:rPr>
          <w:t xml:space="preserve">"prep_study_data produces expected structure"</w:t>
        </w:r>
      </w:ins>
      <w:ins w:id="1042" w:author="PR Preview" w:date="2026-01-01T00:00:00Z">
        <w:r>
          <w:rPr>
            <w:rStyle w:val="NormalTok"/>
          </w:rPr>
          <w:t xml:space="preserve">, {</w:t>
        </w:r>
      </w:ins>
      <w:ins w:id="1043" w:author="PR Preview" w:date="2026-01-01T00:00:00Z">
        <w:r>
          <w:br/>
        </w:r>
      </w:ins>
      <w:ins w:id="1044" w:author="PR Preview" w:date="2026-01-01T00:00:00Z">
        <w:r>
          <w:rPr>
            <w:rStyle w:val="NormalTok"/>
          </w:rPr>
          <w:t xml:space="preserve">  result </w:t>
        </w:r>
      </w:ins>
      <w:ins w:id="1045" w:author="PR Preview" w:date="2026-01-01T00:00:00Z">
        <w:r>
          <w:rPr>
            <w:rStyle w:val="OtherTok"/>
          </w:rPr>
          <w:t xml:space="preserve">&lt;-</w:t>
        </w:r>
      </w:ins>
      <w:ins w:id="1046" w:author="PR Preview" w:date="2026-01-01T00:00:00Z">
        <w:r>
          <w:rPr>
            <w:rStyle w:val="NormalTok"/>
          </w:rPr>
          <w:t xml:space="preserve"> </w:t>
        </w:r>
      </w:ins>
      <w:ins w:id="1047" w:author="PR Preview" w:date="2026-01-01T00:00:00Z">
        <w:r>
          <w:rPr>
            <w:rStyle w:val="FunctionTok"/>
          </w:rPr>
          <w:t xml:space="preserve">prep_study_data</w:t>
        </w:r>
      </w:ins>
      <w:ins w:id="1048" w:author="PR Preview" w:date="2026-01-01T00:00:00Z">
        <w:r>
          <w:rPr>
            <w:rStyle w:val="NormalTok"/>
          </w:rPr>
          <w:t xml:space="preserve">(raw_data)</w:t>
        </w:r>
      </w:ins>
      <w:ins w:id="1049" w:author="PR Preview" w:date="2026-01-01T00:00:00Z">
        <w:r>
          <w:br/>
        </w:r>
      </w:ins>
      <w:ins w:id="1050" w:author="PR Preview" w:date="2026-01-01T00:00:00Z">
        <w:r>
          <w:rPr>
            <w:rStyle w:val="NormalTok"/>
          </w:rPr>
          <w:t xml:space="preserve">  </w:t>
        </w:r>
      </w:ins>
      <w:ins w:id="1051" w:author="PR Preview" w:date="2026-01-01T00:00:00Z">
        <w:r>
          <w:rPr>
            <w:rStyle w:val="FunctionTok"/>
          </w:rPr>
          <w:t xml:space="preserve">expect_snapshot_value</w:t>
        </w:r>
      </w:ins>
      <w:ins w:id="1052" w:author="PR Preview" w:date="2026-01-01T00:00:00Z">
        <w:r>
          <w:rPr>
            <w:rStyle w:val="NormalTok"/>
          </w:rPr>
          <w:t xml:space="preserve">(result, </w:t>
        </w:r>
      </w:ins>
      <w:ins w:id="1053" w:author="PR Preview" w:date="2026-01-01T00:00:00Z">
        <w:r>
          <w:rPr>
            <w:rStyle w:val="AttributeTok"/>
          </w:rPr>
          <w:t xml:space="preserve">style =</w:t>
        </w:r>
      </w:ins>
      <w:ins w:id="1054" w:author="PR Preview" w:date="2026-01-01T00:00:00Z">
        <w:r>
          <w:rPr>
            <w:rStyle w:val="NormalTok"/>
          </w:rPr>
          <w:t xml:space="preserve"> </w:t>
        </w:r>
      </w:ins>
      <w:ins w:id="1055" w:author="PR Preview" w:date="2026-01-01T00:00:00Z">
        <w:r>
          <w:rPr>
            <w:rStyle w:val="StringTok"/>
          </w:rPr>
          <w:t xml:space="preserve">"serialize"</w:t>
        </w:r>
      </w:ins>
      <w:ins w:id="1056" w:author="PR Preview" w:date="2026-01-01T00:00:00Z">
        <w:r>
          <w:rPr>
            <w:rStyle w:val="NormalTok"/>
          </w:rPr>
          <w:t xml:space="preserve">)</w:t>
        </w:r>
      </w:ins>
      <w:ins w:id="1057" w:author="PR Preview" w:date="2026-01-01T00:00:00Z">
        <w:r>
          <w:br/>
        </w:r>
      </w:ins>
      <w:ins w:id="1058" w:author="PR Preview" w:date="2026-01-01T00:00:00Z">
        <w:r>
          <w:rPr>
            <w:rStyle w:val="NormalTok"/>
          </w:rPr>
          <w:t xml:space="preserve">})</w:t>
        </w:r>
      </w:ins>
    </w:p>
    <w:p>
      <w:pPr>
        <w:pStyle w:val="FirstParagraph"/>
      </w:pPr>
      <w:ins w:id="1059" w:author="PR Preview" w:date="2026-01-01T00:00:00Z">
        <w:r>
          <w:t xml:space="preserve">Our lab’s</w:t>
        </w:r>
      </w:ins>
      <w:ins w:id="1060" w:author="PR Preview" w:date="2026-01-01T00:00:00Z">
        <w:r>
          <w:t xml:space="preserve"> </w:t>
        </w:r>
      </w:ins>
      <w:hyperlink r:id="rId13">
        <w:ins w:id="1061" w:author="PR Preview" w:date="2026-01-01T00:00:00Z">
          <w:r>
            <w:rPr>
              <w:rStyle w:val="VerbatimChar"/>
            </w:rPr>
            <w:t xml:space="preserve">{snapr}</w:t>
          </w:r>
        </w:ins>
      </w:hyperlink>
      <w:ins w:id="1062" w:author="PR Preview" w:date="2026-01-01T00:00:00Z">
        <w:r>
          <w:t xml:space="preserve"> </w:t>
        </w:r>
      </w:ins>
      <w:ins w:id="1063" w:author="PR Preview" w:date="2026-01-01T00:00:00Z">
        <w:r>
          <w:t xml:space="preserve">package</w:t>
        </w:r>
      </w:ins>
      <w:ins w:id="1064" w:author="PR Preview" w:date="2026-01-01T00:00:00Z">
        <w:r>
          <w:t xml:space="preserve"> </w:t>
        </w:r>
      </w:ins>
      <w:ins w:id="1065" w:author="PR Preview" w:date="2026-01-01T00:00:00Z">
        <w:r>
          <w:t xml:space="preserve">(on</w:t>
        </w:r>
      </w:ins>
      <w:ins w:id="1066" w:author="PR Preview" w:date="2026-01-01T00:00:00Z">
        <w:r>
          <w:t xml:space="preserve"> </w:t>
        </w:r>
      </w:ins>
      <w:hyperlink r:id="rId52">
        <w:ins w:id="1067" w:author="PR Preview" w:date="2026-01-01T00:00:00Z">
          <w:r>
            <w:rPr>
              <w:rStyle w:val="Hyperlink"/>
            </w:rPr>
            <w:t xml:space="preserve">CRAN</w:t>
          </w:r>
        </w:ins>
      </w:hyperlink>
      <w:ins w:id="1068" w:author="PR Preview" w:date="2026-01-01T00:00:00Z">
        <w:r>
          <w:t xml:space="preserve">)</w:t>
        </w:r>
      </w:ins>
      <w:ins w:id="1069" w:author="PR Preview" w:date="2026-01-01T00:00:00Z">
        <w:r>
          <w:t xml:space="preserve"> </w:t>
        </w:r>
      </w:ins>
      <w:ins w:id="1070" w:author="PR Preview" w:date="2026-01-01T00:00:00Z">
        <w:r>
          <w:t xml:space="preserve">adds convenience wrappers on top of</w:t>
        </w:r>
      </w:ins>
      <w:ins w:id="1071" w:author="PR Preview" w:date="2026-01-01T00:00:00Z">
        <w:r>
          <w:t xml:space="preserve"> </w:t>
        </w:r>
      </w:ins>
      <w:hyperlink r:id="rId39">
        <w:ins w:id="1072" w:author="PR Preview" w:date="2026-01-01T00:00:00Z">
          <w:r>
            <w:rPr>
              <w:rStyle w:val="VerbatimChar"/>
            </w:rPr>
            <w:t xml:space="preserve">{testthat}</w:t>
          </w:r>
        </w:ins>
      </w:hyperlink>
      <w:ins w:id="1073" w:author="PR Preview" w:date="2026-01-01T00:00:00Z">
        <w:r>
          <w:t xml:space="preserve">’s snapshot functions:</w:t>
        </w:r>
      </w:ins>
      <w:ins w:id="1074" w:author="PR Preview" w:date="2026-01-01T00:00:00Z">
        <w:r>
          <w:t xml:space="preserve"> </w:t>
        </w:r>
      </w:ins>
      <w:ins w:id="1075" w:author="PR Preview" w:date="2026-01-01T00:00:00Z">
        <w:r>
          <w:rPr>
            <w:rStyle w:val="VerbatimChar"/>
          </w:rPr>
          <w:t xml:space="preserve">expect_snapshot_data()</w:t>
        </w:r>
      </w:ins>
      <w:ins w:id="1076" w:author="PR Preview" w:date="2026-01-01T00:00:00Z">
        <w:r>
          <w:t xml:space="preserve"> </w:t>
        </w:r>
      </w:ins>
      <w:ins w:id="1077" w:author="PR Preview" w:date="2026-01-01T00:00:00Z">
        <w:r>
          <w:t xml:space="preserve">for data frames</w:t>
        </w:r>
      </w:ins>
      <w:ins w:id="1078" w:author="PR Preview" w:date="2026-01-01T00:00:00Z">
        <w:r>
          <w:t xml:space="preserve"> </w:t>
        </w:r>
      </w:ins>
      <w:ins w:id="1079" w:author="PR Preview" w:date="2026-01-01T00:00:00Z">
        <w:r>
          <w:t xml:space="preserve">(adapted, with permission, from the</w:t>
        </w:r>
      </w:ins>
      <w:ins w:id="1080" w:author="PR Preview" w:date="2026-01-01T00:00:00Z">
        <w:r>
          <w:t xml:space="preserve"> </w:t>
        </w:r>
      </w:ins>
      <w:hyperlink r:id="rId53">
        <w:ins w:id="1081" w:author="PR Preview" w:date="2026-01-01T00:00:00Z">
          <w:r>
            <w:rPr>
              <w:rStyle w:val="VerbatimChar"/>
            </w:rPr>
            <w:t xml:space="preserve">{ssdtools}</w:t>
          </w:r>
        </w:ins>
      </w:hyperlink>
      <w:ins w:id="1082" w:author="PR Preview" w:date="2026-01-01T00:00:00Z">
        <w:r>
          <w:t xml:space="preserve"> </w:t>
        </w:r>
      </w:ins>
      <w:ins w:id="1083" w:author="PR Preview" w:date="2026-01-01T00:00:00Z">
        <w:r>
          <w:t xml:space="preserve">package)</w:t>
        </w:r>
      </w:ins>
      <w:ins w:id="1084" w:author="PR Preview" w:date="2026-01-01T00:00:00Z">
        <w:r>
          <w:t xml:space="preserve"> </w:t>
        </w:r>
      </w:ins>
      <w:ins w:id="1085" w:author="PR Preview" w:date="2026-01-01T00:00:00Z">
        <w:r>
          <w:t xml:space="preserve">and</w:t>
        </w:r>
      </w:ins>
      <w:ins w:id="1086" w:author="PR Preview" w:date="2026-01-01T00:00:00Z">
        <w:r>
          <w:t xml:space="preserve"> </w:t>
        </w:r>
      </w:ins>
      <w:ins w:id="1087" w:author="PR Preview" w:date="2026-01-01T00:00:00Z">
        <w:r>
          <w:rPr>
            <w:rStyle w:val="VerbatimChar"/>
          </w:rPr>
          <w:t xml:space="preserve">expect_snapshot_object()</w:t>
        </w:r>
      </w:ins>
      <w:ins w:id="1088" w:author="PR Preview" w:date="2026-01-01T00:00:00Z">
        <w:r>
          <w:t xml:space="preserve">,</w:t>
        </w:r>
      </w:ins>
      <w:ins w:id="1089" w:author="PR Preview" w:date="2026-01-01T00:00:00Z">
        <w:r>
          <w:t xml:space="preserve"> </w:t>
        </w:r>
      </w:ins>
      <w:ins w:id="1090" w:author="PR Preview" w:date="2026-01-01T00:00:00Z">
        <w:r>
          <w:t xml:space="preserve">which generalizes it to any R object.</w:t>
        </w:r>
      </w:ins>
    </w:p>
    <w:p>
      <w:pPr>
        <w:pStyle w:val="SourceCode"/>
      </w:pPr>
      <w:ins w:id="1091" w:author="PR Preview" w:date="2026-01-01T00:00:00Z">
        <w:r>
          <w:rPr>
            <w:rStyle w:val="FunctionTok"/>
          </w:rPr>
          <w:t xml:space="preserve">test_that</w:t>
        </w:r>
      </w:ins>
      <w:ins w:id="1092" w:author="PR Preview" w:date="2026-01-01T00:00:00Z">
        <w:r>
          <w:rPr>
            <w:rStyle w:val="NormalTok"/>
          </w:rPr>
          <w:t xml:space="preserve">(</w:t>
        </w:r>
      </w:ins>
      <w:ins w:id="1093" w:author="PR Preview" w:date="2026-01-01T00:00:00Z">
        <w:r>
          <w:rPr>
            <w:rStyle w:val="StringTok"/>
          </w:rPr>
          <w:t xml:space="preserve">"prep_study_data output is stable"</w:t>
        </w:r>
      </w:ins>
      <w:ins w:id="1094" w:author="PR Preview" w:date="2026-01-01T00:00:00Z">
        <w:r>
          <w:rPr>
            <w:rStyle w:val="NormalTok"/>
          </w:rPr>
          <w:t xml:space="preserve">, {</w:t>
        </w:r>
      </w:ins>
      <w:ins w:id="1095" w:author="PR Preview" w:date="2026-01-01T00:00:00Z">
        <w:r>
          <w:br/>
        </w:r>
      </w:ins>
      <w:ins w:id="1096" w:author="PR Preview" w:date="2026-01-01T00:00:00Z">
        <w:r>
          <w:rPr>
            <w:rStyle w:val="NormalTok"/>
          </w:rPr>
          <w:t xml:space="preserve">  result </w:t>
        </w:r>
      </w:ins>
      <w:ins w:id="1097" w:author="PR Preview" w:date="2026-01-01T00:00:00Z">
        <w:r>
          <w:rPr>
            <w:rStyle w:val="OtherTok"/>
          </w:rPr>
          <w:t xml:space="preserve">&lt;-</w:t>
        </w:r>
      </w:ins>
      <w:ins w:id="1098" w:author="PR Preview" w:date="2026-01-01T00:00:00Z">
        <w:r>
          <w:rPr>
            <w:rStyle w:val="NormalTok"/>
          </w:rPr>
          <w:t xml:space="preserve"> </w:t>
        </w:r>
      </w:ins>
      <w:ins w:id="1099" w:author="PR Preview" w:date="2026-01-01T00:00:00Z">
        <w:r>
          <w:rPr>
            <w:rStyle w:val="FunctionTok"/>
          </w:rPr>
          <w:t xml:space="preserve">prep_study_data</w:t>
        </w:r>
      </w:ins>
      <w:ins w:id="1100" w:author="PR Preview" w:date="2026-01-01T00:00:00Z">
        <w:r>
          <w:rPr>
            <w:rStyle w:val="NormalTok"/>
          </w:rPr>
          <w:t xml:space="preserve">(raw_data)</w:t>
        </w:r>
      </w:ins>
      <w:ins w:id="1101" w:author="PR Preview" w:date="2026-01-01T00:00:00Z">
        <w:r>
          <w:br/>
        </w:r>
      </w:ins>
      <w:ins w:id="1102" w:author="PR Preview" w:date="2026-01-01T00:00:00Z">
        <w:r>
          <w:rPr>
            <w:rStyle w:val="NormalTok"/>
          </w:rPr>
          <w:t xml:space="preserve">  snapr</w:t>
        </w:r>
      </w:ins>
      <w:ins w:id="1103" w:author="PR Preview" w:date="2026-01-01T00:00:00Z">
        <w:r>
          <w:rPr>
            <w:rStyle w:val="SpecialCharTok"/>
          </w:rPr>
          <w:t xml:space="preserve">::</w:t>
        </w:r>
      </w:ins>
      <w:ins w:id="1104" w:author="PR Preview" w:date="2026-01-01T00:00:00Z">
        <w:r>
          <w:rPr>
            <w:rStyle w:val="FunctionTok"/>
          </w:rPr>
          <w:t xml:space="preserve">expect_snapshot_data</w:t>
        </w:r>
      </w:ins>
      <w:ins w:id="1105" w:author="PR Preview" w:date="2026-01-01T00:00:00Z">
        <w:r>
          <w:rPr>
            <w:rStyle w:val="NormalTok"/>
          </w:rPr>
          <w:t xml:space="preserve">(result, </w:t>
        </w:r>
      </w:ins>
      <w:ins w:id="1106" w:author="PR Preview" w:date="2026-01-01T00:00:00Z">
        <w:r>
          <w:rPr>
            <w:rStyle w:val="AttributeTok"/>
          </w:rPr>
          <w:t xml:space="preserve">name =</w:t>
        </w:r>
      </w:ins>
      <w:ins w:id="1107" w:author="PR Preview" w:date="2026-01-01T00:00:00Z">
        <w:r>
          <w:rPr>
            <w:rStyle w:val="NormalTok"/>
          </w:rPr>
          <w:t xml:space="preserve"> </w:t>
        </w:r>
      </w:ins>
      <w:ins w:id="1108" w:author="PR Preview" w:date="2026-01-01T00:00:00Z">
        <w:r>
          <w:rPr>
            <w:rStyle w:val="StringTok"/>
          </w:rPr>
          <w:t xml:space="preserve">"prepped_study_data"</w:t>
        </w:r>
      </w:ins>
      <w:ins w:id="1109" w:author="PR Preview" w:date="2026-01-01T00:00:00Z">
        <w:r>
          <w:rPr>
            <w:rStyle w:val="NormalTok"/>
          </w:rPr>
          <w:t xml:space="preserve">)</w:t>
        </w:r>
      </w:ins>
      <w:ins w:id="1110" w:author="PR Preview" w:date="2026-01-01T00:00:00Z">
        <w:r>
          <w:br/>
        </w:r>
      </w:ins>
      <w:ins w:id="1111" w:author="PR Preview" w:date="2026-01-01T00:00:00Z">
        <w:r>
          <w:rPr>
            <w:rStyle w:val="NormalTok"/>
          </w:rPr>
          <w:t xml:space="preserve">})</w:t>
        </w:r>
      </w:ins>
    </w:p>
    <w:bookmarkEnd w:id="54"/>
    <w:bookmarkStart w:id="55" w:name="when-to-use-explicit-value-tests"/>
    <w:p>
      <w:pPr>
        <w:pStyle w:val="Heading3"/>
      </w:pPr>
      <w:ins w:id="1112" w:author="PR Preview" w:date="2026-01-01T00:00:00Z">
        <w:r>
          <w:t xml:space="preserve">6.3 When to Use Explicit Value Tests</w:t>
        </w:r>
      </w:ins>
    </w:p>
    <w:p>
      <w:pPr>
        <w:pStyle w:val="FirstParagraph"/>
      </w:pPr>
      <w:ins w:id="1113" w:author="PR Preview" w:date="2026-01-01T00:00:00Z">
        <w:r>
          <w:t xml:space="preserve">Use explicit tests (</w:t>
        </w:r>
      </w:ins>
      <w:ins w:id="1114" w:author="PR Preview" w:date="2026-01-01T00:00:00Z">
        <w:r>
          <w:rPr>
            <w:rStyle w:val="VerbatimChar"/>
          </w:rPr>
          <w:t xml:space="preserve">expect_equal()</w:t>
        </w:r>
      </w:ins>
      <w:ins w:id="1115" w:author="PR Preview" w:date="2026-01-01T00:00:00Z">
        <w:r>
          <w:t xml:space="preserve">,</w:t>
        </w:r>
      </w:ins>
      <w:ins w:id="1116" w:author="PR Preview" w:date="2026-01-01T00:00:00Z">
        <w:r>
          <w:t xml:space="preserve"> </w:t>
        </w:r>
      </w:ins>
      <w:ins w:id="1117" w:author="PR Preview" w:date="2026-01-01T00:00:00Z">
        <w:r>
          <w:rPr>
            <w:rStyle w:val="VerbatimChar"/>
          </w:rPr>
          <w:t xml:space="preserve">expect_identical()</w:t>
        </w:r>
      </w:ins>
      <w:ins w:id="1118" w:author="PR Preview" w:date="2026-01-01T00:00:00Z">
        <w:r>
          <w:t xml:space="preserve">) when:</w:t>
        </w:r>
      </w:ins>
    </w:p>
    <w:p>
      <w:pPr>
        <w:pStyle w:val="Compact"/>
        <w:numPr>
          <w:ilvl w:val="0"/>
          <w:numId w:val="1014"/>
        </w:numPr>
      </w:pPr>
      <w:ins w:id="1119" w:author="PR Preview" w:date="2026-01-01T00:00:00Z">
        <w:r>
          <w:t xml:space="preserve">Testing simple scalar outputs</w:t>
        </w:r>
      </w:ins>
    </w:p>
    <w:p>
      <w:pPr>
        <w:pStyle w:val="Compact"/>
        <w:numPr>
          <w:ilvl w:val="0"/>
          <w:numId w:val="1014"/>
        </w:numPr>
      </w:pPr>
      <w:ins w:id="1120" w:author="PR Preview" w:date="2026-01-01T00:00:00Z">
        <w:r>
          <w:t xml:space="preserve">Validating specific numeric thresholds</w:t>
        </w:r>
      </w:ins>
    </w:p>
    <w:p>
      <w:pPr>
        <w:pStyle w:val="Compact"/>
        <w:numPr>
          <w:ilvl w:val="0"/>
          <w:numId w:val="1014"/>
        </w:numPr>
      </w:pPr>
      <w:ins w:id="1121" w:author="PR Preview" w:date="2026-01-01T00:00:00Z">
        <w:r>
          <w:t xml:space="preserve">Testing Boolean returns or categorical outputs</w:t>
        </w:r>
      </w:ins>
    </w:p>
    <w:p>
      <w:pPr>
        <w:pStyle w:val="SourceCode"/>
      </w:pPr>
      <w:ins w:id="1122" w:author="PR Preview" w:date="2026-01-01T00:00:00Z">
        <w:r>
          <w:rPr>
            <w:rStyle w:val="FunctionTok"/>
          </w:rPr>
          <w:t xml:space="preserve">test_that</w:t>
        </w:r>
      </w:ins>
      <w:ins w:id="1123" w:author="PR Preview" w:date="2026-01-01T00:00:00Z">
        <w:r>
          <w:rPr>
            <w:rStyle w:val="NormalTok"/>
          </w:rPr>
          <w:t xml:space="preserve">(</w:t>
        </w:r>
      </w:ins>
      <w:ins w:id="1124" w:author="PR Preview" w:date="2026-01-01T00:00:00Z">
        <w:r>
          <w:rPr>
            <w:rStyle w:val="StringTok"/>
          </w:rPr>
          <w:t xml:space="preserve">"calculate_mean returns correct value"</w:t>
        </w:r>
      </w:ins>
      <w:ins w:id="1125" w:author="PR Preview" w:date="2026-01-01T00:00:00Z">
        <w:r>
          <w:rPr>
            <w:rStyle w:val="NormalTok"/>
          </w:rPr>
          <w:t xml:space="preserve">, {</w:t>
        </w:r>
      </w:ins>
      <w:ins w:id="1126" w:author="PR Preview" w:date="2026-01-01T00:00:00Z">
        <w:r>
          <w:br/>
        </w:r>
      </w:ins>
      <w:ins w:id="1127" w:author="PR Preview" w:date="2026-01-01T00:00:00Z">
        <w:r>
          <w:rPr>
            <w:rStyle w:val="NormalTok"/>
          </w:rPr>
          <w:t xml:space="preserve">  </w:t>
        </w:r>
      </w:ins>
      <w:ins w:id="1128" w:author="PR Preview" w:date="2026-01-01T00:00:00Z">
        <w:r>
          <w:rPr>
            <w:rStyle w:val="FunctionTok"/>
          </w:rPr>
          <w:t xml:space="preserve">expect_equal</w:t>
        </w:r>
      </w:ins>
      <w:ins w:id="1129" w:author="PR Preview" w:date="2026-01-01T00:00:00Z">
        <w:r>
          <w:rPr>
            <w:rStyle w:val="NormalTok"/>
          </w:rPr>
          <w:t xml:space="preserve">(</w:t>
        </w:r>
      </w:ins>
      <w:ins w:id="1130" w:author="PR Preview" w:date="2026-01-01T00:00:00Z">
        <w:r>
          <w:rPr>
            <w:rStyle w:val="FunctionTok"/>
          </w:rPr>
          <w:t xml:space="preserve">calculate_mean</w:t>
        </w:r>
      </w:ins>
      <w:ins w:id="1131" w:author="PR Preview" w:date="2026-01-01T00:00:00Z">
        <w:r>
          <w:rPr>
            <w:rStyle w:val="NormalTok"/>
          </w:rPr>
          <w:t xml:space="preserve">(</w:t>
        </w:r>
      </w:ins>
      <w:ins w:id="1132" w:author="PR Preview" w:date="2026-01-01T00:00:00Z">
        <w:r>
          <w:rPr>
            <w:rStyle w:val="FunctionTok"/>
          </w:rPr>
          <w:t xml:space="preserve">c</w:t>
        </w:r>
      </w:ins>
      <w:ins w:id="1133" w:author="PR Preview" w:date="2026-01-01T00:00:00Z">
        <w:r>
          <w:rPr>
            <w:rStyle w:val="NormalTok"/>
          </w:rPr>
          <w:t xml:space="preserve">(</w:t>
        </w:r>
      </w:ins>
      <w:ins w:id="1134" w:author="PR Preview" w:date="2026-01-01T00:00:00Z">
        <w:r>
          <w:rPr>
            <w:rStyle w:val="DecValTok"/>
          </w:rPr>
          <w:t xml:space="preserve">1</w:t>
        </w:r>
      </w:ins>
      <w:ins w:id="1135" w:author="PR Preview" w:date="2026-01-01T00:00:00Z">
        <w:r>
          <w:rPr>
            <w:rStyle w:val="NormalTok"/>
          </w:rPr>
          <w:t xml:space="preserve">, </w:t>
        </w:r>
      </w:ins>
      <w:ins w:id="1136" w:author="PR Preview" w:date="2026-01-01T00:00:00Z">
        <w:r>
          <w:rPr>
            <w:rStyle w:val="DecValTok"/>
          </w:rPr>
          <w:t xml:space="preserve">2</w:t>
        </w:r>
      </w:ins>
      <w:ins w:id="1137" w:author="PR Preview" w:date="2026-01-01T00:00:00Z">
        <w:r>
          <w:rPr>
            <w:rStyle w:val="NormalTok"/>
          </w:rPr>
          <w:t xml:space="preserve">, </w:t>
        </w:r>
      </w:ins>
      <w:ins w:id="1138" w:author="PR Preview" w:date="2026-01-01T00:00:00Z">
        <w:r>
          <w:rPr>
            <w:rStyle w:val="DecValTok"/>
          </w:rPr>
          <w:t xml:space="preserve">3</w:t>
        </w:r>
      </w:ins>
      <w:ins w:id="1139" w:author="PR Preview" w:date="2026-01-01T00:00:00Z">
        <w:r>
          <w:rPr>
            <w:rStyle w:val="NormalTok"/>
          </w:rPr>
          <w:t xml:space="preserve">)), </w:t>
        </w:r>
      </w:ins>
      <w:ins w:id="1140" w:author="PR Preview" w:date="2026-01-01T00:00:00Z">
        <w:r>
          <w:rPr>
            <w:rStyle w:val="DecValTok"/>
          </w:rPr>
          <w:t xml:space="preserve">2</w:t>
        </w:r>
      </w:ins>
      <w:ins w:id="1141" w:author="PR Preview" w:date="2026-01-01T00:00:00Z">
        <w:r>
          <w:rPr>
            <w:rStyle w:val="NormalTok"/>
          </w:rPr>
          <w:t xml:space="preserve">)</w:t>
        </w:r>
      </w:ins>
      <w:ins w:id="1142" w:author="PR Preview" w:date="2026-01-01T00:00:00Z">
        <w:r>
          <w:br/>
        </w:r>
      </w:ins>
      <w:ins w:id="1143" w:author="PR Preview" w:date="2026-01-01T00:00:00Z">
        <w:r>
          <w:rPr>
            <w:rStyle w:val="NormalTok"/>
          </w:rPr>
          <w:t xml:space="preserve">  </w:t>
        </w:r>
      </w:ins>
      <w:ins w:id="1144" w:author="PR Preview" w:date="2026-01-01T00:00:00Z">
        <w:r>
          <w:rPr>
            <w:rStyle w:val="FunctionTok"/>
          </w:rPr>
          <w:t xml:space="preserve">expect_equal</w:t>
        </w:r>
      </w:ins>
      <w:ins w:id="1145" w:author="PR Preview" w:date="2026-01-01T00:00:00Z">
        <w:r>
          <w:rPr>
            <w:rStyle w:val="NormalTok"/>
          </w:rPr>
          <w:t xml:space="preserve">(</w:t>
        </w:r>
      </w:ins>
      <w:ins w:id="1146" w:author="PR Preview" w:date="2026-01-01T00:00:00Z">
        <w:r>
          <w:rPr>
            <w:rStyle w:val="FunctionTok"/>
          </w:rPr>
          <w:t xml:space="preserve">calculate_ratio</w:t>
        </w:r>
      </w:ins>
      <w:ins w:id="1147" w:author="PR Preview" w:date="2026-01-01T00:00:00Z">
        <w:r>
          <w:rPr>
            <w:rStyle w:val="NormalTok"/>
          </w:rPr>
          <w:t xml:space="preserve">(</w:t>
        </w:r>
      </w:ins>
      <w:ins w:id="1148" w:author="PR Preview" w:date="2026-01-01T00:00:00Z">
        <w:r>
          <w:rPr>
            <w:rStyle w:val="DecValTok"/>
          </w:rPr>
          <w:t xml:space="preserve">3</w:t>
        </w:r>
      </w:ins>
      <w:ins w:id="1149" w:author="PR Preview" w:date="2026-01-01T00:00:00Z">
        <w:r>
          <w:rPr>
            <w:rStyle w:val="NormalTok"/>
          </w:rPr>
          <w:t xml:space="preserve">, </w:t>
        </w:r>
      </w:ins>
      <w:ins w:id="1150" w:author="PR Preview" w:date="2026-01-01T00:00:00Z">
        <w:r>
          <w:rPr>
            <w:rStyle w:val="DecValTok"/>
          </w:rPr>
          <w:t xml:space="preserve">7</w:t>
        </w:r>
      </w:ins>
      <w:ins w:id="1151" w:author="PR Preview" w:date="2026-01-01T00:00:00Z">
        <w:r>
          <w:rPr>
            <w:rStyle w:val="NormalTok"/>
          </w:rPr>
          <w:t xml:space="preserve">), </w:t>
        </w:r>
      </w:ins>
      <w:ins w:id="1152" w:author="PR Preview" w:date="2026-01-01T00:00:00Z">
        <w:r>
          <w:rPr>
            <w:rStyle w:val="FloatTok"/>
          </w:rPr>
          <w:t xml:space="preserve">0.4285714</w:t>
        </w:r>
      </w:ins>
      <w:ins w:id="1153" w:author="PR Preview" w:date="2026-01-01T00:00:00Z">
        <w:r>
          <w:rPr>
            <w:rStyle w:val="NormalTok"/>
          </w:rPr>
          <w:t xml:space="preserve">, </w:t>
        </w:r>
      </w:ins>
      <w:ins w:id="1154" w:author="PR Preview" w:date="2026-01-01T00:00:00Z">
        <w:r>
          <w:rPr>
            <w:rStyle w:val="AttributeTok"/>
          </w:rPr>
          <w:t xml:space="preserve">tolerance =</w:t>
        </w:r>
      </w:ins>
      <w:ins w:id="1155" w:author="PR Preview" w:date="2026-01-01T00:00:00Z">
        <w:r>
          <w:rPr>
            <w:rStyle w:val="NormalTok"/>
          </w:rPr>
          <w:t xml:space="preserve"> </w:t>
        </w:r>
      </w:ins>
      <w:ins w:id="1156" w:author="PR Preview" w:date="2026-01-01T00:00:00Z">
        <w:r>
          <w:rPr>
            <w:rStyle w:val="FloatTok"/>
          </w:rPr>
          <w:t xml:space="preserve">1e-6</w:t>
        </w:r>
      </w:ins>
      <w:ins w:id="1157" w:author="PR Preview" w:date="2026-01-01T00:00:00Z">
        <w:r>
          <w:rPr>
            <w:rStyle w:val="NormalTok"/>
          </w:rPr>
          <w:t xml:space="preserve">)</w:t>
        </w:r>
      </w:ins>
      <w:ins w:id="1158" w:author="PR Preview" w:date="2026-01-01T00:00:00Z">
        <w:r>
          <w:br/>
        </w:r>
      </w:ins>
      <w:ins w:id="1159" w:author="PR Preview" w:date="2026-01-01T00:00:00Z">
        <w:r>
          <w:rPr>
            <w:rStyle w:val="NormalTok"/>
          </w:rPr>
          <w:t xml:space="preserve">})</w:t>
        </w:r>
      </w:ins>
    </w:p>
    <w:bookmarkEnd w:id="55"/>
    <w:bookmarkStart w:id="58" w:name="sec-snapshot-vs-explicit"/>
    <w:p>
      <w:pPr>
        <w:pStyle w:val="Heading3"/>
      </w:pPr>
      <w:ins w:id="1160" w:author="PR Preview" w:date="2026-01-01T00:00:00Z">
        <w:r>
          <w:t xml:space="preserve">6.4 Choosing Between Snapshot and Explicit Tests</w:t>
        </w:r>
      </w:ins>
    </w:p>
    <w:p>
      <w:pPr>
        <w:pStyle w:val="FirstParagraph"/>
      </w:pPr>
      <w:ins w:id="1161" w:author="PR Preview" w:date="2026-01-01T00:00:00Z">
        <w:r>
          <w:t xml:space="preserve">The two styles answer different questions.</w:t>
        </w:r>
      </w:ins>
      <w:ins w:id="1162" w:author="PR Preview" w:date="2026-01-01T00:00:00Z">
        <w:r>
          <w:t xml:space="preserve"> </w:t>
        </w:r>
      </w:ins>
      <w:ins w:id="1163" w:author="PR Preview" w:date="2026-01-01T00:00:00Z">
        <w:r>
          <w:t xml:space="preserve">A snapshot test asks</w:t>
        </w:r>
      </w:ins>
      <w:ins w:id="1164" w:author="PR Preview" w:date="2026-01-01T00:00:00Z">
        <w:r>
          <w:t xml:space="preserve"> </w:t>
        </w:r>
      </w:ins>
      <w:ins w:id="1165" w:author="PR Preview" w:date="2026-01-01T00:00:00Z">
        <w:r>
          <w:t xml:space="preserve">“does this output still match what it looked like before?”</w:t>
        </w:r>
      </w:ins>
      <w:ins w:id="1166" w:author="PR Preview" w:date="2026-01-01T00:00:00Z">
        <w:r>
          <w:t xml:space="preserve">;</w:t>
        </w:r>
      </w:ins>
      <w:ins w:id="1167" w:author="PR Preview" w:date="2026-01-01T00:00:00Z">
        <w:r>
          <w:t xml:space="preserve"> </w:t>
        </w:r>
      </w:ins>
      <w:ins w:id="1168" w:author="PR Preview" w:date="2026-01-01T00:00:00Z">
        <w:r>
          <w:t xml:space="preserve">an explicit test asks</w:t>
        </w:r>
      </w:ins>
      <w:ins w:id="1169" w:author="PR Preview" w:date="2026-01-01T00:00:00Z">
        <w:r>
          <w:t xml:space="preserve"> </w:t>
        </w:r>
      </w:ins>
      <w:ins w:id="1170" w:author="PR Preview" w:date="2026-01-01T00:00:00Z">
        <w:r>
          <w:t xml:space="preserve">“does this specific property equal this exact value?”</w:t>
        </w:r>
      </w:ins>
      <w:ins w:id="1171" w:author="PR Preview" w:date="2026-01-01T00:00:00Z">
        <w:r>
          <w:t xml:space="preserve">.</w:t>
        </w:r>
      </w:ins>
      <w:ins w:id="1172" w:author="PR Preview" w:date="2026-01-01T00:00:00Z">
        <w:r>
          <w:t xml:space="preserve"> </w:t>
        </w:r>
      </w:ins>
      <w:ins w:id="1173" w:author="PR Preview" w:date="2026-01-01T00:00:00Z">
        <w:r>
          <w:t xml:space="preserve">That difference drives every practical trade-off,</w:t>
        </w:r>
      </w:ins>
      <w:ins w:id="1174" w:author="PR Preview" w:date="2026-01-01T00:00:00Z">
        <w:r>
          <w:t xml:space="preserve"> </w:t>
        </w:r>
      </w:ins>
      <w:ins w:id="1175" w:author="PR Preview" w:date="2026-01-01T00:00:00Z">
        <w:r>
          <w:t xml:space="preserve">as</w:t>
        </w:r>
      </w:ins>
      <w:ins w:id="1176" w:author="PR Preview" w:date="2026-01-01T00:00:00Z">
        <w:r>
          <w:t xml:space="preserve"> </w:t>
        </w:r>
      </w:ins>
      <w:hyperlink w:anchor="tbl-snapshot-vs-explicit">
        <w:ins w:id="1177" w:author="PR Preview" w:date="2026-01-01T00:00:00Z">
          <w:r>
            <w:rPr>
              <w:rStyle w:val="Hyperlink"/>
            </w:rPr>
            <w:t xml:space="preserve">Table 1</w:t>
          </w:r>
        </w:ins>
      </w:hyperlink>
      <w:ins w:id="1178" w:author="PR Preview" w:date="2026-01-01T00:00:00Z">
        <w:r>
          <w:t xml:space="preserve"> </w:t>
        </w:r>
      </w:ins>
      <w:ins w:id="1179" w:author="PR Preview" w:date="2026-01-01T00:00:00Z">
        <w:r>
          <w:t xml:space="preserve">summarizes:</w:t>
        </w:r>
      </w:ins>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ins w:id="1180" w:author="PR Preview" w:date="2026-01-01T00:00:00Z">
        <w:r>
          <w:t xml:space="preserve">Each style has a characteristic failure mode to guard against:</w:t>
        </w:r>
      </w:ins>
    </w:p>
    <w:p>
      <w:pPr>
        <w:pStyle w:val="Compact"/>
        <w:numPr>
          <w:ilvl w:val="0"/>
          <w:numId w:val="1015"/>
        </w:numPr>
      </w:pPr>
      <w:ins w:id="1181" w:author="PR Preview" w:date="2026-01-01T00:00:00Z">
        <w:r>
          <w:rPr>
            <w:b/>
            <w:bCs/>
          </w:rPr>
          <w:t xml:space="preserve">Snapshot blindness.</w:t>
        </w:r>
      </w:ins>
      <w:ins w:id="1182" w:author="PR Preview" w:date="2026-01-01T00:00:00Z">
        <w:r>
          <w:t xml:space="preserve"> </w:t>
        </w:r>
      </w:ins>
      <w:ins w:id="1183" w:author="PR Preview" w:date="2026-01-01T00:00:00Z">
        <w:r>
          <w:t xml:space="preserve">Because a snapshot diff can be long,</w:t>
        </w:r>
      </w:ins>
      <w:ins w:id="1184" w:author="PR Preview" w:date="2026-01-01T00:00:00Z">
        <w:r>
          <w:t xml:space="preserve"> </w:t>
        </w:r>
      </w:ins>
      <w:ins w:id="1185" w:author="PR Preview" w:date="2026-01-01T00:00:00Z">
        <w:r>
          <w:t xml:space="preserve">it is tempting to accept an updated snapshot without reading it —</w:t>
        </w:r>
      </w:ins>
      <w:ins w:id="1186" w:author="PR Preview" w:date="2026-01-01T00:00:00Z">
        <w:r>
          <w:t xml:space="preserve"> </w:t>
        </w:r>
      </w:ins>
      <w:ins w:id="1187" w:author="PR Preview" w:date="2026-01-01T00:00:00Z">
        <w:r>
          <w:t xml:space="preserve">which silently converts a regression into the new expected output.</w:t>
        </w:r>
      </w:ins>
      <w:ins w:id="1188" w:author="PR Preview" w:date="2026-01-01T00:00:00Z">
        <w:r>
          <w:t xml:space="preserve"> </w:t>
        </w:r>
      </w:ins>
      <w:ins w:id="1189" w:author="PR Preview" w:date="2026-01-01T00:00:00Z">
        <w:r>
          <w:t xml:space="preserve">Treat every</w:t>
        </w:r>
      </w:ins>
      <w:ins w:id="1190" w:author="PR Preview" w:date="2026-01-01T00:00:00Z">
        <w:r>
          <w:t xml:space="preserve"> </w:t>
        </w:r>
      </w:ins>
      <w:ins w:id="1191" w:author="PR Preview" w:date="2026-01-01T00:00:00Z">
        <w:r>
          <w:rPr>
            <w:rStyle w:val="VerbatimChar"/>
          </w:rPr>
          <w:t xml:space="preserve">testthat::snapshot_accept()</w:t>
        </w:r>
      </w:ins>
      <w:ins w:id="1192" w:author="PR Preview" w:date="2026-01-01T00:00:00Z">
        <w:r>
          <w:t xml:space="preserve"> </w:t>
        </w:r>
      </w:ins>
      <w:ins w:id="1193" w:author="PR Preview" w:date="2026-01-01T00:00:00Z">
        <w:r>
          <w:t xml:space="preserve">like a code review:</w:t>
        </w:r>
      </w:ins>
      <w:ins w:id="1194" w:author="PR Preview" w:date="2026-01-01T00:00:00Z">
        <w:r>
          <w:t xml:space="preserve"> </w:t>
        </w:r>
      </w:ins>
      <w:ins w:id="1195" w:author="PR Preview" w:date="2026-01-01T00:00:00Z">
        <w:r>
          <w:t xml:space="preserve">read the diff (</w:t>
        </w:r>
      </w:ins>
      <w:ins w:id="1196" w:author="PR Preview" w:date="2026-01-01T00:00:00Z">
        <w:r>
          <w:rPr>
            <w:rStyle w:val="VerbatimChar"/>
          </w:rPr>
          <w:t xml:space="preserve">testthat::snapshot_review()</w:t>
        </w:r>
      </w:ins>
      <w:ins w:id="1197" w:author="PR Preview" w:date="2026-01-01T00:00:00Z">
        <w:r>
          <w:t xml:space="preserve">) before accepting.</w:t>
        </w:r>
      </w:ins>
    </w:p>
    <w:p>
      <w:pPr>
        <w:pStyle w:val="Compact"/>
        <w:numPr>
          <w:ilvl w:val="0"/>
          <w:numId w:val="1015"/>
        </w:numPr>
      </w:pPr>
      <w:ins w:id="1198" w:author="PR Preview" w:date="2026-01-01T00:00:00Z">
        <w:r>
          <w:rPr>
            <w:b/>
            <w:bCs/>
          </w:rPr>
          <w:t xml:space="preserve">Brittle snapshots.</w:t>
        </w:r>
      </w:ins>
      <w:ins w:id="1199" w:author="PR Preview" w:date="2026-01-01T00:00:00Z">
        <w:r>
          <w:t xml:space="preserve"> </w:t>
        </w:r>
      </w:ins>
      <w:ins w:id="1200" w:author="PR Preview" w:date="2026-01-01T00:00:00Z">
        <w:r>
          <w:t xml:space="preserve">Non-deterministic output (timestamps, random numbers, file paths)</w:t>
        </w:r>
      </w:ins>
      <w:ins w:id="1201" w:author="PR Preview" w:date="2026-01-01T00:00:00Z">
        <w:r>
          <w:t xml:space="preserve"> </w:t>
        </w:r>
      </w:ins>
      <w:ins w:id="1202" w:author="PR Preview" w:date="2026-01-01T00:00:00Z">
        <w:r>
          <w:t xml:space="preserve">makes a snapshot fail on every run;</w:t>
        </w:r>
      </w:ins>
      <w:ins w:id="1203" w:author="PR Preview" w:date="2026-01-01T00:00:00Z">
        <w:r>
          <w:t xml:space="preserve"> </w:t>
        </w:r>
      </w:ins>
      <w:ins w:id="1204" w:author="PR Preview" w:date="2026-01-01T00:00:00Z">
        <w:r>
          <w:t xml:space="preserve">seed or fix the inputs first</w:t>
        </w:r>
      </w:ins>
      <w:ins w:id="1205" w:author="PR Preview" w:date="2026-01-01T00:00:00Z">
        <w:r>
          <w:t xml:space="preserve"> </w:t>
        </w:r>
      </w:ins>
      <w:ins w:id="1206" w:author="PR Preview" w:date="2026-01-01T00:00:00Z">
        <w:r>
          <w:t xml:space="preserve">(see the seeding advice under</w:t>
        </w:r>
      </w:ins>
      <w:ins w:id="1207" w:author="PR Preview" w:date="2026-01-01T00:00:00Z">
        <w:r>
          <w:t xml:space="preserve"> </w:t>
        </w:r>
      </w:ins>
      <w:hyperlink w:anchor="sec-testing-best-practices">
        <w:ins w:id="1208" w:author="PR Preview" w:date="2026-01-01T00:00:00Z">
          <w:r>
            <w:rPr>
              <w:rStyle w:val="Hyperlink"/>
            </w:rPr>
            <w:t xml:space="preserve">Section 6.5</w:t>
          </w:r>
        </w:ins>
      </w:hyperlink>
      <w:ins w:id="1209" w:author="PR Preview" w:date="2026-01-01T00:00:00Z">
        <w:r>
          <w:t xml:space="preserve">).</w:t>
        </w:r>
      </w:ins>
    </w:p>
    <w:p>
      <w:pPr>
        <w:pStyle w:val="Compact"/>
        <w:numPr>
          <w:ilvl w:val="0"/>
          <w:numId w:val="1015"/>
        </w:numPr>
      </w:pPr>
      <w:ins w:id="1210" w:author="PR Preview" w:date="2026-01-01T00:00:00Z">
        <w:r>
          <w:rPr>
            <w:b/>
            <w:bCs/>
          </w:rPr>
          <w:t xml:space="preserve">Assertion sprawl.</w:t>
        </w:r>
      </w:ins>
      <w:ins w:id="1211" w:author="PR Preview" w:date="2026-01-01T00:00:00Z">
        <w:r>
          <w:t xml:space="preserve"> </w:t>
        </w:r>
      </w:ins>
      <w:ins w:id="1212" w:author="PR Preview" w:date="2026-01-01T00:00:00Z">
        <w:r>
          <w:t xml:space="preserve">Explicitly asserting every field of a large object</w:t>
        </w:r>
      </w:ins>
      <w:ins w:id="1213" w:author="PR Preview" w:date="2026-01-01T00:00:00Z">
        <w:r>
          <w:t xml:space="preserve"> </w:t>
        </w:r>
      </w:ins>
      <w:ins w:id="1214" w:author="PR Preview" w:date="2026-01-01T00:00:00Z">
        <w:r>
          <w:t xml:space="preserve">takes a page of fragile code —</w:t>
        </w:r>
      </w:ins>
      <w:ins w:id="1215" w:author="PR Preview" w:date="2026-01-01T00:00:00Z">
        <w:r>
          <w:t xml:space="preserve"> </w:t>
        </w:r>
      </w:ins>
      <w:ins w:id="1216" w:author="PR Preview" w:date="2026-01-01T00:00:00Z">
        <w:r>
          <w:t xml:space="preserve">exactly the case where one snapshot is clearer.</w:t>
        </w:r>
      </w:ins>
    </w:p>
    <w:p>
      <w:pPr>
        <w:pStyle w:val="Compact"/>
        <w:numPr>
          <w:ilvl w:val="0"/>
          <w:numId w:val="1015"/>
        </w:numPr>
      </w:pPr>
      <w:ins w:id="1217" w:author="PR Preview" w:date="2026-01-01T00:00:00Z">
        <w:r>
          <w:rPr>
            <w:b/>
            <w:bCs/>
          </w:rPr>
          <w:t xml:space="preserve">Over-specified assertions.</w:t>
        </w:r>
      </w:ins>
      <w:ins w:id="1218" w:author="PR Preview" w:date="2026-01-01T00:00:00Z">
        <w:r>
          <w:t xml:space="preserve"> </w:t>
        </w:r>
      </w:ins>
      <w:ins w:id="1219" w:author="PR Preview" w:date="2026-01-01T00:00:00Z">
        <w:r>
          <w:t xml:space="preserve">Explicit tests pinned to incidental details</w:t>
        </w:r>
      </w:ins>
      <w:ins w:id="1220" w:author="PR Preview" w:date="2026-01-01T00:00:00Z">
        <w:r>
          <w:t xml:space="preserve"> </w:t>
        </w:r>
      </w:ins>
      <w:ins w:id="1221" w:author="PR Preview" w:date="2026-01-01T00:00:00Z">
        <w:r>
          <w:t xml:space="preserve">(element order that doesn’t matter, formatting)</w:t>
        </w:r>
      </w:ins>
      <w:ins w:id="1222" w:author="PR Preview" w:date="2026-01-01T00:00:00Z">
        <w:r>
          <w:t xml:space="preserve"> </w:t>
        </w:r>
      </w:ins>
      <w:ins w:id="1223" w:author="PR Preview" w:date="2026-01-01T00:00:00Z">
        <w:r>
          <w:t xml:space="preserve">fail on harmless refactors and train you to distrust them.</w:t>
        </w:r>
      </w:ins>
    </w:p>
    <w:p>
      <w:pPr>
        <w:pStyle w:val="FirstParagraph"/>
      </w:pPr>
      <w:ins w:id="1224" w:author="PR Preview" w:date="2026-01-01T00:00:00Z">
        <w:r>
          <w:t xml:space="preserve">In practice the strongest suites combine both:</w:t>
        </w:r>
      </w:ins>
      <w:ins w:id="1225" w:author="PR Preview" w:date="2026-01-01T00:00:00Z">
        <w:r>
          <w:t xml:space="preserve"> </w:t>
        </w:r>
      </w:ins>
      <w:ins w:id="1226" w:author="PR Preview" w:date="2026-01-01T00:00:00Z">
        <w:r>
          <w:t xml:space="preserve">explicit assertions pin the core logic</w:t>
        </w:r>
      </w:ins>
      <w:ins w:id="1227" w:author="PR Preview" w:date="2026-01-01T00:00:00Z">
        <w:r>
          <w:t xml:space="preserve"> </w:t>
        </w:r>
      </w:ins>
      <w:ins w:id="1228" w:author="PR Preview" w:date="2026-01-01T00:00:00Z">
        <w:r>
          <w:t xml:space="preserve">(the value a calculation must produce,</w:t>
        </w:r>
      </w:ins>
      <w:ins w:id="1229" w:author="PR Preview" w:date="2026-01-01T00:00:00Z">
        <w:r>
          <w:t xml:space="preserve"> </w:t>
        </w:r>
      </w:ins>
      <w:ins w:id="1230" w:author="PR Preview" w:date="2026-01-01T00:00:00Z">
        <w:r>
          <w:t xml:space="preserve">the condition an input must trigger),</w:t>
        </w:r>
      </w:ins>
      <w:ins w:id="1231" w:author="PR Preview" w:date="2026-01-01T00:00:00Z">
        <w:r>
          <w:t xml:space="preserve"> </w:t>
        </w:r>
      </w:ins>
      <w:ins w:id="1232" w:author="PR Preview" w:date="2026-01-01T00:00:00Z">
        <w:r>
          <w:t xml:space="preserve">and a snapshot guards the surrounding large structure</w:t>
        </w:r>
      </w:ins>
      <w:ins w:id="1233" w:author="PR Preview" w:date="2026-01-01T00:00:00Z">
        <w:r>
          <w:t xml:space="preserve"> </w:t>
        </w:r>
      </w:ins>
      <w:ins w:id="1234" w:author="PR Preview" w:date="2026-01-01T00:00:00Z">
        <w:r>
          <w:t xml:space="preserve">(the full prepared data frame, a printed summary)</w:t>
        </w:r>
      </w:ins>
      <w:ins w:id="1235" w:author="PR Preview" w:date="2026-01-01T00:00:00Z">
        <w:r>
          <w:t xml:space="preserve"> </w:t>
        </w:r>
      </w:ins>
      <w:ins w:id="1236" w:author="PR Preview" w:date="2026-01-01T00:00:00Z">
        <w:r>
          <w:t xml:space="preserve">against unnoticed drift.</w:t>
        </w:r>
      </w:ins>
      <w:ins w:id="1237" w:author="PR Preview" w:date="2026-01-01T00:00:00Z">
        <w:r>
          <w:t xml:space="preserve"> </w:t>
        </w:r>
      </w:ins>
      <w:ins w:id="1238" w:author="PR Preview" w:date="2026-01-01T00:00:00Z">
        <w:r>
          <w:t xml:space="preserve">The</w:t>
        </w:r>
      </w:ins>
      <w:ins w:id="1239" w:author="PR Preview" w:date="2026-01-01T00:00:00Z">
        <w:r>
          <w:t xml:space="preserve"> </w:t>
        </w:r>
      </w:ins>
      <w:hyperlink r:id="rId57">
        <w:ins w:id="1240" w:author="PR Preview" w:date="2026-01-01T00:00:00Z">
          <w:r>
            <w:rPr>
              <w:rStyle w:val="VerbatimChar"/>
            </w:rPr>
            <w:t xml:space="preserve">{testthat}</w:t>
          </w:r>
        </w:ins>
        <w:ins w:id="1241" w:author="PR Preview" w:date="2026-01-01T00:00:00Z">
          <w:r>
            <w:rPr>
              <w:rStyle w:val="Hyperlink"/>
            </w:rPr>
            <w:t xml:space="preserve"> </w:t>
          </w:r>
        </w:ins>
        <w:ins w:id="1242" w:author="PR Preview" w:date="2026-01-01T00:00:00Z">
          <w:r>
            <w:rPr>
              <w:rStyle w:val="Hyperlink"/>
            </w:rPr>
            <w:t xml:space="preserve">snapshotting vignette</w:t>
          </w:r>
        </w:ins>
      </w:hyperlink>
      <w:ins w:id="1243" w:author="PR Preview" w:date="2026-01-01T00:00:00Z">
        <w:r>
          <w:t xml:space="preserve"> </w:t>
        </w:r>
      </w:ins>
      <w:ins w:id="1244" w:author="PR Preview" w:date="2026-01-01T00:00:00Z">
        <w:r>
          <w:t xml:space="preserve">covers the workflow — recording, reviewing, and accepting snapshots —</w:t>
        </w:r>
      </w:ins>
      <w:ins w:id="1245" w:author="PR Preview" w:date="2026-01-01T00:00:00Z">
        <w:r>
          <w:t xml:space="preserve"> </w:t>
        </w:r>
      </w:ins>
      <w:ins w:id="1246" w:author="PR Preview" w:date="2026-01-01T00:00:00Z">
        <w:r>
          <w:t xml:space="preserve">in more depth.</w:t>
        </w:r>
      </w:ins>
    </w:p>
    <w:bookmarkEnd w:id="58"/>
    <w:bookmarkStart w:id="59" w:name="sec-testing-best-practices"/>
    <w:p>
      <w:pPr>
        <w:pStyle w:val="Heading3"/>
      </w:pPr>
      <w:ins w:id="1247" w:author="PR Preview" w:date="2026-01-01T00:00:00Z">
        <w:r>
          <w:t xml:space="preserve">6.5 Testing Best Practices</w:t>
        </w:r>
      </w:ins>
    </w:p>
    <w:p>
      <w:pPr>
        <w:pStyle w:val="Compact"/>
        <w:numPr>
          <w:ilvl w:val="0"/>
          <w:numId w:val="1016"/>
        </w:numPr>
      </w:pPr>
      <w:ins w:id="1248" w:author="PR Preview" w:date="2026-01-01T00:00:00Z">
        <w:r>
          <w:rPr>
            <w:b/>
            <w:bCs/>
          </w:rPr>
          <w:t xml:space="preserve">Seed randomness</w:t>
        </w:r>
      </w:ins>
      <w:ins w:id="1249" w:author="PR Preview" w:date="2026-01-01T00:00:00Z">
        <w:r>
          <w:t xml:space="preserve">: Use</w:t>
        </w:r>
      </w:ins>
      <w:ins w:id="1250" w:author="PR Preview" w:date="2026-01-01T00:00:00Z">
        <w:r>
          <w:t xml:space="preserve"> </w:t>
        </w:r>
      </w:ins>
      <w:ins w:id="1251" w:author="PR Preview" w:date="2026-01-01T00:00:00Z">
        <w:r>
          <w:rPr>
            <w:rStyle w:val="VerbatimChar"/>
          </w:rPr>
          <w:t xml:space="preserve">withr::local_seed()</w:t>
        </w:r>
      </w:ins>
      <w:ins w:id="1252" w:author="PR Preview" w:date="2026-01-01T00:00:00Z">
        <w:r>
          <w:t xml:space="preserve"> </w:t>
        </w:r>
      </w:ins>
      <w:ins w:id="1253" w:author="PR Preview" w:date="2026-01-01T00:00:00Z">
        <w:r>
          <w:t xml:space="preserve">for reproducible tests</w:t>
        </w:r>
      </w:ins>
    </w:p>
    <w:p>
      <w:pPr>
        <w:pStyle w:val="Compact"/>
        <w:numPr>
          <w:ilvl w:val="0"/>
          <w:numId w:val="1016"/>
        </w:numPr>
      </w:pPr>
      <w:ins w:id="1254" w:author="PR Preview" w:date="2026-01-01T00:00:00Z">
        <w:r>
          <w:rPr>
            <w:b/>
            <w:bCs/>
          </w:rPr>
          <w:t xml:space="preserve">Use small test cases</w:t>
        </w:r>
      </w:ins>
      <w:ins w:id="1255" w:author="PR Preview" w:date="2026-01-01T00:00:00Z">
        <w:r>
          <w:t xml:space="preserve">: Keep tests fast</w:t>
        </w:r>
      </w:ins>
    </w:p>
    <w:p>
      <w:pPr>
        <w:pStyle w:val="Compact"/>
        <w:numPr>
          <w:ilvl w:val="0"/>
          <w:numId w:val="1016"/>
        </w:numPr>
      </w:pPr>
      <w:ins w:id="1256" w:author="PR Preview" w:date="2026-01-01T00:00:00Z">
        <w:r>
          <w:rPr>
            <w:b/>
            <w:bCs/>
          </w:rPr>
          <w:t xml:space="preserve">Test edge cases</w:t>
        </w:r>
      </w:ins>
      <w:ins w:id="1257" w:author="PR Preview" w:date="2026-01-01T00:00:00Z">
        <w:r>
          <w:t xml:space="preserve">: Missing values, empty inputs, boundary conditions</w:t>
        </w:r>
      </w:ins>
    </w:p>
    <w:p>
      <w:pPr>
        <w:pStyle w:val="Compact"/>
        <w:numPr>
          <w:ilvl w:val="0"/>
          <w:numId w:val="1016"/>
        </w:numPr>
      </w:pPr>
      <w:ins w:id="1258" w:author="PR Preview" w:date="2026-01-01T00:00:00Z">
        <w:r>
          <w:rPr>
            <w:b/>
            <w:bCs/>
          </w:rPr>
          <w:t xml:space="preserve">Test errors</w:t>
        </w:r>
      </w:ins>
      <w:ins w:id="1259" w:author="PR Preview" w:date="2026-01-01T00:00:00Z">
        <w:r>
          <w:t xml:space="preserve">: Verify functions fail appropriately with invalid input</w:t>
        </w:r>
      </w:ins>
    </w:p>
    <w:p>
      <w:pPr>
        <w:pStyle w:val="FirstParagraph"/>
      </w:pPr>
      <w:ins w:id="1260" w:author="PR Preview" w:date="2026-01-01T00:00:00Z">
        <w:r>
          <w:t xml:space="preserve">When testing conditions with</w:t>
        </w:r>
      </w:ins>
      <w:ins w:id="1261" w:author="PR Preview" w:date="2026-01-01T00:00:00Z">
        <w:r>
          <w:t xml:space="preserve"> </w:t>
        </w:r>
      </w:ins>
      <w:hyperlink r:id="rId39">
        <w:ins w:id="1262" w:author="PR Preview" w:date="2026-01-01T00:00:00Z">
          <w:r>
            <w:rPr>
              <w:rStyle w:val="VerbatimChar"/>
            </w:rPr>
            <w:t xml:space="preserve">{testthat}</w:t>
          </w:r>
        </w:ins>
      </w:hyperlink>
      <w:ins w:id="1263" w:author="PR Preview" w:date="2026-01-01T00:00:00Z">
        <w:r>
          <w:t xml:space="preserve">,</w:t>
        </w:r>
      </w:ins>
      <w:ins w:id="1264" w:author="PR Preview" w:date="2026-01-01T00:00:00Z">
        <w:r>
          <w:t xml:space="preserve"> </w:t>
        </w:r>
      </w:ins>
      <w:ins w:id="1265" w:author="PR Preview" w:date="2026-01-01T00:00:00Z">
        <w:r>
          <w:t xml:space="preserve">assert on the condition</w:t>
        </w:r>
      </w:ins>
      <w:ins w:id="1266" w:author="PR Preview" w:date="2026-01-01T00:00:00Z">
        <w:r>
          <w:t xml:space="preserve"> </w:t>
        </w:r>
      </w:ins>
      <w:ins w:id="1267" w:author="PR Preview" w:date="2026-01-01T00:00:00Z">
        <w:r>
          <w:rPr>
            <w:rStyle w:val="VerbatimChar"/>
          </w:rPr>
          <w:t xml:space="preserve">class</w:t>
        </w:r>
      </w:ins>
      <w:ins w:id="1268" w:author="PR Preview" w:date="2026-01-01T00:00:00Z">
        <w:r>
          <w:t xml:space="preserve"> </w:t>
        </w:r>
      </w:ins>
      <w:ins w:id="1269" w:author="PR Preview" w:date="2026-01-01T00:00:00Z">
        <w:r>
          <w:t xml:space="preserve">whenever possible.</w:t>
        </w:r>
      </w:ins>
      <w:ins w:id="1270" w:author="PR Preview" w:date="2026-01-01T00:00:00Z">
        <w:r>
          <w:t xml:space="preserve"> </w:t>
        </w:r>
      </w:ins>
      <w:ins w:id="1271" w:author="PR Preview" w:date="2026-01-01T00:00:00Z">
        <w:r>
          <w:t xml:space="preserve">Message text (</w:t>
        </w:r>
      </w:ins>
      <w:ins w:id="1272" w:author="PR Preview" w:date="2026-01-01T00:00:00Z">
        <w:r>
          <w:rPr>
            <w:rStyle w:val="VerbatimChar"/>
          </w:rPr>
          <w:t xml:space="preserve">regexp</w:t>
        </w:r>
      </w:ins>
      <w:ins w:id="1273" w:author="PR Preview" w:date="2026-01-01T00:00:00Z">
        <w:r>
          <w:t xml:space="preserve">) can be checked as a secondary assertion,</w:t>
        </w:r>
      </w:ins>
      <w:ins w:id="1274" w:author="PR Preview" w:date="2026-01-01T00:00:00Z">
        <w:r>
          <w:t xml:space="preserve"> </w:t>
        </w:r>
      </w:ins>
      <w:ins w:id="1275" w:author="PR Preview" w:date="2026-01-01T00:00:00Z">
        <w:r>
          <w:t xml:space="preserve">but should not be the only signal.</w:t>
        </w:r>
      </w:ins>
    </w:p>
    <w:p>
      <w:pPr>
        <w:pStyle w:val="SourceCode"/>
      </w:pPr>
      <w:ins w:id="1276" w:author="PR Preview" w:date="2026-01-01T00:00:00Z">
        <w:r>
          <w:rPr>
            <w:rStyle w:val="FunctionTok"/>
          </w:rPr>
          <w:t xml:space="preserve">test_that</w:t>
        </w:r>
      </w:ins>
      <w:ins w:id="1277" w:author="PR Preview" w:date="2026-01-01T00:00:00Z">
        <w:r>
          <w:rPr>
            <w:rStyle w:val="NormalTok"/>
          </w:rPr>
          <w:t xml:space="preserve">(</w:t>
        </w:r>
      </w:ins>
      <w:ins w:id="1278" w:author="PR Preview" w:date="2026-01-01T00:00:00Z">
        <w:r>
          <w:rPr>
            <w:rStyle w:val="StringTok"/>
          </w:rPr>
          <w:t xml:space="preserve">"prep_study_data handles edge cases"</w:t>
        </w:r>
      </w:ins>
      <w:ins w:id="1279" w:author="PR Preview" w:date="2026-01-01T00:00:00Z">
        <w:r>
          <w:rPr>
            <w:rStyle w:val="NormalTok"/>
          </w:rPr>
          <w:t xml:space="preserve">, {</w:t>
        </w:r>
      </w:ins>
      <w:ins w:id="1280" w:author="PR Preview" w:date="2026-01-01T00:00:00Z">
        <w:r>
          <w:br/>
        </w:r>
      </w:ins>
      <w:ins w:id="1281" w:author="PR Preview" w:date="2026-01-01T00:00:00Z">
        <w:r>
          <w:rPr>
            <w:rStyle w:val="NormalTok"/>
          </w:rPr>
          <w:t xml:space="preserve">  </w:t>
        </w:r>
      </w:ins>
      <w:ins w:id="1282" w:author="PR Preview" w:date="2026-01-01T00:00:00Z">
        <w:r>
          <w:rPr>
            <w:rStyle w:val="CommentTok"/>
          </w:rPr>
          <w:t xml:space="preserve"># Empty input</w:t>
        </w:r>
      </w:ins>
      <w:ins w:id="1283" w:author="PR Preview" w:date="2026-01-01T00:00:00Z">
        <w:r>
          <w:br/>
        </w:r>
      </w:ins>
      <w:ins w:id="1284" w:author="PR Preview" w:date="2026-01-01T00:00:00Z">
        <w:r>
          <w:rPr>
            <w:rStyle w:val="NormalTok"/>
          </w:rPr>
          <w:t xml:space="preserve">  </w:t>
        </w:r>
      </w:ins>
      <w:ins w:id="1285" w:author="PR Preview" w:date="2026-01-01T00:00:00Z">
        <w:r>
          <w:rPr>
            <w:rStyle w:val="FunctionTok"/>
          </w:rPr>
          <w:t xml:space="preserve">expect_error</w:t>
        </w:r>
      </w:ins>
      <w:ins w:id="1286" w:author="PR Preview" w:date="2026-01-01T00:00:00Z">
        <w:r>
          <w:rPr>
            <w:rStyle w:val="NormalTok"/>
          </w:rPr>
          <w:t xml:space="preserve">(</w:t>
        </w:r>
      </w:ins>
      <w:ins w:id="1287" w:author="PR Preview" w:date="2026-01-01T00:00:00Z">
        <w:r>
          <w:br/>
        </w:r>
      </w:ins>
      <w:ins w:id="1288" w:author="PR Preview" w:date="2026-01-01T00:00:00Z">
        <w:r>
          <w:rPr>
            <w:rStyle w:val="NormalTok"/>
          </w:rPr>
          <w:t xml:space="preserve">    </w:t>
        </w:r>
      </w:ins>
      <w:ins w:id="1289" w:author="PR Preview" w:date="2026-01-01T00:00:00Z">
        <w:r>
          <w:rPr>
            <w:rStyle w:val="FunctionTok"/>
          </w:rPr>
          <w:t xml:space="preserve">prep_study_data</w:t>
        </w:r>
      </w:ins>
      <w:ins w:id="1290" w:author="PR Preview" w:date="2026-01-01T00:00:00Z">
        <w:r>
          <w:rPr>
            <w:rStyle w:val="NormalTok"/>
          </w:rPr>
          <w:t xml:space="preserve">(</w:t>
        </w:r>
      </w:ins>
      <w:ins w:id="1291" w:author="PR Preview" w:date="2026-01-01T00:00:00Z">
        <w:r>
          <w:rPr>
            <w:rStyle w:val="FunctionTok"/>
          </w:rPr>
          <w:t xml:space="preserve">data.frame</w:t>
        </w:r>
      </w:ins>
      <w:ins w:id="1292" w:author="PR Preview" w:date="2026-01-01T00:00:00Z">
        <w:r>
          <w:rPr>
            <w:rStyle w:val="NormalTok"/>
          </w:rPr>
          <w:t xml:space="preserve">()),</w:t>
        </w:r>
      </w:ins>
      <w:ins w:id="1293" w:author="PR Preview" w:date="2026-01-01T00:00:00Z">
        <w:r>
          <w:br/>
        </w:r>
      </w:ins>
      <w:ins w:id="1294" w:author="PR Preview" w:date="2026-01-01T00:00:00Z">
        <w:r>
          <w:rPr>
            <w:rStyle w:val="NormalTok"/>
          </w:rPr>
          <w:t xml:space="preserve">    </w:t>
        </w:r>
      </w:ins>
      <w:ins w:id="1295" w:author="PR Preview" w:date="2026-01-01T00:00:00Z">
        <w:r>
          <w:rPr>
            <w:rStyle w:val="AttributeTok"/>
          </w:rPr>
          <w:t xml:space="preserve">class =</w:t>
        </w:r>
      </w:ins>
      <w:ins w:id="1296" w:author="PR Preview" w:date="2026-01-01T00:00:00Z">
        <w:r>
          <w:rPr>
            <w:rStyle w:val="NormalTok"/>
          </w:rPr>
          <w:t xml:space="preserve"> </w:t>
        </w:r>
      </w:ins>
      <w:ins w:id="1297" w:author="PR Preview" w:date="2026-01-01T00:00:00Z">
        <w:r>
          <w:rPr>
            <w:rStyle w:val="StringTok"/>
          </w:rPr>
          <w:t xml:space="preserve">"prep_study_data_empty_input_error"</w:t>
        </w:r>
      </w:ins>
      <w:ins w:id="1298" w:author="PR Preview" w:date="2026-01-01T00:00:00Z">
        <w:r>
          <w:br/>
        </w:r>
      </w:ins>
      <w:ins w:id="1299" w:author="PR Preview" w:date="2026-01-01T00:00:00Z">
        <w:r>
          <w:rPr>
            <w:rStyle w:val="NormalTok"/>
          </w:rPr>
          <w:t xml:space="preserve">  )</w:t>
        </w:r>
      </w:ins>
      <w:ins w:id="1300" w:author="PR Preview" w:date="2026-01-01T00:00:00Z">
        <w:r>
          <w:br/>
        </w:r>
      </w:ins>
      <w:ins w:id="1301" w:author="PR Preview" w:date="2026-01-01T00:00:00Z">
        <w:r>
          <w:br/>
        </w:r>
      </w:ins>
      <w:ins w:id="1302" w:author="PR Preview" w:date="2026-01-01T00:00:00Z">
        <w:r>
          <w:rPr>
            <w:rStyle w:val="NormalTok"/>
          </w:rPr>
          <w:t xml:space="preserve">  </w:t>
        </w:r>
      </w:ins>
      <w:ins w:id="1303" w:author="PR Preview" w:date="2026-01-01T00:00:00Z">
        <w:r>
          <w:rPr>
            <w:rStyle w:val="CommentTok"/>
          </w:rPr>
          <w:t xml:space="preserve"># Missing required columns</w:t>
        </w:r>
      </w:ins>
      <w:ins w:id="1304" w:author="PR Preview" w:date="2026-01-01T00:00:00Z">
        <w:r>
          <w:br/>
        </w:r>
      </w:ins>
      <w:ins w:id="1305" w:author="PR Preview" w:date="2026-01-01T00:00:00Z">
        <w:r>
          <w:rPr>
            <w:rStyle w:val="NormalTok"/>
          </w:rPr>
          <w:t xml:space="preserve">  </w:t>
        </w:r>
      </w:ins>
      <w:ins w:id="1306" w:author="PR Preview" w:date="2026-01-01T00:00:00Z">
        <w:r>
          <w:rPr>
            <w:rStyle w:val="FunctionTok"/>
          </w:rPr>
          <w:t xml:space="preserve">expect_error</w:t>
        </w:r>
      </w:ins>
      <w:ins w:id="1307" w:author="PR Preview" w:date="2026-01-01T00:00:00Z">
        <w:r>
          <w:rPr>
            <w:rStyle w:val="NormalTok"/>
          </w:rPr>
          <w:t xml:space="preserve">(</w:t>
        </w:r>
      </w:ins>
      <w:ins w:id="1308" w:author="PR Preview" w:date="2026-01-01T00:00:00Z">
        <w:r>
          <w:br/>
        </w:r>
      </w:ins>
      <w:ins w:id="1309" w:author="PR Preview" w:date="2026-01-01T00:00:00Z">
        <w:r>
          <w:rPr>
            <w:rStyle w:val="NormalTok"/>
          </w:rPr>
          <w:t xml:space="preserve">    </w:t>
        </w:r>
      </w:ins>
      <w:ins w:id="1310" w:author="PR Preview" w:date="2026-01-01T00:00:00Z">
        <w:r>
          <w:rPr>
            <w:rStyle w:val="FunctionTok"/>
          </w:rPr>
          <w:t xml:space="preserve">prep_study_data</w:t>
        </w:r>
      </w:ins>
      <w:ins w:id="1311" w:author="PR Preview" w:date="2026-01-01T00:00:00Z">
        <w:r>
          <w:rPr>
            <w:rStyle w:val="NormalTok"/>
          </w:rPr>
          <w:t xml:space="preserve">(</w:t>
        </w:r>
      </w:ins>
      <w:ins w:id="1312" w:author="PR Preview" w:date="2026-01-01T00:00:00Z">
        <w:r>
          <w:rPr>
            <w:rStyle w:val="FunctionTok"/>
          </w:rPr>
          <w:t xml:space="preserve">data.frame</w:t>
        </w:r>
      </w:ins>
      <w:ins w:id="1313" w:author="PR Preview" w:date="2026-01-01T00:00:00Z">
        <w:r>
          <w:rPr>
            <w:rStyle w:val="NormalTok"/>
          </w:rPr>
          <w:t xml:space="preserve">(</w:t>
        </w:r>
      </w:ins>
      <w:ins w:id="1314" w:author="PR Preview" w:date="2026-01-01T00:00:00Z">
        <w:r>
          <w:rPr>
            <w:rStyle w:val="AttributeTok"/>
          </w:rPr>
          <w:t xml:space="preserve">x =</w:t>
        </w:r>
      </w:ins>
      <w:ins w:id="1315" w:author="PR Preview" w:date="2026-01-01T00:00:00Z">
        <w:r>
          <w:rPr>
            <w:rStyle w:val="NormalTok"/>
          </w:rPr>
          <w:t xml:space="preserve"> </w:t>
        </w:r>
      </w:ins>
      <w:ins w:id="1316" w:author="PR Preview" w:date="2026-01-01T00:00:00Z">
        <w:r>
          <w:rPr>
            <w:rStyle w:val="DecValTok"/>
          </w:rPr>
          <w:t xml:space="preserve">1</w:t>
        </w:r>
      </w:ins>
      <w:ins w:id="1317" w:author="PR Preview" w:date="2026-01-01T00:00:00Z">
        <w:r>
          <w:rPr>
            <w:rStyle w:val="NormalTok"/>
          </w:rPr>
          <w:t xml:space="preserve">)),</w:t>
        </w:r>
      </w:ins>
      <w:ins w:id="1318" w:author="PR Preview" w:date="2026-01-01T00:00:00Z">
        <w:r>
          <w:br/>
        </w:r>
      </w:ins>
      <w:ins w:id="1319" w:author="PR Preview" w:date="2026-01-01T00:00:00Z">
        <w:r>
          <w:rPr>
            <w:rStyle w:val="NormalTok"/>
          </w:rPr>
          <w:t xml:space="preserve">    </w:t>
        </w:r>
      </w:ins>
      <w:ins w:id="1320" w:author="PR Preview" w:date="2026-01-01T00:00:00Z">
        <w:r>
          <w:rPr>
            <w:rStyle w:val="AttributeTok"/>
          </w:rPr>
          <w:t xml:space="preserve">class =</w:t>
        </w:r>
      </w:ins>
      <w:ins w:id="1321" w:author="PR Preview" w:date="2026-01-01T00:00:00Z">
        <w:r>
          <w:rPr>
            <w:rStyle w:val="NormalTok"/>
          </w:rPr>
          <w:t xml:space="preserve"> </w:t>
        </w:r>
      </w:ins>
      <w:ins w:id="1322" w:author="PR Preview" w:date="2026-01-01T00:00:00Z">
        <w:r>
          <w:rPr>
            <w:rStyle w:val="StringTok"/>
          </w:rPr>
          <w:t xml:space="preserve">"prep_study_data_missing_columns_error"</w:t>
        </w:r>
      </w:ins>
      <w:ins w:id="1323" w:author="PR Preview" w:date="2026-01-01T00:00:00Z">
        <w:r>
          <w:rPr>
            <w:rStyle w:val="NormalTok"/>
          </w:rPr>
          <w:t xml:space="preserve">,</w:t>
        </w:r>
      </w:ins>
      <w:ins w:id="1324" w:author="PR Preview" w:date="2026-01-01T00:00:00Z">
        <w:r>
          <w:br/>
        </w:r>
      </w:ins>
      <w:ins w:id="1325" w:author="PR Preview" w:date="2026-01-01T00:00:00Z">
        <w:r>
          <w:rPr>
            <w:rStyle w:val="NormalTok"/>
          </w:rPr>
          <w:t xml:space="preserve">    </w:t>
        </w:r>
      </w:ins>
      <w:ins w:id="1326" w:author="PR Preview" w:date="2026-01-01T00:00:00Z">
        <w:r>
          <w:rPr>
            <w:rStyle w:val="AttributeTok"/>
          </w:rPr>
          <w:t xml:space="preserve">regexp =</w:t>
        </w:r>
      </w:ins>
      <w:ins w:id="1327" w:author="PR Preview" w:date="2026-01-01T00:00:00Z">
        <w:r>
          <w:rPr>
            <w:rStyle w:val="NormalTok"/>
          </w:rPr>
          <w:t xml:space="preserve"> </w:t>
        </w:r>
      </w:ins>
      <w:ins w:id="1328" w:author="PR Preview" w:date="2026-01-01T00:00:00Z">
        <w:r>
          <w:rPr>
            <w:rStyle w:val="StringTok"/>
          </w:rPr>
          <w:t xml:space="preserve">"Missing required columns"</w:t>
        </w:r>
      </w:ins>
      <w:ins w:id="1329" w:author="PR Preview" w:date="2026-01-01T00:00:00Z">
        <w:r>
          <w:br/>
        </w:r>
      </w:ins>
      <w:ins w:id="1330" w:author="PR Preview" w:date="2026-01-01T00:00:00Z">
        <w:r>
          <w:rPr>
            <w:rStyle w:val="NormalTok"/>
          </w:rPr>
          <w:t xml:space="preserve">  )</w:t>
        </w:r>
      </w:ins>
      <w:ins w:id="1331" w:author="PR Preview" w:date="2026-01-01T00:00:00Z">
        <w:r>
          <w:br/>
        </w:r>
      </w:ins>
      <w:ins w:id="1332" w:author="PR Preview" w:date="2026-01-01T00:00:00Z">
        <w:r>
          <w:br/>
        </w:r>
      </w:ins>
      <w:ins w:id="1333" w:author="PR Preview" w:date="2026-01-01T00:00:00Z">
        <w:r>
          <w:rPr>
            <w:rStyle w:val="NormalTok"/>
          </w:rPr>
          <w:t xml:space="preserve">  </w:t>
        </w:r>
      </w:ins>
      <w:ins w:id="1334" w:author="PR Preview" w:date="2026-01-01T00:00:00Z">
        <w:r>
          <w:rPr>
            <w:rStyle w:val="CommentTok"/>
          </w:rPr>
          <w:t xml:space="preserve"># Valid input with missing values</w:t>
        </w:r>
      </w:ins>
      <w:ins w:id="1335" w:author="PR Preview" w:date="2026-01-01T00:00:00Z">
        <w:r>
          <w:br/>
        </w:r>
      </w:ins>
      <w:ins w:id="1336" w:author="PR Preview" w:date="2026-01-01T00:00:00Z">
        <w:r>
          <w:rPr>
            <w:rStyle w:val="NormalTok"/>
          </w:rPr>
          <w:t xml:space="preserve">  result </w:t>
        </w:r>
      </w:ins>
      <w:ins w:id="1337" w:author="PR Preview" w:date="2026-01-01T00:00:00Z">
        <w:r>
          <w:rPr>
            <w:rStyle w:val="OtherTok"/>
          </w:rPr>
          <w:t xml:space="preserve">&lt;-</w:t>
        </w:r>
      </w:ins>
      <w:ins w:id="1338" w:author="PR Preview" w:date="2026-01-01T00:00:00Z">
        <w:r>
          <w:rPr>
            <w:rStyle w:val="NormalTok"/>
          </w:rPr>
          <w:t xml:space="preserve"> </w:t>
        </w:r>
      </w:ins>
      <w:ins w:id="1339" w:author="PR Preview" w:date="2026-01-01T00:00:00Z">
        <w:r>
          <w:rPr>
            <w:rStyle w:val="FunctionTok"/>
          </w:rPr>
          <w:t xml:space="preserve">prep_study_data</w:t>
        </w:r>
      </w:ins>
      <w:ins w:id="1340" w:author="PR Preview" w:date="2026-01-01T00:00:00Z">
        <w:r>
          <w:rPr>
            <w:rStyle w:val="NormalTok"/>
          </w:rPr>
          <w:t xml:space="preserve">(</w:t>
        </w:r>
      </w:ins>
      <w:ins w:id="1341" w:author="PR Preview" w:date="2026-01-01T00:00:00Z">
        <w:r>
          <w:rPr>
            <w:rStyle w:val="FunctionTok"/>
          </w:rPr>
          <w:t xml:space="preserve">data.frame</w:t>
        </w:r>
      </w:ins>
      <w:ins w:id="1342" w:author="PR Preview" w:date="2026-01-01T00:00:00Z">
        <w:r>
          <w:rPr>
            <w:rStyle w:val="NormalTok"/>
          </w:rPr>
          <w:t xml:space="preserve">(</w:t>
        </w:r>
      </w:ins>
      <w:ins w:id="1343" w:author="PR Preview" w:date="2026-01-01T00:00:00Z">
        <w:r>
          <w:rPr>
            <w:rStyle w:val="AttributeTok"/>
          </w:rPr>
          <w:t xml:space="preserve">id =</w:t>
        </w:r>
      </w:ins>
      <w:ins w:id="1344" w:author="PR Preview" w:date="2026-01-01T00:00:00Z">
        <w:r>
          <w:rPr>
            <w:rStyle w:val="NormalTok"/>
          </w:rPr>
          <w:t xml:space="preserve"> </w:t>
        </w:r>
      </w:ins>
      <w:ins w:id="1345" w:author="PR Preview" w:date="2026-01-01T00:00:00Z">
        <w:r>
          <w:rPr>
            <w:rStyle w:val="DecValTok"/>
          </w:rPr>
          <w:t xml:space="preserve">1</w:t>
        </w:r>
      </w:ins>
      <w:ins w:id="1346" w:author="PR Preview" w:date="2026-01-01T00:00:00Z">
        <w:r>
          <w:rPr>
            <w:rStyle w:val="SpecialCharTok"/>
          </w:rPr>
          <w:t xml:space="preserve">:</w:t>
        </w:r>
      </w:ins>
      <w:ins w:id="1347" w:author="PR Preview" w:date="2026-01-01T00:00:00Z">
        <w:r>
          <w:rPr>
            <w:rStyle w:val="DecValTok"/>
          </w:rPr>
          <w:t xml:space="preserve">3</w:t>
        </w:r>
      </w:ins>
      <w:ins w:id="1348" w:author="PR Preview" w:date="2026-01-01T00:00:00Z">
        <w:r>
          <w:rPr>
            <w:rStyle w:val="NormalTok"/>
          </w:rPr>
          <w:t xml:space="preserve">, </w:t>
        </w:r>
      </w:ins>
      <w:ins w:id="1349" w:author="PR Preview" w:date="2026-01-01T00:00:00Z">
        <w:r>
          <w:rPr>
            <w:rStyle w:val="AttributeTok"/>
          </w:rPr>
          <w:t xml:space="preserve">value =</w:t>
        </w:r>
      </w:ins>
      <w:ins w:id="1350" w:author="PR Preview" w:date="2026-01-01T00:00:00Z">
        <w:r>
          <w:rPr>
            <w:rStyle w:val="NormalTok"/>
          </w:rPr>
          <w:t xml:space="preserve"> </w:t>
        </w:r>
      </w:ins>
      <w:ins w:id="1351" w:author="PR Preview" w:date="2026-01-01T00:00:00Z">
        <w:r>
          <w:rPr>
            <w:rStyle w:val="FunctionTok"/>
          </w:rPr>
          <w:t xml:space="preserve">c</w:t>
        </w:r>
      </w:ins>
      <w:ins w:id="1352" w:author="PR Preview" w:date="2026-01-01T00:00:00Z">
        <w:r>
          <w:rPr>
            <w:rStyle w:val="NormalTok"/>
          </w:rPr>
          <w:t xml:space="preserve">(</w:t>
        </w:r>
      </w:ins>
      <w:ins w:id="1353" w:author="PR Preview" w:date="2026-01-01T00:00:00Z">
        <w:r>
          <w:rPr>
            <w:rStyle w:val="DecValTok"/>
          </w:rPr>
          <w:t xml:space="preserve">1</w:t>
        </w:r>
      </w:ins>
      <w:ins w:id="1354" w:author="PR Preview" w:date="2026-01-01T00:00:00Z">
        <w:r>
          <w:rPr>
            <w:rStyle w:val="NormalTok"/>
          </w:rPr>
          <w:t xml:space="preserve">, </w:t>
        </w:r>
      </w:ins>
      <w:ins w:id="1355" w:author="PR Preview" w:date="2026-01-01T00:00:00Z">
        <w:r>
          <w:rPr>
            <w:rStyle w:val="ConstantTok"/>
          </w:rPr>
          <w:t xml:space="preserve">NA</w:t>
        </w:r>
      </w:ins>
      <w:ins w:id="1356" w:author="PR Preview" w:date="2026-01-01T00:00:00Z">
        <w:r>
          <w:rPr>
            <w:rStyle w:val="NormalTok"/>
          </w:rPr>
          <w:t xml:space="preserve">, </w:t>
        </w:r>
      </w:ins>
      <w:ins w:id="1357" w:author="PR Preview" w:date="2026-01-01T00:00:00Z">
        <w:r>
          <w:rPr>
            <w:rStyle w:val="DecValTok"/>
          </w:rPr>
          <w:t xml:space="preserve">3</w:t>
        </w:r>
      </w:ins>
      <w:ins w:id="1358" w:author="PR Preview" w:date="2026-01-01T00:00:00Z">
        <w:r>
          <w:rPr>
            <w:rStyle w:val="NormalTok"/>
          </w:rPr>
          <w:t xml:space="preserve">)))</w:t>
        </w:r>
      </w:ins>
      <w:ins w:id="1359" w:author="PR Preview" w:date="2026-01-01T00:00:00Z">
        <w:r>
          <w:br/>
        </w:r>
      </w:ins>
      <w:ins w:id="1360" w:author="PR Preview" w:date="2026-01-01T00:00:00Z">
        <w:r>
          <w:rPr>
            <w:rStyle w:val="NormalTok"/>
          </w:rPr>
          <w:t xml:space="preserve">  </w:t>
        </w:r>
      </w:ins>
      <w:ins w:id="1361" w:author="PR Preview" w:date="2026-01-01T00:00:00Z">
        <w:r>
          <w:rPr>
            <w:rStyle w:val="FunctionTok"/>
          </w:rPr>
          <w:t xml:space="preserve">expect_true</w:t>
        </w:r>
      </w:ins>
      <w:ins w:id="1362" w:author="PR Preview" w:date="2026-01-01T00:00:00Z">
        <w:r>
          <w:rPr>
            <w:rStyle w:val="NormalTok"/>
          </w:rPr>
          <w:t xml:space="preserve">(</w:t>
        </w:r>
      </w:ins>
      <w:ins w:id="1363" w:author="PR Preview" w:date="2026-01-01T00:00:00Z">
        <w:r>
          <w:rPr>
            <w:rStyle w:val="FunctionTok"/>
          </w:rPr>
          <w:t xml:space="preserve">all</w:t>
        </w:r>
      </w:ins>
      <w:ins w:id="1364" w:author="PR Preview" w:date="2026-01-01T00:00:00Z">
        <w:r>
          <w:rPr>
            <w:rStyle w:val="NormalTok"/>
          </w:rPr>
          <w:t xml:space="preserve">(</w:t>
        </w:r>
      </w:ins>
      <w:ins w:id="1365" w:author="PR Preview" w:date="2026-01-01T00:00:00Z">
        <w:r>
          <w:rPr>
            <w:rStyle w:val="SpecialCharTok"/>
          </w:rPr>
          <w:t xml:space="preserve">!</w:t>
        </w:r>
      </w:ins>
      <w:ins w:id="1366" w:author="PR Preview" w:date="2026-01-01T00:00:00Z">
        <w:r>
          <w:rPr>
            <w:rStyle w:val="FunctionTok"/>
          </w:rPr>
          <w:t xml:space="preserve">is.na</w:t>
        </w:r>
      </w:ins>
      <w:ins w:id="1367" w:author="PR Preview" w:date="2026-01-01T00:00:00Z">
        <w:r>
          <w:rPr>
            <w:rStyle w:val="NormalTok"/>
          </w:rPr>
          <w:t xml:space="preserve">(result</w:t>
        </w:r>
      </w:ins>
      <w:ins w:id="1368" w:author="PR Preview" w:date="2026-01-01T00:00:00Z">
        <w:r>
          <w:rPr>
            <w:rStyle w:val="SpecialCharTok"/>
          </w:rPr>
          <w:t xml:space="preserve">$</w:t>
        </w:r>
      </w:ins>
      <w:ins w:id="1369" w:author="PR Preview" w:date="2026-01-01T00:00:00Z">
        <w:r>
          <w:rPr>
            <w:rStyle w:val="NormalTok"/>
          </w:rPr>
          <w:t xml:space="preserve">value)))</w:t>
        </w:r>
      </w:ins>
      <w:ins w:id="1370" w:author="PR Preview" w:date="2026-01-01T00:00:00Z">
        <w:r>
          <w:br/>
        </w:r>
      </w:ins>
      <w:ins w:id="1371" w:author="PR Preview" w:date="2026-01-01T00:00:00Z">
        <w:r>
          <w:rPr>
            <w:rStyle w:val="NormalTok"/>
          </w:rPr>
          <w:t xml:space="preserve">})</w:t>
        </w:r>
      </w:ins>
    </w:p>
    <w:bookmarkEnd w:id="59"/>
    <w:bookmarkEnd w:id="60"/>
    <w:bookmarkStart w:id="63" w:name="sec-tdd"/>
    <w:p>
      <w:pPr>
        <w:pStyle w:val="Heading2"/>
      </w:pPr>
      <w:ins w:id="1372" w:author="PR Preview" w:date="2026-01-01T00:00:00Z">
        <w:r>
          <w:t xml:space="preserve">7 Test-Driven Development</w:t>
        </w:r>
      </w:ins>
    </w:p>
    <w:p>
      <w:pPr>
        <w:pStyle w:val="FirstParagraph"/>
      </w:pPr>
      <w:hyperlink r:id="rId61">
        <w:ins w:id="1373" w:author="PR Preview" w:date="2026-01-01T00:00:00Z">
          <w:r>
            <w:rPr>
              <w:rStyle w:val="Hyperlink"/>
            </w:rPr>
            <w:t xml:space="preserve">Test-driven development (TDD)</w:t>
          </w:r>
        </w:ins>
      </w:hyperlink>
      <w:ins w:id="1374" w:author="PR Preview" w:date="2026-01-01T00:00:00Z">
        <w:r>
          <w:t xml:space="preserve"> </w:t>
        </w:r>
      </w:ins>
      <w:ins w:id="1375" w:author="PR Preview" w:date="2026-01-01T00:00:00Z">
        <w:r>
          <w:t xml:space="preserve">inverts the usual order of coding and testing:</w:t>
        </w:r>
      </w:ins>
      <w:ins w:id="1376" w:author="PR Preview" w:date="2026-01-01T00:00:00Z">
        <w:r>
          <w:t xml:space="preserve"> </w:t>
        </w:r>
      </w:ins>
      <w:ins w:id="1377" w:author="PR Preview" w:date="2026-01-01T00:00:00Z">
        <w:r>
          <w:t xml:space="preserve">you write the test for a behavior</w:t>
        </w:r>
      </w:ins>
      <w:ins w:id="1378" w:author="PR Preview" w:date="2026-01-01T00:00:00Z">
        <w:r>
          <w:t xml:space="preserve"> </w:t>
        </w:r>
      </w:ins>
      <w:ins w:id="1379" w:author="PR Preview" w:date="2026-01-01T00:00:00Z">
        <w:r>
          <w:rPr>
            <w:i/>
            <w:iCs/>
          </w:rPr>
          <w:t xml:space="preserve">before</w:t>
        </w:r>
      </w:ins>
      <w:ins w:id="1380" w:author="PR Preview" w:date="2026-01-01T00:00:00Z">
        <w:r>
          <w:t xml:space="preserve"> </w:t>
        </w:r>
      </w:ins>
      <w:ins w:id="1381" w:author="PR Preview" w:date="2026-01-01T00:00:00Z">
        <w:r>
          <w:t xml:space="preserve">writing the code that implements it.</w:t>
        </w:r>
      </w:ins>
      <w:ins w:id="1382" w:author="PR Preview" w:date="2026-01-01T00:00:00Z">
        <w:r>
          <w:t xml:space="preserve"> </w:t>
        </w:r>
      </w:ins>
      <w:ins w:id="1383" w:author="PR Preview" w:date="2026-01-01T00:00:00Z">
        <w:r>
          <w:t xml:space="preserve">The practice was popularized by Kent Beck,</w:t>
        </w:r>
      </w:ins>
      <w:ins w:id="1384" w:author="PR Preview" w:date="2026-01-01T00:00:00Z">
        <w:r>
          <w:t xml:space="preserve"> </w:t>
        </w:r>
      </w:ins>
      <w:ins w:id="1385" w:author="PR Preview" w:date="2026-01-01T00:00:00Z">
        <w:r>
          <w:t xml:space="preserve">who developed it as part of extreme programming</w:t>
        </w:r>
      </w:ins>
      <w:ins w:id="1386" w:author="PR Preview" w:date="2026-01-01T00:00:00Z">
        <w:r>
          <w:t xml:space="preserve"> </w:t>
        </w:r>
      </w:ins>
      <w:ins w:id="1387" w:author="PR Preview" w:date="2026-01-01T00:00:00Z">
        <w:r>
          <w:t xml:space="preserve">and described it in</w:t>
        </w:r>
      </w:ins>
      <w:ins w:id="1388" w:author="PR Preview" w:date="2026-01-01T00:00:00Z">
        <w:r>
          <w:t xml:space="preserve"> </w:t>
        </w:r>
      </w:ins>
      <w:ins w:id="1389" w:author="PR Preview" w:date="2026-01-01T00:00:00Z">
        <w:r>
          <w:rPr>
            <w:i/>
            <w:iCs/>
          </w:rPr>
          <w:t xml:space="preserve">Test-Driven Development: By Example</w:t>
        </w:r>
      </w:ins>
      <w:ins w:id="1390" w:author="PR Preview" w:date="2026-01-01T00:00:00Z">
        <w:r>
          <w:t xml:space="preserve"> </w:t>
        </w:r>
      </w:ins>
      <w:ins w:id="1391" w:author="PR Preview" w:date="2026-01-01T00:00:00Z">
        <w:r>
          <w:t xml:space="preserve">(2002).</w:t>
        </w:r>
      </w:ins>
    </w:p>
    <w:p>
      <w:pPr>
        <w:pStyle w:val="BodyText"/>
      </w:pPr>
      <w:ins w:id="1392" w:author="PR Preview" w:date="2026-01-01T00:00:00Z">
        <w:r>
          <w:t xml:space="preserve">Work proceeds in a short, repeated cycle</w:t>
        </w:r>
      </w:ins>
      <w:ins w:id="1393" w:author="PR Preview" w:date="2026-01-01T00:00:00Z">
        <w:r>
          <w:t xml:space="preserve"> </w:t>
        </w:r>
      </w:ins>
      <w:ins w:id="1394" w:author="PR Preview" w:date="2026-01-01T00:00:00Z">
        <w:r>
          <w:t xml:space="preserve">(often called</w:t>
        </w:r>
      </w:ins>
      <w:ins w:id="1395" w:author="PR Preview" w:date="2026-01-01T00:00:00Z">
        <w:r>
          <w:t xml:space="preserve"> </w:t>
        </w:r>
      </w:ins>
      <w:ins w:id="1396" w:author="PR Preview" w:date="2026-01-01T00:00:00Z">
        <w:r>
          <w:rPr>
            <w:i/>
            <w:iCs/>
          </w:rPr>
          <w:t xml:space="preserve">red-green-refactor</w:t>
        </w:r>
      </w:ins>
      <w:ins w:id="1397" w:author="PR Preview" w:date="2026-01-01T00:00:00Z">
        <w:r>
          <w:t xml:space="preserve">):</w:t>
        </w:r>
      </w:ins>
    </w:p>
    <w:p>
      <w:pPr>
        <w:pStyle w:val="Compact"/>
        <w:numPr>
          <w:ilvl w:val="0"/>
          <w:numId w:val="1017"/>
        </w:numPr>
      </w:pPr>
      <w:ins w:id="1398" w:author="PR Preview" w:date="2026-01-01T00:00:00Z">
        <w:r>
          <w:rPr>
            <w:b/>
            <w:bCs/>
          </w:rPr>
          <w:t xml:space="preserve">Red.</w:t>
        </w:r>
      </w:ins>
      <w:ins w:id="1399" w:author="PR Preview" w:date="2026-01-01T00:00:00Z">
        <w:r>
          <w:t xml:space="preserve"> </w:t>
        </w:r>
      </w:ins>
      <w:ins w:id="1400" w:author="PR Preview" w:date="2026-01-01T00:00:00Z">
        <w:r>
          <w:t xml:space="preserve">Write a small test for the next behavior you want,</w:t>
        </w:r>
      </w:ins>
      <w:ins w:id="1401" w:author="PR Preview" w:date="2026-01-01T00:00:00Z">
        <w:r>
          <w:t xml:space="preserve"> </w:t>
        </w:r>
      </w:ins>
      <w:ins w:id="1402" w:author="PR Preview" w:date="2026-01-01T00:00:00Z">
        <w:r>
          <w:t xml:space="preserve">and run it to confirm it fails —</w:t>
        </w:r>
      </w:ins>
      <w:ins w:id="1403" w:author="PR Preview" w:date="2026-01-01T00:00:00Z">
        <w:r>
          <w:t xml:space="preserve"> </w:t>
        </w:r>
      </w:ins>
      <w:ins w:id="1404" w:author="PR Preview" w:date="2026-01-01T00:00:00Z">
        <w:r>
          <w:t xml:space="preserve">this proves the test can actually detect the missing behavior.</w:t>
        </w:r>
      </w:ins>
    </w:p>
    <w:p>
      <w:pPr>
        <w:pStyle w:val="Compact"/>
        <w:numPr>
          <w:ilvl w:val="0"/>
          <w:numId w:val="1017"/>
        </w:numPr>
      </w:pPr>
      <w:ins w:id="1405" w:author="PR Preview" w:date="2026-01-01T00:00:00Z">
        <w:r>
          <w:rPr>
            <w:b/>
            <w:bCs/>
          </w:rPr>
          <w:t xml:space="preserve">Green.</w:t>
        </w:r>
      </w:ins>
      <w:ins w:id="1406" w:author="PR Preview" w:date="2026-01-01T00:00:00Z">
        <w:r>
          <w:t xml:space="preserve"> </w:t>
        </w:r>
      </w:ins>
      <w:ins w:id="1407" w:author="PR Preview" w:date="2026-01-01T00:00:00Z">
        <w:r>
          <w:t xml:space="preserve">Write the simplest code that makes the test pass,</w:t>
        </w:r>
      </w:ins>
      <w:ins w:id="1408" w:author="PR Preview" w:date="2026-01-01T00:00:00Z">
        <w:r>
          <w:t xml:space="preserve"> </w:t>
        </w:r>
      </w:ins>
      <w:ins w:id="1409" w:author="PR Preview" w:date="2026-01-01T00:00:00Z">
        <w:r>
          <w:t xml:space="preserve">resisting the urge to build ahead of the tests.</w:t>
        </w:r>
      </w:ins>
    </w:p>
    <w:p>
      <w:pPr>
        <w:pStyle w:val="Compact"/>
        <w:numPr>
          <w:ilvl w:val="0"/>
          <w:numId w:val="1017"/>
        </w:numPr>
      </w:pPr>
      <w:ins w:id="1410" w:author="PR Preview" w:date="2026-01-01T00:00:00Z">
        <w:r>
          <w:rPr>
            <w:b/>
            <w:bCs/>
          </w:rPr>
          <w:t xml:space="preserve">Refactor.</w:t>
        </w:r>
      </w:ins>
      <w:ins w:id="1411" w:author="PR Preview" w:date="2026-01-01T00:00:00Z">
        <w:r>
          <w:t xml:space="preserve"> </w:t>
        </w:r>
      </w:ins>
      <w:ins w:id="1412" w:author="PR Preview" w:date="2026-01-01T00:00:00Z">
        <w:r>
          <w:t xml:space="preserve">Clean up the code (and the tests) while everything stays green,</w:t>
        </w:r>
      </w:ins>
      <w:ins w:id="1413" w:author="PR Preview" w:date="2026-01-01T00:00:00Z">
        <w:r>
          <w:t xml:space="preserve"> </w:t>
        </w:r>
      </w:ins>
      <w:ins w:id="1414" w:author="PR Preview" w:date="2026-01-01T00:00:00Z">
        <w:r>
          <w:t xml:space="preserve">leaning on the tests to catch anything the cleanup breaks.</w:t>
        </w:r>
      </w:ins>
    </w:p>
    <w:p>
      <w:pPr>
        <w:pStyle w:val="FirstParagraph"/>
      </w:pPr>
      <w:ins w:id="1415" w:author="PR Preview" w:date="2026-01-01T00:00:00Z">
        <w:r>
          <w:t xml:space="preserve">Why it helps:</w:t>
        </w:r>
      </w:ins>
    </w:p>
    <w:p>
      <w:pPr>
        <w:pStyle w:val="Compact"/>
        <w:numPr>
          <w:ilvl w:val="0"/>
          <w:numId w:val="1018"/>
        </w:numPr>
      </w:pPr>
      <w:ins w:id="1416" w:author="PR Preview" w:date="2026-01-01T00:00:00Z">
        <w:r>
          <w:t xml:space="preserve">The test pins down what the function</w:t>
        </w:r>
      </w:ins>
      <w:ins w:id="1417" w:author="PR Preview" w:date="2026-01-01T00:00:00Z">
        <w:r>
          <w:t xml:space="preserve"> </w:t>
        </w:r>
      </w:ins>
      <w:ins w:id="1418" w:author="PR Preview" w:date="2026-01-01T00:00:00Z">
        <w:r>
          <w:rPr>
            <w:i/>
            <w:iCs/>
          </w:rPr>
          <w:t xml:space="preserve">should</w:t>
        </w:r>
      </w:ins>
      <w:ins w:id="1419" w:author="PR Preview" w:date="2026-01-01T00:00:00Z">
        <w:r>
          <w:t xml:space="preserve"> </w:t>
        </w:r>
      </w:ins>
      <w:ins w:id="1420" w:author="PR Preview" w:date="2026-01-01T00:00:00Z">
        <w:r>
          <w:t xml:space="preserve">do</w:t>
        </w:r>
      </w:ins>
      <w:ins w:id="1421" w:author="PR Preview" w:date="2026-01-01T00:00:00Z">
        <w:r>
          <w:t xml:space="preserve"> </w:t>
        </w:r>
      </w:ins>
      <w:ins w:id="1422" w:author="PR Preview" w:date="2026-01-01T00:00:00Z">
        <w:r>
          <w:t xml:space="preserve">before you are invested in what it happens to do,</w:t>
        </w:r>
      </w:ins>
      <w:ins w:id="1423" w:author="PR Preview" w:date="2026-01-01T00:00:00Z">
        <w:r>
          <w:t xml:space="preserve"> </w:t>
        </w:r>
      </w:ins>
      <w:ins w:id="1424" w:author="PR Preview" w:date="2026-01-01T00:00:00Z">
        <w:r>
          <w:t xml:space="preserve">turning requirements into executable checks.</w:t>
        </w:r>
      </w:ins>
    </w:p>
    <w:p>
      <w:pPr>
        <w:pStyle w:val="Compact"/>
        <w:numPr>
          <w:ilvl w:val="0"/>
          <w:numId w:val="1018"/>
        </w:numPr>
      </w:pPr>
      <w:ins w:id="1425" w:author="PR Preview" w:date="2026-01-01T00:00:00Z">
        <w:r>
          <w:t xml:space="preserve">Every unit of behavior ends up covered by construction,</w:t>
        </w:r>
      </w:ins>
      <w:ins w:id="1426" w:author="PR Preview" w:date="2026-01-01T00:00:00Z">
        <w:r>
          <w:t xml:space="preserve"> </w:t>
        </w:r>
      </w:ins>
      <w:ins w:id="1427" w:author="PR Preview" w:date="2026-01-01T00:00:00Z">
        <w:r>
          <w:t xml:space="preserve">so later changes get regression protection for free.</w:t>
        </w:r>
      </w:ins>
    </w:p>
    <w:p>
      <w:pPr>
        <w:pStyle w:val="Compact"/>
        <w:numPr>
          <w:ilvl w:val="0"/>
          <w:numId w:val="1018"/>
        </w:numPr>
      </w:pPr>
      <w:ins w:id="1428" w:author="PR Preview" w:date="2026-01-01T00:00:00Z">
        <w:r>
          <w:t xml:space="preserve">Code written to be testable tends toward</w:t>
        </w:r>
      </w:ins>
      <w:ins w:id="1429" w:author="PR Preview" w:date="2026-01-01T00:00:00Z">
        <w:r>
          <w:t xml:space="preserve"> </w:t>
        </w:r>
      </w:ins>
      <w:ins w:id="1430" w:author="PR Preview" w:date="2026-01-01T00:00:00Z">
        <w:r>
          <w:t xml:space="preserve">small, single-purpose functions with explicit inputs and outputs —</w:t>
        </w:r>
      </w:ins>
      <w:ins w:id="1431" w:author="PR Preview" w:date="2026-01-01T00:00:00Z">
        <w:r>
          <w:t xml:space="preserve"> </w:t>
        </w:r>
      </w:ins>
      <w:ins w:id="1432" w:author="PR Preview" w:date="2026-01-01T00:00:00Z">
        <w:r>
          <w:t xml:space="preserve">the same design our function-decomposition</w:t>
        </w:r>
      </w:ins>
    </w:p>
    <w:p>
      <w:pPr>
        <w:pStyle w:val="Compact"/>
        <w:numPr>
          <w:ilvl w:val="1"/>
          <w:numId w:val="1019"/>
        </w:numPr>
      </w:pPr>
      <w:ins w:id="1433" w:author="PR Preview" w:date="2026-01-01T00:00:00Z">
        <w:r>
          <w:t xml:space="preserve">guidance pushes toward.</w:t>
        </w:r>
      </w:ins>
    </w:p>
    <w:p>
      <w:pPr>
        <w:pStyle w:val="FirstParagraph"/>
      </w:pPr>
      <w:ins w:id="1434" w:author="PR Preview" w:date="2026-01-01T00:00:00Z">
        <w:r>
          <w:t xml:space="preserve">You do not have to practice strict TDD to benefit from it.</w:t>
        </w:r>
      </w:ins>
      <w:ins w:id="1435" w:author="PR Preview" w:date="2026-01-01T00:00:00Z">
        <w:r>
          <w:t xml:space="preserve"> </w:t>
        </w:r>
      </w:ins>
      <w:ins w:id="1436" w:author="PR Preview" w:date="2026-01-01T00:00:00Z">
        <w:r>
          <w:t xml:space="preserve">Our testing guidance (</w:t>
        </w:r>
      </w:ins>
      <w:hyperlink w:anchor="sec-r-testing">
        <w:ins w:id="1437" w:author="PR Preview" w:date="2026-01-01T00:00:00Z">
          <w:r>
            <w:rPr>
              <w:rStyle w:val="Hyperlink"/>
            </w:rPr>
            <w:t xml:space="preserve">Section 6</w:t>
          </w:r>
        </w:ins>
      </w:hyperlink>
      <w:ins w:id="1438" w:author="PR Preview" w:date="2026-01-01T00:00:00Z">
        <w:r>
          <w:t xml:space="preserve">) already applies its core move —</w:t>
        </w:r>
      </w:ins>
      <w:ins w:id="1439" w:author="PR Preview" w:date="2026-01-01T00:00:00Z">
        <w:r>
          <w:t xml:space="preserve"> </w:t>
        </w:r>
      </w:ins>
      <w:ins w:id="1440" w:author="PR Preview" w:date="2026-01-01T00:00:00Z">
        <w:r>
          <w:t xml:space="preserve">establish tests</w:t>
        </w:r>
      </w:ins>
      <w:ins w:id="1441" w:author="PR Preview" w:date="2026-01-01T00:00:00Z">
        <w:r>
          <w:t xml:space="preserve"> </w:t>
        </w:r>
      </w:ins>
      <w:ins w:id="1442" w:author="PR Preview" w:date="2026-01-01T00:00:00Z">
        <w:r>
          <w:rPr>
            <w:i/>
            <w:iCs/>
          </w:rPr>
          <w:t xml:space="preserve">before</w:t>
        </w:r>
      </w:ins>
      <w:ins w:id="1443" w:author="PR Preview" w:date="2026-01-01T00:00:00Z">
        <w:r>
          <w:t xml:space="preserve"> </w:t>
        </w:r>
      </w:ins>
      <w:ins w:id="1444" w:author="PR Preview" w:date="2026-01-01T00:00:00Z">
        <w:r>
          <w:t xml:space="preserve">modifying existing functions —</w:t>
        </w:r>
      </w:ins>
      <w:ins w:id="1445" w:author="PR Preview" w:date="2026-01-01T00:00:00Z">
        <w:r>
          <w:t xml:space="preserve"> </w:t>
        </w:r>
      </w:ins>
      <w:ins w:id="1446" w:author="PR Preview" w:date="2026-01-01T00:00:00Z">
        <w:r>
          <w:t xml:space="preserve">and writing the test first is just that same discipline</w:t>
        </w:r>
      </w:ins>
      <w:ins w:id="1447" w:author="PR Preview" w:date="2026-01-01T00:00:00Z">
        <w:r>
          <w:t xml:space="preserve"> </w:t>
        </w:r>
      </w:ins>
      <w:ins w:id="1448" w:author="PR Preview" w:date="2026-01-01T00:00:00Z">
        <w:r>
          <w:t xml:space="preserve">applied to new code as well.</w:t>
        </w:r>
      </w:ins>
      <w:ins w:id="1449" w:author="PR Preview" w:date="2026-01-01T00:00:00Z">
        <w:r>
          <w:t xml:space="preserve"> </w:t>
        </w:r>
      </w:ins>
      <w:ins w:id="1450" w:author="PR Preview" w:date="2026-01-01T00:00:00Z">
        <w:r>
          <w:t xml:space="preserve">In R packages, the mechanics are light:</w:t>
        </w:r>
      </w:ins>
      <w:ins w:id="1451" w:author="PR Preview" w:date="2026-01-01T00:00:00Z">
        <w:r>
          <w:t xml:space="preserve"> </w:t>
        </w:r>
      </w:ins>
      <w:ins w:id="1452" w:author="PR Preview" w:date="2026-01-01T00:00:00Z">
        <w:r>
          <w:rPr>
            <w:rStyle w:val="VerbatimChar"/>
          </w:rPr>
          <w:t xml:space="preserve">usethis::use_test()</w:t>
        </w:r>
      </w:ins>
      <w:ins w:id="1453" w:author="PR Preview" w:date="2026-01-01T00:00:00Z">
        <w:r>
          <w:t xml:space="preserve"> </w:t>
        </w:r>
      </w:ins>
      <w:ins w:id="1454" w:author="PR Preview" w:date="2026-01-01T00:00:00Z">
        <w:r>
          <w:t xml:space="preserve">creates the matching</w:t>
        </w:r>
      </w:ins>
      <w:ins w:id="1455" w:author="PR Preview" w:date="2026-01-01T00:00:00Z">
        <w:r>
          <w:t xml:space="preserve"> </w:t>
        </w:r>
      </w:ins>
      <w:hyperlink r:id="rId39">
        <w:ins w:id="1456" w:author="PR Preview" w:date="2026-01-01T00:00:00Z">
          <w:r>
            <w:rPr>
              <w:rStyle w:val="VerbatimChar"/>
            </w:rPr>
            <w:t xml:space="preserve">{testthat}</w:t>
          </w:r>
        </w:ins>
      </w:hyperlink>
      <w:ins w:id="1457" w:author="PR Preview" w:date="2026-01-01T00:00:00Z">
        <w:r>
          <w:t xml:space="preserve"> </w:t>
        </w:r>
      </w:ins>
      <w:ins w:id="1458" w:author="PR Preview" w:date="2026-01-01T00:00:00Z">
        <w:r>
          <w:t xml:space="preserve">test file,</w:t>
        </w:r>
      </w:ins>
      <w:ins w:id="1459" w:author="PR Preview" w:date="2026-01-01T00:00:00Z">
        <w:r>
          <w:t xml:space="preserve"> </w:t>
        </w:r>
      </w:ins>
      <w:ins w:id="1460" w:author="PR Preview" w:date="2026-01-01T00:00:00Z">
        <w:r>
          <w:t xml:space="preserve">and</w:t>
        </w:r>
      </w:ins>
      <w:ins w:id="1461" w:author="PR Preview" w:date="2026-01-01T00:00:00Z">
        <w:r>
          <w:t xml:space="preserve"> </w:t>
        </w:r>
      </w:ins>
      <w:ins w:id="1462" w:author="PR Preview" w:date="2026-01-01T00:00:00Z">
        <w:r>
          <w:rPr>
            <w:rStyle w:val="VerbatimChar"/>
          </w:rPr>
          <w:t xml:space="preserve">devtools::test()</w:t>
        </w:r>
      </w:ins>
      <w:ins w:id="1463" w:author="PR Preview" w:date="2026-01-01T00:00:00Z">
        <w:r>
          <w:t xml:space="preserve"> </w:t>
        </w:r>
      </w:ins>
      <w:ins w:id="1464" w:author="PR Preview" w:date="2026-01-01T00:00:00Z">
        <w:r>
          <w:t xml:space="preserve">runs the suite</w:t>
        </w:r>
      </w:ins>
      <w:ins w:id="1465" w:author="PR Preview" w:date="2026-01-01T00:00:00Z">
        <w:r>
          <w:t xml:space="preserve"> </w:t>
        </w:r>
      </w:ins>
      <w:ins w:id="1466" w:author="PR Preview" w:date="2026-01-01T00:00:00Z">
        <w:r>
          <w:t xml:space="preserve">(see</w:t>
        </w:r>
      </w:ins>
      <w:ins w:id="1467" w:author="PR Preview" w:date="2026-01-01T00:00:00Z">
        <w:r>
          <w:t xml:space="preserve"> </w:t>
        </w:r>
      </w:ins>
      <w:hyperlink r:id="rId62">
        <w:ins w:id="1468" w:author="PR Preview" w:date="2026-01-01T00:00:00Z">
          <w:r>
            <w:rPr>
              <w:rStyle w:val="Hyperlink"/>
            </w:rPr>
            <w:t xml:space="preserve">R Packages, ch. </w:t>
          </w:r>
        </w:ins>
        <w:ins w:id="1469" w:author="PR Preview" w:date="2026-01-01T00:00:00Z">
          <w:r>
            <w:rPr>
              <w:rStyle w:val="Hyperlink"/>
            </w:rPr>
            <w:t xml:space="preserve">“Testing basics”</w:t>
          </w:r>
        </w:ins>
      </w:hyperlink>
      <w:ins w:id="1470" w:author="PR Preview" w:date="2026-01-01T00:00:00Z">
        <w:r>
          <w:t xml:space="preserve">).</w:t>
        </w:r>
      </w:ins>
    </w:p>
    <w:bookmarkEnd w:id="63"/>
    <w:bookmarkStart w:id="83" w:name="sec-benchmarking"/>
    <w:p>
      <w:pPr>
        <w:pStyle w:val="Heading2"/>
      </w:pPr>
      <w:ins w:id="1471" w:author="PR Preview" w:date="2026-01-01T00:00:00Z">
        <w:r>
          <w:t xml:space="preserve">8 Benchmarking</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ins w:id="1472" w:author="PR Preview" w:date="2026-01-01T00:00:00Z">
        <w:r>
          <w:t xml:space="preserve">Performance optimization starts with measurement.</w:t>
        </w:r>
      </w:ins>
      <w:ins w:id="1473" w:author="PR Preview" w:date="2026-01-01T00:00:00Z">
        <w:r>
          <w:t xml:space="preserve"> </w:t>
        </w:r>
      </w:ins>
      <w:ins w:id="1474" w:author="PR Preview" w:date="2026-01-01T00:00:00Z">
        <w:r>
          <w:t xml:space="preserve">Benchmarking helps identify bottlenecks,</w:t>
        </w:r>
      </w:ins>
      <w:ins w:id="1475" w:author="PR Preview" w:date="2026-01-01T00:00:00Z">
        <w:r>
          <w:t xml:space="preserve"> </w:t>
        </w:r>
      </w:ins>
      <w:ins w:id="1476" w:author="PR Preview" w:date="2026-01-01T00:00:00Z">
        <w:r>
          <w:t xml:space="preserve">compare alternative implementations,</w:t>
        </w:r>
      </w:ins>
      <w:ins w:id="1477" w:author="PR Preview" w:date="2026-01-01T00:00:00Z">
        <w:r>
          <w:t xml:space="preserve"> </w:t>
        </w:r>
      </w:ins>
      <w:ins w:id="1478" w:author="PR Preview" w:date="2026-01-01T00:00:00Z">
        <w:r>
          <w:t xml:space="preserve">and ensure your code meets performance requirements.</w:t>
        </w:r>
      </w:ins>
      <w:ins w:id="1479" w:author="PR Preview" w:date="2026-01-01T00:00:00Z">
        <w:r>
          <w:t xml:space="preserve"> </w:t>
        </w:r>
      </w:ins>
      <w:ins w:id="1480" w:author="PR Preview" w:date="2026-01-01T00:00:00Z">
        <w:r>
          <w:t xml:space="preserve">This section covers when and how to benchmark R code,</w:t>
        </w:r>
      </w:ins>
      <w:ins w:id="1481" w:author="PR Preview" w:date="2026-01-01T00:00:00Z">
        <w:r>
          <w:t xml:space="preserve"> </w:t>
        </w:r>
      </w:ins>
      <w:ins w:id="1482" w:author="PR Preview" w:date="2026-01-01T00:00:00Z">
        <w:r>
          <w:t xml:space="preserve">with a focus on integration with package development workflows.</w:t>
        </w:r>
      </w:ins>
    </w:p>
    <w:bookmarkStart w:id="71" w:name="when-to-benchmark"/>
    <w:p>
      <w:pPr>
        <w:pStyle w:val="Heading3"/>
      </w:pPr>
      <w:ins w:id="1483" w:author="PR Preview" w:date="2026-01-01T00:00:00Z">
        <w:r>
          <w:t xml:space="preserve">8.1 When to Benchmark</w:t>
        </w:r>
      </w:ins>
    </w:p>
    <w:p>
      <w:pPr>
        <w:pStyle w:val="FirstParagraph"/>
      </w:pPr>
      <w:ins w:id="1484" w:author="PR Preview" w:date="2026-01-01T00:00:00Z">
        <w:r>
          <w:t xml:space="preserve">Benchmark when:</w:t>
        </w:r>
      </w:ins>
    </w:p>
    <w:p>
      <w:pPr>
        <w:pStyle w:val="Compact"/>
        <w:numPr>
          <w:ilvl w:val="0"/>
          <w:numId w:val="1020"/>
        </w:numPr>
      </w:pPr>
      <w:ins w:id="1485" w:author="PR Preview" w:date="2026-01-01T00:00:00Z">
        <w:r>
          <w:rPr>
            <w:b/>
            <w:bCs/>
          </w:rPr>
          <w:t xml:space="preserve">Choosing between implementations</w:t>
        </w:r>
      </w:ins>
      <w:ins w:id="1486" w:author="PR Preview" w:date="2026-01-01T00:00:00Z">
        <w:r>
          <w:t xml:space="preserve">: Compare different approaches to the same problem</w:t>
        </w:r>
      </w:ins>
    </w:p>
    <w:p>
      <w:pPr>
        <w:pStyle w:val="Compact"/>
        <w:numPr>
          <w:ilvl w:val="0"/>
          <w:numId w:val="1020"/>
        </w:numPr>
      </w:pPr>
      <w:ins w:id="1487" w:author="PR Preview" w:date="2026-01-01T00:00:00Z">
        <w:r>
          <w:rPr>
            <w:b/>
            <w:bCs/>
          </w:rPr>
          <w:t xml:space="preserve">Optimizing critical paths</w:t>
        </w:r>
      </w:ins>
      <w:ins w:id="1488" w:author="PR Preview" w:date="2026-01-01T00:00:00Z">
        <w:r>
          <w:t xml:space="preserve">: Identify and improve performance bottlenecks</w:t>
        </w:r>
      </w:ins>
    </w:p>
    <w:p>
      <w:pPr>
        <w:pStyle w:val="Compact"/>
        <w:numPr>
          <w:ilvl w:val="0"/>
          <w:numId w:val="1020"/>
        </w:numPr>
      </w:pPr>
      <w:ins w:id="1489" w:author="PR Preview" w:date="2026-01-01T00:00:00Z">
        <w:r>
          <w:rPr>
            <w:b/>
            <w:bCs/>
          </w:rPr>
          <w:t xml:space="preserve">Preventing regressions</w:t>
        </w:r>
      </w:ins>
      <w:ins w:id="1490" w:author="PR Preview" w:date="2026-01-01T00:00:00Z">
        <w:r>
          <w:t xml:space="preserve">: Ensure new code doesn’t slow down existing functionality</w:t>
        </w:r>
      </w:ins>
    </w:p>
    <w:p>
      <w:pPr>
        <w:pStyle w:val="Compact"/>
        <w:numPr>
          <w:ilvl w:val="0"/>
          <w:numId w:val="1020"/>
        </w:numPr>
      </w:pPr>
      <w:ins w:id="1491" w:author="PR Preview" w:date="2026-01-01T00:00:00Z">
        <w:r>
          <w:rPr>
            <w:b/>
            <w:bCs/>
          </w:rPr>
          <w:t xml:space="preserve">Processing large datasets</w:t>
        </w:r>
      </w:ins>
      <w:ins w:id="1492" w:author="PR Preview" w:date="2026-01-01T00:00:00Z">
        <w:r>
          <w:t xml:space="preserve">: Verify scalability for biostatistics/epidemiology workflows</w:t>
        </w:r>
      </w:ins>
    </w:p>
    <w:p>
      <w:pPr>
        <w:pStyle w:val="Compact"/>
        <w:numPr>
          <w:ilvl w:val="0"/>
          <w:numId w:val="1020"/>
        </w:numPr>
      </w:pPr>
      <w:ins w:id="1493" w:author="PR Preview" w:date="2026-01-01T00:00:00Z">
        <w:r>
          <w:rPr>
            <w:b/>
            <w:bCs/>
          </w:rPr>
          <w:t xml:space="preserve">Implementing computational methods</w:t>
        </w:r>
      </w:ins>
      <w:ins w:id="1494" w:author="PR Preview" w:date="2026-01-01T00:00:00Z">
        <w:r>
          <w:t xml:space="preserve">: Test algorithms involving bootstrapping, simulation, or resampling</w:t>
        </w:r>
      </w:ins>
    </w:p>
    <w:p>
      <w:pPr>
        <w:pStyle w:val="FirstParagraph"/>
      </w:pPr>
      <w:ins w:id="1495" w:author="PR Preview" w:date="2026-01-01T00:00:00Z">
        <w:r>
          <w:t xml:space="preserve">Don’t benchmark prematurely.</w:t>
        </w:r>
      </w:ins>
      <w:ins w:id="1496" w:author="PR Preview" w:date="2026-01-01T00:00:00Z">
        <w:r>
          <w:t xml:space="preserve"> </w:t>
        </w:r>
      </w:ins>
      <w:ins w:id="1497" w:author="PR Preview" w:date="2026-01-01T00:00:00Z">
        <w:r>
          <w:t xml:space="preserve">Write correct, readable code first,</w:t>
        </w:r>
      </w:ins>
      <w:ins w:id="1498" w:author="PR Preview" w:date="2026-01-01T00:00:00Z">
        <w:r>
          <w:t xml:space="preserve"> </w:t>
        </w:r>
      </w:ins>
      <w:ins w:id="1499" w:author="PR Preview" w:date="2026-01-01T00:00:00Z">
        <w:r>
          <w:t xml:space="preserve">then measure to find what actually needs optimization.</w:t>
        </w:r>
      </w:ins>
    </w:p>
    <w:bookmarkEnd w:id="71"/>
    <w:bookmarkStart w:id="72" w:name="setting-up-benchmarking-infrastructure"/>
    <w:p>
      <w:pPr>
        <w:pStyle w:val="Heading3"/>
      </w:pPr>
      <w:ins w:id="1500" w:author="PR Preview" w:date="2026-01-01T00:00:00Z">
        <w:r>
          <w:t xml:space="preserve">8.2 Setting Up Benchmarking Infrastructure</w:t>
        </w:r>
      </w:ins>
    </w:p>
    <w:p>
      <w:pPr>
        <w:pStyle w:val="FirstParagraph"/>
      </w:pPr>
      <w:ins w:id="1501" w:author="PR Preview" w:date="2026-01-01T00:00:00Z">
        <w:r>
          <w:t xml:space="preserve">Organize benchmarking code separately from unit tests:</w:t>
        </w:r>
      </w:ins>
    </w:p>
    <w:p>
      <w:pPr>
        <w:pStyle w:val="SourceCode"/>
      </w:pPr>
      <w:ins w:id="1502" w:author="PR Preview" w:date="2026-01-01T00:00:00Z">
        <w:r>
          <w:rPr>
            <w:rStyle w:val="VerbatimChar"/>
          </w:rPr>
          <w:t xml:space="preserve">mypackage/</w:t>
        </w:r>
      </w:ins>
      <w:ins w:id="1503" w:author="PR Preview" w:date="2026-01-01T00:00:00Z">
        <w:r>
          <w:br/>
        </w:r>
      </w:ins>
      <w:ins w:id="1504" w:author="PR Preview" w:date="2026-01-01T00:00:00Z">
        <w:r>
          <w:rPr>
            <w:rStyle w:val="VerbatimChar"/>
          </w:rPr>
          <w:t xml:space="preserve">  tests/</w:t>
        </w:r>
      </w:ins>
      <w:ins w:id="1505" w:author="PR Preview" w:date="2026-01-01T00:00:00Z">
        <w:r>
          <w:br/>
        </w:r>
      </w:ins>
      <w:ins w:id="1506" w:author="PR Preview" w:date="2026-01-01T00:00:00Z">
        <w:r>
          <w:rPr>
            <w:rStyle w:val="VerbatimChar"/>
          </w:rPr>
          <w:t xml:space="preserve">    testthat/          # Unit tests (run by R CMD check)</w:t>
        </w:r>
      </w:ins>
      <w:ins w:id="1507" w:author="PR Preview" w:date="2026-01-01T00:00:00Z">
        <w:r>
          <w:br/>
        </w:r>
      </w:ins>
      <w:ins w:id="1508" w:author="PR Preview" w:date="2026-01-01T00:00:00Z">
        <w:r>
          <w:rPr>
            <w:rStyle w:val="VerbatimChar"/>
          </w:rPr>
          <w:t xml:space="preserve">    benchmarks/        # Benchmarking scripts (run manually or in CI)</w:t>
        </w:r>
      </w:ins>
      <w:ins w:id="1509" w:author="PR Preview" w:date="2026-01-01T00:00:00Z">
        <w:r>
          <w:br/>
        </w:r>
      </w:ins>
      <w:ins w:id="1510" w:author="PR Preview" w:date="2026-01-01T00:00:00Z">
        <w:r>
          <w:rPr>
            <w:rStyle w:val="VerbatimChar"/>
          </w:rPr>
          <w:t xml:space="preserve">      01-data-prep.R</w:t>
        </w:r>
      </w:ins>
      <w:ins w:id="1511" w:author="PR Preview" w:date="2026-01-01T00:00:00Z">
        <w:r>
          <w:br/>
        </w:r>
      </w:ins>
      <w:ins w:id="1512" w:author="PR Preview" w:date="2026-01-01T00:00:00Z">
        <w:r>
          <w:rPr>
            <w:rStyle w:val="VerbatimChar"/>
          </w:rPr>
          <w:t xml:space="preserve">      02-analysis.R</w:t>
        </w:r>
      </w:ins>
    </w:p>
    <w:p>
      <w:pPr>
        <w:pStyle w:val="FirstParagraph"/>
      </w:pPr>
      <w:ins w:id="1513" w:author="PR Preview" w:date="2026-01-01T00:00:00Z">
        <w:r>
          <w:t xml:space="preserve">Add benchmarking dependencies to</w:t>
        </w:r>
      </w:ins>
      <w:ins w:id="1514" w:author="PR Preview" w:date="2026-01-01T00:00:00Z">
        <w:r>
          <w:t xml:space="preserve"> </w:t>
        </w:r>
      </w:ins>
      <w:ins w:id="1515" w:author="PR Preview" w:date="2026-01-01T00:00:00Z">
        <w:r>
          <w:rPr>
            <w:rStyle w:val="VerbatimChar"/>
          </w:rPr>
          <w:t xml:space="preserve">DESCRIPTION</w:t>
        </w:r>
      </w:ins>
      <w:ins w:id="1516" w:author="PR Preview" w:date="2026-01-01T00:00:00Z">
        <w:r>
          <w:t xml:space="preserve">:</w:t>
        </w:r>
      </w:ins>
    </w:p>
    <w:p>
      <w:pPr>
        <w:pStyle w:val="SourceCode"/>
      </w:pPr>
      <w:ins w:id="1517" w:author="PR Preview" w:date="2026-01-01T00:00:00Z">
        <w:r>
          <w:rPr>
            <w:rStyle w:val="CommentTok"/>
          </w:rPr>
          <w:t xml:space="preserve"># Add bench and profvis as development dependencies</w:t>
        </w:r>
      </w:ins>
      <w:ins w:id="1518" w:author="PR Preview" w:date="2026-01-01T00:00:00Z">
        <w:r>
          <w:br/>
        </w:r>
      </w:ins>
      <w:ins w:id="1519" w:author="PR Preview" w:date="2026-01-01T00:00:00Z">
        <w:r>
          <w:rPr>
            <w:rStyle w:val="NormalTok"/>
          </w:rPr>
          <w:t xml:space="preserve">usethis</w:t>
        </w:r>
      </w:ins>
      <w:ins w:id="1520" w:author="PR Preview" w:date="2026-01-01T00:00:00Z">
        <w:r>
          <w:rPr>
            <w:rStyle w:val="SpecialCharTok"/>
          </w:rPr>
          <w:t xml:space="preserve">::</w:t>
        </w:r>
      </w:ins>
      <w:ins w:id="1521" w:author="PR Preview" w:date="2026-01-01T00:00:00Z">
        <w:r>
          <w:rPr>
            <w:rStyle w:val="FunctionTok"/>
          </w:rPr>
          <w:t xml:space="preserve">use_package</w:t>
        </w:r>
      </w:ins>
      <w:ins w:id="1522" w:author="PR Preview" w:date="2026-01-01T00:00:00Z">
        <w:r>
          <w:rPr>
            <w:rStyle w:val="NormalTok"/>
          </w:rPr>
          <w:t xml:space="preserve">(</w:t>
        </w:r>
      </w:ins>
      <w:ins w:id="1523" w:author="PR Preview" w:date="2026-01-01T00:00:00Z">
        <w:r>
          <w:rPr>
            <w:rStyle w:val="StringTok"/>
          </w:rPr>
          <w:t xml:space="preserve">"bench"</w:t>
        </w:r>
      </w:ins>
      <w:ins w:id="1524" w:author="PR Preview" w:date="2026-01-01T00:00:00Z">
        <w:r>
          <w:rPr>
            <w:rStyle w:val="NormalTok"/>
          </w:rPr>
          <w:t xml:space="preserve">, </w:t>
        </w:r>
      </w:ins>
      <w:ins w:id="1525" w:author="PR Preview" w:date="2026-01-01T00:00:00Z">
        <w:r>
          <w:rPr>
            <w:rStyle w:val="AttributeTok"/>
          </w:rPr>
          <w:t xml:space="preserve">type =</w:t>
        </w:r>
      </w:ins>
      <w:ins w:id="1526" w:author="PR Preview" w:date="2026-01-01T00:00:00Z">
        <w:r>
          <w:rPr>
            <w:rStyle w:val="NormalTok"/>
          </w:rPr>
          <w:t xml:space="preserve"> </w:t>
        </w:r>
      </w:ins>
      <w:ins w:id="1527" w:author="PR Preview" w:date="2026-01-01T00:00:00Z">
        <w:r>
          <w:rPr>
            <w:rStyle w:val="StringTok"/>
          </w:rPr>
          <w:t xml:space="preserve">"Suggests"</w:t>
        </w:r>
      </w:ins>
      <w:ins w:id="1528" w:author="PR Preview" w:date="2026-01-01T00:00:00Z">
        <w:r>
          <w:rPr>
            <w:rStyle w:val="NormalTok"/>
          </w:rPr>
          <w:t xml:space="preserve">)</w:t>
        </w:r>
      </w:ins>
      <w:ins w:id="1529" w:author="PR Preview" w:date="2026-01-01T00:00:00Z">
        <w:r>
          <w:br/>
        </w:r>
      </w:ins>
      <w:ins w:id="1530" w:author="PR Preview" w:date="2026-01-01T00:00:00Z">
        <w:r>
          <w:rPr>
            <w:rStyle w:val="NormalTok"/>
          </w:rPr>
          <w:t xml:space="preserve">usethis</w:t>
        </w:r>
      </w:ins>
      <w:ins w:id="1531" w:author="PR Preview" w:date="2026-01-01T00:00:00Z">
        <w:r>
          <w:rPr>
            <w:rStyle w:val="SpecialCharTok"/>
          </w:rPr>
          <w:t xml:space="preserve">::</w:t>
        </w:r>
      </w:ins>
      <w:ins w:id="1532" w:author="PR Preview" w:date="2026-01-01T00:00:00Z">
        <w:r>
          <w:rPr>
            <w:rStyle w:val="FunctionTok"/>
          </w:rPr>
          <w:t xml:space="preserve">use_package</w:t>
        </w:r>
      </w:ins>
      <w:ins w:id="1533" w:author="PR Preview" w:date="2026-01-01T00:00:00Z">
        <w:r>
          <w:rPr>
            <w:rStyle w:val="NormalTok"/>
          </w:rPr>
          <w:t xml:space="preserve">(</w:t>
        </w:r>
      </w:ins>
      <w:ins w:id="1534" w:author="PR Preview" w:date="2026-01-01T00:00:00Z">
        <w:r>
          <w:rPr>
            <w:rStyle w:val="StringTok"/>
          </w:rPr>
          <w:t xml:space="preserve">"profvis"</w:t>
        </w:r>
      </w:ins>
      <w:ins w:id="1535" w:author="PR Preview" w:date="2026-01-01T00:00:00Z">
        <w:r>
          <w:rPr>
            <w:rStyle w:val="NormalTok"/>
          </w:rPr>
          <w:t xml:space="preserve">, </w:t>
        </w:r>
      </w:ins>
      <w:ins w:id="1536" w:author="PR Preview" w:date="2026-01-01T00:00:00Z">
        <w:r>
          <w:rPr>
            <w:rStyle w:val="AttributeTok"/>
          </w:rPr>
          <w:t xml:space="preserve">type =</w:t>
        </w:r>
      </w:ins>
      <w:ins w:id="1537" w:author="PR Preview" w:date="2026-01-01T00:00:00Z">
        <w:r>
          <w:rPr>
            <w:rStyle w:val="NormalTok"/>
          </w:rPr>
          <w:t xml:space="preserve"> </w:t>
        </w:r>
      </w:ins>
      <w:ins w:id="1538" w:author="PR Preview" w:date="2026-01-01T00:00:00Z">
        <w:r>
          <w:rPr>
            <w:rStyle w:val="StringTok"/>
          </w:rPr>
          <w:t xml:space="preserve">"Suggests"</w:t>
        </w:r>
      </w:ins>
      <w:ins w:id="1539" w:author="PR Preview" w:date="2026-01-01T00:00:00Z">
        <w:r>
          <w:rPr>
            <w:rStyle w:val="NormalTok"/>
          </w:rPr>
          <w:t xml:space="preserve">)</w:t>
        </w:r>
      </w:ins>
      <w:ins w:id="1540" w:author="PR Preview" w:date="2026-01-01T00:00:00Z">
        <w:r>
          <w:br/>
        </w:r>
      </w:ins>
      <w:ins w:id="1541" w:author="PR Preview" w:date="2026-01-01T00:00:00Z">
        <w:r>
          <w:br/>
        </w:r>
      </w:ins>
      <w:ins w:id="1542" w:author="PR Preview" w:date="2026-01-01T00:00:00Z">
        <w:r>
          <w:rPr>
            <w:rStyle w:val="CommentTok"/>
          </w:rPr>
          <w:t xml:space="preserve"># Add any packages used in benchmarks</w:t>
        </w:r>
      </w:ins>
      <w:ins w:id="1543" w:author="PR Preview" w:date="2026-01-01T00:00:00Z">
        <w:r>
          <w:br/>
        </w:r>
      </w:ins>
      <w:ins w:id="1544" w:author="PR Preview" w:date="2026-01-01T00:00:00Z">
        <w:r>
          <w:rPr>
            <w:rStyle w:val="CommentTok"/>
          </w:rPr>
          <w:t xml:space="preserve"># For example, if comparing with data.table or gbm:</w:t>
        </w:r>
      </w:ins>
      <w:ins w:id="1545" w:author="PR Preview" w:date="2026-01-01T00:00:00Z">
        <w:r>
          <w:br/>
        </w:r>
      </w:ins>
      <w:ins w:id="1546" w:author="PR Preview" w:date="2026-01-01T00:00:00Z">
        <w:r>
          <w:rPr>
            <w:rStyle w:val="CommentTok"/>
          </w:rPr>
          <w:t xml:space="preserve"># usethis::use_package("data.table", type = "Suggests")</w:t>
        </w:r>
      </w:ins>
      <w:ins w:id="1547" w:author="PR Preview" w:date="2026-01-01T00:00:00Z">
        <w:r>
          <w:br/>
        </w:r>
      </w:ins>
      <w:ins w:id="1548" w:author="PR Preview" w:date="2026-01-01T00:00:00Z">
        <w:r>
          <w:rPr>
            <w:rStyle w:val="CommentTok"/>
          </w:rPr>
          <w:t xml:space="preserve"># usethis::use_package("gbm", type = "Suggests")</w:t>
        </w:r>
      </w:ins>
    </w:p>
    <w:p>
      <w:pPr>
        <w:pStyle w:val="FirstParagraph"/>
      </w:pPr>
      <w:ins w:id="1549" w:author="PR Preview" w:date="2026-01-01T00:00:00Z">
        <w:r>
          <w:t xml:space="preserve">Create a benchmark template:</w:t>
        </w:r>
      </w:ins>
    </w:p>
    <w:p>
      <w:pPr>
        <w:pStyle w:val="SourceCode"/>
      </w:pPr>
      <w:ins w:id="1550" w:author="PR Preview" w:date="2026-01-01T00:00:00Z">
        <w:r>
          <w:rPr>
            <w:rStyle w:val="CommentTok"/>
          </w:rPr>
          <w:t xml:space="preserve"># tests/benchmarks/01-data-prep.R</w:t>
        </w:r>
      </w:ins>
      <w:ins w:id="1551" w:author="PR Preview" w:date="2026-01-01T00:00:00Z">
        <w:r>
          <w:br/>
        </w:r>
      </w:ins>
      <w:ins w:id="1552" w:author="PR Preview" w:date="2026-01-01T00:00:00Z">
        <w:r>
          <w:rPr>
            <w:rStyle w:val="FunctionTok"/>
          </w:rPr>
          <w:t xml:space="preserve">library</w:t>
        </w:r>
      </w:ins>
      <w:ins w:id="1553" w:author="PR Preview" w:date="2026-01-01T00:00:00Z">
        <w:r>
          <w:rPr>
            <w:rStyle w:val="NormalTok"/>
          </w:rPr>
          <w:t xml:space="preserve">(bench)</w:t>
        </w:r>
      </w:ins>
      <w:ins w:id="1554" w:author="PR Preview" w:date="2026-01-01T00:00:00Z">
        <w:r>
          <w:br/>
        </w:r>
      </w:ins>
      <w:ins w:id="1555" w:author="PR Preview" w:date="2026-01-01T00:00:00Z">
        <w:r>
          <w:rPr>
            <w:rStyle w:val="FunctionTok"/>
          </w:rPr>
          <w:t xml:space="preserve">library</w:t>
        </w:r>
      </w:ins>
      <w:ins w:id="1556" w:author="PR Preview" w:date="2026-01-01T00:00:00Z">
        <w:r>
          <w:rPr>
            <w:rStyle w:val="NormalTok"/>
          </w:rPr>
          <w:t xml:space="preserve">(mypackage)</w:t>
        </w:r>
      </w:ins>
      <w:ins w:id="1557" w:author="PR Preview" w:date="2026-01-01T00:00:00Z">
        <w:r>
          <w:br/>
        </w:r>
      </w:ins>
      <w:ins w:id="1558" w:author="PR Preview" w:date="2026-01-01T00:00:00Z">
        <w:r>
          <w:br/>
        </w:r>
      </w:ins>
      <w:ins w:id="1559" w:author="PR Preview" w:date="2026-01-01T00:00:00Z">
        <w:r>
          <w:rPr>
            <w:rStyle w:val="CommentTok"/>
          </w:rPr>
          <w:t xml:space="preserve"># Generate test data</w:t>
        </w:r>
      </w:ins>
      <w:ins w:id="1560" w:author="PR Preview" w:date="2026-01-01T00:00:00Z">
        <w:r>
          <w:br/>
        </w:r>
      </w:ins>
      <w:ins w:id="1561" w:author="PR Preview" w:date="2026-01-01T00:00:00Z">
        <w:r>
          <w:rPr>
            <w:rStyle w:val="NormalTok"/>
          </w:rPr>
          <w:t xml:space="preserve">n </w:t>
        </w:r>
      </w:ins>
      <w:ins w:id="1562" w:author="PR Preview" w:date="2026-01-01T00:00:00Z">
        <w:r>
          <w:rPr>
            <w:rStyle w:val="OtherTok"/>
          </w:rPr>
          <w:t xml:space="preserve">&lt;-</w:t>
        </w:r>
      </w:ins>
      <w:ins w:id="1563" w:author="PR Preview" w:date="2026-01-01T00:00:00Z">
        <w:r>
          <w:rPr>
            <w:rStyle w:val="NormalTok"/>
          </w:rPr>
          <w:t xml:space="preserve"> </w:t>
        </w:r>
      </w:ins>
      <w:ins w:id="1564" w:author="PR Preview" w:date="2026-01-01T00:00:00Z">
        <w:r>
          <w:rPr>
            <w:rStyle w:val="DecValTok"/>
          </w:rPr>
          <w:t xml:space="preserve">10000</w:t>
        </w:r>
      </w:ins>
      <w:ins w:id="1565" w:author="PR Preview" w:date="2026-01-01T00:00:00Z">
        <w:r>
          <w:br/>
        </w:r>
      </w:ins>
      <w:ins w:id="1566" w:author="PR Preview" w:date="2026-01-01T00:00:00Z">
        <w:r>
          <w:rPr>
            <w:rStyle w:val="NormalTok"/>
          </w:rPr>
          <w:t xml:space="preserve">test_data </w:t>
        </w:r>
      </w:ins>
      <w:ins w:id="1567" w:author="PR Preview" w:date="2026-01-01T00:00:00Z">
        <w:r>
          <w:rPr>
            <w:rStyle w:val="OtherTok"/>
          </w:rPr>
          <w:t xml:space="preserve">&lt;-</w:t>
        </w:r>
      </w:ins>
      <w:ins w:id="1568" w:author="PR Preview" w:date="2026-01-01T00:00:00Z">
        <w:r>
          <w:rPr>
            <w:rStyle w:val="NormalTok"/>
          </w:rPr>
          <w:t xml:space="preserve"> </w:t>
        </w:r>
      </w:ins>
      <w:ins w:id="1569" w:author="PR Preview" w:date="2026-01-01T00:00:00Z">
        <w:r>
          <w:rPr>
            <w:rStyle w:val="FunctionTok"/>
          </w:rPr>
          <w:t xml:space="preserve">data.frame</w:t>
        </w:r>
      </w:ins>
      <w:ins w:id="1570" w:author="PR Preview" w:date="2026-01-01T00:00:00Z">
        <w:r>
          <w:rPr>
            <w:rStyle w:val="NormalTok"/>
          </w:rPr>
          <w:t xml:space="preserve">(</w:t>
        </w:r>
      </w:ins>
      <w:ins w:id="1571" w:author="PR Preview" w:date="2026-01-01T00:00:00Z">
        <w:r>
          <w:br/>
        </w:r>
      </w:ins>
      <w:ins w:id="1572" w:author="PR Preview" w:date="2026-01-01T00:00:00Z">
        <w:r>
          <w:rPr>
            <w:rStyle w:val="NormalTok"/>
          </w:rPr>
          <w:t xml:space="preserve">  </w:t>
        </w:r>
      </w:ins>
      <w:ins w:id="1573" w:author="PR Preview" w:date="2026-01-01T00:00:00Z">
        <w:r>
          <w:rPr>
            <w:rStyle w:val="AttributeTok"/>
          </w:rPr>
          <w:t xml:space="preserve">id =</w:t>
        </w:r>
      </w:ins>
      <w:ins w:id="1574" w:author="PR Preview" w:date="2026-01-01T00:00:00Z">
        <w:r>
          <w:rPr>
            <w:rStyle w:val="NormalTok"/>
          </w:rPr>
          <w:t xml:space="preserve"> </w:t>
        </w:r>
      </w:ins>
      <w:ins w:id="1575" w:author="PR Preview" w:date="2026-01-01T00:00:00Z">
        <w:r>
          <w:rPr>
            <w:rStyle w:val="DecValTok"/>
          </w:rPr>
          <w:t xml:space="preserve">1</w:t>
        </w:r>
      </w:ins>
      <w:ins w:id="1576" w:author="PR Preview" w:date="2026-01-01T00:00:00Z">
        <w:r>
          <w:rPr>
            <w:rStyle w:val="SpecialCharTok"/>
          </w:rPr>
          <w:t xml:space="preserve">:</w:t>
        </w:r>
      </w:ins>
      <w:ins w:id="1577" w:author="PR Preview" w:date="2026-01-01T00:00:00Z">
        <w:r>
          <w:rPr>
            <w:rStyle w:val="NormalTok"/>
          </w:rPr>
          <w:t xml:space="preserve">n,</w:t>
        </w:r>
      </w:ins>
      <w:ins w:id="1578" w:author="PR Preview" w:date="2026-01-01T00:00:00Z">
        <w:r>
          <w:br/>
        </w:r>
      </w:ins>
      <w:ins w:id="1579" w:author="PR Preview" w:date="2026-01-01T00:00:00Z">
        <w:r>
          <w:rPr>
            <w:rStyle w:val="NormalTok"/>
          </w:rPr>
          <w:t xml:space="preserve">  </w:t>
        </w:r>
      </w:ins>
      <w:ins w:id="1580" w:author="PR Preview" w:date="2026-01-01T00:00:00Z">
        <w:r>
          <w:rPr>
            <w:rStyle w:val="AttributeTok"/>
          </w:rPr>
          <w:t xml:space="preserve">exposure =</w:t>
        </w:r>
      </w:ins>
      <w:ins w:id="1581" w:author="PR Preview" w:date="2026-01-01T00:00:00Z">
        <w:r>
          <w:rPr>
            <w:rStyle w:val="NormalTok"/>
          </w:rPr>
          <w:t xml:space="preserve"> </w:t>
        </w:r>
      </w:ins>
      <w:ins w:id="1582" w:author="PR Preview" w:date="2026-01-01T00:00:00Z">
        <w:r>
          <w:rPr>
            <w:rStyle w:val="FunctionTok"/>
          </w:rPr>
          <w:t xml:space="preserve">rnorm</w:t>
        </w:r>
      </w:ins>
      <w:ins w:id="1583" w:author="PR Preview" w:date="2026-01-01T00:00:00Z">
        <w:r>
          <w:rPr>
            <w:rStyle w:val="NormalTok"/>
          </w:rPr>
          <w:t xml:space="preserve">(n),</w:t>
        </w:r>
      </w:ins>
      <w:ins w:id="1584" w:author="PR Preview" w:date="2026-01-01T00:00:00Z">
        <w:r>
          <w:br/>
        </w:r>
      </w:ins>
      <w:ins w:id="1585" w:author="PR Preview" w:date="2026-01-01T00:00:00Z">
        <w:r>
          <w:rPr>
            <w:rStyle w:val="NormalTok"/>
          </w:rPr>
          <w:t xml:space="preserve">  </w:t>
        </w:r>
      </w:ins>
      <w:ins w:id="1586" w:author="PR Preview" w:date="2026-01-01T00:00:00Z">
        <w:r>
          <w:rPr>
            <w:rStyle w:val="AttributeTok"/>
          </w:rPr>
          <w:t xml:space="preserve">outcome =</w:t>
        </w:r>
      </w:ins>
      <w:ins w:id="1587" w:author="PR Preview" w:date="2026-01-01T00:00:00Z">
        <w:r>
          <w:rPr>
            <w:rStyle w:val="NormalTok"/>
          </w:rPr>
          <w:t xml:space="preserve"> </w:t>
        </w:r>
      </w:ins>
      <w:ins w:id="1588" w:author="PR Preview" w:date="2026-01-01T00:00:00Z">
        <w:r>
          <w:rPr>
            <w:rStyle w:val="FunctionTok"/>
          </w:rPr>
          <w:t xml:space="preserve">rbinom</w:t>
        </w:r>
      </w:ins>
      <w:ins w:id="1589" w:author="PR Preview" w:date="2026-01-01T00:00:00Z">
        <w:r>
          <w:rPr>
            <w:rStyle w:val="NormalTok"/>
          </w:rPr>
          <w:t xml:space="preserve">(n, </w:t>
        </w:r>
      </w:ins>
      <w:ins w:id="1590" w:author="PR Preview" w:date="2026-01-01T00:00:00Z">
        <w:r>
          <w:rPr>
            <w:rStyle w:val="DecValTok"/>
          </w:rPr>
          <w:t xml:space="preserve">1</w:t>
        </w:r>
      </w:ins>
      <w:ins w:id="1591" w:author="PR Preview" w:date="2026-01-01T00:00:00Z">
        <w:r>
          <w:rPr>
            <w:rStyle w:val="NormalTok"/>
          </w:rPr>
          <w:t xml:space="preserve">, </w:t>
        </w:r>
      </w:ins>
      <w:ins w:id="1592" w:author="PR Preview" w:date="2026-01-01T00:00:00Z">
        <w:r>
          <w:rPr>
            <w:rStyle w:val="FloatTok"/>
          </w:rPr>
          <w:t xml:space="preserve">0.3</w:t>
        </w:r>
      </w:ins>
      <w:ins w:id="1593" w:author="PR Preview" w:date="2026-01-01T00:00:00Z">
        <w:r>
          <w:rPr>
            <w:rStyle w:val="NormalTok"/>
          </w:rPr>
          <w:t xml:space="preserve">)</w:t>
        </w:r>
      </w:ins>
      <w:ins w:id="1594" w:author="PR Preview" w:date="2026-01-01T00:00:00Z">
        <w:r>
          <w:br/>
        </w:r>
      </w:ins>
      <w:ins w:id="1595" w:author="PR Preview" w:date="2026-01-01T00:00:00Z">
        <w:r>
          <w:rPr>
            <w:rStyle w:val="NormalTok"/>
          </w:rPr>
          <w:t xml:space="preserve">)</w:t>
        </w:r>
      </w:ins>
      <w:ins w:id="1596" w:author="PR Preview" w:date="2026-01-01T00:00:00Z">
        <w:r>
          <w:br/>
        </w:r>
      </w:ins>
      <w:ins w:id="1597" w:author="PR Preview" w:date="2026-01-01T00:00:00Z">
        <w:r>
          <w:br/>
        </w:r>
      </w:ins>
      <w:ins w:id="1598" w:author="PR Preview" w:date="2026-01-01T00:00:00Z">
        <w:r>
          <w:rPr>
            <w:rStyle w:val="CommentTok"/>
          </w:rPr>
          <w:t xml:space="preserve"># Compare implementations</w:t>
        </w:r>
      </w:ins>
      <w:ins w:id="1599" w:author="PR Preview" w:date="2026-01-01T00:00:00Z">
        <w:r>
          <w:br/>
        </w:r>
      </w:ins>
      <w:ins w:id="1600" w:author="PR Preview" w:date="2026-01-01T00:00:00Z">
        <w:r>
          <w:rPr>
            <w:rStyle w:val="NormalTok"/>
          </w:rPr>
          <w:t xml:space="preserve">results </w:t>
        </w:r>
      </w:ins>
      <w:ins w:id="1601" w:author="PR Preview" w:date="2026-01-01T00:00:00Z">
        <w:r>
          <w:rPr>
            <w:rStyle w:val="OtherTok"/>
          </w:rPr>
          <w:t xml:space="preserve">&lt;-</w:t>
        </w:r>
      </w:ins>
      <w:ins w:id="1602" w:author="PR Preview" w:date="2026-01-01T00:00:00Z">
        <w:r>
          <w:rPr>
            <w:rStyle w:val="NormalTok"/>
          </w:rPr>
          <w:t xml:space="preserve"> bench</w:t>
        </w:r>
      </w:ins>
      <w:ins w:id="1603" w:author="PR Preview" w:date="2026-01-01T00:00:00Z">
        <w:r>
          <w:rPr>
            <w:rStyle w:val="SpecialCharTok"/>
          </w:rPr>
          <w:t xml:space="preserve">::</w:t>
        </w:r>
      </w:ins>
      <w:ins w:id="1604" w:author="PR Preview" w:date="2026-01-01T00:00:00Z">
        <w:r>
          <w:rPr>
            <w:rStyle w:val="FunctionTok"/>
          </w:rPr>
          <w:t xml:space="preserve">mark</w:t>
        </w:r>
      </w:ins>
      <w:ins w:id="1605" w:author="PR Preview" w:date="2026-01-01T00:00:00Z">
        <w:r>
          <w:rPr>
            <w:rStyle w:val="NormalTok"/>
          </w:rPr>
          <w:t xml:space="preserve">(</w:t>
        </w:r>
      </w:ins>
      <w:ins w:id="1606" w:author="PR Preview" w:date="2026-01-01T00:00:00Z">
        <w:r>
          <w:br/>
        </w:r>
      </w:ins>
      <w:ins w:id="1607" w:author="PR Preview" w:date="2026-01-01T00:00:00Z">
        <w:r>
          <w:rPr>
            <w:rStyle w:val="NormalTok"/>
          </w:rPr>
          <w:t xml:space="preserve">  </w:t>
        </w:r>
      </w:ins>
      <w:ins w:id="1608" w:author="PR Preview" w:date="2026-01-01T00:00:00Z">
        <w:r>
          <w:rPr>
            <w:rStyle w:val="AttributeTok"/>
          </w:rPr>
          <w:t xml:space="preserve">original =</w:t>
        </w:r>
      </w:ins>
      <w:ins w:id="1609" w:author="PR Preview" w:date="2026-01-01T00:00:00Z">
        <w:r>
          <w:rPr>
            <w:rStyle w:val="NormalTok"/>
          </w:rPr>
          <w:t xml:space="preserve"> </w:t>
        </w:r>
      </w:ins>
      <w:ins w:id="1610" w:author="PR Preview" w:date="2026-01-01T00:00:00Z">
        <w:r>
          <w:rPr>
            <w:rStyle w:val="FunctionTok"/>
          </w:rPr>
          <w:t xml:space="preserve">prep_data_v1</w:t>
        </w:r>
      </w:ins>
      <w:ins w:id="1611" w:author="PR Preview" w:date="2026-01-01T00:00:00Z">
        <w:r>
          <w:rPr>
            <w:rStyle w:val="NormalTok"/>
          </w:rPr>
          <w:t xml:space="preserve">(test_data),</w:t>
        </w:r>
      </w:ins>
      <w:ins w:id="1612" w:author="PR Preview" w:date="2026-01-01T00:00:00Z">
        <w:r>
          <w:br/>
        </w:r>
      </w:ins>
      <w:ins w:id="1613" w:author="PR Preview" w:date="2026-01-01T00:00:00Z">
        <w:r>
          <w:rPr>
            <w:rStyle w:val="NormalTok"/>
          </w:rPr>
          <w:t xml:space="preserve">  </w:t>
        </w:r>
      </w:ins>
      <w:ins w:id="1614" w:author="PR Preview" w:date="2026-01-01T00:00:00Z">
        <w:r>
          <w:rPr>
            <w:rStyle w:val="AttributeTok"/>
          </w:rPr>
          <w:t xml:space="preserve">optimized =</w:t>
        </w:r>
      </w:ins>
      <w:ins w:id="1615" w:author="PR Preview" w:date="2026-01-01T00:00:00Z">
        <w:r>
          <w:rPr>
            <w:rStyle w:val="NormalTok"/>
          </w:rPr>
          <w:t xml:space="preserve"> </w:t>
        </w:r>
      </w:ins>
      <w:ins w:id="1616" w:author="PR Preview" w:date="2026-01-01T00:00:00Z">
        <w:r>
          <w:rPr>
            <w:rStyle w:val="FunctionTok"/>
          </w:rPr>
          <w:t xml:space="preserve">prep_data_v2</w:t>
        </w:r>
      </w:ins>
      <w:ins w:id="1617" w:author="PR Preview" w:date="2026-01-01T00:00:00Z">
        <w:r>
          <w:rPr>
            <w:rStyle w:val="NormalTok"/>
          </w:rPr>
          <w:t xml:space="preserve">(test_data),</w:t>
        </w:r>
      </w:ins>
      <w:ins w:id="1618" w:author="PR Preview" w:date="2026-01-01T00:00:00Z">
        <w:r>
          <w:br/>
        </w:r>
      </w:ins>
      <w:ins w:id="1619" w:author="PR Preview" w:date="2026-01-01T00:00:00Z">
        <w:r>
          <w:rPr>
            <w:rStyle w:val="NormalTok"/>
          </w:rPr>
          <w:t xml:space="preserve">  </w:t>
        </w:r>
      </w:ins>
      <w:ins w:id="1620" w:author="PR Preview" w:date="2026-01-01T00:00:00Z">
        <w:r>
          <w:rPr>
            <w:rStyle w:val="AttributeTok"/>
          </w:rPr>
          <w:t xml:space="preserve">check =</w:t>
        </w:r>
      </w:ins>
      <w:ins w:id="1621" w:author="PR Preview" w:date="2026-01-01T00:00:00Z">
        <w:r>
          <w:rPr>
            <w:rStyle w:val="NormalTok"/>
          </w:rPr>
          <w:t xml:space="preserve"> </w:t>
        </w:r>
      </w:ins>
      <w:ins w:id="1622" w:author="PR Preview" w:date="2026-01-01T00:00:00Z">
        <w:r>
          <w:rPr>
            <w:rStyle w:val="ConstantTok"/>
          </w:rPr>
          <w:t xml:space="preserve">FALSE</w:t>
        </w:r>
      </w:ins>
      <w:ins w:id="1623" w:author="PR Preview" w:date="2026-01-01T00:00:00Z">
        <w:r>
          <w:rPr>
            <w:rStyle w:val="NormalTok"/>
          </w:rPr>
          <w:t xml:space="preserve">,  </w:t>
        </w:r>
      </w:ins>
      <w:ins w:id="1624" w:author="PR Preview" w:date="2026-01-01T00:00:00Z">
        <w:r>
          <w:rPr>
            <w:rStyle w:val="CommentTok"/>
          </w:rPr>
          <w:t xml:space="preserve"># Set TRUE to verify outputs are identical</w:t>
        </w:r>
      </w:ins>
      <w:ins w:id="1625" w:author="PR Preview" w:date="2026-01-01T00:00:00Z">
        <w:r>
          <w:br/>
        </w:r>
      </w:ins>
      <w:ins w:id="1626" w:author="PR Preview" w:date="2026-01-01T00:00:00Z">
        <w:r>
          <w:rPr>
            <w:rStyle w:val="NormalTok"/>
          </w:rPr>
          <w:t xml:space="preserve">  </w:t>
        </w:r>
      </w:ins>
      <w:ins w:id="1627" w:author="PR Preview" w:date="2026-01-01T00:00:00Z">
        <w:r>
          <w:rPr>
            <w:rStyle w:val="AttributeTok"/>
          </w:rPr>
          <w:t xml:space="preserve">iterations =</w:t>
        </w:r>
      </w:ins>
      <w:ins w:id="1628" w:author="PR Preview" w:date="2026-01-01T00:00:00Z">
        <w:r>
          <w:rPr>
            <w:rStyle w:val="NormalTok"/>
          </w:rPr>
          <w:t xml:space="preserve"> </w:t>
        </w:r>
      </w:ins>
      <w:ins w:id="1629" w:author="PR Preview" w:date="2026-01-01T00:00:00Z">
        <w:r>
          <w:rPr>
            <w:rStyle w:val="DecValTok"/>
          </w:rPr>
          <w:t xml:space="preserve">100</w:t>
        </w:r>
      </w:ins>
      <w:ins w:id="1630" w:author="PR Preview" w:date="2026-01-01T00:00:00Z">
        <w:r>
          <w:rPr>
            <w:rStyle w:val="NormalTok"/>
          </w:rPr>
          <w:t xml:space="preserve">,</w:t>
        </w:r>
      </w:ins>
      <w:ins w:id="1631" w:author="PR Preview" w:date="2026-01-01T00:00:00Z">
        <w:r>
          <w:br/>
        </w:r>
      </w:ins>
      <w:ins w:id="1632" w:author="PR Preview" w:date="2026-01-01T00:00:00Z">
        <w:r>
          <w:rPr>
            <w:rStyle w:val="NormalTok"/>
          </w:rPr>
          <w:t xml:space="preserve">  </w:t>
        </w:r>
      </w:ins>
      <w:ins w:id="1633" w:author="PR Preview" w:date="2026-01-01T00:00:00Z">
        <w:r>
          <w:rPr>
            <w:rStyle w:val="AttributeTok"/>
          </w:rPr>
          <w:t xml:space="preserve">time_unit =</w:t>
        </w:r>
      </w:ins>
      <w:ins w:id="1634" w:author="PR Preview" w:date="2026-01-01T00:00:00Z">
        <w:r>
          <w:rPr>
            <w:rStyle w:val="NormalTok"/>
          </w:rPr>
          <w:t xml:space="preserve"> </w:t>
        </w:r>
      </w:ins>
      <w:ins w:id="1635" w:author="PR Preview" w:date="2026-01-01T00:00:00Z">
        <w:r>
          <w:rPr>
            <w:rStyle w:val="StringTok"/>
          </w:rPr>
          <w:t xml:space="preserve">"ms"</w:t>
        </w:r>
      </w:ins>
      <w:ins w:id="1636" w:author="PR Preview" w:date="2026-01-01T00:00:00Z">
        <w:r>
          <w:br/>
        </w:r>
      </w:ins>
      <w:ins w:id="1637" w:author="PR Preview" w:date="2026-01-01T00:00:00Z">
        <w:r>
          <w:rPr>
            <w:rStyle w:val="NormalTok"/>
          </w:rPr>
          <w:t xml:space="preserve">)</w:t>
        </w:r>
      </w:ins>
      <w:ins w:id="1638" w:author="PR Preview" w:date="2026-01-01T00:00:00Z">
        <w:r>
          <w:br/>
        </w:r>
      </w:ins>
      <w:ins w:id="1639" w:author="PR Preview" w:date="2026-01-01T00:00:00Z">
        <w:r>
          <w:br/>
        </w:r>
      </w:ins>
      <w:ins w:id="1640" w:author="PR Preview" w:date="2026-01-01T00:00:00Z">
        <w:r>
          <w:rPr>
            <w:rStyle w:val="FunctionTok"/>
          </w:rPr>
          <w:t xml:space="preserve">print</w:t>
        </w:r>
      </w:ins>
      <w:ins w:id="1641" w:author="PR Preview" w:date="2026-01-01T00:00:00Z">
        <w:r>
          <w:rPr>
            <w:rStyle w:val="NormalTok"/>
          </w:rPr>
          <w:t xml:space="preserve">(results)</w:t>
        </w:r>
      </w:ins>
    </w:p>
    <w:bookmarkEnd w:id="72"/>
    <w:bookmarkStart w:id="73" w:name="using-bench-for-performance-comparisons"/>
    <w:p>
      <w:pPr>
        <w:pStyle w:val="Heading3"/>
      </w:pPr>
      <w:ins w:id="1642" w:author="PR Preview" w:date="2026-01-01T00:00:00Z">
        <w:r>
          <w:t xml:space="preserve">8.3 Using bench for Performance Comparisons</w:t>
        </w:r>
      </w:ins>
    </w:p>
    <w:p>
      <w:pPr>
        <w:pStyle w:val="FirstParagraph"/>
      </w:pPr>
      <w:hyperlink r:id="rId69">
        <w:ins w:id="1643" w:author="PR Preview" w:date="2026-01-01T00:00:00Z">
          <w:r>
            <w:rPr>
              <w:rStyle w:val="VerbatimChar"/>
            </w:rPr>
            <w:t xml:space="preserve">{bench}</w:t>
          </w:r>
        </w:ins>
      </w:hyperlink>
      <w:ins w:id="1644" w:author="PR Preview" w:date="2026-01-01T00:00:00Z">
        <w:r>
          <w:t xml:space="preserve"> </w:t>
        </w:r>
      </w:ins>
      <w:ins w:id="1645" w:author="PR Preview" w:date="2026-01-01T00:00:00Z">
        <w:r>
          <w:t xml:space="preserve">provides accurate performance measurements</w:t>
        </w:r>
      </w:ins>
      <w:ins w:id="1646" w:author="PR Preview" w:date="2026-01-01T00:00:00Z">
        <w:r>
          <w:t xml:space="preserve"> </w:t>
        </w:r>
      </w:ins>
      <w:ins w:id="1647" w:author="PR Preview" w:date="2026-01-01T00:00:00Z">
        <w:r>
          <w:t xml:space="preserve">and makes it easy to compare multiple implementations.</w:t>
        </w:r>
      </w:ins>
    </w:p>
    <w:p>
      <w:pPr>
        <w:pStyle w:val="BodyText"/>
      </w:pPr>
      <w:ins w:id="1648" w:author="PR Preview" w:date="2026-01-01T00:00:00Z">
        <w:r>
          <w:rPr>
            <w:b/>
            <w:bCs/>
          </w:rPr>
          <w:t xml:space="preserve">Basic usage:</w:t>
        </w:r>
      </w:ins>
    </w:p>
    <w:p>
      <w:pPr>
        <w:pStyle w:val="SourceCode"/>
      </w:pPr>
      <w:ins w:id="1649" w:author="PR Preview" w:date="2026-01-01T00:00:00Z">
        <w:r>
          <w:rPr>
            <w:rStyle w:val="FunctionTok"/>
          </w:rPr>
          <w:t xml:space="preserve">library</w:t>
        </w:r>
      </w:ins>
      <w:ins w:id="1650" w:author="PR Preview" w:date="2026-01-01T00:00:00Z">
        <w:r>
          <w:rPr>
            <w:rStyle w:val="NormalTok"/>
          </w:rPr>
          <w:t xml:space="preserve">(bench)</w:t>
        </w:r>
      </w:ins>
      <w:ins w:id="1651" w:author="PR Preview" w:date="2026-01-01T00:00:00Z">
        <w:r>
          <w:br/>
        </w:r>
      </w:ins>
      <w:ins w:id="1652" w:author="PR Preview" w:date="2026-01-01T00:00:00Z">
        <w:r>
          <w:br/>
        </w:r>
      </w:ins>
      <w:ins w:id="1653" w:author="PR Preview" w:date="2026-01-01T00:00:00Z">
        <w:r>
          <w:rPr>
            <w:rStyle w:val="CommentTok"/>
          </w:rPr>
          <w:t xml:space="preserve"># Compare different approaches</w:t>
        </w:r>
      </w:ins>
      <w:ins w:id="1654" w:author="PR Preview" w:date="2026-01-01T00:00:00Z">
        <w:r>
          <w:br/>
        </w:r>
      </w:ins>
      <w:ins w:id="1655" w:author="PR Preview" w:date="2026-01-01T00:00:00Z">
        <w:r>
          <w:rPr>
            <w:rStyle w:val="NormalTok"/>
          </w:rPr>
          <w:t xml:space="preserve">results </w:t>
        </w:r>
      </w:ins>
      <w:ins w:id="1656" w:author="PR Preview" w:date="2026-01-01T00:00:00Z">
        <w:r>
          <w:rPr>
            <w:rStyle w:val="OtherTok"/>
          </w:rPr>
          <w:t xml:space="preserve">&lt;-</w:t>
        </w:r>
      </w:ins>
      <w:ins w:id="1657" w:author="PR Preview" w:date="2026-01-01T00:00:00Z">
        <w:r>
          <w:rPr>
            <w:rStyle w:val="NormalTok"/>
          </w:rPr>
          <w:t xml:space="preserve"> bench</w:t>
        </w:r>
      </w:ins>
      <w:ins w:id="1658" w:author="PR Preview" w:date="2026-01-01T00:00:00Z">
        <w:r>
          <w:rPr>
            <w:rStyle w:val="SpecialCharTok"/>
          </w:rPr>
          <w:t xml:space="preserve">::</w:t>
        </w:r>
      </w:ins>
      <w:ins w:id="1659" w:author="PR Preview" w:date="2026-01-01T00:00:00Z">
        <w:r>
          <w:rPr>
            <w:rStyle w:val="FunctionTok"/>
          </w:rPr>
          <w:t xml:space="preserve">mark</w:t>
        </w:r>
      </w:ins>
      <w:ins w:id="1660" w:author="PR Preview" w:date="2026-01-01T00:00:00Z">
        <w:r>
          <w:rPr>
            <w:rStyle w:val="NormalTok"/>
          </w:rPr>
          <w:t xml:space="preserve">(</w:t>
        </w:r>
      </w:ins>
      <w:ins w:id="1661" w:author="PR Preview" w:date="2026-01-01T00:00:00Z">
        <w:r>
          <w:br/>
        </w:r>
      </w:ins>
      <w:ins w:id="1662" w:author="PR Preview" w:date="2026-01-01T00:00:00Z">
        <w:r>
          <w:rPr>
            <w:rStyle w:val="NormalTok"/>
          </w:rPr>
          <w:t xml:space="preserve">  </w:t>
        </w:r>
      </w:ins>
      <w:ins w:id="1663" w:author="PR Preview" w:date="2026-01-01T00:00:00Z">
        <w:r>
          <w:rPr>
            <w:rStyle w:val="AttributeTok"/>
          </w:rPr>
          <w:t xml:space="preserve">base_subset =</w:t>
        </w:r>
      </w:ins>
      <w:ins w:id="1664" w:author="PR Preview" w:date="2026-01-01T00:00:00Z">
        <w:r>
          <w:rPr>
            <w:rStyle w:val="NormalTok"/>
          </w:rPr>
          <w:t xml:space="preserve"> data[data</w:t>
        </w:r>
      </w:ins>
      <w:ins w:id="1665" w:author="PR Preview" w:date="2026-01-01T00:00:00Z">
        <w:r>
          <w:rPr>
            <w:rStyle w:val="SpecialCharTok"/>
          </w:rPr>
          <w:t xml:space="preserve">$</w:t>
        </w:r>
      </w:ins>
      <w:ins w:id="1666" w:author="PR Preview" w:date="2026-01-01T00:00:00Z">
        <w:r>
          <w:rPr>
            <w:rStyle w:val="NormalTok"/>
          </w:rPr>
          <w:t xml:space="preserve">group </w:t>
        </w:r>
      </w:ins>
      <w:ins w:id="1667" w:author="PR Preview" w:date="2026-01-01T00:00:00Z">
        <w:r>
          <w:rPr>
            <w:rStyle w:val="SpecialCharTok"/>
          </w:rPr>
          <w:t xml:space="preserve">==</w:t>
        </w:r>
      </w:ins>
      <w:ins w:id="1668" w:author="PR Preview" w:date="2026-01-01T00:00:00Z">
        <w:r>
          <w:rPr>
            <w:rStyle w:val="NormalTok"/>
          </w:rPr>
          <w:t xml:space="preserve"> </w:t>
        </w:r>
      </w:ins>
      <w:ins w:id="1669" w:author="PR Preview" w:date="2026-01-01T00:00:00Z">
        <w:r>
          <w:rPr>
            <w:rStyle w:val="StringTok"/>
          </w:rPr>
          <w:t xml:space="preserve">"treatment"</w:t>
        </w:r>
      </w:ins>
      <w:ins w:id="1670" w:author="PR Preview" w:date="2026-01-01T00:00:00Z">
        <w:r>
          <w:rPr>
            <w:rStyle w:val="NormalTok"/>
          </w:rPr>
          <w:t xml:space="preserve">, ],</w:t>
        </w:r>
      </w:ins>
      <w:ins w:id="1671" w:author="PR Preview" w:date="2026-01-01T00:00:00Z">
        <w:r>
          <w:br/>
        </w:r>
      </w:ins>
      <w:ins w:id="1672" w:author="PR Preview" w:date="2026-01-01T00:00:00Z">
        <w:r>
          <w:rPr>
            <w:rStyle w:val="NormalTok"/>
          </w:rPr>
          <w:t xml:space="preserve">  </w:t>
        </w:r>
      </w:ins>
      <w:ins w:id="1673" w:author="PR Preview" w:date="2026-01-01T00:00:00Z">
        <w:r>
          <w:rPr>
            <w:rStyle w:val="AttributeTok"/>
          </w:rPr>
          <w:t xml:space="preserve">dplyr_filter =</w:t>
        </w:r>
      </w:ins>
      <w:ins w:id="1674" w:author="PR Preview" w:date="2026-01-01T00:00:00Z">
        <w:r>
          <w:rPr>
            <w:rStyle w:val="NormalTok"/>
          </w:rPr>
          <w:t xml:space="preserve"> dplyr</w:t>
        </w:r>
      </w:ins>
      <w:ins w:id="1675" w:author="PR Preview" w:date="2026-01-01T00:00:00Z">
        <w:r>
          <w:rPr>
            <w:rStyle w:val="SpecialCharTok"/>
          </w:rPr>
          <w:t xml:space="preserve">::</w:t>
        </w:r>
      </w:ins>
      <w:ins w:id="1676" w:author="PR Preview" w:date="2026-01-01T00:00:00Z">
        <w:r>
          <w:rPr>
            <w:rStyle w:val="FunctionTok"/>
          </w:rPr>
          <w:t xml:space="preserve">filter</w:t>
        </w:r>
      </w:ins>
      <w:ins w:id="1677" w:author="PR Preview" w:date="2026-01-01T00:00:00Z">
        <w:r>
          <w:rPr>
            <w:rStyle w:val="NormalTok"/>
          </w:rPr>
          <w:t xml:space="preserve">(data, group </w:t>
        </w:r>
      </w:ins>
      <w:ins w:id="1678" w:author="PR Preview" w:date="2026-01-01T00:00:00Z">
        <w:r>
          <w:rPr>
            <w:rStyle w:val="SpecialCharTok"/>
          </w:rPr>
          <w:t xml:space="preserve">==</w:t>
        </w:r>
      </w:ins>
      <w:ins w:id="1679" w:author="PR Preview" w:date="2026-01-01T00:00:00Z">
        <w:r>
          <w:rPr>
            <w:rStyle w:val="NormalTok"/>
          </w:rPr>
          <w:t xml:space="preserve"> </w:t>
        </w:r>
      </w:ins>
      <w:ins w:id="1680" w:author="PR Preview" w:date="2026-01-01T00:00:00Z">
        <w:r>
          <w:rPr>
            <w:rStyle w:val="StringTok"/>
          </w:rPr>
          <w:t xml:space="preserve">"treatment"</w:t>
        </w:r>
      </w:ins>
      <w:ins w:id="1681" w:author="PR Preview" w:date="2026-01-01T00:00:00Z">
        <w:r>
          <w:rPr>
            <w:rStyle w:val="NormalTok"/>
          </w:rPr>
          <w:t xml:space="preserve">),</w:t>
        </w:r>
      </w:ins>
      <w:ins w:id="1682" w:author="PR Preview" w:date="2026-01-01T00:00:00Z">
        <w:r>
          <w:br/>
        </w:r>
      </w:ins>
      <w:ins w:id="1683" w:author="PR Preview" w:date="2026-01-01T00:00:00Z">
        <w:r>
          <w:rPr>
            <w:rStyle w:val="NormalTok"/>
          </w:rPr>
          <w:t xml:space="preserve">  </w:t>
        </w:r>
      </w:ins>
      <w:ins w:id="1684" w:author="PR Preview" w:date="2026-01-01T00:00:00Z">
        <w:r>
          <w:rPr>
            <w:rStyle w:val="AttributeTok"/>
          </w:rPr>
          <w:t xml:space="preserve">data.table =</w:t>
        </w:r>
      </w:ins>
      <w:ins w:id="1685" w:author="PR Preview" w:date="2026-01-01T00:00:00Z">
        <w:r>
          <w:rPr>
            <w:rStyle w:val="NormalTok"/>
          </w:rPr>
          <w:t xml:space="preserve"> dt[group </w:t>
        </w:r>
      </w:ins>
      <w:ins w:id="1686" w:author="PR Preview" w:date="2026-01-01T00:00:00Z">
        <w:r>
          <w:rPr>
            <w:rStyle w:val="SpecialCharTok"/>
          </w:rPr>
          <w:t xml:space="preserve">==</w:t>
        </w:r>
      </w:ins>
      <w:ins w:id="1687" w:author="PR Preview" w:date="2026-01-01T00:00:00Z">
        <w:r>
          <w:rPr>
            <w:rStyle w:val="NormalTok"/>
          </w:rPr>
          <w:t xml:space="preserve"> </w:t>
        </w:r>
      </w:ins>
      <w:ins w:id="1688" w:author="PR Preview" w:date="2026-01-01T00:00:00Z">
        <w:r>
          <w:rPr>
            <w:rStyle w:val="StringTok"/>
          </w:rPr>
          <w:t xml:space="preserve">"treatment"</w:t>
        </w:r>
      </w:ins>
      <w:ins w:id="1689" w:author="PR Preview" w:date="2026-01-01T00:00:00Z">
        <w:r>
          <w:rPr>
            <w:rStyle w:val="NormalTok"/>
          </w:rPr>
          <w:t xml:space="preserve">],</w:t>
        </w:r>
      </w:ins>
      <w:ins w:id="1690" w:author="PR Preview" w:date="2026-01-01T00:00:00Z">
        <w:r>
          <w:br/>
        </w:r>
      </w:ins>
      <w:ins w:id="1691" w:author="PR Preview" w:date="2026-01-01T00:00:00Z">
        <w:r>
          <w:rPr>
            <w:rStyle w:val="NormalTok"/>
          </w:rPr>
          <w:t xml:space="preserve">  </w:t>
        </w:r>
      </w:ins>
      <w:ins w:id="1692" w:author="PR Preview" w:date="2026-01-01T00:00:00Z">
        <w:r>
          <w:rPr>
            <w:rStyle w:val="AttributeTok"/>
          </w:rPr>
          <w:t xml:space="preserve">iterations =</w:t>
        </w:r>
      </w:ins>
      <w:ins w:id="1693" w:author="PR Preview" w:date="2026-01-01T00:00:00Z">
        <w:r>
          <w:rPr>
            <w:rStyle w:val="NormalTok"/>
          </w:rPr>
          <w:t xml:space="preserve"> </w:t>
        </w:r>
      </w:ins>
      <w:ins w:id="1694" w:author="PR Preview" w:date="2026-01-01T00:00:00Z">
        <w:r>
          <w:rPr>
            <w:rStyle w:val="DecValTok"/>
          </w:rPr>
          <w:t xml:space="preserve">100</w:t>
        </w:r>
      </w:ins>
      <w:ins w:id="1695" w:author="PR Preview" w:date="2026-01-01T00:00:00Z">
        <w:r>
          <w:br/>
        </w:r>
      </w:ins>
      <w:ins w:id="1696" w:author="PR Preview" w:date="2026-01-01T00:00:00Z">
        <w:r>
          <w:rPr>
            <w:rStyle w:val="NormalTok"/>
          </w:rPr>
          <w:t xml:space="preserve">)</w:t>
        </w:r>
      </w:ins>
      <w:ins w:id="1697" w:author="PR Preview" w:date="2026-01-01T00:00:00Z">
        <w:r>
          <w:br/>
        </w:r>
      </w:ins>
      <w:ins w:id="1698" w:author="PR Preview" w:date="2026-01-01T00:00:00Z">
        <w:r>
          <w:br/>
        </w:r>
      </w:ins>
      <w:ins w:id="1699" w:author="PR Preview" w:date="2026-01-01T00:00:00Z">
        <w:r>
          <w:rPr>
            <w:rStyle w:val="CommentTok"/>
          </w:rPr>
          <w:t xml:space="preserve"># View results</w:t>
        </w:r>
      </w:ins>
      <w:ins w:id="1700" w:author="PR Preview" w:date="2026-01-01T00:00:00Z">
        <w:r>
          <w:br/>
        </w:r>
      </w:ins>
      <w:ins w:id="1701" w:author="PR Preview" w:date="2026-01-01T00:00:00Z">
        <w:r>
          <w:rPr>
            <w:rStyle w:val="FunctionTok"/>
          </w:rPr>
          <w:t xml:space="preserve">print</w:t>
        </w:r>
      </w:ins>
      <w:ins w:id="1702" w:author="PR Preview" w:date="2026-01-01T00:00:00Z">
        <w:r>
          <w:rPr>
            <w:rStyle w:val="NormalTok"/>
          </w:rPr>
          <w:t xml:space="preserve">(results)</w:t>
        </w:r>
      </w:ins>
      <w:ins w:id="1703" w:author="PR Preview" w:date="2026-01-01T00:00:00Z">
        <w:r>
          <w:br/>
        </w:r>
      </w:ins>
      <w:ins w:id="1704" w:author="PR Preview" w:date="2026-01-01T00:00:00Z">
        <w:r>
          <w:rPr>
            <w:rStyle w:val="CommentTok"/>
          </w:rPr>
          <w:t xml:space="preserve">#&gt; # A tibble: 3 x 6</w:t>
        </w:r>
      </w:ins>
      <w:ins w:id="1705" w:author="PR Preview" w:date="2026-01-01T00:00:00Z">
        <w:r>
          <w:br/>
        </w:r>
      </w:ins>
      <w:ins w:id="1706" w:author="PR Preview" w:date="2026-01-01T00:00:00Z">
        <w:r>
          <w:rPr>
            <w:rStyle w:val="CommentTok"/>
          </w:rPr>
          <w:t xml:space="preserve">#&gt;   expression        min   median `itr/sec` mem_alloc `gc/sec`</w:t>
        </w:r>
      </w:ins>
      <w:ins w:id="1707" w:author="PR Preview" w:date="2026-01-01T00:00:00Z">
        <w:r>
          <w:br/>
        </w:r>
      </w:ins>
      <w:ins w:id="1708" w:author="PR Preview" w:date="2026-01-01T00:00:00Z">
        <w:r>
          <w:rPr>
            <w:rStyle w:val="CommentTok"/>
          </w:rPr>
          <w:t xml:space="preserve">#&gt;   &lt;bch:expr&gt;   &lt;bch:tm&gt; &lt;bch:tm&gt;     &lt;dbl&gt; &lt;bch:byt&gt;    &lt;dbl&gt;</w:t>
        </w:r>
      </w:ins>
      <w:ins w:id="1709" w:author="PR Preview" w:date="2026-01-01T00:00:00Z">
        <w:r>
          <w:br/>
        </w:r>
      </w:ins>
      <w:ins w:id="1710" w:author="PR Preview" w:date="2026-01-01T00:00:00Z">
        <w:r>
          <w:rPr>
            <w:rStyle w:val="CommentTok"/>
          </w:rPr>
          <w:t xml:space="preserve">#&gt; 1 base_subset    1.2ms    1.4ms       714.    1.5MB     2.14</w:t>
        </w:r>
      </w:ins>
      <w:ins w:id="1711" w:author="PR Preview" w:date="2026-01-01T00:00:00Z">
        <w:r>
          <w:br/>
        </w:r>
      </w:ins>
      <w:ins w:id="1712" w:author="PR Preview" w:date="2026-01-01T00:00:00Z">
        <w:r>
          <w:rPr>
            <w:rStyle w:val="CommentTok"/>
          </w:rPr>
          <w:t xml:space="preserve">#&gt; 2 dplyr_filter   2.1ms    2.3ms       435.    2.1MB     4.35</w:t>
        </w:r>
      </w:ins>
      <w:ins w:id="1713" w:author="PR Preview" w:date="2026-01-01T00:00:00Z">
        <w:r>
          <w:br/>
        </w:r>
      </w:ins>
      <w:ins w:id="1714" w:author="PR Preview" w:date="2026-01-01T00:00:00Z">
        <w:r>
          <w:rPr>
            <w:rStyle w:val="CommentTok"/>
          </w:rPr>
          <w:t xml:space="preserve">#&gt; 3 data.table   850.0us  950.0us      1053.  800.0KB     0.00</w:t>
        </w:r>
      </w:ins>
      <w:ins w:id="1715" w:author="PR Preview" w:date="2026-01-01T00:00:00Z">
        <w:r>
          <w:br/>
        </w:r>
      </w:ins>
      <w:ins w:id="1716" w:author="PR Preview" w:date="2026-01-01T00:00:00Z">
        <w:r>
          <w:br/>
        </w:r>
      </w:ins>
      <w:ins w:id="1717" w:author="PR Preview" w:date="2026-01-01T00:00:00Z">
        <w:r>
          <w:rPr>
            <w:rStyle w:val="CommentTok"/>
          </w:rPr>
          <w:t xml:space="preserve"># Plot results</w:t>
        </w:r>
      </w:ins>
      <w:ins w:id="1718" w:author="PR Preview" w:date="2026-01-01T00:00:00Z">
        <w:r>
          <w:br/>
        </w:r>
      </w:ins>
      <w:ins w:id="1719" w:author="PR Preview" w:date="2026-01-01T00:00:00Z">
        <w:r>
          <w:rPr>
            <w:rStyle w:val="FunctionTok"/>
          </w:rPr>
          <w:t xml:space="preserve">plot</w:t>
        </w:r>
      </w:ins>
      <w:ins w:id="1720" w:author="PR Preview" w:date="2026-01-01T00:00:00Z">
        <w:r>
          <w:rPr>
            <w:rStyle w:val="NormalTok"/>
          </w:rPr>
          <w:t xml:space="preserve">(results)</w:t>
        </w:r>
      </w:ins>
    </w:p>
    <w:p>
      <w:pPr>
        <w:pStyle w:val="FirstParagraph"/>
      </w:pPr>
      <w:ins w:id="1721" w:author="PR Preview" w:date="2026-01-01T00:00:00Z">
        <w:r>
          <w:rPr>
            <w:b/>
            <w:bCs/>
          </w:rPr>
          <w:t xml:space="preserve">Key features:</w:t>
        </w:r>
      </w:ins>
    </w:p>
    <w:p>
      <w:pPr>
        <w:pStyle w:val="Compact"/>
        <w:numPr>
          <w:ilvl w:val="0"/>
          <w:numId w:val="1021"/>
        </w:numPr>
      </w:pPr>
      <w:ins w:id="1722" w:author="PR Preview" w:date="2026-01-01T00:00:00Z">
        <w:r>
          <w:rPr>
            <w:b/>
            <w:bCs/>
          </w:rPr>
          <w:t xml:space="preserve">Accurate timing</w:t>
        </w:r>
      </w:ins>
      <w:ins w:id="1723" w:author="PR Preview" w:date="2026-01-01T00:00:00Z">
        <w:r>
          <w:t xml:space="preserve">: Accounts for overhead and runs multiple iterations</w:t>
        </w:r>
      </w:ins>
    </w:p>
    <w:p>
      <w:pPr>
        <w:pStyle w:val="Compact"/>
        <w:numPr>
          <w:ilvl w:val="0"/>
          <w:numId w:val="1021"/>
        </w:numPr>
      </w:pPr>
      <w:ins w:id="1724" w:author="PR Preview" w:date="2026-01-01T00:00:00Z">
        <w:r>
          <w:rPr>
            <w:b/>
            <w:bCs/>
          </w:rPr>
          <w:t xml:space="preserve">Memory tracking</w:t>
        </w:r>
      </w:ins>
      <w:ins w:id="1725" w:author="PR Preview" w:date="2026-01-01T00:00:00Z">
        <w:r>
          <w:t xml:space="preserve">: Shows memory allocation for each approach</w:t>
        </w:r>
      </w:ins>
    </w:p>
    <w:p>
      <w:pPr>
        <w:pStyle w:val="Compact"/>
        <w:numPr>
          <w:ilvl w:val="0"/>
          <w:numId w:val="1021"/>
        </w:numPr>
      </w:pPr>
      <w:ins w:id="1726" w:author="PR Preview" w:date="2026-01-01T00:00:00Z">
        <w:r>
          <w:rPr>
            <w:b/>
            <w:bCs/>
          </w:rPr>
          <w:t xml:space="preserve">Garbage collection</w:t>
        </w:r>
      </w:ins>
      <w:ins w:id="1727" w:author="PR Preview" w:date="2026-01-01T00:00:00Z">
        <w:r>
          <w:t xml:space="preserve">: Reports GC frequency</w:t>
        </w:r>
      </w:ins>
    </w:p>
    <w:p>
      <w:pPr>
        <w:pStyle w:val="Compact"/>
        <w:numPr>
          <w:ilvl w:val="0"/>
          <w:numId w:val="1021"/>
        </w:numPr>
      </w:pPr>
      <w:ins w:id="1728" w:author="PR Preview" w:date="2026-01-01T00:00:00Z">
        <w:r>
          <w:rPr>
            <w:b/>
            <w:bCs/>
          </w:rPr>
          <w:t xml:space="preserve">Output verification</w:t>
        </w:r>
      </w:ins>
      <w:ins w:id="1729" w:author="PR Preview" w:date="2026-01-01T00:00:00Z">
        <w:r>
          <w:t xml:space="preserve">: Optional checking that all implementations produce identical results</w:t>
        </w:r>
      </w:ins>
    </w:p>
    <w:p>
      <w:pPr>
        <w:pStyle w:val="FirstParagraph"/>
      </w:pPr>
      <w:ins w:id="1730" w:author="PR Preview" w:date="2026-01-01T00:00:00Z">
        <w:r>
          <w:rPr>
            <w:b/>
            <w:bCs/>
          </w:rPr>
          <w:t xml:space="preserve">Example for biostatistics workflow:</w:t>
        </w:r>
      </w:ins>
    </w:p>
    <w:p>
      <w:pPr>
        <w:pStyle w:val="SourceCode"/>
      </w:pPr>
      <w:ins w:id="1731" w:author="PR Preview" w:date="2026-01-01T00:00:00Z">
        <w:r>
          <w:rPr>
            <w:rStyle w:val="CommentTok"/>
          </w:rPr>
          <w:t xml:space="preserve"># Compare propensity score estimation methods</w:t>
        </w:r>
      </w:ins>
      <w:ins w:id="1732" w:author="PR Preview" w:date="2026-01-01T00:00:00Z">
        <w:r>
          <w:br/>
        </w:r>
      </w:ins>
      <w:ins w:id="1733" w:author="PR Preview" w:date="2026-01-01T00:00:00Z">
        <w:r>
          <w:rPr>
            <w:rStyle w:val="FunctionTok"/>
          </w:rPr>
          <w:t xml:space="preserve">library</w:t>
        </w:r>
      </w:ins>
      <w:ins w:id="1734" w:author="PR Preview" w:date="2026-01-01T00:00:00Z">
        <w:r>
          <w:rPr>
            <w:rStyle w:val="NormalTok"/>
          </w:rPr>
          <w:t xml:space="preserve">(bench)</w:t>
        </w:r>
      </w:ins>
      <w:ins w:id="1735" w:author="PR Preview" w:date="2026-01-01T00:00:00Z">
        <w:r>
          <w:br/>
        </w:r>
      </w:ins>
      <w:ins w:id="1736" w:author="PR Preview" w:date="2026-01-01T00:00:00Z">
        <w:r>
          <w:br/>
        </w:r>
      </w:ins>
      <w:ins w:id="1737" w:author="PR Preview" w:date="2026-01-01T00:00:00Z">
        <w:r>
          <w:rPr>
            <w:rStyle w:val="CommentTok"/>
          </w:rPr>
          <w:t xml:space="preserve"># Simulate cohort data</w:t>
        </w:r>
      </w:ins>
      <w:ins w:id="1738" w:author="PR Preview" w:date="2026-01-01T00:00:00Z">
        <w:r>
          <w:br/>
        </w:r>
      </w:ins>
      <w:ins w:id="1739" w:author="PR Preview" w:date="2026-01-01T00:00:00Z">
        <w:r>
          <w:rPr>
            <w:rStyle w:val="NormalTok"/>
          </w:rPr>
          <w:t xml:space="preserve">n </w:t>
        </w:r>
      </w:ins>
      <w:ins w:id="1740" w:author="PR Preview" w:date="2026-01-01T00:00:00Z">
        <w:r>
          <w:rPr>
            <w:rStyle w:val="OtherTok"/>
          </w:rPr>
          <w:t xml:space="preserve">&lt;-</w:t>
        </w:r>
      </w:ins>
      <w:ins w:id="1741" w:author="PR Preview" w:date="2026-01-01T00:00:00Z">
        <w:r>
          <w:rPr>
            <w:rStyle w:val="NormalTok"/>
          </w:rPr>
          <w:t xml:space="preserve"> </w:t>
        </w:r>
      </w:ins>
      <w:ins w:id="1742" w:author="PR Preview" w:date="2026-01-01T00:00:00Z">
        <w:r>
          <w:rPr>
            <w:rStyle w:val="DecValTok"/>
          </w:rPr>
          <w:t xml:space="preserve">5000</w:t>
        </w:r>
      </w:ins>
      <w:ins w:id="1743" w:author="PR Preview" w:date="2026-01-01T00:00:00Z">
        <w:r>
          <w:br/>
        </w:r>
      </w:ins>
      <w:ins w:id="1744" w:author="PR Preview" w:date="2026-01-01T00:00:00Z">
        <w:r>
          <w:rPr>
            <w:rStyle w:val="NormalTok"/>
          </w:rPr>
          <w:t xml:space="preserve">cohort </w:t>
        </w:r>
      </w:ins>
      <w:ins w:id="1745" w:author="PR Preview" w:date="2026-01-01T00:00:00Z">
        <w:r>
          <w:rPr>
            <w:rStyle w:val="OtherTok"/>
          </w:rPr>
          <w:t xml:space="preserve">&lt;-</w:t>
        </w:r>
      </w:ins>
      <w:ins w:id="1746" w:author="PR Preview" w:date="2026-01-01T00:00:00Z">
        <w:r>
          <w:rPr>
            <w:rStyle w:val="NormalTok"/>
          </w:rPr>
          <w:t xml:space="preserve"> </w:t>
        </w:r>
      </w:ins>
      <w:ins w:id="1747" w:author="PR Preview" w:date="2026-01-01T00:00:00Z">
        <w:r>
          <w:rPr>
            <w:rStyle w:val="FunctionTok"/>
          </w:rPr>
          <w:t xml:space="preserve">data.frame</w:t>
        </w:r>
      </w:ins>
      <w:ins w:id="1748" w:author="PR Preview" w:date="2026-01-01T00:00:00Z">
        <w:r>
          <w:rPr>
            <w:rStyle w:val="NormalTok"/>
          </w:rPr>
          <w:t xml:space="preserve">(</w:t>
        </w:r>
      </w:ins>
      <w:ins w:id="1749" w:author="PR Preview" w:date="2026-01-01T00:00:00Z">
        <w:r>
          <w:br/>
        </w:r>
      </w:ins>
      <w:ins w:id="1750" w:author="PR Preview" w:date="2026-01-01T00:00:00Z">
        <w:r>
          <w:rPr>
            <w:rStyle w:val="NormalTok"/>
          </w:rPr>
          <w:t xml:space="preserve">  </w:t>
        </w:r>
      </w:ins>
      <w:ins w:id="1751" w:author="PR Preview" w:date="2026-01-01T00:00:00Z">
        <w:r>
          <w:rPr>
            <w:rStyle w:val="AttributeTok"/>
          </w:rPr>
          <w:t xml:space="preserve">age =</w:t>
        </w:r>
      </w:ins>
      <w:ins w:id="1752" w:author="PR Preview" w:date="2026-01-01T00:00:00Z">
        <w:r>
          <w:rPr>
            <w:rStyle w:val="NormalTok"/>
          </w:rPr>
          <w:t xml:space="preserve"> </w:t>
        </w:r>
      </w:ins>
      <w:ins w:id="1753" w:author="PR Preview" w:date="2026-01-01T00:00:00Z">
        <w:r>
          <w:rPr>
            <w:rStyle w:val="FunctionTok"/>
          </w:rPr>
          <w:t xml:space="preserve">rnorm</w:t>
        </w:r>
      </w:ins>
      <w:ins w:id="1754" w:author="PR Preview" w:date="2026-01-01T00:00:00Z">
        <w:r>
          <w:rPr>
            <w:rStyle w:val="NormalTok"/>
          </w:rPr>
          <w:t xml:space="preserve">(n, </w:t>
        </w:r>
      </w:ins>
      <w:ins w:id="1755" w:author="PR Preview" w:date="2026-01-01T00:00:00Z">
        <w:r>
          <w:rPr>
            <w:rStyle w:val="DecValTok"/>
          </w:rPr>
          <w:t xml:space="preserve">50</w:t>
        </w:r>
      </w:ins>
      <w:ins w:id="1756" w:author="PR Preview" w:date="2026-01-01T00:00:00Z">
        <w:r>
          <w:rPr>
            <w:rStyle w:val="NormalTok"/>
          </w:rPr>
          <w:t xml:space="preserve">, </w:t>
        </w:r>
      </w:ins>
      <w:ins w:id="1757" w:author="PR Preview" w:date="2026-01-01T00:00:00Z">
        <w:r>
          <w:rPr>
            <w:rStyle w:val="DecValTok"/>
          </w:rPr>
          <w:t xml:space="preserve">15</w:t>
        </w:r>
      </w:ins>
      <w:ins w:id="1758" w:author="PR Preview" w:date="2026-01-01T00:00:00Z">
        <w:r>
          <w:rPr>
            <w:rStyle w:val="NormalTok"/>
          </w:rPr>
          <w:t xml:space="preserve">),</w:t>
        </w:r>
      </w:ins>
      <w:ins w:id="1759" w:author="PR Preview" w:date="2026-01-01T00:00:00Z">
        <w:r>
          <w:br/>
        </w:r>
      </w:ins>
      <w:ins w:id="1760" w:author="PR Preview" w:date="2026-01-01T00:00:00Z">
        <w:r>
          <w:rPr>
            <w:rStyle w:val="NormalTok"/>
          </w:rPr>
          <w:t xml:space="preserve">  </w:t>
        </w:r>
      </w:ins>
      <w:ins w:id="1761" w:author="PR Preview" w:date="2026-01-01T00:00:00Z">
        <w:r>
          <w:rPr>
            <w:rStyle w:val="AttributeTok"/>
          </w:rPr>
          <w:t xml:space="preserve">bmi =</w:t>
        </w:r>
      </w:ins>
      <w:ins w:id="1762" w:author="PR Preview" w:date="2026-01-01T00:00:00Z">
        <w:r>
          <w:rPr>
            <w:rStyle w:val="NormalTok"/>
          </w:rPr>
          <w:t xml:space="preserve"> </w:t>
        </w:r>
      </w:ins>
      <w:ins w:id="1763" w:author="PR Preview" w:date="2026-01-01T00:00:00Z">
        <w:r>
          <w:rPr>
            <w:rStyle w:val="FunctionTok"/>
          </w:rPr>
          <w:t xml:space="preserve">rnorm</w:t>
        </w:r>
      </w:ins>
      <w:ins w:id="1764" w:author="PR Preview" w:date="2026-01-01T00:00:00Z">
        <w:r>
          <w:rPr>
            <w:rStyle w:val="NormalTok"/>
          </w:rPr>
          <w:t xml:space="preserve">(n, </w:t>
        </w:r>
      </w:ins>
      <w:ins w:id="1765" w:author="PR Preview" w:date="2026-01-01T00:00:00Z">
        <w:r>
          <w:rPr>
            <w:rStyle w:val="DecValTok"/>
          </w:rPr>
          <w:t xml:space="preserve">27</w:t>
        </w:r>
      </w:ins>
      <w:ins w:id="1766" w:author="PR Preview" w:date="2026-01-01T00:00:00Z">
        <w:r>
          <w:rPr>
            <w:rStyle w:val="NormalTok"/>
          </w:rPr>
          <w:t xml:space="preserve">, </w:t>
        </w:r>
      </w:ins>
      <w:ins w:id="1767" w:author="PR Preview" w:date="2026-01-01T00:00:00Z">
        <w:r>
          <w:rPr>
            <w:rStyle w:val="DecValTok"/>
          </w:rPr>
          <w:t xml:space="preserve">5</w:t>
        </w:r>
      </w:ins>
      <w:ins w:id="1768" w:author="PR Preview" w:date="2026-01-01T00:00:00Z">
        <w:r>
          <w:rPr>
            <w:rStyle w:val="NormalTok"/>
          </w:rPr>
          <w:t xml:space="preserve">),</w:t>
        </w:r>
      </w:ins>
      <w:ins w:id="1769" w:author="PR Preview" w:date="2026-01-01T00:00:00Z">
        <w:r>
          <w:br/>
        </w:r>
      </w:ins>
      <w:ins w:id="1770" w:author="PR Preview" w:date="2026-01-01T00:00:00Z">
        <w:r>
          <w:rPr>
            <w:rStyle w:val="NormalTok"/>
          </w:rPr>
          <w:t xml:space="preserve">  </w:t>
        </w:r>
      </w:ins>
      <w:ins w:id="1771" w:author="PR Preview" w:date="2026-01-01T00:00:00Z">
        <w:r>
          <w:rPr>
            <w:rStyle w:val="AttributeTok"/>
          </w:rPr>
          <w:t xml:space="preserve">treatment =</w:t>
        </w:r>
      </w:ins>
      <w:ins w:id="1772" w:author="PR Preview" w:date="2026-01-01T00:00:00Z">
        <w:r>
          <w:rPr>
            <w:rStyle w:val="NormalTok"/>
          </w:rPr>
          <w:t xml:space="preserve"> </w:t>
        </w:r>
      </w:ins>
      <w:ins w:id="1773" w:author="PR Preview" w:date="2026-01-01T00:00:00Z">
        <w:r>
          <w:rPr>
            <w:rStyle w:val="FunctionTok"/>
          </w:rPr>
          <w:t xml:space="preserve">rbinom</w:t>
        </w:r>
      </w:ins>
      <w:ins w:id="1774" w:author="PR Preview" w:date="2026-01-01T00:00:00Z">
        <w:r>
          <w:rPr>
            <w:rStyle w:val="NormalTok"/>
          </w:rPr>
          <w:t xml:space="preserve">(n, </w:t>
        </w:r>
      </w:ins>
      <w:ins w:id="1775" w:author="PR Preview" w:date="2026-01-01T00:00:00Z">
        <w:r>
          <w:rPr>
            <w:rStyle w:val="DecValTok"/>
          </w:rPr>
          <w:t xml:space="preserve">1</w:t>
        </w:r>
      </w:ins>
      <w:ins w:id="1776" w:author="PR Preview" w:date="2026-01-01T00:00:00Z">
        <w:r>
          <w:rPr>
            <w:rStyle w:val="NormalTok"/>
          </w:rPr>
          <w:t xml:space="preserve">, </w:t>
        </w:r>
      </w:ins>
      <w:ins w:id="1777" w:author="PR Preview" w:date="2026-01-01T00:00:00Z">
        <w:r>
          <w:rPr>
            <w:rStyle w:val="FloatTok"/>
          </w:rPr>
          <w:t xml:space="preserve">0.5</w:t>
        </w:r>
      </w:ins>
      <w:ins w:id="1778" w:author="PR Preview" w:date="2026-01-01T00:00:00Z">
        <w:r>
          <w:rPr>
            <w:rStyle w:val="NormalTok"/>
          </w:rPr>
          <w:t xml:space="preserve">),</w:t>
        </w:r>
      </w:ins>
      <w:ins w:id="1779" w:author="PR Preview" w:date="2026-01-01T00:00:00Z">
        <w:r>
          <w:br/>
        </w:r>
      </w:ins>
      <w:ins w:id="1780" w:author="PR Preview" w:date="2026-01-01T00:00:00Z">
        <w:r>
          <w:rPr>
            <w:rStyle w:val="NormalTok"/>
          </w:rPr>
          <w:t xml:space="preserve">  </w:t>
        </w:r>
      </w:ins>
      <w:ins w:id="1781" w:author="PR Preview" w:date="2026-01-01T00:00:00Z">
        <w:r>
          <w:rPr>
            <w:rStyle w:val="AttributeTok"/>
          </w:rPr>
          <w:t xml:space="preserve">outcome =</w:t>
        </w:r>
      </w:ins>
      <w:ins w:id="1782" w:author="PR Preview" w:date="2026-01-01T00:00:00Z">
        <w:r>
          <w:rPr>
            <w:rStyle w:val="NormalTok"/>
          </w:rPr>
          <w:t xml:space="preserve"> </w:t>
        </w:r>
      </w:ins>
      <w:ins w:id="1783" w:author="PR Preview" w:date="2026-01-01T00:00:00Z">
        <w:r>
          <w:rPr>
            <w:rStyle w:val="FunctionTok"/>
          </w:rPr>
          <w:t xml:space="preserve">rbinom</w:t>
        </w:r>
      </w:ins>
      <w:ins w:id="1784" w:author="PR Preview" w:date="2026-01-01T00:00:00Z">
        <w:r>
          <w:rPr>
            <w:rStyle w:val="NormalTok"/>
          </w:rPr>
          <w:t xml:space="preserve">(n, </w:t>
        </w:r>
      </w:ins>
      <w:ins w:id="1785" w:author="PR Preview" w:date="2026-01-01T00:00:00Z">
        <w:r>
          <w:rPr>
            <w:rStyle w:val="DecValTok"/>
          </w:rPr>
          <w:t xml:space="preserve">1</w:t>
        </w:r>
      </w:ins>
      <w:ins w:id="1786" w:author="PR Preview" w:date="2026-01-01T00:00:00Z">
        <w:r>
          <w:rPr>
            <w:rStyle w:val="NormalTok"/>
          </w:rPr>
          <w:t xml:space="preserve">, </w:t>
        </w:r>
      </w:ins>
      <w:ins w:id="1787" w:author="PR Preview" w:date="2026-01-01T00:00:00Z">
        <w:r>
          <w:rPr>
            <w:rStyle w:val="FloatTok"/>
          </w:rPr>
          <w:t xml:space="preserve">0.3</w:t>
        </w:r>
      </w:ins>
      <w:ins w:id="1788" w:author="PR Preview" w:date="2026-01-01T00:00:00Z">
        <w:r>
          <w:rPr>
            <w:rStyle w:val="NormalTok"/>
          </w:rPr>
          <w:t xml:space="preserve">)</w:t>
        </w:r>
      </w:ins>
      <w:ins w:id="1789" w:author="PR Preview" w:date="2026-01-01T00:00:00Z">
        <w:r>
          <w:br/>
        </w:r>
      </w:ins>
      <w:ins w:id="1790" w:author="PR Preview" w:date="2026-01-01T00:00:00Z">
        <w:r>
          <w:rPr>
            <w:rStyle w:val="NormalTok"/>
          </w:rPr>
          <w:t xml:space="preserve">)</w:t>
        </w:r>
      </w:ins>
      <w:ins w:id="1791" w:author="PR Preview" w:date="2026-01-01T00:00:00Z">
        <w:r>
          <w:br/>
        </w:r>
      </w:ins>
      <w:ins w:id="1792" w:author="PR Preview" w:date="2026-01-01T00:00:00Z">
        <w:r>
          <w:br/>
        </w:r>
      </w:ins>
      <w:ins w:id="1793" w:author="PR Preview" w:date="2026-01-01T00:00:00Z">
        <w:r>
          <w:rPr>
            <w:rStyle w:val="CommentTok"/>
          </w:rPr>
          <w:t xml:space="preserve"># Note: Install gbm first if not already installed</w:t>
        </w:r>
      </w:ins>
      <w:ins w:id="1794" w:author="PR Preview" w:date="2026-01-01T00:00:00Z">
        <w:r>
          <w:br/>
        </w:r>
      </w:ins>
      <w:ins w:id="1795" w:author="PR Preview" w:date="2026-01-01T00:00:00Z">
        <w:r>
          <w:rPr>
            <w:rStyle w:val="CommentTok"/>
          </w:rPr>
          <w:t xml:space="preserve"># usethis::use_package("gbm", type = "Suggests")</w:t>
        </w:r>
      </w:ins>
      <w:ins w:id="1796" w:author="PR Preview" w:date="2026-01-01T00:00:00Z">
        <w:r>
          <w:br/>
        </w:r>
      </w:ins>
      <w:ins w:id="1797" w:author="PR Preview" w:date="2026-01-01T00:00:00Z">
        <w:r>
          <w:br/>
        </w:r>
      </w:ins>
      <w:ins w:id="1798" w:author="PR Preview" w:date="2026-01-01T00:00:00Z">
        <w:r>
          <w:rPr>
            <w:rStyle w:val="CommentTok"/>
          </w:rPr>
          <w:t xml:space="preserve"># Compare GLM vs GBM for propensity scores</w:t>
        </w:r>
      </w:ins>
      <w:ins w:id="1799" w:author="PR Preview" w:date="2026-01-01T00:00:00Z">
        <w:r>
          <w:br/>
        </w:r>
      </w:ins>
      <w:ins w:id="1800" w:author="PR Preview" w:date="2026-01-01T00:00:00Z">
        <w:r>
          <w:rPr>
            <w:rStyle w:val="NormalTok"/>
          </w:rPr>
          <w:t xml:space="preserve">ps_benchmark </w:t>
        </w:r>
      </w:ins>
      <w:ins w:id="1801" w:author="PR Preview" w:date="2026-01-01T00:00:00Z">
        <w:r>
          <w:rPr>
            <w:rStyle w:val="OtherTok"/>
          </w:rPr>
          <w:t xml:space="preserve">&lt;-</w:t>
        </w:r>
      </w:ins>
      <w:ins w:id="1802" w:author="PR Preview" w:date="2026-01-01T00:00:00Z">
        <w:r>
          <w:rPr>
            <w:rStyle w:val="NormalTok"/>
          </w:rPr>
          <w:t xml:space="preserve"> bench</w:t>
        </w:r>
      </w:ins>
      <w:ins w:id="1803" w:author="PR Preview" w:date="2026-01-01T00:00:00Z">
        <w:r>
          <w:rPr>
            <w:rStyle w:val="SpecialCharTok"/>
          </w:rPr>
          <w:t xml:space="preserve">::</w:t>
        </w:r>
      </w:ins>
      <w:ins w:id="1804" w:author="PR Preview" w:date="2026-01-01T00:00:00Z">
        <w:r>
          <w:rPr>
            <w:rStyle w:val="FunctionTok"/>
          </w:rPr>
          <w:t xml:space="preserve">mark</w:t>
        </w:r>
      </w:ins>
      <w:ins w:id="1805" w:author="PR Preview" w:date="2026-01-01T00:00:00Z">
        <w:r>
          <w:rPr>
            <w:rStyle w:val="NormalTok"/>
          </w:rPr>
          <w:t xml:space="preserve">(</w:t>
        </w:r>
      </w:ins>
      <w:ins w:id="1806" w:author="PR Preview" w:date="2026-01-01T00:00:00Z">
        <w:r>
          <w:br/>
        </w:r>
      </w:ins>
      <w:ins w:id="1807" w:author="PR Preview" w:date="2026-01-01T00:00:00Z">
        <w:r>
          <w:rPr>
            <w:rStyle w:val="NormalTok"/>
          </w:rPr>
          <w:t xml:space="preserve">  </w:t>
        </w:r>
      </w:ins>
      <w:ins w:id="1808" w:author="PR Preview" w:date="2026-01-01T00:00:00Z">
        <w:r>
          <w:rPr>
            <w:rStyle w:val="AttributeTok"/>
          </w:rPr>
          <w:t xml:space="preserve">glm_method =</w:t>
        </w:r>
      </w:ins>
      <w:ins w:id="1809" w:author="PR Preview" w:date="2026-01-01T00:00:00Z">
        <w:r>
          <w:rPr>
            <w:rStyle w:val="NormalTok"/>
          </w:rPr>
          <w:t xml:space="preserve"> {</w:t>
        </w:r>
      </w:ins>
      <w:ins w:id="1810" w:author="PR Preview" w:date="2026-01-01T00:00:00Z">
        <w:r>
          <w:br/>
        </w:r>
      </w:ins>
      <w:ins w:id="1811" w:author="PR Preview" w:date="2026-01-01T00:00:00Z">
        <w:r>
          <w:rPr>
            <w:rStyle w:val="NormalTok"/>
          </w:rPr>
          <w:t xml:space="preserve">    model </w:t>
        </w:r>
      </w:ins>
      <w:ins w:id="1812" w:author="PR Preview" w:date="2026-01-01T00:00:00Z">
        <w:r>
          <w:rPr>
            <w:rStyle w:val="OtherTok"/>
          </w:rPr>
          <w:t xml:space="preserve">&lt;-</w:t>
        </w:r>
      </w:ins>
      <w:ins w:id="1813" w:author="PR Preview" w:date="2026-01-01T00:00:00Z">
        <w:r>
          <w:rPr>
            <w:rStyle w:val="NormalTok"/>
          </w:rPr>
          <w:t xml:space="preserve"> </w:t>
        </w:r>
      </w:ins>
      <w:ins w:id="1814" w:author="PR Preview" w:date="2026-01-01T00:00:00Z">
        <w:r>
          <w:rPr>
            <w:rStyle w:val="FunctionTok"/>
          </w:rPr>
          <w:t xml:space="preserve">glm</w:t>
        </w:r>
      </w:ins>
      <w:ins w:id="1815" w:author="PR Preview" w:date="2026-01-01T00:00:00Z">
        <w:r>
          <w:rPr>
            <w:rStyle w:val="NormalTok"/>
          </w:rPr>
          <w:t xml:space="preserve">(treatment </w:t>
        </w:r>
      </w:ins>
      <w:ins w:id="1816" w:author="PR Preview" w:date="2026-01-01T00:00:00Z">
        <w:r>
          <w:rPr>
            <w:rStyle w:val="SpecialCharTok"/>
          </w:rPr>
          <w:t xml:space="preserve">~</w:t>
        </w:r>
      </w:ins>
      <w:ins w:id="1817" w:author="PR Preview" w:date="2026-01-01T00:00:00Z">
        <w:r>
          <w:rPr>
            <w:rStyle w:val="NormalTok"/>
          </w:rPr>
          <w:t xml:space="preserve"> age </w:t>
        </w:r>
      </w:ins>
      <w:ins w:id="1818" w:author="PR Preview" w:date="2026-01-01T00:00:00Z">
        <w:r>
          <w:rPr>
            <w:rStyle w:val="SpecialCharTok"/>
          </w:rPr>
          <w:t xml:space="preserve">+</w:t>
        </w:r>
      </w:ins>
      <w:ins w:id="1819" w:author="PR Preview" w:date="2026-01-01T00:00:00Z">
        <w:r>
          <w:rPr>
            <w:rStyle w:val="NormalTok"/>
          </w:rPr>
          <w:t xml:space="preserve"> bmi, </w:t>
        </w:r>
      </w:ins>
      <w:ins w:id="1820" w:author="PR Preview" w:date="2026-01-01T00:00:00Z">
        <w:r>
          <w:br/>
        </w:r>
      </w:ins>
      <w:ins w:id="1821" w:author="PR Preview" w:date="2026-01-01T00:00:00Z">
        <w:r>
          <w:rPr>
            <w:rStyle w:val="NormalTok"/>
          </w:rPr>
          <w:t xml:space="preserve">                 </w:t>
        </w:r>
      </w:ins>
      <w:ins w:id="1822" w:author="PR Preview" w:date="2026-01-01T00:00:00Z">
        <w:r>
          <w:rPr>
            <w:rStyle w:val="AttributeTok"/>
          </w:rPr>
          <w:t xml:space="preserve">data =</w:t>
        </w:r>
      </w:ins>
      <w:ins w:id="1823" w:author="PR Preview" w:date="2026-01-01T00:00:00Z">
        <w:r>
          <w:rPr>
            <w:rStyle w:val="NormalTok"/>
          </w:rPr>
          <w:t xml:space="preserve"> cohort, </w:t>
        </w:r>
      </w:ins>
      <w:ins w:id="1824" w:author="PR Preview" w:date="2026-01-01T00:00:00Z">
        <w:r>
          <w:br/>
        </w:r>
      </w:ins>
      <w:ins w:id="1825" w:author="PR Preview" w:date="2026-01-01T00:00:00Z">
        <w:r>
          <w:rPr>
            <w:rStyle w:val="NormalTok"/>
          </w:rPr>
          <w:t xml:space="preserve">                 </w:t>
        </w:r>
      </w:ins>
      <w:ins w:id="1826" w:author="PR Preview" w:date="2026-01-01T00:00:00Z">
        <w:r>
          <w:rPr>
            <w:rStyle w:val="AttributeTok"/>
          </w:rPr>
          <w:t xml:space="preserve">family =</w:t>
        </w:r>
      </w:ins>
      <w:ins w:id="1827" w:author="PR Preview" w:date="2026-01-01T00:00:00Z">
        <w:r>
          <w:rPr>
            <w:rStyle w:val="NormalTok"/>
          </w:rPr>
          <w:t xml:space="preserve"> </w:t>
        </w:r>
      </w:ins>
      <w:ins w:id="1828" w:author="PR Preview" w:date="2026-01-01T00:00:00Z">
        <w:r>
          <w:rPr>
            <w:rStyle w:val="FunctionTok"/>
          </w:rPr>
          <w:t xml:space="preserve">binomial</w:t>
        </w:r>
      </w:ins>
      <w:ins w:id="1829" w:author="PR Preview" w:date="2026-01-01T00:00:00Z">
        <w:r>
          <w:rPr>
            <w:rStyle w:val="NormalTok"/>
          </w:rPr>
          <w:t xml:space="preserve">())</w:t>
        </w:r>
      </w:ins>
      <w:ins w:id="1830" w:author="PR Preview" w:date="2026-01-01T00:00:00Z">
        <w:r>
          <w:br/>
        </w:r>
      </w:ins>
      <w:ins w:id="1831" w:author="PR Preview" w:date="2026-01-01T00:00:00Z">
        <w:r>
          <w:rPr>
            <w:rStyle w:val="NormalTok"/>
          </w:rPr>
          <w:t xml:space="preserve">    </w:t>
        </w:r>
      </w:ins>
      <w:ins w:id="1832" w:author="PR Preview" w:date="2026-01-01T00:00:00Z">
        <w:r>
          <w:rPr>
            <w:rStyle w:val="FunctionTok"/>
          </w:rPr>
          <w:t xml:space="preserve">predict</w:t>
        </w:r>
      </w:ins>
      <w:ins w:id="1833" w:author="PR Preview" w:date="2026-01-01T00:00:00Z">
        <w:r>
          <w:rPr>
            <w:rStyle w:val="NormalTok"/>
          </w:rPr>
          <w:t xml:space="preserve">(model, </w:t>
        </w:r>
      </w:ins>
      <w:ins w:id="1834" w:author="PR Preview" w:date="2026-01-01T00:00:00Z">
        <w:r>
          <w:rPr>
            <w:rStyle w:val="AttributeTok"/>
          </w:rPr>
          <w:t xml:space="preserve">type =</w:t>
        </w:r>
      </w:ins>
      <w:ins w:id="1835" w:author="PR Preview" w:date="2026-01-01T00:00:00Z">
        <w:r>
          <w:rPr>
            <w:rStyle w:val="NormalTok"/>
          </w:rPr>
          <w:t xml:space="preserve"> </w:t>
        </w:r>
      </w:ins>
      <w:ins w:id="1836" w:author="PR Preview" w:date="2026-01-01T00:00:00Z">
        <w:r>
          <w:rPr>
            <w:rStyle w:val="StringTok"/>
          </w:rPr>
          <w:t xml:space="preserve">"response"</w:t>
        </w:r>
      </w:ins>
      <w:ins w:id="1837" w:author="PR Preview" w:date="2026-01-01T00:00:00Z">
        <w:r>
          <w:rPr>
            <w:rStyle w:val="NormalTok"/>
          </w:rPr>
          <w:t xml:space="preserve">)</w:t>
        </w:r>
      </w:ins>
      <w:ins w:id="1838" w:author="PR Preview" w:date="2026-01-01T00:00:00Z">
        <w:r>
          <w:br/>
        </w:r>
      </w:ins>
      <w:ins w:id="1839" w:author="PR Preview" w:date="2026-01-01T00:00:00Z">
        <w:r>
          <w:rPr>
            <w:rStyle w:val="NormalTok"/>
          </w:rPr>
          <w:t xml:space="preserve">  },</w:t>
        </w:r>
      </w:ins>
      <w:ins w:id="1840" w:author="PR Preview" w:date="2026-01-01T00:00:00Z">
        <w:r>
          <w:br/>
        </w:r>
      </w:ins>
      <w:ins w:id="1841" w:author="PR Preview" w:date="2026-01-01T00:00:00Z">
        <w:r>
          <w:rPr>
            <w:rStyle w:val="NormalTok"/>
          </w:rPr>
          <w:t xml:space="preserve">  </w:t>
        </w:r>
      </w:ins>
      <w:ins w:id="1842" w:author="PR Preview" w:date="2026-01-01T00:00:00Z">
        <w:r>
          <w:rPr>
            <w:rStyle w:val="AttributeTok"/>
          </w:rPr>
          <w:t xml:space="preserve">gbm_method =</w:t>
        </w:r>
      </w:ins>
      <w:ins w:id="1843" w:author="PR Preview" w:date="2026-01-01T00:00:00Z">
        <w:r>
          <w:rPr>
            <w:rStyle w:val="NormalTok"/>
          </w:rPr>
          <w:t xml:space="preserve"> {</w:t>
        </w:r>
      </w:ins>
      <w:ins w:id="1844" w:author="PR Preview" w:date="2026-01-01T00:00:00Z">
        <w:r>
          <w:br/>
        </w:r>
      </w:ins>
      <w:ins w:id="1845" w:author="PR Preview" w:date="2026-01-01T00:00:00Z">
        <w:r>
          <w:rPr>
            <w:rStyle w:val="NormalTok"/>
          </w:rPr>
          <w:t xml:space="preserve">    model </w:t>
        </w:r>
      </w:ins>
      <w:ins w:id="1846" w:author="PR Preview" w:date="2026-01-01T00:00:00Z">
        <w:r>
          <w:rPr>
            <w:rStyle w:val="OtherTok"/>
          </w:rPr>
          <w:t xml:space="preserve">&lt;-</w:t>
        </w:r>
      </w:ins>
      <w:ins w:id="1847" w:author="PR Preview" w:date="2026-01-01T00:00:00Z">
        <w:r>
          <w:rPr>
            <w:rStyle w:val="NormalTok"/>
          </w:rPr>
          <w:t xml:space="preserve"> gbm</w:t>
        </w:r>
      </w:ins>
      <w:ins w:id="1848" w:author="PR Preview" w:date="2026-01-01T00:00:00Z">
        <w:r>
          <w:rPr>
            <w:rStyle w:val="SpecialCharTok"/>
          </w:rPr>
          <w:t xml:space="preserve">::</w:t>
        </w:r>
      </w:ins>
      <w:ins w:id="1849" w:author="PR Preview" w:date="2026-01-01T00:00:00Z">
        <w:r>
          <w:rPr>
            <w:rStyle w:val="FunctionTok"/>
          </w:rPr>
          <w:t xml:space="preserve">gbm</w:t>
        </w:r>
      </w:ins>
      <w:ins w:id="1850" w:author="PR Preview" w:date="2026-01-01T00:00:00Z">
        <w:r>
          <w:rPr>
            <w:rStyle w:val="NormalTok"/>
          </w:rPr>
          <w:t xml:space="preserve">(treatment </w:t>
        </w:r>
      </w:ins>
      <w:ins w:id="1851" w:author="PR Preview" w:date="2026-01-01T00:00:00Z">
        <w:r>
          <w:rPr>
            <w:rStyle w:val="SpecialCharTok"/>
          </w:rPr>
          <w:t xml:space="preserve">~</w:t>
        </w:r>
      </w:ins>
      <w:ins w:id="1852" w:author="PR Preview" w:date="2026-01-01T00:00:00Z">
        <w:r>
          <w:rPr>
            <w:rStyle w:val="NormalTok"/>
          </w:rPr>
          <w:t xml:space="preserve"> age </w:t>
        </w:r>
      </w:ins>
      <w:ins w:id="1853" w:author="PR Preview" w:date="2026-01-01T00:00:00Z">
        <w:r>
          <w:rPr>
            <w:rStyle w:val="SpecialCharTok"/>
          </w:rPr>
          <w:t xml:space="preserve">+</w:t>
        </w:r>
      </w:ins>
      <w:ins w:id="1854" w:author="PR Preview" w:date="2026-01-01T00:00:00Z">
        <w:r>
          <w:rPr>
            <w:rStyle w:val="NormalTok"/>
          </w:rPr>
          <w:t xml:space="preserve"> bmi,</w:t>
        </w:r>
      </w:ins>
      <w:ins w:id="1855" w:author="PR Preview" w:date="2026-01-01T00:00:00Z">
        <w:r>
          <w:br/>
        </w:r>
      </w:ins>
      <w:ins w:id="1856" w:author="PR Preview" w:date="2026-01-01T00:00:00Z">
        <w:r>
          <w:rPr>
            <w:rStyle w:val="NormalTok"/>
          </w:rPr>
          <w:t xml:space="preserve">                      </w:t>
        </w:r>
      </w:ins>
      <w:ins w:id="1857" w:author="PR Preview" w:date="2026-01-01T00:00:00Z">
        <w:r>
          <w:rPr>
            <w:rStyle w:val="AttributeTok"/>
          </w:rPr>
          <w:t xml:space="preserve">data =</w:t>
        </w:r>
      </w:ins>
      <w:ins w:id="1858" w:author="PR Preview" w:date="2026-01-01T00:00:00Z">
        <w:r>
          <w:rPr>
            <w:rStyle w:val="NormalTok"/>
          </w:rPr>
          <w:t xml:space="preserve"> cohort,</w:t>
        </w:r>
      </w:ins>
      <w:ins w:id="1859" w:author="PR Preview" w:date="2026-01-01T00:00:00Z">
        <w:r>
          <w:br/>
        </w:r>
      </w:ins>
      <w:ins w:id="1860" w:author="PR Preview" w:date="2026-01-01T00:00:00Z">
        <w:r>
          <w:rPr>
            <w:rStyle w:val="NormalTok"/>
          </w:rPr>
          <w:t xml:space="preserve">                      </w:t>
        </w:r>
      </w:ins>
      <w:ins w:id="1861" w:author="PR Preview" w:date="2026-01-01T00:00:00Z">
        <w:r>
          <w:rPr>
            <w:rStyle w:val="AttributeTok"/>
          </w:rPr>
          <w:t xml:space="preserve">distribution =</w:t>
        </w:r>
      </w:ins>
      <w:ins w:id="1862" w:author="PR Preview" w:date="2026-01-01T00:00:00Z">
        <w:r>
          <w:rPr>
            <w:rStyle w:val="NormalTok"/>
          </w:rPr>
          <w:t xml:space="preserve"> </w:t>
        </w:r>
      </w:ins>
      <w:ins w:id="1863" w:author="PR Preview" w:date="2026-01-01T00:00:00Z">
        <w:r>
          <w:rPr>
            <w:rStyle w:val="StringTok"/>
          </w:rPr>
          <w:t xml:space="preserve">"bernoulli"</w:t>
        </w:r>
      </w:ins>
      <w:ins w:id="1864" w:author="PR Preview" w:date="2026-01-01T00:00:00Z">
        <w:r>
          <w:rPr>
            <w:rStyle w:val="NormalTok"/>
          </w:rPr>
          <w:t xml:space="preserve">,</w:t>
        </w:r>
      </w:ins>
      <w:ins w:id="1865" w:author="PR Preview" w:date="2026-01-01T00:00:00Z">
        <w:r>
          <w:br/>
        </w:r>
      </w:ins>
      <w:ins w:id="1866" w:author="PR Preview" w:date="2026-01-01T00:00:00Z">
        <w:r>
          <w:rPr>
            <w:rStyle w:val="NormalTok"/>
          </w:rPr>
          <w:t xml:space="preserve">                      </w:t>
        </w:r>
      </w:ins>
      <w:ins w:id="1867" w:author="PR Preview" w:date="2026-01-01T00:00:00Z">
        <w:r>
          <w:rPr>
            <w:rStyle w:val="AttributeTok"/>
          </w:rPr>
          <w:t xml:space="preserve">n.trees =</w:t>
        </w:r>
      </w:ins>
      <w:ins w:id="1868" w:author="PR Preview" w:date="2026-01-01T00:00:00Z">
        <w:r>
          <w:rPr>
            <w:rStyle w:val="NormalTok"/>
          </w:rPr>
          <w:t xml:space="preserve"> </w:t>
        </w:r>
      </w:ins>
      <w:ins w:id="1869" w:author="PR Preview" w:date="2026-01-01T00:00:00Z">
        <w:r>
          <w:rPr>
            <w:rStyle w:val="DecValTok"/>
          </w:rPr>
          <w:t xml:space="preserve">100</w:t>
        </w:r>
      </w:ins>
      <w:ins w:id="1870" w:author="PR Preview" w:date="2026-01-01T00:00:00Z">
        <w:r>
          <w:rPr>
            <w:rStyle w:val="NormalTok"/>
          </w:rPr>
          <w:t xml:space="preserve">,</w:t>
        </w:r>
      </w:ins>
      <w:ins w:id="1871" w:author="PR Preview" w:date="2026-01-01T00:00:00Z">
        <w:r>
          <w:br/>
        </w:r>
      </w:ins>
      <w:ins w:id="1872" w:author="PR Preview" w:date="2026-01-01T00:00:00Z">
        <w:r>
          <w:rPr>
            <w:rStyle w:val="NormalTok"/>
          </w:rPr>
          <w:t xml:space="preserve">                      </w:t>
        </w:r>
      </w:ins>
      <w:ins w:id="1873" w:author="PR Preview" w:date="2026-01-01T00:00:00Z">
        <w:r>
          <w:rPr>
            <w:rStyle w:val="AttributeTok"/>
          </w:rPr>
          <w:t xml:space="preserve">verbose =</w:t>
        </w:r>
      </w:ins>
      <w:ins w:id="1874" w:author="PR Preview" w:date="2026-01-01T00:00:00Z">
        <w:r>
          <w:rPr>
            <w:rStyle w:val="NormalTok"/>
          </w:rPr>
          <w:t xml:space="preserve"> </w:t>
        </w:r>
      </w:ins>
      <w:ins w:id="1875" w:author="PR Preview" w:date="2026-01-01T00:00:00Z">
        <w:r>
          <w:rPr>
            <w:rStyle w:val="ConstantTok"/>
          </w:rPr>
          <w:t xml:space="preserve">FALSE</w:t>
        </w:r>
      </w:ins>
      <w:ins w:id="1876" w:author="PR Preview" w:date="2026-01-01T00:00:00Z">
        <w:r>
          <w:rPr>
            <w:rStyle w:val="NormalTok"/>
          </w:rPr>
          <w:t xml:space="preserve">)</w:t>
        </w:r>
      </w:ins>
      <w:ins w:id="1877" w:author="PR Preview" w:date="2026-01-01T00:00:00Z">
        <w:r>
          <w:br/>
        </w:r>
      </w:ins>
      <w:ins w:id="1878" w:author="PR Preview" w:date="2026-01-01T00:00:00Z">
        <w:r>
          <w:rPr>
            <w:rStyle w:val="NormalTok"/>
          </w:rPr>
          <w:t xml:space="preserve">    </w:t>
        </w:r>
      </w:ins>
      <w:ins w:id="1879" w:author="PR Preview" w:date="2026-01-01T00:00:00Z">
        <w:r>
          <w:rPr>
            <w:rStyle w:val="FunctionTok"/>
          </w:rPr>
          <w:t xml:space="preserve">predict</w:t>
        </w:r>
      </w:ins>
      <w:ins w:id="1880" w:author="PR Preview" w:date="2026-01-01T00:00:00Z">
        <w:r>
          <w:rPr>
            <w:rStyle w:val="NormalTok"/>
          </w:rPr>
          <w:t xml:space="preserve">(model, </w:t>
        </w:r>
      </w:ins>
      <w:ins w:id="1881" w:author="PR Preview" w:date="2026-01-01T00:00:00Z">
        <w:r>
          <w:rPr>
            <w:rStyle w:val="AttributeTok"/>
          </w:rPr>
          <w:t xml:space="preserve">n.trees =</w:t>
        </w:r>
      </w:ins>
      <w:ins w:id="1882" w:author="PR Preview" w:date="2026-01-01T00:00:00Z">
        <w:r>
          <w:rPr>
            <w:rStyle w:val="NormalTok"/>
          </w:rPr>
          <w:t xml:space="preserve"> </w:t>
        </w:r>
      </w:ins>
      <w:ins w:id="1883" w:author="PR Preview" w:date="2026-01-01T00:00:00Z">
        <w:r>
          <w:rPr>
            <w:rStyle w:val="DecValTok"/>
          </w:rPr>
          <w:t xml:space="preserve">100</w:t>
        </w:r>
      </w:ins>
      <w:ins w:id="1884" w:author="PR Preview" w:date="2026-01-01T00:00:00Z">
        <w:r>
          <w:rPr>
            <w:rStyle w:val="NormalTok"/>
          </w:rPr>
          <w:t xml:space="preserve">, </w:t>
        </w:r>
      </w:ins>
      <w:ins w:id="1885" w:author="PR Preview" w:date="2026-01-01T00:00:00Z">
        <w:r>
          <w:rPr>
            <w:rStyle w:val="AttributeTok"/>
          </w:rPr>
          <w:t xml:space="preserve">type =</w:t>
        </w:r>
      </w:ins>
      <w:ins w:id="1886" w:author="PR Preview" w:date="2026-01-01T00:00:00Z">
        <w:r>
          <w:rPr>
            <w:rStyle w:val="NormalTok"/>
          </w:rPr>
          <w:t xml:space="preserve"> </w:t>
        </w:r>
      </w:ins>
      <w:ins w:id="1887" w:author="PR Preview" w:date="2026-01-01T00:00:00Z">
        <w:r>
          <w:rPr>
            <w:rStyle w:val="StringTok"/>
          </w:rPr>
          <w:t xml:space="preserve">"response"</w:t>
        </w:r>
      </w:ins>
      <w:ins w:id="1888" w:author="PR Preview" w:date="2026-01-01T00:00:00Z">
        <w:r>
          <w:rPr>
            <w:rStyle w:val="NormalTok"/>
          </w:rPr>
          <w:t xml:space="preserve">)</w:t>
        </w:r>
      </w:ins>
      <w:ins w:id="1889" w:author="PR Preview" w:date="2026-01-01T00:00:00Z">
        <w:r>
          <w:br/>
        </w:r>
      </w:ins>
      <w:ins w:id="1890" w:author="PR Preview" w:date="2026-01-01T00:00:00Z">
        <w:r>
          <w:rPr>
            <w:rStyle w:val="NormalTok"/>
          </w:rPr>
          <w:t xml:space="preserve">  },</w:t>
        </w:r>
      </w:ins>
      <w:ins w:id="1891" w:author="PR Preview" w:date="2026-01-01T00:00:00Z">
        <w:r>
          <w:br/>
        </w:r>
      </w:ins>
      <w:ins w:id="1892" w:author="PR Preview" w:date="2026-01-01T00:00:00Z">
        <w:r>
          <w:rPr>
            <w:rStyle w:val="NormalTok"/>
          </w:rPr>
          <w:t xml:space="preserve">  </w:t>
        </w:r>
      </w:ins>
      <w:ins w:id="1893" w:author="PR Preview" w:date="2026-01-01T00:00:00Z">
        <w:r>
          <w:rPr>
            <w:rStyle w:val="AttributeTok"/>
          </w:rPr>
          <w:t xml:space="preserve">check =</w:t>
        </w:r>
      </w:ins>
      <w:ins w:id="1894" w:author="PR Preview" w:date="2026-01-01T00:00:00Z">
        <w:r>
          <w:rPr>
            <w:rStyle w:val="NormalTok"/>
          </w:rPr>
          <w:t xml:space="preserve"> </w:t>
        </w:r>
      </w:ins>
      <w:ins w:id="1895" w:author="PR Preview" w:date="2026-01-01T00:00:00Z">
        <w:r>
          <w:rPr>
            <w:rStyle w:val="ConstantTok"/>
          </w:rPr>
          <w:t xml:space="preserve">FALSE</w:t>
        </w:r>
      </w:ins>
      <w:ins w:id="1896" w:author="PR Preview" w:date="2026-01-01T00:00:00Z">
        <w:r>
          <w:rPr>
            <w:rStyle w:val="NormalTok"/>
          </w:rPr>
          <w:t xml:space="preserve">,</w:t>
        </w:r>
      </w:ins>
      <w:ins w:id="1897" w:author="PR Preview" w:date="2026-01-01T00:00:00Z">
        <w:r>
          <w:br/>
        </w:r>
      </w:ins>
      <w:ins w:id="1898" w:author="PR Preview" w:date="2026-01-01T00:00:00Z">
        <w:r>
          <w:rPr>
            <w:rStyle w:val="NormalTok"/>
          </w:rPr>
          <w:t xml:space="preserve">  </w:t>
        </w:r>
      </w:ins>
      <w:ins w:id="1899" w:author="PR Preview" w:date="2026-01-01T00:00:00Z">
        <w:r>
          <w:rPr>
            <w:rStyle w:val="AttributeTok"/>
          </w:rPr>
          <w:t xml:space="preserve">iterations =</w:t>
        </w:r>
      </w:ins>
      <w:ins w:id="1900" w:author="PR Preview" w:date="2026-01-01T00:00:00Z">
        <w:r>
          <w:rPr>
            <w:rStyle w:val="NormalTok"/>
          </w:rPr>
          <w:t xml:space="preserve"> </w:t>
        </w:r>
      </w:ins>
      <w:ins w:id="1901" w:author="PR Preview" w:date="2026-01-01T00:00:00Z">
        <w:r>
          <w:rPr>
            <w:rStyle w:val="DecValTok"/>
          </w:rPr>
          <w:t xml:space="preserve">50</w:t>
        </w:r>
      </w:ins>
      <w:ins w:id="1902" w:author="PR Preview" w:date="2026-01-01T00:00:00Z">
        <w:r>
          <w:br/>
        </w:r>
      </w:ins>
      <w:ins w:id="1903" w:author="PR Preview" w:date="2026-01-01T00:00:00Z">
        <w:r>
          <w:rPr>
            <w:rStyle w:val="NormalTok"/>
          </w:rPr>
          <w:t xml:space="preserve">)</w:t>
        </w:r>
      </w:ins>
      <w:ins w:id="1904" w:author="PR Preview" w:date="2026-01-01T00:00:00Z">
        <w:r>
          <w:br/>
        </w:r>
      </w:ins>
      <w:ins w:id="1905" w:author="PR Preview" w:date="2026-01-01T00:00:00Z">
        <w:r>
          <w:br/>
        </w:r>
      </w:ins>
      <w:ins w:id="1906" w:author="PR Preview" w:date="2026-01-01T00:00:00Z">
        <w:r>
          <w:rPr>
            <w:rStyle w:val="FunctionTok"/>
          </w:rPr>
          <w:t xml:space="preserve">print</w:t>
        </w:r>
      </w:ins>
      <w:ins w:id="1907" w:author="PR Preview" w:date="2026-01-01T00:00:00Z">
        <w:r>
          <w:rPr>
            <w:rStyle w:val="NormalTok"/>
          </w:rPr>
          <w:t xml:space="preserve">(ps_benchmark)</w:t>
        </w:r>
      </w:ins>
    </w:p>
    <w:bookmarkEnd w:id="73"/>
    <w:bookmarkStart w:id="74" w:name="X7ff0b0b5fd28daf32f6723699e3d921f714a0e8"/>
    <w:p>
      <w:pPr>
        <w:pStyle w:val="Heading3"/>
      </w:pPr>
      <w:ins w:id="1908" w:author="PR Preview" w:date="2026-01-01T00:00:00Z">
        <w:r>
          <w:t xml:space="preserve">8.4 Using profvis for Memory and CPU Profiling</w:t>
        </w:r>
      </w:ins>
    </w:p>
    <w:p>
      <w:pPr>
        <w:pStyle w:val="FirstParagraph"/>
      </w:pPr>
      <w:hyperlink r:id="rId70">
        <w:ins w:id="1909" w:author="PR Preview" w:date="2026-01-01T00:00:00Z">
          <w:r>
            <w:rPr>
              <w:rStyle w:val="VerbatimChar"/>
            </w:rPr>
            <w:t xml:space="preserve">{profvis}</w:t>
          </w:r>
        </w:ins>
      </w:hyperlink>
      <w:ins w:id="1910" w:author="PR Preview" w:date="2026-01-01T00:00:00Z">
        <w:r>
          <w:t xml:space="preserve"> </w:t>
        </w:r>
      </w:ins>
      <w:ins w:id="1911" w:author="PR Preview" w:date="2026-01-01T00:00:00Z">
        <w:r>
          <w:t xml:space="preserve">identifies where your code spends time</w:t>
        </w:r>
      </w:ins>
      <w:ins w:id="1912" w:author="PR Preview" w:date="2026-01-01T00:00:00Z">
        <w:r>
          <w:t xml:space="preserve"> </w:t>
        </w:r>
      </w:ins>
      <w:ins w:id="1913" w:author="PR Preview" w:date="2026-01-01T00:00:00Z">
        <w:r>
          <w:t xml:space="preserve">and allocates memory.</w:t>
        </w:r>
      </w:ins>
      <w:ins w:id="1914" w:author="PR Preview" w:date="2026-01-01T00:00:00Z">
        <w:r>
          <w:t xml:space="preserve"> </w:t>
        </w:r>
      </w:ins>
      <w:ins w:id="1915" w:author="PR Preview" w:date="2026-01-01T00:00:00Z">
        <w:r>
          <w:t xml:space="preserve">Use it to find bottlenecks in existing functions.</w:t>
        </w:r>
      </w:ins>
    </w:p>
    <w:p>
      <w:pPr>
        <w:pStyle w:val="BodyText"/>
      </w:pPr>
      <w:ins w:id="1916" w:author="PR Preview" w:date="2026-01-01T00:00:00Z">
        <w:r>
          <w:rPr>
            <w:b/>
            <w:bCs/>
          </w:rPr>
          <w:t xml:space="preserve">Basic usage:</w:t>
        </w:r>
      </w:ins>
    </w:p>
    <w:p>
      <w:pPr>
        <w:pStyle w:val="SourceCode"/>
      </w:pPr>
      <w:ins w:id="1917" w:author="PR Preview" w:date="2026-01-01T00:00:00Z">
        <w:r>
          <w:rPr>
            <w:rStyle w:val="FunctionTok"/>
          </w:rPr>
          <w:t xml:space="preserve">library</w:t>
        </w:r>
      </w:ins>
      <w:ins w:id="1918" w:author="PR Preview" w:date="2026-01-01T00:00:00Z">
        <w:r>
          <w:rPr>
            <w:rStyle w:val="NormalTok"/>
          </w:rPr>
          <w:t xml:space="preserve">(profvis)</w:t>
        </w:r>
      </w:ins>
      <w:ins w:id="1919" w:author="PR Preview" w:date="2026-01-01T00:00:00Z">
        <w:r>
          <w:br/>
        </w:r>
      </w:ins>
      <w:ins w:id="1920" w:author="PR Preview" w:date="2026-01-01T00:00:00Z">
        <w:r>
          <w:br/>
        </w:r>
      </w:ins>
      <w:ins w:id="1921" w:author="PR Preview" w:date="2026-01-01T00:00:00Z">
        <w:r>
          <w:rPr>
            <w:rStyle w:val="CommentTok"/>
          </w:rPr>
          <w:t xml:space="preserve"># Profile a function</w:t>
        </w:r>
      </w:ins>
      <w:ins w:id="1922" w:author="PR Preview" w:date="2026-01-01T00:00:00Z">
        <w:r>
          <w:br/>
        </w:r>
      </w:ins>
      <w:ins w:id="1923" w:author="PR Preview" w:date="2026-01-01T00:00:00Z">
        <w:r>
          <w:rPr>
            <w:rStyle w:val="FunctionTok"/>
          </w:rPr>
          <w:t xml:space="preserve">profvis</w:t>
        </w:r>
      </w:ins>
      <w:ins w:id="1924" w:author="PR Preview" w:date="2026-01-01T00:00:00Z">
        <w:r>
          <w:rPr>
            <w:rStyle w:val="NormalTok"/>
          </w:rPr>
          <w:t xml:space="preserve">({</w:t>
        </w:r>
      </w:ins>
      <w:ins w:id="1925" w:author="PR Preview" w:date="2026-01-01T00:00:00Z">
        <w:r>
          <w:br/>
        </w:r>
      </w:ins>
      <w:ins w:id="1926" w:author="PR Preview" w:date="2026-01-01T00:00:00Z">
        <w:r>
          <w:rPr>
            <w:rStyle w:val="NormalTok"/>
          </w:rPr>
          <w:t xml:space="preserve">  data </w:t>
        </w:r>
      </w:ins>
      <w:ins w:id="1927" w:author="PR Preview" w:date="2026-01-01T00:00:00Z">
        <w:r>
          <w:rPr>
            <w:rStyle w:val="OtherTok"/>
          </w:rPr>
          <w:t xml:space="preserve">&lt;-</w:t>
        </w:r>
      </w:ins>
      <w:ins w:id="1928" w:author="PR Preview" w:date="2026-01-01T00:00:00Z">
        <w:r>
          <w:rPr>
            <w:rStyle w:val="NormalTok"/>
          </w:rPr>
          <w:t xml:space="preserve"> </w:t>
        </w:r>
      </w:ins>
      <w:ins w:id="1929" w:author="PR Preview" w:date="2026-01-01T00:00:00Z">
        <w:r>
          <w:rPr>
            <w:rStyle w:val="FunctionTok"/>
          </w:rPr>
          <w:t xml:space="preserve">prep_study_data</w:t>
        </w:r>
      </w:ins>
      <w:ins w:id="1930" w:author="PR Preview" w:date="2026-01-01T00:00:00Z">
        <w:r>
          <w:rPr>
            <w:rStyle w:val="NormalTok"/>
          </w:rPr>
          <w:t xml:space="preserve">(raw_data)</w:t>
        </w:r>
      </w:ins>
      <w:ins w:id="1931" w:author="PR Preview" w:date="2026-01-01T00:00:00Z">
        <w:r>
          <w:br/>
        </w:r>
      </w:ins>
      <w:ins w:id="1932" w:author="PR Preview" w:date="2026-01-01T00:00:00Z">
        <w:r>
          <w:rPr>
            <w:rStyle w:val="NormalTok"/>
          </w:rPr>
          <w:t xml:space="preserve">  results </w:t>
        </w:r>
      </w:ins>
      <w:ins w:id="1933" w:author="PR Preview" w:date="2026-01-01T00:00:00Z">
        <w:r>
          <w:rPr>
            <w:rStyle w:val="OtherTok"/>
          </w:rPr>
          <w:t xml:space="preserve">&lt;-</w:t>
        </w:r>
      </w:ins>
      <w:ins w:id="1934" w:author="PR Preview" w:date="2026-01-01T00:00:00Z">
        <w:r>
          <w:rPr>
            <w:rStyle w:val="NormalTok"/>
          </w:rPr>
          <w:t xml:space="preserve"> </w:t>
        </w:r>
      </w:ins>
      <w:ins w:id="1935" w:author="PR Preview" w:date="2026-01-01T00:00:00Z">
        <w:r>
          <w:rPr>
            <w:rStyle w:val="FunctionTok"/>
          </w:rPr>
          <w:t xml:space="preserve">run_primary_analysis</w:t>
        </w:r>
      </w:ins>
      <w:ins w:id="1936" w:author="PR Preview" w:date="2026-01-01T00:00:00Z">
        <w:r>
          <w:rPr>
            <w:rStyle w:val="NormalTok"/>
          </w:rPr>
          <w:t xml:space="preserve">(data)</w:t>
        </w:r>
      </w:ins>
      <w:ins w:id="1937" w:author="PR Preview" w:date="2026-01-01T00:00:00Z">
        <w:r>
          <w:br/>
        </w:r>
      </w:ins>
      <w:ins w:id="1938" w:author="PR Preview" w:date="2026-01-01T00:00:00Z">
        <w:r>
          <w:rPr>
            <w:rStyle w:val="NormalTok"/>
          </w:rPr>
          <w:t xml:space="preserve">})</w:t>
        </w:r>
      </w:ins>
    </w:p>
    <w:p>
      <w:pPr>
        <w:pStyle w:val="FirstParagraph"/>
      </w:pPr>
      <w:ins w:id="1939" w:author="PR Preview" w:date="2026-01-01T00:00:00Z">
        <w:r>
          <w:t xml:space="preserve">The profvis output shows:</w:t>
        </w:r>
      </w:ins>
    </w:p>
    <w:p>
      <w:pPr>
        <w:pStyle w:val="Compact"/>
        <w:numPr>
          <w:ilvl w:val="0"/>
          <w:numId w:val="1022"/>
        </w:numPr>
      </w:pPr>
      <w:ins w:id="1940" w:author="PR Preview" w:date="2026-01-01T00:00:00Z">
        <w:r>
          <w:rPr>
            <w:b/>
            <w:bCs/>
          </w:rPr>
          <w:t xml:space="preserve">Flame graph</w:t>
        </w:r>
      </w:ins>
      <w:ins w:id="1941" w:author="PR Preview" w:date="2026-01-01T00:00:00Z">
        <w:r>
          <w:t xml:space="preserve">: Visual representation of time spent in each function</w:t>
        </w:r>
      </w:ins>
    </w:p>
    <w:p>
      <w:pPr>
        <w:pStyle w:val="Compact"/>
        <w:numPr>
          <w:ilvl w:val="0"/>
          <w:numId w:val="1022"/>
        </w:numPr>
      </w:pPr>
      <w:ins w:id="1942" w:author="PR Preview" w:date="2026-01-01T00:00:00Z">
        <w:r>
          <w:rPr>
            <w:b/>
            <w:bCs/>
          </w:rPr>
          <w:t xml:space="preserve">Data view</w:t>
        </w:r>
      </w:ins>
      <w:ins w:id="1943" w:author="PR Preview" w:date="2026-01-01T00:00:00Z">
        <w:r>
          <w:t xml:space="preserve">: Line-by-line time and memory usage</w:t>
        </w:r>
      </w:ins>
    </w:p>
    <w:p>
      <w:pPr>
        <w:pStyle w:val="Compact"/>
        <w:numPr>
          <w:ilvl w:val="0"/>
          <w:numId w:val="1022"/>
        </w:numPr>
      </w:pPr>
      <w:ins w:id="1944" w:author="PR Preview" w:date="2026-01-01T00:00:00Z">
        <w:r>
          <w:rPr>
            <w:b/>
            <w:bCs/>
          </w:rPr>
          <w:t xml:space="preserve">Memory profile</w:t>
        </w:r>
      </w:ins>
      <w:ins w:id="1945" w:author="PR Preview" w:date="2026-01-01T00:00:00Z">
        <w:r>
          <w:t xml:space="preserve">: Allocation patterns over time</w:t>
        </w:r>
      </w:ins>
    </w:p>
    <w:p>
      <w:pPr>
        <w:pStyle w:val="FirstParagraph"/>
      </w:pPr>
      <w:ins w:id="1946" w:author="PR Preview" w:date="2026-01-01T00:00:00Z">
        <w:r>
          <w:rPr>
            <w:b/>
            <w:bCs/>
          </w:rPr>
          <w:t xml:space="preserve">Example for data preparation:</w:t>
        </w:r>
      </w:ins>
    </w:p>
    <w:p>
      <w:pPr>
        <w:pStyle w:val="SourceCode"/>
      </w:pPr>
      <w:ins w:id="1947" w:author="PR Preview" w:date="2026-01-01T00:00:00Z">
        <w:r>
          <w:rPr>
            <w:rStyle w:val="FunctionTok"/>
          </w:rPr>
          <w:t xml:space="preserve">library</w:t>
        </w:r>
      </w:ins>
      <w:ins w:id="1948" w:author="PR Preview" w:date="2026-01-01T00:00:00Z">
        <w:r>
          <w:rPr>
            <w:rStyle w:val="NormalTok"/>
          </w:rPr>
          <w:t xml:space="preserve">(profvis)</w:t>
        </w:r>
      </w:ins>
      <w:ins w:id="1949" w:author="PR Preview" w:date="2026-01-01T00:00:00Z">
        <w:r>
          <w:br/>
        </w:r>
      </w:ins>
      <w:ins w:id="1950" w:author="PR Preview" w:date="2026-01-01T00:00:00Z">
        <w:r>
          <w:br/>
        </w:r>
      </w:ins>
      <w:ins w:id="1951" w:author="PR Preview" w:date="2026-01-01T00:00:00Z">
        <w:r>
          <w:rPr>
            <w:rStyle w:val="FunctionTok"/>
          </w:rPr>
          <w:t xml:space="preserve">profvis</w:t>
        </w:r>
      </w:ins>
      <w:ins w:id="1952" w:author="PR Preview" w:date="2026-01-01T00:00:00Z">
        <w:r>
          <w:rPr>
            <w:rStyle w:val="NormalTok"/>
          </w:rPr>
          <w:t xml:space="preserve">({</w:t>
        </w:r>
      </w:ins>
      <w:ins w:id="1953" w:author="PR Preview" w:date="2026-01-01T00:00:00Z">
        <w:r>
          <w:br/>
        </w:r>
      </w:ins>
      <w:ins w:id="1954" w:author="PR Preview" w:date="2026-01-01T00:00:00Z">
        <w:r>
          <w:rPr>
            <w:rStyle w:val="NormalTok"/>
          </w:rPr>
          <w:t xml:space="preserve">  </w:t>
        </w:r>
      </w:ins>
      <w:ins w:id="1955" w:author="PR Preview" w:date="2026-01-01T00:00:00Z">
        <w:r>
          <w:rPr>
            <w:rStyle w:val="CommentTok"/>
          </w:rPr>
          <w:t xml:space="preserve"># Profile data cleaning pipeline</w:t>
        </w:r>
      </w:ins>
      <w:ins w:id="1956" w:author="PR Preview" w:date="2026-01-01T00:00:00Z">
        <w:r>
          <w:br/>
        </w:r>
      </w:ins>
      <w:ins w:id="1957" w:author="PR Preview" w:date="2026-01-01T00:00:00Z">
        <w:r>
          <w:rPr>
            <w:rStyle w:val="NormalTok"/>
          </w:rPr>
          <w:t xml:space="preserve">  cleaned </w:t>
        </w:r>
      </w:ins>
      <w:ins w:id="1958" w:author="PR Preview" w:date="2026-01-01T00:00:00Z">
        <w:r>
          <w:rPr>
            <w:rStyle w:val="OtherTok"/>
          </w:rPr>
          <w:t xml:space="preserve">&lt;-</w:t>
        </w:r>
      </w:ins>
      <w:ins w:id="1959" w:author="PR Preview" w:date="2026-01-01T00:00:00Z">
        <w:r>
          <w:rPr>
            <w:rStyle w:val="NormalTok"/>
          </w:rPr>
          <w:t xml:space="preserve"> raw_data </w:t>
        </w:r>
      </w:ins>
      <w:ins w:id="1960" w:author="PR Preview" w:date="2026-01-01T00:00:00Z">
        <w:r>
          <w:rPr>
            <w:rStyle w:val="SpecialCharTok"/>
          </w:rPr>
          <w:t xml:space="preserve">|&gt;</w:t>
        </w:r>
      </w:ins>
      <w:ins w:id="1961" w:author="PR Preview" w:date="2026-01-01T00:00:00Z">
        <w:r>
          <w:br/>
        </w:r>
      </w:ins>
      <w:ins w:id="1962" w:author="PR Preview" w:date="2026-01-01T00:00:00Z">
        <w:r>
          <w:rPr>
            <w:rStyle w:val="NormalTok"/>
          </w:rPr>
          <w:t xml:space="preserve">    dplyr</w:t>
        </w:r>
      </w:ins>
      <w:ins w:id="1963" w:author="PR Preview" w:date="2026-01-01T00:00:00Z">
        <w:r>
          <w:rPr>
            <w:rStyle w:val="SpecialCharTok"/>
          </w:rPr>
          <w:t xml:space="preserve">::</w:t>
        </w:r>
      </w:ins>
      <w:ins w:id="1964" w:author="PR Preview" w:date="2026-01-01T00:00:00Z">
        <w:r>
          <w:rPr>
            <w:rStyle w:val="FunctionTok"/>
          </w:rPr>
          <w:t xml:space="preserve">filter</w:t>
        </w:r>
      </w:ins>
      <w:ins w:id="1965" w:author="PR Preview" w:date="2026-01-01T00:00:00Z">
        <w:r>
          <w:rPr>
            <w:rStyle w:val="NormalTok"/>
          </w:rPr>
          <w:t xml:space="preserve">(</w:t>
        </w:r>
      </w:ins>
      <w:ins w:id="1966" w:author="PR Preview" w:date="2026-01-01T00:00:00Z">
        <w:r>
          <w:rPr>
            <w:rStyle w:val="SpecialCharTok"/>
          </w:rPr>
          <w:t xml:space="preserve">!</w:t>
        </w:r>
      </w:ins>
      <w:ins w:id="1967" w:author="PR Preview" w:date="2026-01-01T00:00:00Z">
        <w:r>
          <w:rPr>
            <w:rStyle w:val="FunctionTok"/>
          </w:rPr>
          <w:t xml:space="preserve">is.na</w:t>
        </w:r>
      </w:ins>
      <w:ins w:id="1968" w:author="PR Preview" w:date="2026-01-01T00:00:00Z">
        <w:r>
          <w:rPr>
            <w:rStyle w:val="NormalTok"/>
          </w:rPr>
          <w:t xml:space="preserve">(id)) </w:t>
        </w:r>
      </w:ins>
      <w:ins w:id="1969" w:author="PR Preview" w:date="2026-01-01T00:00:00Z">
        <w:r>
          <w:rPr>
            <w:rStyle w:val="SpecialCharTok"/>
          </w:rPr>
          <w:t xml:space="preserve">|&gt;</w:t>
        </w:r>
      </w:ins>
      <w:ins w:id="1970" w:author="PR Preview" w:date="2026-01-01T00:00:00Z">
        <w:r>
          <w:br/>
        </w:r>
      </w:ins>
      <w:ins w:id="1971" w:author="PR Preview" w:date="2026-01-01T00:00:00Z">
        <w:r>
          <w:rPr>
            <w:rStyle w:val="NormalTok"/>
          </w:rPr>
          <w:t xml:space="preserve">    dplyr</w:t>
        </w:r>
      </w:ins>
      <w:ins w:id="1972" w:author="PR Preview" w:date="2026-01-01T00:00:00Z">
        <w:r>
          <w:rPr>
            <w:rStyle w:val="SpecialCharTok"/>
          </w:rPr>
          <w:t xml:space="preserve">::</w:t>
        </w:r>
      </w:ins>
      <w:ins w:id="1973" w:author="PR Preview" w:date="2026-01-01T00:00:00Z">
        <w:r>
          <w:rPr>
            <w:rStyle w:val="FunctionTok"/>
          </w:rPr>
          <w:t xml:space="preserve">mutate</w:t>
        </w:r>
      </w:ins>
      <w:ins w:id="1974" w:author="PR Preview" w:date="2026-01-01T00:00:00Z">
        <w:r>
          <w:rPr>
            <w:rStyle w:val="NormalTok"/>
          </w:rPr>
          <w:t xml:space="preserve">(</w:t>
        </w:r>
      </w:ins>
      <w:ins w:id="1975" w:author="PR Preview" w:date="2026-01-01T00:00:00Z">
        <w:r>
          <w:br/>
        </w:r>
      </w:ins>
      <w:ins w:id="1976" w:author="PR Preview" w:date="2026-01-01T00:00:00Z">
        <w:r>
          <w:rPr>
            <w:rStyle w:val="NormalTok"/>
          </w:rPr>
          <w:t xml:space="preserve">      </w:t>
        </w:r>
      </w:ins>
      <w:ins w:id="1977" w:author="PR Preview" w:date="2026-01-01T00:00:00Z">
        <w:r>
          <w:rPr>
            <w:rStyle w:val="AttributeTok"/>
          </w:rPr>
          <w:t xml:space="preserve">age_group =</w:t>
        </w:r>
      </w:ins>
      <w:ins w:id="1978" w:author="PR Preview" w:date="2026-01-01T00:00:00Z">
        <w:r>
          <w:rPr>
            <w:rStyle w:val="NormalTok"/>
          </w:rPr>
          <w:t xml:space="preserve"> </w:t>
        </w:r>
      </w:ins>
      <w:ins w:id="1979" w:author="PR Preview" w:date="2026-01-01T00:00:00Z">
        <w:r>
          <w:rPr>
            <w:rStyle w:val="FunctionTok"/>
          </w:rPr>
          <w:t xml:space="preserve">cut</w:t>
        </w:r>
      </w:ins>
      <w:ins w:id="1980" w:author="PR Preview" w:date="2026-01-01T00:00:00Z">
        <w:r>
          <w:rPr>
            <w:rStyle w:val="NormalTok"/>
          </w:rPr>
          <w:t xml:space="preserve">(age, </w:t>
        </w:r>
      </w:ins>
      <w:ins w:id="1981" w:author="PR Preview" w:date="2026-01-01T00:00:00Z">
        <w:r>
          <w:rPr>
            <w:rStyle w:val="AttributeTok"/>
          </w:rPr>
          <w:t xml:space="preserve">breaks =</w:t>
        </w:r>
      </w:ins>
      <w:ins w:id="1982" w:author="PR Preview" w:date="2026-01-01T00:00:00Z">
        <w:r>
          <w:rPr>
            <w:rStyle w:val="NormalTok"/>
          </w:rPr>
          <w:t xml:space="preserve"> </w:t>
        </w:r>
      </w:ins>
      <w:ins w:id="1983" w:author="PR Preview" w:date="2026-01-01T00:00:00Z">
        <w:r>
          <w:rPr>
            <w:rStyle w:val="FunctionTok"/>
          </w:rPr>
          <w:t xml:space="preserve">c</w:t>
        </w:r>
      </w:ins>
      <w:ins w:id="1984" w:author="PR Preview" w:date="2026-01-01T00:00:00Z">
        <w:r>
          <w:rPr>
            <w:rStyle w:val="NormalTok"/>
          </w:rPr>
          <w:t xml:space="preserve">(</w:t>
        </w:r>
      </w:ins>
      <w:ins w:id="1985" w:author="PR Preview" w:date="2026-01-01T00:00:00Z">
        <w:r>
          <w:rPr>
            <w:rStyle w:val="DecValTok"/>
          </w:rPr>
          <w:t xml:space="preserve">0</w:t>
        </w:r>
      </w:ins>
      <w:ins w:id="1986" w:author="PR Preview" w:date="2026-01-01T00:00:00Z">
        <w:r>
          <w:rPr>
            <w:rStyle w:val="NormalTok"/>
          </w:rPr>
          <w:t xml:space="preserve">, </w:t>
        </w:r>
      </w:ins>
      <w:ins w:id="1987" w:author="PR Preview" w:date="2026-01-01T00:00:00Z">
        <w:r>
          <w:rPr>
            <w:rStyle w:val="DecValTok"/>
          </w:rPr>
          <w:t xml:space="preserve">18</w:t>
        </w:r>
      </w:ins>
      <w:ins w:id="1988" w:author="PR Preview" w:date="2026-01-01T00:00:00Z">
        <w:r>
          <w:rPr>
            <w:rStyle w:val="NormalTok"/>
          </w:rPr>
          <w:t xml:space="preserve">, </w:t>
        </w:r>
      </w:ins>
      <w:ins w:id="1989" w:author="PR Preview" w:date="2026-01-01T00:00:00Z">
        <w:r>
          <w:rPr>
            <w:rStyle w:val="DecValTok"/>
          </w:rPr>
          <w:t xml:space="preserve">65</w:t>
        </w:r>
      </w:ins>
      <w:ins w:id="1990" w:author="PR Preview" w:date="2026-01-01T00:00:00Z">
        <w:r>
          <w:rPr>
            <w:rStyle w:val="NormalTok"/>
          </w:rPr>
          <w:t xml:space="preserve">, </w:t>
        </w:r>
      </w:ins>
      <w:ins w:id="1991" w:author="PR Preview" w:date="2026-01-01T00:00:00Z">
        <w:r>
          <w:rPr>
            <w:rStyle w:val="ConstantTok"/>
          </w:rPr>
          <w:t xml:space="preserve">Inf</w:t>
        </w:r>
      </w:ins>
      <w:ins w:id="1992" w:author="PR Preview" w:date="2026-01-01T00:00:00Z">
        <w:r>
          <w:rPr>
            <w:rStyle w:val="NormalTok"/>
          </w:rPr>
          <w:t xml:space="preserve">)),</w:t>
        </w:r>
      </w:ins>
      <w:ins w:id="1993" w:author="PR Preview" w:date="2026-01-01T00:00:00Z">
        <w:r>
          <w:br/>
        </w:r>
      </w:ins>
      <w:ins w:id="1994" w:author="PR Preview" w:date="2026-01-01T00:00:00Z">
        <w:r>
          <w:rPr>
            <w:rStyle w:val="NormalTok"/>
          </w:rPr>
          <w:t xml:space="preserve">      </w:t>
        </w:r>
      </w:ins>
      <w:ins w:id="1995" w:author="PR Preview" w:date="2026-01-01T00:00:00Z">
        <w:r>
          <w:rPr>
            <w:rStyle w:val="AttributeTok"/>
          </w:rPr>
          <w:t xml:space="preserve">bmi_category =</w:t>
        </w:r>
      </w:ins>
      <w:ins w:id="1996" w:author="PR Preview" w:date="2026-01-01T00:00:00Z">
        <w:r>
          <w:rPr>
            <w:rStyle w:val="NormalTok"/>
          </w:rPr>
          <w:t xml:space="preserve"> </w:t>
        </w:r>
      </w:ins>
      <w:ins w:id="1997" w:author="PR Preview" w:date="2026-01-01T00:00:00Z">
        <w:r>
          <w:rPr>
            <w:rStyle w:val="FunctionTok"/>
          </w:rPr>
          <w:t xml:space="preserve">cut</w:t>
        </w:r>
      </w:ins>
      <w:ins w:id="1998" w:author="PR Preview" w:date="2026-01-01T00:00:00Z">
        <w:r>
          <w:rPr>
            <w:rStyle w:val="NormalTok"/>
          </w:rPr>
          <w:t xml:space="preserve">(bmi, </w:t>
        </w:r>
      </w:ins>
      <w:ins w:id="1999" w:author="PR Preview" w:date="2026-01-01T00:00:00Z">
        <w:r>
          <w:rPr>
            <w:rStyle w:val="AttributeTok"/>
          </w:rPr>
          <w:t xml:space="preserve">breaks =</w:t>
        </w:r>
      </w:ins>
      <w:ins w:id="2000" w:author="PR Preview" w:date="2026-01-01T00:00:00Z">
        <w:r>
          <w:rPr>
            <w:rStyle w:val="NormalTok"/>
          </w:rPr>
          <w:t xml:space="preserve"> </w:t>
        </w:r>
      </w:ins>
      <w:ins w:id="2001" w:author="PR Preview" w:date="2026-01-01T00:00:00Z">
        <w:r>
          <w:rPr>
            <w:rStyle w:val="FunctionTok"/>
          </w:rPr>
          <w:t xml:space="preserve">c</w:t>
        </w:r>
      </w:ins>
      <w:ins w:id="2002" w:author="PR Preview" w:date="2026-01-01T00:00:00Z">
        <w:r>
          <w:rPr>
            <w:rStyle w:val="NormalTok"/>
          </w:rPr>
          <w:t xml:space="preserve">(</w:t>
        </w:r>
      </w:ins>
      <w:ins w:id="2003" w:author="PR Preview" w:date="2026-01-01T00:00:00Z">
        <w:r>
          <w:rPr>
            <w:rStyle w:val="DecValTok"/>
          </w:rPr>
          <w:t xml:space="preserve">0</w:t>
        </w:r>
      </w:ins>
      <w:ins w:id="2004" w:author="PR Preview" w:date="2026-01-01T00:00:00Z">
        <w:r>
          <w:rPr>
            <w:rStyle w:val="NormalTok"/>
          </w:rPr>
          <w:t xml:space="preserve">, </w:t>
        </w:r>
      </w:ins>
      <w:ins w:id="2005" w:author="PR Preview" w:date="2026-01-01T00:00:00Z">
        <w:r>
          <w:rPr>
            <w:rStyle w:val="FloatTok"/>
          </w:rPr>
          <w:t xml:space="preserve">18.5</w:t>
        </w:r>
      </w:ins>
      <w:ins w:id="2006" w:author="PR Preview" w:date="2026-01-01T00:00:00Z">
        <w:r>
          <w:rPr>
            <w:rStyle w:val="NormalTok"/>
          </w:rPr>
          <w:t xml:space="preserve">, </w:t>
        </w:r>
      </w:ins>
      <w:ins w:id="2007" w:author="PR Preview" w:date="2026-01-01T00:00:00Z">
        <w:r>
          <w:rPr>
            <w:rStyle w:val="DecValTok"/>
          </w:rPr>
          <w:t xml:space="preserve">25</w:t>
        </w:r>
      </w:ins>
      <w:ins w:id="2008" w:author="PR Preview" w:date="2026-01-01T00:00:00Z">
        <w:r>
          <w:rPr>
            <w:rStyle w:val="NormalTok"/>
          </w:rPr>
          <w:t xml:space="preserve">, </w:t>
        </w:r>
      </w:ins>
      <w:ins w:id="2009" w:author="PR Preview" w:date="2026-01-01T00:00:00Z">
        <w:r>
          <w:rPr>
            <w:rStyle w:val="DecValTok"/>
          </w:rPr>
          <w:t xml:space="preserve">30</w:t>
        </w:r>
      </w:ins>
      <w:ins w:id="2010" w:author="PR Preview" w:date="2026-01-01T00:00:00Z">
        <w:r>
          <w:rPr>
            <w:rStyle w:val="NormalTok"/>
          </w:rPr>
          <w:t xml:space="preserve">, </w:t>
        </w:r>
      </w:ins>
      <w:ins w:id="2011" w:author="PR Preview" w:date="2026-01-01T00:00:00Z">
        <w:r>
          <w:rPr>
            <w:rStyle w:val="ConstantTok"/>
          </w:rPr>
          <w:t xml:space="preserve">Inf</w:t>
        </w:r>
      </w:ins>
      <w:ins w:id="2012" w:author="PR Preview" w:date="2026-01-01T00:00:00Z">
        <w:r>
          <w:rPr>
            <w:rStyle w:val="NormalTok"/>
          </w:rPr>
          <w:t xml:space="preserve">))</w:t>
        </w:r>
      </w:ins>
      <w:ins w:id="2013" w:author="PR Preview" w:date="2026-01-01T00:00:00Z">
        <w:r>
          <w:br/>
        </w:r>
      </w:ins>
      <w:ins w:id="2014" w:author="PR Preview" w:date="2026-01-01T00:00:00Z">
        <w:r>
          <w:rPr>
            <w:rStyle w:val="NormalTok"/>
          </w:rPr>
          <w:t xml:space="preserve">    ) </w:t>
        </w:r>
      </w:ins>
      <w:ins w:id="2015" w:author="PR Preview" w:date="2026-01-01T00:00:00Z">
        <w:r>
          <w:rPr>
            <w:rStyle w:val="SpecialCharTok"/>
          </w:rPr>
          <w:t xml:space="preserve">|&gt;</w:t>
        </w:r>
      </w:ins>
      <w:ins w:id="2016" w:author="PR Preview" w:date="2026-01-01T00:00:00Z">
        <w:r>
          <w:br/>
        </w:r>
      </w:ins>
      <w:ins w:id="2017" w:author="PR Preview" w:date="2026-01-01T00:00:00Z">
        <w:r>
          <w:rPr>
            <w:rStyle w:val="NormalTok"/>
          </w:rPr>
          <w:t xml:space="preserve">    dplyr</w:t>
        </w:r>
      </w:ins>
      <w:ins w:id="2018" w:author="PR Preview" w:date="2026-01-01T00:00:00Z">
        <w:r>
          <w:rPr>
            <w:rStyle w:val="SpecialCharTok"/>
          </w:rPr>
          <w:t xml:space="preserve">::</w:t>
        </w:r>
      </w:ins>
      <w:ins w:id="2019" w:author="PR Preview" w:date="2026-01-01T00:00:00Z">
        <w:r>
          <w:rPr>
            <w:rStyle w:val="FunctionTok"/>
          </w:rPr>
          <w:t xml:space="preserve">left_join</w:t>
        </w:r>
      </w:ins>
      <w:ins w:id="2020" w:author="PR Preview" w:date="2026-01-01T00:00:00Z">
        <w:r>
          <w:rPr>
            <w:rStyle w:val="NormalTok"/>
          </w:rPr>
          <w:t xml:space="preserve">(exposure_data, </w:t>
        </w:r>
      </w:ins>
      <w:ins w:id="2021" w:author="PR Preview" w:date="2026-01-01T00:00:00Z">
        <w:r>
          <w:rPr>
            <w:rStyle w:val="AttributeTok"/>
          </w:rPr>
          <w:t xml:space="preserve">by =</w:t>
        </w:r>
      </w:ins>
      <w:ins w:id="2022" w:author="PR Preview" w:date="2026-01-01T00:00:00Z">
        <w:r>
          <w:rPr>
            <w:rStyle w:val="NormalTok"/>
          </w:rPr>
          <w:t xml:space="preserve"> </w:t>
        </w:r>
      </w:ins>
      <w:ins w:id="2023" w:author="PR Preview" w:date="2026-01-01T00:00:00Z">
        <w:r>
          <w:rPr>
            <w:rStyle w:val="StringTok"/>
          </w:rPr>
          <w:t xml:space="preserve">"id"</w:t>
        </w:r>
      </w:ins>
      <w:ins w:id="2024" w:author="PR Preview" w:date="2026-01-01T00:00:00Z">
        <w:r>
          <w:rPr>
            <w:rStyle w:val="NormalTok"/>
          </w:rPr>
          <w:t xml:space="preserve">) </w:t>
        </w:r>
      </w:ins>
      <w:ins w:id="2025" w:author="PR Preview" w:date="2026-01-01T00:00:00Z">
        <w:r>
          <w:rPr>
            <w:rStyle w:val="SpecialCharTok"/>
          </w:rPr>
          <w:t xml:space="preserve">|&gt;</w:t>
        </w:r>
      </w:ins>
      <w:ins w:id="2026" w:author="PR Preview" w:date="2026-01-01T00:00:00Z">
        <w:r>
          <w:br/>
        </w:r>
      </w:ins>
      <w:ins w:id="2027" w:author="PR Preview" w:date="2026-01-01T00:00:00Z">
        <w:r>
          <w:rPr>
            <w:rStyle w:val="NormalTok"/>
          </w:rPr>
          <w:t xml:space="preserve">    dplyr</w:t>
        </w:r>
      </w:ins>
      <w:ins w:id="2028" w:author="PR Preview" w:date="2026-01-01T00:00:00Z">
        <w:r>
          <w:rPr>
            <w:rStyle w:val="SpecialCharTok"/>
          </w:rPr>
          <w:t xml:space="preserve">::</w:t>
        </w:r>
      </w:ins>
      <w:ins w:id="2029" w:author="PR Preview" w:date="2026-01-01T00:00:00Z">
        <w:r>
          <w:rPr>
            <w:rStyle w:val="FunctionTok"/>
          </w:rPr>
          <w:t xml:space="preserve">group_by</w:t>
        </w:r>
      </w:ins>
      <w:ins w:id="2030" w:author="PR Preview" w:date="2026-01-01T00:00:00Z">
        <w:r>
          <w:rPr>
            <w:rStyle w:val="NormalTok"/>
          </w:rPr>
          <w:t xml:space="preserve">(age_group) </w:t>
        </w:r>
      </w:ins>
      <w:ins w:id="2031" w:author="PR Preview" w:date="2026-01-01T00:00:00Z">
        <w:r>
          <w:rPr>
            <w:rStyle w:val="SpecialCharTok"/>
          </w:rPr>
          <w:t xml:space="preserve">|&gt;</w:t>
        </w:r>
      </w:ins>
      <w:ins w:id="2032" w:author="PR Preview" w:date="2026-01-01T00:00:00Z">
        <w:r>
          <w:br/>
        </w:r>
      </w:ins>
      <w:ins w:id="2033" w:author="PR Preview" w:date="2026-01-01T00:00:00Z">
        <w:r>
          <w:rPr>
            <w:rStyle w:val="NormalTok"/>
          </w:rPr>
          <w:t xml:space="preserve">    dplyr</w:t>
        </w:r>
      </w:ins>
      <w:ins w:id="2034" w:author="PR Preview" w:date="2026-01-01T00:00:00Z">
        <w:r>
          <w:rPr>
            <w:rStyle w:val="SpecialCharTok"/>
          </w:rPr>
          <w:t xml:space="preserve">::</w:t>
        </w:r>
      </w:ins>
      <w:ins w:id="2035" w:author="PR Preview" w:date="2026-01-01T00:00:00Z">
        <w:r>
          <w:rPr>
            <w:rStyle w:val="FunctionTok"/>
          </w:rPr>
          <w:t xml:space="preserve">summarize</w:t>
        </w:r>
      </w:ins>
      <w:ins w:id="2036" w:author="PR Preview" w:date="2026-01-01T00:00:00Z">
        <w:r>
          <w:rPr>
            <w:rStyle w:val="NormalTok"/>
          </w:rPr>
          <w:t xml:space="preserve">(</w:t>
        </w:r>
      </w:ins>
      <w:ins w:id="2037" w:author="PR Preview" w:date="2026-01-01T00:00:00Z">
        <w:r>
          <w:br/>
        </w:r>
      </w:ins>
      <w:ins w:id="2038" w:author="PR Preview" w:date="2026-01-01T00:00:00Z">
        <w:r>
          <w:rPr>
            <w:rStyle w:val="NormalTok"/>
          </w:rPr>
          <w:t xml:space="preserve">      </w:t>
        </w:r>
      </w:ins>
      <w:ins w:id="2039" w:author="PR Preview" w:date="2026-01-01T00:00:00Z">
        <w:r>
          <w:rPr>
            <w:rStyle w:val="AttributeTok"/>
          </w:rPr>
          <w:t xml:space="preserve">n =</w:t>
        </w:r>
      </w:ins>
      <w:ins w:id="2040" w:author="PR Preview" w:date="2026-01-01T00:00:00Z">
        <w:r>
          <w:rPr>
            <w:rStyle w:val="NormalTok"/>
          </w:rPr>
          <w:t xml:space="preserve"> </w:t>
        </w:r>
      </w:ins>
      <w:ins w:id="2041" w:author="PR Preview" w:date="2026-01-01T00:00:00Z">
        <w:r>
          <w:rPr>
            <w:rStyle w:val="FunctionTok"/>
          </w:rPr>
          <w:t xml:space="preserve">n</w:t>
        </w:r>
      </w:ins>
      <w:ins w:id="2042" w:author="PR Preview" w:date="2026-01-01T00:00:00Z">
        <w:r>
          <w:rPr>
            <w:rStyle w:val="NormalTok"/>
          </w:rPr>
          <w:t xml:space="preserve">(),</w:t>
        </w:r>
      </w:ins>
      <w:ins w:id="2043" w:author="PR Preview" w:date="2026-01-01T00:00:00Z">
        <w:r>
          <w:br/>
        </w:r>
      </w:ins>
      <w:ins w:id="2044" w:author="PR Preview" w:date="2026-01-01T00:00:00Z">
        <w:r>
          <w:rPr>
            <w:rStyle w:val="NormalTok"/>
          </w:rPr>
          <w:t xml:space="preserve">      </w:t>
        </w:r>
      </w:ins>
      <w:ins w:id="2045" w:author="PR Preview" w:date="2026-01-01T00:00:00Z">
        <w:r>
          <w:rPr>
            <w:rStyle w:val="AttributeTok"/>
          </w:rPr>
          <w:t xml:space="preserve">mean_bmi =</w:t>
        </w:r>
      </w:ins>
      <w:ins w:id="2046" w:author="PR Preview" w:date="2026-01-01T00:00:00Z">
        <w:r>
          <w:rPr>
            <w:rStyle w:val="NormalTok"/>
          </w:rPr>
          <w:t xml:space="preserve"> </w:t>
        </w:r>
      </w:ins>
      <w:ins w:id="2047" w:author="PR Preview" w:date="2026-01-01T00:00:00Z">
        <w:r>
          <w:rPr>
            <w:rStyle w:val="FunctionTok"/>
          </w:rPr>
          <w:t xml:space="preserve">mean</w:t>
        </w:r>
      </w:ins>
      <w:ins w:id="2048" w:author="PR Preview" w:date="2026-01-01T00:00:00Z">
        <w:r>
          <w:rPr>
            <w:rStyle w:val="NormalTok"/>
          </w:rPr>
          <w:t xml:space="preserve">(bmi, </w:t>
        </w:r>
      </w:ins>
      <w:ins w:id="2049" w:author="PR Preview" w:date="2026-01-01T00:00:00Z">
        <w:r>
          <w:rPr>
            <w:rStyle w:val="AttributeTok"/>
          </w:rPr>
          <w:t xml:space="preserve">na.rm =</w:t>
        </w:r>
      </w:ins>
      <w:ins w:id="2050" w:author="PR Preview" w:date="2026-01-01T00:00:00Z">
        <w:r>
          <w:rPr>
            <w:rStyle w:val="NormalTok"/>
          </w:rPr>
          <w:t xml:space="preserve"> </w:t>
        </w:r>
      </w:ins>
      <w:ins w:id="2051" w:author="PR Preview" w:date="2026-01-01T00:00:00Z">
        <w:r>
          <w:rPr>
            <w:rStyle w:val="ConstantTok"/>
          </w:rPr>
          <w:t xml:space="preserve">TRUE</w:t>
        </w:r>
      </w:ins>
      <w:ins w:id="2052" w:author="PR Preview" w:date="2026-01-01T00:00:00Z">
        <w:r>
          <w:rPr>
            <w:rStyle w:val="NormalTok"/>
          </w:rPr>
          <w:t xml:space="preserve">)</w:t>
        </w:r>
      </w:ins>
      <w:ins w:id="2053" w:author="PR Preview" w:date="2026-01-01T00:00:00Z">
        <w:r>
          <w:br/>
        </w:r>
      </w:ins>
      <w:ins w:id="2054" w:author="PR Preview" w:date="2026-01-01T00:00:00Z">
        <w:r>
          <w:rPr>
            <w:rStyle w:val="NormalTok"/>
          </w:rPr>
          <w:t xml:space="preserve">    )</w:t>
        </w:r>
      </w:ins>
      <w:ins w:id="2055" w:author="PR Preview" w:date="2026-01-01T00:00:00Z">
        <w:r>
          <w:br/>
        </w:r>
      </w:ins>
      <w:ins w:id="2056" w:author="PR Preview" w:date="2026-01-01T00:00:00Z">
        <w:r>
          <w:rPr>
            <w:rStyle w:val="NormalTok"/>
          </w:rPr>
          <w:t xml:space="preserve">})</w:t>
        </w:r>
      </w:ins>
    </w:p>
    <w:p>
      <w:pPr>
        <w:pStyle w:val="FirstParagraph"/>
      </w:pPr>
      <w:ins w:id="2057" w:author="PR Preview" w:date="2026-01-01T00:00:00Z">
        <w:r>
          <w:rPr>
            <w:b/>
            <w:bCs/>
          </w:rPr>
          <w:t xml:space="preserve">Interpreting profvis output:</w:t>
        </w:r>
      </w:ins>
    </w:p>
    <w:p>
      <w:pPr>
        <w:pStyle w:val="Compact"/>
        <w:numPr>
          <w:ilvl w:val="0"/>
          <w:numId w:val="1023"/>
        </w:numPr>
      </w:pPr>
      <w:ins w:id="2058" w:author="PR Preview" w:date="2026-01-01T00:00:00Z">
        <w:r>
          <w:rPr>
            <w:b/>
            <w:bCs/>
          </w:rPr>
          <w:t xml:space="preserve">Wide bars</w:t>
        </w:r>
      </w:ins>
      <w:ins w:id="2059" w:author="PR Preview" w:date="2026-01-01T00:00:00Z">
        <w:r>
          <w:t xml:space="preserve">: Functions taking substantial time</w:t>
        </w:r>
      </w:ins>
    </w:p>
    <w:p>
      <w:pPr>
        <w:pStyle w:val="Compact"/>
        <w:numPr>
          <w:ilvl w:val="0"/>
          <w:numId w:val="1023"/>
        </w:numPr>
      </w:pPr>
      <w:ins w:id="2060" w:author="PR Preview" w:date="2026-01-01T00:00:00Z">
        <w:r>
          <w:rPr>
            <w:b/>
            <w:bCs/>
          </w:rPr>
          <w:t xml:space="preserve">Tall stacks</w:t>
        </w:r>
      </w:ins>
      <w:ins w:id="2061" w:author="PR Preview" w:date="2026-01-01T00:00:00Z">
        <w:r>
          <w:t xml:space="preserve">: Deep call chains (potential for simplification)</w:t>
        </w:r>
      </w:ins>
    </w:p>
    <w:p>
      <w:pPr>
        <w:pStyle w:val="Compact"/>
        <w:numPr>
          <w:ilvl w:val="0"/>
          <w:numId w:val="1023"/>
        </w:numPr>
      </w:pPr>
      <w:ins w:id="2062" w:author="PR Preview" w:date="2026-01-01T00:00:00Z">
        <w:r>
          <w:rPr>
            <w:b/>
            <w:bCs/>
          </w:rPr>
          <w:t xml:space="preserve">Memory spikes</w:t>
        </w:r>
      </w:ins>
      <w:ins w:id="2063" w:author="PR Preview" w:date="2026-01-01T00:00:00Z">
        <w:r>
          <w:t xml:space="preserve">: Large allocations (consider chunking or data.table)</w:t>
        </w:r>
      </w:ins>
    </w:p>
    <w:p>
      <w:pPr>
        <w:pStyle w:val="FirstParagraph"/>
      </w:pPr>
      <w:ins w:id="2064" w:author="PR Preview" w:date="2026-01-01T00:00:00Z">
        <w:r>
          <w:rPr>
            <w:b/>
            <w:bCs/>
          </w:rPr>
          <w:t xml:space="preserve">Common bottlenecks in epidemiology code:</w:t>
        </w:r>
      </w:ins>
    </w:p>
    <w:p>
      <w:pPr>
        <w:pStyle w:val="Compact"/>
        <w:numPr>
          <w:ilvl w:val="0"/>
          <w:numId w:val="1024"/>
        </w:numPr>
      </w:pPr>
      <w:ins w:id="2065" w:author="PR Preview" w:date="2026-01-01T00:00:00Z">
        <w:r>
          <w:t xml:space="preserve">Repeated subsetting operations -&gt; Use data.table or pre-filter</w:t>
        </w:r>
      </w:ins>
    </w:p>
    <w:p>
      <w:pPr>
        <w:pStyle w:val="Compact"/>
        <w:numPr>
          <w:ilvl w:val="0"/>
          <w:numId w:val="1024"/>
        </w:numPr>
      </w:pPr>
      <w:ins w:id="2066" w:author="PR Preview" w:date="2026-01-01T00:00:00Z">
        <w:r>
          <w:t xml:space="preserve">Growing objects in loops -&gt; Pre-allocate vectors</w:t>
        </w:r>
      </w:ins>
    </w:p>
    <w:p>
      <w:pPr>
        <w:pStyle w:val="Compact"/>
        <w:numPr>
          <w:ilvl w:val="0"/>
          <w:numId w:val="1024"/>
        </w:numPr>
      </w:pPr>
      <w:ins w:id="2067" w:author="PR Preview" w:date="2026-01-01T00:00:00Z">
        <w:r>
          <w:t xml:space="preserve">Complex joins on large datasets -&gt; Index properly or use data.table</w:t>
        </w:r>
      </w:ins>
    </w:p>
    <w:p>
      <w:pPr>
        <w:pStyle w:val="Compact"/>
        <w:numPr>
          <w:ilvl w:val="0"/>
          <w:numId w:val="1024"/>
        </w:numPr>
      </w:pPr>
      <w:ins w:id="2068" w:author="PR Preview" w:date="2026-01-01T00:00:00Z">
        <w:r>
          <w:t xml:space="preserve">Unnecessary copies -&gt; Use reference semantics where appropriate</w:t>
        </w:r>
      </w:ins>
    </w:p>
    <w:bookmarkEnd w:id="74"/>
    <w:bookmarkStart w:id="75" w:name="Xc760a69c5ec4cc1b5b2fabb31ca8bcbe616ff7d"/>
    <w:p>
      <w:pPr>
        <w:pStyle w:val="Heading3"/>
      </w:pPr>
      <w:ins w:id="2069" w:author="PR Preview" w:date="2026-01-01T00:00:00Z">
        <w:r>
          <w:t xml:space="preserve">8.5 Integration with Package Development Workflow</w:t>
        </w:r>
      </w:ins>
    </w:p>
    <w:p>
      <w:pPr>
        <w:pStyle w:val="FirstParagraph"/>
      </w:pPr>
      <w:ins w:id="2070" w:author="PR Preview" w:date="2026-01-01T00:00:00Z">
        <w:r>
          <w:t xml:space="preserve">Integrate benchmarking into your development cycle:</w:t>
        </w:r>
      </w:ins>
    </w:p>
    <w:p>
      <w:pPr>
        <w:pStyle w:val="BodyText"/>
      </w:pPr>
      <w:ins w:id="2071" w:author="PR Preview" w:date="2026-01-01T00:00:00Z">
        <w:r>
          <w:rPr>
            <w:b/>
            <w:bCs/>
          </w:rPr>
          <w:t xml:space="preserve">1. Benchmark before optimization:</w:t>
        </w:r>
      </w:ins>
    </w:p>
    <w:p>
      <w:pPr>
        <w:pStyle w:val="SourceCode"/>
      </w:pPr>
      <w:ins w:id="2072" w:author="PR Preview" w:date="2026-01-01T00:00:00Z">
        <w:r>
          <w:rPr>
            <w:rStyle w:val="CommentTok"/>
          </w:rPr>
          <w:t xml:space="preserve"># tests/benchmarks/baseline.R</w:t>
        </w:r>
      </w:ins>
      <w:ins w:id="2073" w:author="PR Preview" w:date="2026-01-01T00:00:00Z">
        <w:r>
          <w:br/>
        </w:r>
      </w:ins>
      <w:ins w:id="2074" w:author="PR Preview" w:date="2026-01-01T00:00:00Z">
        <w:r>
          <w:rPr>
            <w:rStyle w:val="CommentTok"/>
          </w:rPr>
          <w:t xml:space="preserve"># Run this before making changes to establish baseline</w:t>
        </w:r>
      </w:ins>
      <w:ins w:id="2075" w:author="PR Preview" w:date="2026-01-01T00:00:00Z">
        <w:r>
          <w:br/>
        </w:r>
      </w:ins>
      <w:ins w:id="2076" w:author="PR Preview" w:date="2026-01-01T00:00:00Z">
        <w:r>
          <w:br/>
        </w:r>
      </w:ins>
      <w:ins w:id="2077" w:author="PR Preview" w:date="2026-01-01T00:00:00Z">
        <w:r>
          <w:rPr>
            <w:rStyle w:val="FunctionTok"/>
          </w:rPr>
          <w:t xml:space="preserve">library</w:t>
        </w:r>
      </w:ins>
      <w:ins w:id="2078" w:author="PR Preview" w:date="2026-01-01T00:00:00Z">
        <w:r>
          <w:rPr>
            <w:rStyle w:val="NormalTok"/>
          </w:rPr>
          <w:t xml:space="preserve">(bench)</w:t>
        </w:r>
      </w:ins>
      <w:ins w:id="2079" w:author="PR Preview" w:date="2026-01-01T00:00:00Z">
        <w:r>
          <w:br/>
        </w:r>
      </w:ins>
      <w:ins w:id="2080" w:author="PR Preview" w:date="2026-01-01T00:00:00Z">
        <w:r>
          <w:rPr>
            <w:rStyle w:val="FunctionTok"/>
          </w:rPr>
          <w:t xml:space="preserve">library</w:t>
        </w:r>
      </w:ins>
      <w:ins w:id="2081" w:author="PR Preview" w:date="2026-01-01T00:00:00Z">
        <w:r>
          <w:rPr>
            <w:rStyle w:val="NormalTok"/>
          </w:rPr>
          <w:t xml:space="preserve">(mypackage)</w:t>
        </w:r>
      </w:ins>
      <w:ins w:id="2082" w:author="PR Preview" w:date="2026-01-01T00:00:00Z">
        <w:r>
          <w:br/>
        </w:r>
      </w:ins>
      <w:ins w:id="2083" w:author="PR Preview" w:date="2026-01-01T00:00:00Z">
        <w:r>
          <w:br/>
        </w:r>
      </w:ins>
      <w:ins w:id="2084" w:author="PR Preview" w:date="2026-01-01T00:00:00Z">
        <w:r>
          <w:rPr>
            <w:rStyle w:val="NormalTok"/>
          </w:rPr>
          <w:t xml:space="preserve">baseline </w:t>
        </w:r>
      </w:ins>
      <w:ins w:id="2085" w:author="PR Preview" w:date="2026-01-01T00:00:00Z">
        <w:r>
          <w:rPr>
            <w:rStyle w:val="OtherTok"/>
          </w:rPr>
          <w:t xml:space="preserve">&lt;-</w:t>
        </w:r>
      </w:ins>
      <w:ins w:id="2086" w:author="PR Preview" w:date="2026-01-01T00:00:00Z">
        <w:r>
          <w:rPr>
            <w:rStyle w:val="NormalTok"/>
          </w:rPr>
          <w:t xml:space="preserve"> bench</w:t>
        </w:r>
      </w:ins>
      <w:ins w:id="2087" w:author="PR Preview" w:date="2026-01-01T00:00:00Z">
        <w:r>
          <w:rPr>
            <w:rStyle w:val="SpecialCharTok"/>
          </w:rPr>
          <w:t xml:space="preserve">::</w:t>
        </w:r>
      </w:ins>
      <w:ins w:id="2088" w:author="PR Preview" w:date="2026-01-01T00:00:00Z">
        <w:r>
          <w:rPr>
            <w:rStyle w:val="FunctionTok"/>
          </w:rPr>
          <w:t xml:space="preserve">mark</w:t>
        </w:r>
      </w:ins>
      <w:ins w:id="2089" w:author="PR Preview" w:date="2026-01-01T00:00:00Z">
        <w:r>
          <w:rPr>
            <w:rStyle w:val="NormalTok"/>
          </w:rPr>
          <w:t xml:space="preserve">(</w:t>
        </w:r>
      </w:ins>
      <w:ins w:id="2090" w:author="PR Preview" w:date="2026-01-01T00:00:00Z">
        <w:r>
          <w:br/>
        </w:r>
      </w:ins>
      <w:ins w:id="2091" w:author="PR Preview" w:date="2026-01-01T00:00:00Z">
        <w:r>
          <w:rPr>
            <w:rStyle w:val="NormalTok"/>
          </w:rPr>
          <w:t xml:space="preserve">  </w:t>
        </w:r>
      </w:ins>
      <w:ins w:id="2092" w:author="PR Preview" w:date="2026-01-01T00:00:00Z">
        <w:r>
          <w:rPr>
            <w:rStyle w:val="AttributeTok"/>
          </w:rPr>
          <w:t xml:space="preserve">current_implementation =</w:t>
        </w:r>
      </w:ins>
      <w:ins w:id="2093" w:author="PR Preview" w:date="2026-01-01T00:00:00Z">
        <w:r>
          <w:rPr>
            <w:rStyle w:val="NormalTok"/>
          </w:rPr>
          <w:t xml:space="preserve"> </w:t>
        </w:r>
      </w:ins>
      <w:ins w:id="2094" w:author="PR Preview" w:date="2026-01-01T00:00:00Z">
        <w:r>
          <w:rPr>
            <w:rStyle w:val="FunctionTok"/>
          </w:rPr>
          <w:t xml:space="preserve">analyze_cohort</w:t>
        </w:r>
      </w:ins>
      <w:ins w:id="2095" w:author="PR Preview" w:date="2026-01-01T00:00:00Z">
        <w:r>
          <w:rPr>
            <w:rStyle w:val="NormalTok"/>
          </w:rPr>
          <w:t xml:space="preserve">(test_data),</w:t>
        </w:r>
      </w:ins>
      <w:ins w:id="2096" w:author="PR Preview" w:date="2026-01-01T00:00:00Z">
        <w:r>
          <w:br/>
        </w:r>
      </w:ins>
      <w:ins w:id="2097" w:author="PR Preview" w:date="2026-01-01T00:00:00Z">
        <w:r>
          <w:rPr>
            <w:rStyle w:val="NormalTok"/>
          </w:rPr>
          <w:t xml:space="preserve">  </w:t>
        </w:r>
      </w:ins>
      <w:ins w:id="2098" w:author="PR Preview" w:date="2026-01-01T00:00:00Z">
        <w:r>
          <w:rPr>
            <w:rStyle w:val="AttributeTok"/>
          </w:rPr>
          <w:t xml:space="preserve">iterations =</w:t>
        </w:r>
      </w:ins>
      <w:ins w:id="2099" w:author="PR Preview" w:date="2026-01-01T00:00:00Z">
        <w:r>
          <w:rPr>
            <w:rStyle w:val="NormalTok"/>
          </w:rPr>
          <w:t xml:space="preserve"> </w:t>
        </w:r>
      </w:ins>
      <w:ins w:id="2100" w:author="PR Preview" w:date="2026-01-01T00:00:00Z">
        <w:r>
          <w:rPr>
            <w:rStyle w:val="DecValTok"/>
          </w:rPr>
          <w:t xml:space="preserve">100</w:t>
        </w:r>
      </w:ins>
      <w:ins w:id="2101" w:author="PR Preview" w:date="2026-01-01T00:00:00Z">
        <w:r>
          <w:br/>
        </w:r>
      </w:ins>
      <w:ins w:id="2102" w:author="PR Preview" w:date="2026-01-01T00:00:00Z">
        <w:r>
          <w:rPr>
            <w:rStyle w:val="NormalTok"/>
          </w:rPr>
          <w:t xml:space="preserve">)</w:t>
        </w:r>
      </w:ins>
      <w:ins w:id="2103" w:author="PR Preview" w:date="2026-01-01T00:00:00Z">
        <w:r>
          <w:br/>
        </w:r>
      </w:ins>
      <w:ins w:id="2104" w:author="PR Preview" w:date="2026-01-01T00:00:00Z">
        <w:r>
          <w:br/>
        </w:r>
      </w:ins>
      <w:ins w:id="2105" w:author="PR Preview" w:date="2026-01-01T00:00:00Z">
        <w:r>
          <w:rPr>
            <w:rStyle w:val="FunctionTok"/>
          </w:rPr>
          <w:t xml:space="preserve">saveRDS</w:t>
        </w:r>
      </w:ins>
      <w:ins w:id="2106" w:author="PR Preview" w:date="2026-01-01T00:00:00Z">
        <w:r>
          <w:rPr>
            <w:rStyle w:val="NormalTok"/>
          </w:rPr>
          <w:t xml:space="preserve">(baseline, </w:t>
        </w:r>
      </w:ins>
      <w:ins w:id="2107" w:author="PR Preview" w:date="2026-01-01T00:00:00Z">
        <w:r>
          <w:rPr>
            <w:rStyle w:val="StringTok"/>
          </w:rPr>
          <w:t xml:space="preserve">"tests/benchmarks/baseline.rds"</w:t>
        </w:r>
      </w:ins>
      <w:ins w:id="2108" w:author="PR Preview" w:date="2026-01-01T00:00:00Z">
        <w:r>
          <w:rPr>
            <w:rStyle w:val="NormalTok"/>
          </w:rPr>
          <w:t xml:space="preserve">)</w:t>
        </w:r>
      </w:ins>
    </w:p>
    <w:p>
      <w:pPr>
        <w:pStyle w:val="FirstParagraph"/>
      </w:pPr>
      <w:ins w:id="2109" w:author="PR Preview" w:date="2026-01-01T00:00:00Z">
        <w:r>
          <w:rPr>
            <w:b/>
            <w:bCs/>
          </w:rPr>
          <w:t xml:space="preserve">2. Profile to identify bottlenecks:</w:t>
        </w:r>
      </w:ins>
    </w:p>
    <w:p>
      <w:pPr>
        <w:pStyle w:val="SourceCode"/>
      </w:pPr>
      <w:ins w:id="2110" w:author="PR Preview" w:date="2026-01-01T00:00:00Z">
        <w:r>
          <w:rPr>
            <w:rStyle w:val="FunctionTok"/>
          </w:rPr>
          <w:t xml:space="preserve">library</w:t>
        </w:r>
      </w:ins>
      <w:ins w:id="2111" w:author="PR Preview" w:date="2026-01-01T00:00:00Z">
        <w:r>
          <w:rPr>
            <w:rStyle w:val="NormalTok"/>
          </w:rPr>
          <w:t xml:space="preserve">(profvis)</w:t>
        </w:r>
      </w:ins>
      <w:ins w:id="2112" w:author="PR Preview" w:date="2026-01-01T00:00:00Z">
        <w:r>
          <w:br/>
        </w:r>
      </w:ins>
      <w:ins w:id="2113" w:author="PR Preview" w:date="2026-01-01T00:00:00Z">
        <w:r>
          <w:br/>
        </w:r>
      </w:ins>
      <w:ins w:id="2114" w:author="PR Preview" w:date="2026-01-01T00:00:00Z">
        <w:r>
          <w:rPr>
            <w:rStyle w:val="FunctionTok"/>
          </w:rPr>
          <w:t xml:space="preserve">profvis</w:t>
        </w:r>
      </w:ins>
      <w:ins w:id="2115" w:author="PR Preview" w:date="2026-01-01T00:00:00Z">
        <w:r>
          <w:rPr>
            <w:rStyle w:val="NormalTok"/>
          </w:rPr>
          <w:t xml:space="preserve">({</w:t>
        </w:r>
      </w:ins>
      <w:ins w:id="2116" w:author="PR Preview" w:date="2026-01-01T00:00:00Z">
        <w:r>
          <w:br/>
        </w:r>
      </w:ins>
      <w:ins w:id="2117" w:author="PR Preview" w:date="2026-01-01T00:00:00Z">
        <w:r>
          <w:rPr>
            <w:rStyle w:val="NormalTok"/>
          </w:rPr>
          <w:t xml:space="preserve">  </w:t>
        </w:r>
      </w:ins>
      <w:ins w:id="2118" w:author="PR Preview" w:date="2026-01-01T00:00:00Z">
        <w:r>
          <w:rPr>
            <w:rStyle w:val="FunctionTok"/>
          </w:rPr>
          <w:t xml:space="preserve">analyze_cohort</w:t>
        </w:r>
      </w:ins>
      <w:ins w:id="2119" w:author="PR Preview" w:date="2026-01-01T00:00:00Z">
        <w:r>
          <w:rPr>
            <w:rStyle w:val="NormalTok"/>
          </w:rPr>
          <w:t xml:space="preserve">(test_data)</w:t>
        </w:r>
      </w:ins>
      <w:ins w:id="2120" w:author="PR Preview" w:date="2026-01-01T00:00:00Z">
        <w:r>
          <w:br/>
        </w:r>
      </w:ins>
      <w:ins w:id="2121" w:author="PR Preview" w:date="2026-01-01T00:00:00Z">
        <w:r>
          <w:rPr>
            <w:rStyle w:val="NormalTok"/>
          </w:rPr>
          <w:t xml:space="preserve">})</w:t>
        </w:r>
      </w:ins>
      <w:ins w:id="2122" w:author="PR Preview" w:date="2026-01-01T00:00:00Z">
        <w:r>
          <w:br/>
        </w:r>
      </w:ins>
      <w:ins w:id="2123" w:author="PR Preview" w:date="2026-01-01T00:00:00Z">
        <w:r>
          <w:rPr>
            <w:rStyle w:val="CommentTok"/>
          </w:rPr>
          <w:t xml:space="preserve"># Identify which functions are slow</w:t>
        </w:r>
      </w:ins>
    </w:p>
    <w:p>
      <w:pPr>
        <w:pStyle w:val="FirstParagraph"/>
      </w:pPr>
      <w:ins w:id="2124" w:author="PR Preview" w:date="2026-01-01T00:00:00Z">
        <w:r>
          <w:rPr>
            <w:b/>
            <w:bCs/>
          </w:rPr>
          <w:t xml:space="preserve">3. Optimize and re-benchmark:</w:t>
        </w:r>
      </w:ins>
    </w:p>
    <w:p>
      <w:pPr>
        <w:pStyle w:val="SourceCode"/>
      </w:pPr>
      <w:ins w:id="2125" w:author="PR Preview" w:date="2026-01-01T00:00:00Z">
        <w:r>
          <w:rPr>
            <w:rStyle w:val="CommentTok"/>
          </w:rPr>
          <w:t xml:space="preserve"># After optimization</w:t>
        </w:r>
      </w:ins>
      <w:ins w:id="2126" w:author="PR Preview" w:date="2026-01-01T00:00:00Z">
        <w:r>
          <w:br/>
        </w:r>
      </w:ins>
      <w:ins w:id="2127" w:author="PR Preview" w:date="2026-01-01T00:00:00Z">
        <w:r>
          <w:rPr>
            <w:rStyle w:val="FunctionTok"/>
          </w:rPr>
          <w:t xml:space="preserve">library</w:t>
        </w:r>
      </w:ins>
      <w:ins w:id="2128" w:author="PR Preview" w:date="2026-01-01T00:00:00Z">
        <w:r>
          <w:rPr>
            <w:rStyle w:val="NormalTok"/>
          </w:rPr>
          <w:t xml:space="preserve">(bench)</w:t>
        </w:r>
      </w:ins>
      <w:ins w:id="2129" w:author="PR Preview" w:date="2026-01-01T00:00:00Z">
        <w:r>
          <w:br/>
        </w:r>
      </w:ins>
      <w:ins w:id="2130" w:author="PR Preview" w:date="2026-01-01T00:00:00Z">
        <w:r>
          <w:br/>
        </w:r>
      </w:ins>
      <w:ins w:id="2131" w:author="PR Preview" w:date="2026-01-01T00:00:00Z">
        <w:r>
          <w:rPr>
            <w:rStyle w:val="NormalTok"/>
          </w:rPr>
          <w:t xml:space="preserve">baseline </w:t>
        </w:r>
      </w:ins>
      <w:ins w:id="2132" w:author="PR Preview" w:date="2026-01-01T00:00:00Z">
        <w:r>
          <w:rPr>
            <w:rStyle w:val="OtherTok"/>
          </w:rPr>
          <w:t xml:space="preserve">&lt;-</w:t>
        </w:r>
      </w:ins>
      <w:ins w:id="2133" w:author="PR Preview" w:date="2026-01-01T00:00:00Z">
        <w:r>
          <w:rPr>
            <w:rStyle w:val="NormalTok"/>
          </w:rPr>
          <w:t xml:space="preserve"> </w:t>
        </w:r>
      </w:ins>
      <w:ins w:id="2134" w:author="PR Preview" w:date="2026-01-01T00:00:00Z">
        <w:r>
          <w:rPr>
            <w:rStyle w:val="FunctionTok"/>
          </w:rPr>
          <w:t xml:space="preserve">readRDS</w:t>
        </w:r>
      </w:ins>
      <w:ins w:id="2135" w:author="PR Preview" w:date="2026-01-01T00:00:00Z">
        <w:r>
          <w:rPr>
            <w:rStyle w:val="NormalTok"/>
          </w:rPr>
          <w:t xml:space="preserve">(</w:t>
        </w:r>
      </w:ins>
      <w:ins w:id="2136" w:author="PR Preview" w:date="2026-01-01T00:00:00Z">
        <w:r>
          <w:rPr>
            <w:rStyle w:val="StringTok"/>
          </w:rPr>
          <w:t xml:space="preserve">"tests/benchmarks/baseline.rds"</w:t>
        </w:r>
      </w:ins>
      <w:ins w:id="2137" w:author="PR Preview" w:date="2026-01-01T00:00:00Z">
        <w:r>
          <w:rPr>
            <w:rStyle w:val="NormalTok"/>
          </w:rPr>
          <w:t xml:space="preserve">)</w:t>
        </w:r>
      </w:ins>
      <w:ins w:id="2138" w:author="PR Preview" w:date="2026-01-01T00:00:00Z">
        <w:r>
          <w:br/>
        </w:r>
      </w:ins>
      <w:ins w:id="2139" w:author="PR Preview" w:date="2026-01-01T00:00:00Z">
        <w:r>
          <w:br/>
        </w:r>
      </w:ins>
      <w:ins w:id="2140" w:author="PR Preview" w:date="2026-01-01T00:00:00Z">
        <w:r>
          <w:rPr>
            <w:rStyle w:val="NormalTok"/>
          </w:rPr>
          <w:t xml:space="preserve">comparison </w:t>
        </w:r>
      </w:ins>
      <w:ins w:id="2141" w:author="PR Preview" w:date="2026-01-01T00:00:00Z">
        <w:r>
          <w:rPr>
            <w:rStyle w:val="OtherTok"/>
          </w:rPr>
          <w:t xml:space="preserve">&lt;-</w:t>
        </w:r>
      </w:ins>
      <w:ins w:id="2142" w:author="PR Preview" w:date="2026-01-01T00:00:00Z">
        <w:r>
          <w:rPr>
            <w:rStyle w:val="NormalTok"/>
          </w:rPr>
          <w:t xml:space="preserve"> bench</w:t>
        </w:r>
      </w:ins>
      <w:ins w:id="2143" w:author="PR Preview" w:date="2026-01-01T00:00:00Z">
        <w:r>
          <w:rPr>
            <w:rStyle w:val="SpecialCharTok"/>
          </w:rPr>
          <w:t xml:space="preserve">::</w:t>
        </w:r>
      </w:ins>
      <w:ins w:id="2144" w:author="PR Preview" w:date="2026-01-01T00:00:00Z">
        <w:r>
          <w:rPr>
            <w:rStyle w:val="FunctionTok"/>
          </w:rPr>
          <w:t xml:space="preserve">mark</w:t>
        </w:r>
      </w:ins>
      <w:ins w:id="2145" w:author="PR Preview" w:date="2026-01-01T00:00:00Z">
        <w:r>
          <w:rPr>
            <w:rStyle w:val="NormalTok"/>
          </w:rPr>
          <w:t xml:space="preserve">(</w:t>
        </w:r>
      </w:ins>
      <w:ins w:id="2146" w:author="PR Preview" w:date="2026-01-01T00:00:00Z">
        <w:r>
          <w:br/>
        </w:r>
      </w:ins>
      <w:ins w:id="2147" w:author="PR Preview" w:date="2026-01-01T00:00:00Z">
        <w:r>
          <w:rPr>
            <w:rStyle w:val="NormalTok"/>
          </w:rPr>
          <w:t xml:space="preserve">  </w:t>
        </w:r>
      </w:ins>
      <w:ins w:id="2148" w:author="PR Preview" w:date="2026-01-01T00:00:00Z">
        <w:r>
          <w:rPr>
            <w:rStyle w:val="AttributeTok"/>
          </w:rPr>
          <w:t xml:space="preserve">baseline =</w:t>
        </w:r>
      </w:ins>
      <w:ins w:id="2149" w:author="PR Preview" w:date="2026-01-01T00:00:00Z">
        <w:r>
          <w:rPr>
            <w:rStyle w:val="NormalTok"/>
          </w:rPr>
          <w:t xml:space="preserve"> </w:t>
        </w:r>
      </w:ins>
      <w:ins w:id="2150" w:author="PR Preview" w:date="2026-01-01T00:00:00Z">
        <w:r>
          <w:rPr>
            <w:rStyle w:val="FunctionTok"/>
          </w:rPr>
          <w:t xml:space="preserve">analyze_cohort_v1</w:t>
        </w:r>
      </w:ins>
      <w:ins w:id="2151" w:author="PR Preview" w:date="2026-01-01T00:00:00Z">
        <w:r>
          <w:rPr>
            <w:rStyle w:val="NormalTok"/>
          </w:rPr>
          <w:t xml:space="preserve">(test_data),</w:t>
        </w:r>
      </w:ins>
      <w:ins w:id="2152" w:author="PR Preview" w:date="2026-01-01T00:00:00Z">
        <w:r>
          <w:br/>
        </w:r>
      </w:ins>
      <w:ins w:id="2153" w:author="PR Preview" w:date="2026-01-01T00:00:00Z">
        <w:r>
          <w:rPr>
            <w:rStyle w:val="NormalTok"/>
          </w:rPr>
          <w:t xml:space="preserve">  </w:t>
        </w:r>
      </w:ins>
      <w:ins w:id="2154" w:author="PR Preview" w:date="2026-01-01T00:00:00Z">
        <w:r>
          <w:rPr>
            <w:rStyle w:val="AttributeTok"/>
          </w:rPr>
          <w:t xml:space="preserve">optimized =</w:t>
        </w:r>
      </w:ins>
      <w:ins w:id="2155" w:author="PR Preview" w:date="2026-01-01T00:00:00Z">
        <w:r>
          <w:rPr>
            <w:rStyle w:val="NormalTok"/>
          </w:rPr>
          <w:t xml:space="preserve"> </w:t>
        </w:r>
      </w:ins>
      <w:ins w:id="2156" w:author="PR Preview" w:date="2026-01-01T00:00:00Z">
        <w:r>
          <w:rPr>
            <w:rStyle w:val="FunctionTok"/>
          </w:rPr>
          <w:t xml:space="preserve">analyze_cohort_v2</w:t>
        </w:r>
      </w:ins>
      <w:ins w:id="2157" w:author="PR Preview" w:date="2026-01-01T00:00:00Z">
        <w:r>
          <w:rPr>
            <w:rStyle w:val="NormalTok"/>
          </w:rPr>
          <w:t xml:space="preserve">(test_data),</w:t>
        </w:r>
      </w:ins>
      <w:ins w:id="2158" w:author="PR Preview" w:date="2026-01-01T00:00:00Z">
        <w:r>
          <w:br/>
        </w:r>
      </w:ins>
      <w:ins w:id="2159" w:author="PR Preview" w:date="2026-01-01T00:00:00Z">
        <w:r>
          <w:rPr>
            <w:rStyle w:val="NormalTok"/>
          </w:rPr>
          <w:t xml:space="preserve">  </w:t>
        </w:r>
      </w:ins>
      <w:ins w:id="2160" w:author="PR Preview" w:date="2026-01-01T00:00:00Z">
        <w:r>
          <w:rPr>
            <w:rStyle w:val="AttributeTok"/>
          </w:rPr>
          <w:t xml:space="preserve">check =</w:t>
        </w:r>
      </w:ins>
      <w:ins w:id="2161" w:author="PR Preview" w:date="2026-01-01T00:00:00Z">
        <w:r>
          <w:rPr>
            <w:rStyle w:val="NormalTok"/>
          </w:rPr>
          <w:t xml:space="preserve"> </w:t>
        </w:r>
      </w:ins>
      <w:ins w:id="2162" w:author="PR Preview" w:date="2026-01-01T00:00:00Z">
        <w:r>
          <w:rPr>
            <w:rStyle w:val="ConstantTok"/>
          </w:rPr>
          <w:t xml:space="preserve">FALSE</w:t>
        </w:r>
      </w:ins>
      <w:ins w:id="2163" w:author="PR Preview" w:date="2026-01-01T00:00:00Z">
        <w:r>
          <w:rPr>
            <w:rStyle w:val="NormalTok"/>
          </w:rPr>
          <w:t xml:space="preserve">,</w:t>
        </w:r>
      </w:ins>
      <w:ins w:id="2164" w:author="PR Preview" w:date="2026-01-01T00:00:00Z">
        <w:r>
          <w:br/>
        </w:r>
      </w:ins>
      <w:ins w:id="2165" w:author="PR Preview" w:date="2026-01-01T00:00:00Z">
        <w:r>
          <w:rPr>
            <w:rStyle w:val="NormalTok"/>
          </w:rPr>
          <w:t xml:space="preserve">  </w:t>
        </w:r>
      </w:ins>
      <w:ins w:id="2166" w:author="PR Preview" w:date="2026-01-01T00:00:00Z">
        <w:r>
          <w:rPr>
            <w:rStyle w:val="AttributeTok"/>
          </w:rPr>
          <w:t xml:space="preserve">iterations =</w:t>
        </w:r>
      </w:ins>
      <w:ins w:id="2167" w:author="PR Preview" w:date="2026-01-01T00:00:00Z">
        <w:r>
          <w:rPr>
            <w:rStyle w:val="NormalTok"/>
          </w:rPr>
          <w:t xml:space="preserve"> </w:t>
        </w:r>
      </w:ins>
      <w:ins w:id="2168" w:author="PR Preview" w:date="2026-01-01T00:00:00Z">
        <w:r>
          <w:rPr>
            <w:rStyle w:val="DecValTok"/>
          </w:rPr>
          <w:t xml:space="preserve">100</w:t>
        </w:r>
      </w:ins>
      <w:ins w:id="2169" w:author="PR Preview" w:date="2026-01-01T00:00:00Z">
        <w:r>
          <w:br/>
        </w:r>
      </w:ins>
      <w:ins w:id="2170" w:author="PR Preview" w:date="2026-01-01T00:00:00Z">
        <w:r>
          <w:rPr>
            <w:rStyle w:val="NormalTok"/>
          </w:rPr>
          <w:t xml:space="preserve">)</w:t>
        </w:r>
      </w:ins>
      <w:ins w:id="2171" w:author="PR Preview" w:date="2026-01-01T00:00:00Z">
        <w:r>
          <w:br/>
        </w:r>
      </w:ins>
      <w:ins w:id="2172" w:author="PR Preview" w:date="2026-01-01T00:00:00Z">
        <w:r>
          <w:br/>
        </w:r>
      </w:ins>
      <w:ins w:id="2173" w:author="PR Preview" w:date="2026-01-01T00:00:00Z">
        <w:r>
          <w:rPr>
            <w:rStyle w:val="FunctionTok"/>
          </w:rPr>
          <w:t xml:space="preserve">print</w:t>
        </w:r>
      </w:ins>
      <w:ins w:id="2174" w:author="PR Preview" w:date="2026-01-01T00:00:00Z">
        <w:r>
          <w:rPr>
            <w:rStyle w:val="NormalTok"/>
          </w:rPr>
          <w:t xml:space="preserve">(comparison)</w:t>
        </w:r>
      </w:ins>
    </w:p>
    <w:p>
      <w:pPr>
        <w:pStyle w:val="FirstParagraph"/>
      </w:pPr>
      <w:ins w:id="2175" w:author="PR Preview" w:date="2026-01-01T00:00:00Z">
        <w:r>
          <w:rPr>
            <w:b/>
            <w:bCs/>
          </w:rPr>
          <w:t xml:space="preserve">4. Document performance characteristics:</w:t>
        </w:r>
      </w:ins>
    </w:p>
    <w:p>
      <w:pPr>
        <w:pStyle w:val="SourceCode"/>
      </w:pPr>
      <w:ins w:id="2176" w:author="PR Preview" w:date="2026-01-01T00:00:00Z">
        <w:r>
          <w:rPr>
            <w:rStyle w:val="CommentTok"/>
          </w:rPr>
          <w:t xml:space="preserve">#' Analyze cohort data</w:t>
        </w:r>
      </w:ins>
      <w:ins w:id="2177" w:author="PR Preview" w:date="2026-01-01T00:00:00Z">
        <w:r>
          <w:br/>
        </w:r>
      </w:ins>
      <w:ins w:id="2178" w:author="PR Preview" w:date="2026-01-01T00:00:00Z">
        <w:r>
          <w:rPr>
            <w:rStyle w:val="CommentTok"/>
          </w:rPr>
          <w:t xml:space="preserve">#'</w:t>
        </w:r>
      </w:ins>
      <w:ins w:id="2179" w:author="PR Preview" w:date="2026-01-01T00:00:00Z">
        <w:r>
          <w:br/>
        </w:r>
      </w:ins>
      <w:ins w:id="2180" w:author="PR Preview" w:date="2026-01-01T00:00:00Z">
        <w:r>
          <w:rPr>
            <w:rStyle w:val="CommentTok"/>
          </w:rPr>
          <w:t xml:space="preserve">#' @param data A data frame with cohort information</w:t>
        </w:r>
      </w:ins>
      <w:ins w:id="2181" w:author="PR Preview" w:date="2026-01-01T00:00:00Z">
        <w:r>
          <w:br/>
        </w:r>
      </w:ins>
      <w:ins w:id="2182" w:author="PR Preview" w:date="2026-01-01T00:00:00Z">
        <w:r>
          <w:rPr>
            <w:rStyle w:val="CommentTok"/>
          </w:rPr>
          <w:t xml:space="preserve">#' @return Analysis results</w:t>
        </w:r>
      </w:ins>
      <w:ins w:id="2183" w:author="PR Preview" w:date="2026-01-01T00:00:00Z">
        <w:r>
          <w:br/>
        </w:r>
      </w:ins>
      <w:ins w:id="2184" w:author="PR Preview" w:date="2026-01-01T00:00:00Z">
        <w:r>
          <w:rPr>
            <w:rStyle w:val="CommentTok"/>
          </w:rPr>
          <w:t xml:space="preserve">#'</w:t>
        </w:r>
      </w:ins>
      <w:ins w:id="2185" w:author="PR Preview" w:date="2026-01-01T00:00:00Z">
        <w:r>
          <w:br/>
        </w:r>
      </w:ins>
      <w:ins w:id="2186" w:author="PR Preview" w:date="2026-01-01T00:00:00Z">
        <w:r>
          <w:rPr>
            <w:rStyle w:val="CommentTok"/>
          </w:rPr>
          <w:t xml:space="preserve">#' @details</w:t>
        </w:r>
      </w:ins>
      <w:ins w:id="2187" w:author="PR Preview" w:date="2026-01-01T00:00:00Z">
        <w:r>
          <w:br/>
        </w:r>
      </w:ins>
      <w:ins w:id="2188" w:author="PR Preview" w:date="2026-01-01T00:00:00Z">
        <w:r>
          <w:rPr>
            <w:rStyle w:val="CommentTok"/>
          </w:rPr>
          <w:t xml:space="preserve">#' Performance characteristics (as of 2025-01):</w:t>
        </w:r>
      </w:ins>
      <w:ins w:id="2189" w:author="PR Preview" w:date="2026-01-01T00:00:00Z">
        <w:r>
          <w:br/>
        </w:r>
      </w:ins>
      <w:ins w:id="2190" w:author="PR Preview" w:date="2026-01-01T00:00:00Z">
        <w:r>
          <w:rPr>
            <w:rStyle w:val="CommentTok"/>
          </w:rPr>
          <w:t xml:space="preserve">#' - Typical runtime: ~50ms for 10,000 observations</w:t>
        </w:r>
      </w:ins>
      <w:ins w:id="2191" w:author="PR Preview" w:date="2026-01-01T00:00:00Z">
        <w:r>
          <w:br/>
        </w:r>
      </w:ins>
      <w:ins w:id="2192" w:author="PR Preview" w:date="2026-01-01T00:00:00Z">
        <w:r>
          <w:rPr>
            <w:rStyle w:val="CommentTok"/>
          </w:rPr>
          <w:t xml:space="preserve">#' - Memory usage: ~5MB per 10,000 observations</w:t>
        </w:r>
      </w:ins>
      <w:ins w:id="2193" w:author="PR Preview" w:date="2026-01-01T00:00:00Z">
        <w:r>
          <w:br/>
        </w:r>
      </w:ins>
      <w:ins w:id="2194" w:author="PR Preview" w:date="2026-01-01T00:00:00Z">
        <w:r>
          <w:rPr>
            <w:rStyle w:val="CommentTok"/>
          </w:rPr>
          <w:t xml:space="preserve">#' - Scales linearly with sample size</w:t>
        </w:r>
      </w:ins>
      <w:ins w:id="2195" w:author="PR Preview" w:date="2026-01-01T00:00:00Z">
        <w:r>
          <w:br/>
        </w:r>
      </w:ins>
      <w:ins w:id="2196" w:author="PR Preview" w:date="2026-01-01T00:00:00Z">
        <w:r>
          <w:rPr>
            <w:rStyle w:val="CommentTok"/>
          </w:rPr>
          <w:t xml:space="preserve">#'</w:t>
        </w:r>
      </w:ins>
      <w:ins w:id="2197" w:author="PR Preview" w:date="2026-01-01T00:00:00Z">
        <w:r>
          <w:br/>
        </w:r>
      </w:ins>
      <w:ins w:id="2198" w:author="PR Preview" w:date="2026-01-01T00:00:00Z">
        <w:r>
          <w:rPr>
            <w:rStyle w:val="CommentTok"/>
          </w:rPr>
          <w:t xml:space="preserve">#' @examples</w:t>
        </w:r>
      </w:ins>
      <w:ins w:id="2199" w:author="PR Preview" w:date="2026-01-01T00:00:00Z">
        <w:r>
          <w:br/>
        </w:r>
      </w:ins>
      <w:ins w:id="2200" w:author="PR Preview" w:date="2026-01-01T00:00:00Z">
        <w:r>
          <w:rPr>
            <w:rStyle w:val="CommentTok"/>
          </w:rPr>
          <w:t xml:space="preserve">#' \dontrun{</w:t>
        </w:r>
      </w:ins>
      <w:ins w:id="2201" w:author="PR Preview" w:date="2026-01-01T00:00:00Z">
        <w:r>
          <w:br/>
        </w:r>
      </w:ins>
      <w:ins w:id="2202" w:author="PR Preview" w:date="2026-01-01T00:00:00Z">
        <w:r>
          <w:rPr>
            <w:rStyle w:val="CommentTok"/>
          </w:rPr>
          <w:t xml:space="preserve">#' results &lt;- analyze_cohort(cohort_data)</w:t>
        </w:r>
      </w:ins>
      <w:ins w:id="2203" w:author="PR Preview" w:date="2026-01-01T00:00:00Z">
        <w:r>
          <w:br/>
        </w:r>
      </w:ins>
      <w:ins w:id="2204" w:author="PR Preview" w:date="2026-01-01T00:00:00Z">
        <w:r>
          <w:rPr>
            <w:rStyle w:val="CommentTok"/>
          </w:rPr>
          <w:t xml:space="preserve">#' }</w:t>
        </w:r>
      </w:ins>
      <w:ins w:id="2205" w:author="PR Preview" w:date="2026-01-01T00:00:00Z">
        <w:r>
          <w:br/>
        </w:r>
      </w:ins>
      <w:ins w:id="2206" w:author="PR Preview" w:date="2026-01-01T00:00:00Z">
        <w:r>
          <w:rPr>
            <w:rStyle w:val="CommentTok"/>
          </w:rPr>
          <w:t xml:space="preserve">#' @export</w:t>
        </w:r>
      </w:ins>
      <w:ins w:id="2207" w:author="PR Preview" w:date="2026-01-01T00:00:00Z">
        <w:r>
          <w:br/>
        </w:r>
      </w:ins>
      <w:ins w:id="2208" w:author="PR Preview" w:date="2026-01-01T00:00:00Z">
        <w:r>
          <w:rPr>
            <w:rStyle w:val="NormalTok"/>
          </w:rPr>
          <w:t xml:space="preserve">analyze_cohort </w:t>
        </w:r>
      </w:ins>
      <w:ins w:id="2209" w:author="PR Preview" w:date="2026-01-01T00:00:00Z">
        <w:r>
          <w:rPr>
            <w:rStyle w:val="OtherTok"/>
          </w:rPr>
          <w:t xml:space="preserve">&lt;-</w:t>
        </w:r>
      </w:ins>
      <w:ins w:id="2210" w:author="PR Preview" w:date="2026-01-01T00:00:00Z">
        <w:r>
          <w:rPr>
            <w:rStyle w:val="NormalTok"/>
          </w:rPr>
          <w:t xml:space="preserve"> </w:t>
        </w:r>
      </w:ins>
      <w:ins w:id="2211" w:author="PR Preview" w:date="2026-01-01T00:00:00Z">
        <w:r>
          <w:rPr>
            <w:rStyle w:val="ControlFlowTok"/>
          </w:rPr>
          <w:t xml:space="preserve">function</w:t>
        </w:r>
      </w:ins>
      <w:ins w:id="2212" w:author="PR Preview" w:date="2026-01-01T00:00:00Z">
        <w:r>
          <w:rPr>
            <w:rStyle w:val="NormalTok"/>
          </w:rPr>
          <w:t xml:space="preserve">(data) {</w:t>
        </w:r>
      </w:ins>
      <w:ins w:id="2213" w:author="PR Preview" w:date="2026-01-01T00:00:00Z">
        <w:r>
          <w:br/>
        </w:r>
      </w:ins>
      <w:ins w:id="2214" w:author="PR Preview" w:date="2026-01-01T00:00:00Z">
        <w:r>
          <w:rPr>
            <w:rStyle w:val="NormalTok"/>
          </w:rPr>
          <w:t xml:space="preserve">  </w:t>
        </w:r>
      </w:ins>
      <w:ins w:id="2215" w:author="PR Preview" w:date="2026-01-01T00:00:00Z">
        <w:r>
          <w:rPr>
            <w:rStyle w:val="CommentTok"/>
          </w:rPr>
          <w:t xml:space="preserve"># Implementation</w:t>
        </w:r>
      </w:ins>
      <w:ins w:id="2216" w:author="PR Preview" w:date="2026-01-01T00:00:00Z">
        <w:r>
          <w:br/>
        </w:r>
      </w:ins>
      <w:ins w:id="2217" w:author="PR Preview" w:date="2026-01-01T00:00:00Z">
        <w:r>
          <w:rPr>
            <w:rStyle w:val="NormalTok"/>
          </w:rPr>
          <w:t xml:space="preserve">}</w:t>
        </w:r>
      </w:ins>
    </w:p>
    <w:bookmarkEnd w:id="75"/>
    <w:bookmarkStart w:id="78" w:name="Xef7a31d7d6d783aa86699ade3c1a08284121615"/>
    <w:p>
      <w:pPr>
        <w:pStyle w:val="Heading3"/>
      </w:pPr>
      <w:ins w:id="2218" w:author="PR Preview" w:date="2026-01-01T00:00:00Z">
        <w:r>
          <w:t xml:space="preserve">8.6 CI/CD Integration for Automated Benchmarking</w:t>
        </w:r>
      </w:ins>
    </w:p>
    <w:p>
      <w:pPr>
        <w:pStyle w:val="FirstParagraph"/>
      </w:pPr>
      <w:ins w:id="2219" w:author="PR Preview" w:date="2026-01-01T00:00:00Z">
        <w:r>
          <w:t xml:space="preserve">Set up GitHub Actions to track performance over time.</w:t>
        </w:r>
      </w:ins>
    </w:p>
    <w:p>
      <w:pPr>
        <w:pStyle w:val="BodyText"/>
      </w:pPr>
      <w:ins w:id="2220" w:author="PR Preview" w:date="2026-01-01T00:00:00Z">
        <w:r>
          <w:rPr>
            <w:b/>
            <w:bCs/>
          </w:rPr>
          <w:t xml:space="preserve">Create</w:t>
        </w:r>
      </w:ins>
      <w:ins w:id="2221" w:author="PR Preview" w:date="2026-01-01T00:00:00Z">
        <w:r>
          <w:rPr>
            <w:b/>
            <w:bCs/>
          </w:rPr>
          <w:t xml:space="preserve"> </w:t>
        </w:r>
      </w:ins>
      <w:ins w:id="2222" w:author="PR Preview" w:date="2026-01-01T00:00:00Z">
        <w:r>
          <w:rPr>
            <w:rStyle w:val="VerbatimChar"/>
            <w:b/>
            <w:bCs/>
          </w:rPr>
          <w:t xml:space="preserve">.github/workflows/benchmark.yaml</w:t>
        </w:r>
      </w:ins>
      <w:ins w:id="2223" w:author="PR Preview" w:date="2026-01-01T00:00:00Z">
        <w:r>
          <w:rPr>
            <w:b/>
            <w:bCs/>
          </w:rPr>
          <w:t xml:space="preserve">:</w:t>
        </w:r>
      </w:ins>
    </w:p>
    <w:p>
      <w:pPr>
        <w:pStyle w:val="SourceCode"/>
      </w:pPr>
      <w:ins w:id="2224" w:author="PR Preview" w:date="2026-01-01T00:00:00Z">
        <w:r>
          <w:rPr>
            <w:rStyle w:val="FunctionTok"/>
          </w:rPr>
          <w:t xml:space="preserve">name</w:t>
        </w:r>
      </w:ins>
      <w:ins w:id="2225" w:author="PR Preview" w:date="2026-01-01T00:00:00Z">
        <w:r>
          <w:rPr>
            <w:rStyle w:val="KeywordTok"/>
          </w:rPr>
          <w:t xml:space="preserve">:</w:t>
        </w:r>
      </w:ins>
      <w:ins w:id="2226" w:author="PR Preview" w:date="2026-01-01T00:00:00Z">
        <w:r>
          <w:rPr>
            <w:rStyle w:val="AttributeTok"/>
          </w:rPr>
          <w:t xml:space="preserve"> Benchmark</w:t>
        </w:r>
      </w:ins>
      <w:ins w:id="2227" w:author="PR Preview" w:date="2026-01-01T00:00:00Z">
        <w:r>
          <w:br/>
        </w:r>
      </w:ins>
      <w:ins w:id="2228" w:author="PR Preview" w:date="2026-01-01T00:00:00Z">
        <w:r>
          <w:br/>
        </w:r>
      </w:ins>
      <w:ins w:id="2229" w:author="PR Preview" w:date="2026-01-01T00:00:00Z">
        <w:r>
          <w:rPr>
            <w:rStyle w:val="FunctionTok"/>
          </w:rPr>
          <w:t xml:space="preserve">on</w:t>
        </w:r>
      </w:ins>
      <w:ins w:id="2230" w:author="PR Preview" w:date="2026-01-01T00:00:00Z">
        <w:r>
          <w:rPr>
            <w:rStyle w:val="KeywordTok"/>
          </w:rPr>
          <w:t xml:space="preserve">:</w:t>
        </w:r>
      </w:ins>
      <w:ins w:id="2231" w:author="PR Preview" w:date="2026-01-01T00:00:00Z">
        <w:r>
          <w:br/>
        </w:r>
      </w:ins>
      <w:ins w:id="2232" w:author="PR Preview" w:date="2026-01-01T00:00:00Z">
        <w:r>
          <w:rPr>
            <w:rStyle w:val="AttributeTok"/>
          </w:rPr>
          <w:t xml:space="preserve">  </w:t>
        </w:r>
      </w:ins>
      <w:ins w:id="2233" w:author="PR Preview" w:date="2026-01-01T00:00:00Z">
        <w:r>
          <w:rPr>
            <w:rStyle w:val="FunctionTok"/>
          </w:rPr>
          <w:t xml:space="preserve">pull_request</w:t>
        </w:r>
      </w:ins>
      <w:ins w:id="2234" w:author="PR Preview" w:date="2026-01-01T00:00:00Z">
        <w:r>
          <w:rPr>
            <w:rStyle w:val="KeywordTok"/>
          </w:rPr>
          <w:t xml:space="preserve">:</w:t>
        </w:r>
      </w:ins>
      <w:ins w:id="2235" w:author="PR Preview" w:date="2026-01-01T00:00:00Z">
        <w:r>
          <w:br/>
        </w:r>
      </w:ins>
      <w:ins w:id="2236" w:author="PR Preview" w:date="2026-01-01T00:00:00Z">
        <w:r>
          <w:rPr>
            <w:rStyle w:val="AttributeTok"/>
          </w:rPr>
          <w:t xml:space="preserve">    </w:t>
        </w:r>
      </w:ins>
      <w:ins w:id="2237" w:author="PR Preview" w:date="2026-01-01T00:00:00Z">
        <w:r>
          <w:rPr>
            <w:rStyle w:val="FunctionTok"/>
          </w:rPr>
          <w:t xml:space="preserve">branches</w:t>
        </w:r>
      </w:ins>
      <w:ins w:id="2238" w:author="PR Preview" w:date="2026-01-01T00:00:00Z">
        <w:r>
          <w:rPr>
            <w:rStyle w:val="KeywordTok"/>
          </w:rPr>
          <w:t xml:space="preserve">:</w:t>
        </w:r>
      </w:ins>
      <w:ins w:id="2239" w:author="PR Preview" w:date="2026-01-01T00:00:00Z">
        <w:r>
          <w:rPr>
            <w:rStyle w:val="AttributeTok"/>
          </w:rPr>
          <w:t xml:space="preserve"> </w:t>
        </w:r>
      </w:ins>
      <w:ins w:id="2240" w:author="PR Preview" w:date="2026-01-01T00:00:00Z">
        <w:r>
          <w:rPr>
            <w:rStyle w:val="KeywordTok"/>
          </w:rPr>
          <w:t xml:space="preserve">[</w:t>
        </w:r>
      </w:ins>
      <w:ins w:id="2241" w:author="PR Preview" w:date="2026-01-01T00:00:00Z">
        <w:r>
          <w:rPr>
            <w:rStyle w:val="AttributeTok"/>
          </w:rPr>
          <w:t xml:space="preserve">main</w:t>
        </w:r>
      </w:ins>
      <w:ins w:id="2242" w:author="PR Preview" w:date="2026-01-01T00:00:00Z">
        <w:r>
          <w:rPr>
            <w:rStyle w:val="KeywordTok"/>
          </w:rPr>
          <w:t xml:space="preserve">,</w:t>
        </w:r>
      </w:ins>
      <w:ins w:id="2243" w:author="PR Preview" w:date="2026-01-01T00:00:00Z">
        <w:r>
          <w:rPr>
            <w:rStyle w:val="AttributeTok"/>
          </w:rPr>
          <w:t xml:space="preserve"> master</w:t>
        </w:r>
      </w:ins>
      <w:ins w:id="2244" w:author="PR Preview" w:date="2026-01-01T00:00:00Z">
        <w:r>
          <w:rPr>
            <w:rStyle w:val="KeywordTok"/>
          </w:rPr>
          <w:t xml:space="preserve">]</w:t>
        </w:r>
      </w:ins>
      <w:ins w:id="2245" w:author="PR Preview" w:date="2026-01-01T00:00:00Z">
        <w:r>
          <w:br/>
        </w:r>
      </w:ins>
      <w:ins w:id="2246" w:author="PR Preview" w:date="2026-01-01T00:00:00Z">
        <w:r>
          <w:rPr>
            <w:rStyle w:val="AttributeTok"/>
          </w:rPr>
          <w:t xml:space="preserve">  </w:t>
        </w:r>
      </w:ins>
      <w:ins w:id="2247" w:author="PR Preview" w:date="2026-01-01T00:00:00Z">
        <w:r>
          <w:rPr>
            <w:rStyle w:val="FunctionTok"/>
          </w:rPr>
          <w:t xml:space="preserve">workflow_dispatch</w:t>
        </w:r>
      </w:ins>
      <w:ins w:id="2248" w:author="PR Preview" w:date="2026-01-01T00:00:00Z">
        <w:r>
          <w:rPr>
            <w:rStyle w:val="KeywordTok"/>
          </w:rPr>
          <w:t xml:space="preserve">:</w:t>
        </w:r>
      </w:ins>
      <w:ins w:id="2249" w:author="PR Preview" w:date="2026-01-01T00:00:00Z">
        <w:r>
          <w:rPr>
            <w:rStyle w:val="CommentTok"/>
          </w:rPr>
          <w:t xml:space="preserve">  # Manual trigger</w:t>
        </w:r>
      </w:ins>
      <w:ins w:id="2250" w:author="PR Preview" w:date="2026-01-01T00:00:00Z">
        <w:r>
          <w:br/>
        </w:r>
      </w:ins>
      <w:ins w:id="2251" w:author="PR Preview" w:date="2026-01-01T00:00:00Z">
        <w:r>
          <w:br/>
        </w:r>
      </w:ins>
      <w:ins w:id="2252" w:author="PR Preview" w:date="2026-01-01T00:00:00Z">
        <w:r>
          <w:rPr>
            <w:rStyle w:val="FunctionTok"/>
          </w:rPr>
          <w:t xml:space="preserve">jobs</w:t>
        </w:r>
      </w:ins>
      <w:ins w:id="2253" w:author="PR Preview" w:date="2026-01-01T00:00:00Z">
        <w:r>
          <w:rPr>
            <w:rStyle w:val="KeywordTok"/>
          </w:rPr>
          <w:t xml:space="preserve">:</w:t>
        </w:r>
      </w:ins>
      <w:ins w:id="2254" w:author="PR Preview" w:date="2026-01-01T00:00:00Z">
        <w:r>
          <w:br/>
        </w:r>
      </w:ins>
      <w:ins w:id="2255" w:author="PR Preview" w:date="2026-01-01T00:00:00Z">
        <w:r>
          <w:rPr>
            <w:rStyle w:val="AttributeTok"/>
          </w:rPr>
          <w:t xml:space="preserve">  </w:t>
        </w:r>
      </w:ins>
      <w:ins w:id="2256" w:author="PR Preview" w:date="2026-01-01T00:00:00Z">
        <w:r>
          <w:rPr>
            <w:rStyle w:val="FunctionTok"/>
          </w:rPr>
          <w:t xml:space="preserve">benchmark</w:t>
        </w:r>
      </w:ins>
      <w:ins w:id="2257" w:author="PR Preview" w:date="2026-01-01T00:00:00Z">
        <w:r>
          <w:rPr>
            <w:rStyle w:val="KeywordTok"/>
          </w:rPr>
          <w:t xml:space="preserve">:</w:t>
        </w:r>
      </w:ins>
      <w:ins w:id="2258" w:author="PR Preview" w:date="2026-01-01T00:00:00Z">
        <w:r>
          <w:br/>
        </w:r>
      </w:ins>
      <w:ins w:id="2259" w:author="PR Preview" w:date="2026-01-01T00:00:00Z">
        <w:r>
          <w:rPr>
            <w:rStyle w:val="AttributeTok"/>
          </w:rPr>
          <w:t xml:space="preserve">    </w:t>
        </w:r>
      </w:ins>
      <w:ins w:id="2260" w:author="PR Preview" w:date="2026-01-01T00:00:00Z">
        <w:r>
          <w:rPr>
            <w:rStyle w:val="FunctionTok"/>
          </w:rPr>
          <w:t xml:space="preserve">runs-on</w:t>
        </w:r>
      </w:ins>
      <w:ins w:id="2261" w:author="PR Preview" w:date="2026-01-01T00:00:00Z">
        <w:r>
          <w:rPr>
            <w:rStyle w:val="KeywordTok"/>
          </w:rPr>
          <w:t xml:space="preserve">:</w:t>
        </w:r>
      </w:ins>
      <w:ins w:id="2262" w:author="PR Preview" w:date="2026-01-01T00:00:00Z">
        <w:r>
          <w:rPr>
            <w:rStyle w:val="AttributeTok"/>
          </w:rPr>
          <w:t xml:space="preserve"> ubuntu-latest</w:t>
        </w:r>
      </w:ins>
      <w:ins w:id="2263" w:author="PR Preview" w:date="2026-01-01T00:00:00Z">
        <w:r>
          <w:br/>
        </w:r>
      </w:ins>
      <w:ins w:id="2264" w:author="PR Preview" w:date="2026-01-01T00:00:00Z">
        <w:r>
          <w:rPr>
            <w:rStyle w:val="AttributeTok"/>
          </w:rPr>
          <w:t xml:space="preserve">    </w:t>
        </w:r>
      </w:ins>
      <w:ins w:id="2265" w:author="PR Preview" w:date="2026-01-01T00:00:00Z">
        <w:r>
          <w:br/>
        </w:r>
      </w:ins>
      <w:ins w:id="2266" w:author="PR Preview" w:date="2026-01-01T00:00:00Z">
        <w:r>
          <w:rPr>
            <w:rStyle w:val="AttributeTok"/>
          </w:rPr>
          <w:t xml:space="preserve">    </w:t>
        </w:r>
      </w:ins>
      <w:ins w:id="2267" w:author="PR Preview" w:date="2026-01-01T00:00:00Z">
        <w:r>
          <w:rPr>
            <w:rStyle w:val="FunctionTok"/>
          </w:rPr>
          <w:t xml:space="preserve">steps</w:t>
        </w:r>
      </w:ins>
      <w:ins w:id="2268" w:author="PR Preview" w:date="2026-01-01T00:00:00Z">
        <w:r>
          <w:rPr>
            <w:rStyle w:val="KeywordTok"/>
          </w:rPr>
          <w:t xml:space="preserve">:</w:t>
        </w:r>
      </w:ins>
      <w:ins w:id="2269" w:author="PR Preview" w:date="2026-01-01T00:00:00Z">
        <w:r>
          <w:br/>
        </w:r>
      </w:ins>
      <w:ins w:id="2270" w:author="PR Preview" w:date="2026-01-01T00:00:00Z">
        <w:r>
          <w:rPr>
            <w:rStyle w:val="AttributeTok"/>
          </w:rPr>
          <w:t xml:space="preserve">      </w:t>
        </w:r>
      </w:ins>
      <w:ins w:id="2271" w:author="PR Preview" w:date="2026-01-01T00:00:00Z">
        <w:r>
          <w:rPr>
            <w:rStyle w:val="KeywordTok"/>
          </w:rPr>
          <w:t xml:space="preserve">-</w:t>
        </w:r>
      </w:ins>
      <w:ins w:id="2272" w:author="PR Preview" w:date="2026-01-01T00:00:00Z">
        <w:r>
          <w:rPr>
            <w:rStyle w:val="AttributeTok"/>
          </w:rPr>
          <w:t xml:space="preserve"> </w:t>
        </w:r>
      </w:ins>
      <w:ins w:id="2273" w:author="PR Preview" w:date="2026-01-01T00:00:00Z">
        <w:r>
          <w:rPr>
            <w:rStyle w:val="FunctionTok"/>
          </w:rPr>
          <w:t xml:space="preserve">uses</w:t>
        </w:r>
      </w:ins>
      <w:ins w:id="2274" w:author="PR Preview" w:date="2026-01-01T00:00:00Z">
        <w:r>
          <w:rPr>
            <w:rStyle w:val="KeywordTok"/>
          </w:rPr>
          <w:t xml:space="preserve">:</w:t>
        </w:r>
      </w:ins>
      <w:ins w:id="2275" w:author="PR Preview" w:date="2026-01-01T00:00:00Z">
        <w:r>
          <w:rPr>
            <w:rStyle w:val="AttributeTok"/>
          </w:rPr>
          <w:t xml:space="preserve"> actions/checkout@v4</w:t>
        </w:r>
      </w:ins>
      <w:ins w:id="2276" w:author="PR Preview" w:date="2026-01-01T00:00:00Z">
        <w:r>
          <w:br/>
        </w:r>
      </w:ins>
      <w:ins w:id="2277" w:author="PR Preview" w:date="2026-01-01T00:00:00Z">
        <w:r>
          <w:rPr>
            <w:rStyle w:val="AttributeTok"/>
          </w:rPr>
          <w:t xml:space="preserve">      </w:t>
        </w:r>
      </w:ins>
      <w:ins w:id="2278" w:author="PR Preview" w:date="2026-01-01T00:00:00Z">
        <w:r>
          <w:br/>
        </w:r>
      </w:ins>
      <w:ins w:id="2279" w:author="PR Preview" w:date="2026-01-01T00:00:00Z">
        <w:r>
          <w:rPr>
            <w:rStyle w:val="AttributeTok"/>
          </w:rPr>
          <w:t xml:space="preserve">      </w:t>
        </w:r>
      </w:ins>
      <w:ins w:id="2280" w:author="PR Preview" w:date="2026-01-01T00:00:00Z">
        <w:r>
          <w:rPr>
            <w:rStyle w:val="KeywordTok"/>
          </w:rPr>
          <w:t xml:space="preserve">-</w:t>
        </w:r>
      </w:ins>
      <w:ins w:id="2281" w:author="PR Preview" w:date="2026-01-01T00:00:00Z">
        <w:r>
          <w:rPr>
            <w:rStyle w:val="AttributeTok"/>
          </w:rPr>
          <w:t xml:space="preserve"> </w:t>
        </w:r>
      </w:ins>
      <w:ins w:id="2282" w:author="PR Preview" w:date="2026-01-01T00:00:00Z">
        <w:r>
          <w:rPr>
            <w:rStyle w:val="FunctionTok"/>
          </w:rPr>
          <w:t xml:space="preserve">uses</w:t>
        </w:r>
      </w:ins>
      <w:ins w:id="2283" w:author="PR Preview" w:date="2026-01-01T00:00:00Z">
        <w:r>
          <w:rPr>
            <w:rStyle w:val="KeywordTok"/>
          </w:rPr>
          <w:t xml:space="preserve">:</w:t>
        </w:r>
      </w:ins>
      <w:ins w:id="2284" w:author="PR Preview" w:date="2026-01-01T00:00:00Z">
        <w:r>
          <w:rPr>
            <w:rStyle w:val="AttributeTok"/>
          </w:rPr>
          <w:t xml:space="preserve"> r-lib/actions/setup-r@v2</w:t>
        </w:r>
      </w:ins>
      <w:ins w:id="2285" w:author="PR Preview" w:date="2026-01-01T00:00:00Z">
        <w:r>
          <w:br/>
        </w:r>
      </w:ins>
      <w:ins w:id="2286" w:author="PR Preview" w:date="2026-01-01T00:00:00Z">
        <w:r>
          <w:rPr>
            <w:rStyle w:val="AttributeTok"/>
          </w:rPr>
          <w:t xml:space="preserve">        </w:t>
        </w:r>
      </w:ins>
      <w:ins w:id="2287" w:author="PR Preview" w:date="2026-01-01T00:00:00Z">
        <w:r>
          <w:rPr>
            <w:rStyle w:val="FunctionTok"/>
          </w:rPr>
          <w:t xml:space="preserve">with</w:t>
        </w:r>
      </w:ins>
      <w:ins w:id="2288" w:author="PR Preview" w:date="2026-01-01T00:00:00Z">
        <w:r>
          <w:rPr>
            <w:rStyle w:val="KeywordTok"/>
          </w:rPr>
          <w:t xml:space="preserve">:</w:t>
        </w:r>
      </w:ins>
      <w:ins w:id="2289" w:author="PR Preview" w:date="2026-01-01T00:00:00Z">
        <w:r>
          <w:br/>
        </w:r>
      </w:ins>
      <w:ins w:id="2290" w:author="PR Preview" w:date="2026-01-01T00:00:00Z">
        <w:r>
          <w:rPr>
            <w:rStyle w:val="AttributeTok"/>
          </w:rPr>
          <w:t xml:space="preserve">          </w:t>
        </w:r>
      </w:ins>
      <w:ins w:id="2291" w:author="PR Preview" w:date="2026-01-01T00:00:00Z">
        <w:r>
          <w:rPr>
            <w:rStyle w:val="FunctionTok"/>
          </w:rPr>
          <w:t xml:space="preserve">use-public-rspm</w:t>
        </w:r>
      </w:ins>
      <w:ins w:id="2292" w:author="PR Preview" w:date="2026-01-01T00:00:00Z">
        <w:r>
          <w:rPr>
            <w:rStyle w:val="KeywordTok"/>
          </w:rPr>
          <w:t xml:space="preserve">:</w:t>
        </w:r>
      </w:ins>
      <w:ins w:id="2293" w:author="PR Preview" w:date="2026-01-01T00:00:00Z">
        <w:r>
          <w:rPr>
            <w:rStyle w:val="AttributeTok"/>
          </w:rPr>
          <w:t xml:space="preserve"> </w:t>
        </w:r>
      </w:ins>
      <w:ins w:id="2294" w:author="PR Preview" w:date="2026-01-01T00:00:00Z">
        <w:r>
          <w:rPr>
            <w:rStyle w:val="CharTok"/>
          </w:rPr>
          <w:t xml:space="preserve">true</w:t>
        </w:r>
      </w:ins>
      <w:ins w:id="2295" w:author="PR Preview" w:date="2026-01-01T00:00:00Z">
        <w:r>
          <w:br/>
        </w:r>
      </w:ins>
      <w:ins w:id="2296" w:author="PR Preview" w:date="2026-01-01T00:00:00Z">
        <w:r>
          <w:rPr>
            <w:rStyle w:val="AttributeTok"/>
          </w:rPr>
          <w:t xml:space="preserve">      </w:t>
        </w:r>
      </w:ins>
      <w:ins w:id="2297" w:author="PR Preview" w:date="2026-01-01T00:00:00Z">
        <w:r>
          <w:br/>
        </w:r>
      </w:ins>
      <w:ins w:id="2298" w:author="PR Preview" w:date="2026-01-01T00:00:00Z">
        <w:r>
          <w:rPr>
            <w:rStyle w:val="AttributeTok"/>
          </w:rPr>
          <w:t xml:space="preserve">      </w:t>
        </w:r>
      </w:ins>
      <w:ins w:id="2299" w:author="PR Preview" w:date="2026-01-01T00:00:00Z">
        <w:r>
          <w:rPr>
            <w:rStyle w:val="KeywordTok"/>
          </w:rPr>
          <w:t xml:space="preserve">-</w:t>
        </w:r>
      </w:ins>
      <w:ins w:id="2300" w:author="PR Preview" w:date="2026-01-01T00:00:00Z">
        <w:r>
          <w:rPr>
            <w:rStyle w:val="AttributeTok"/>
          </w:rPr>
          <w:t xml:space="preserve"> </w:t>
        </w:r>
      </w:ins>
      <w:ins w:id="2301" w:author="PR Preview" w:date="2026-01-01T00:00:00Z">
        <w:r>
          <w:rPr>
            <w:rStyle w:val="FunctionTok"/>
          </w:rPr>
          <w:t xml:space="preserve">uses</w:t>
        </w:r>
      </w:ins>
      <w:ins w:id="2302" w:author="PR Preview" w:date="2026-01-01T00:00:00Z">
        <w:r>
          <w:rPr>
            <w:rStyle w:val="KeywordTok"/>
          </w:rPr>
          <w:t xml:space="preserve">:</w:t>
        </w:r>
      </w:ins>
      <w:ins w:id="2303" w:author="PR Preview" w:date="2026-01-01T00:00:00Z">
        <w:r>
          <w:rPr>
            <w:rStyle w:val="AttributeTok"/>
          </w:rPr>
          <w:t xml:space="preserve"> r-lib/actions/setup-r-dependencies@v2</w:t>
        </w:r>
      </w:ins>
      <w:ins w:id="2304" w:author="PR Preview" w:date="2026-01-01T00:00:00Z">
        <w:r>
          <w:br/>
        </w:r>
      </w:ins>
      <w:ins w:id="2305" w:author="PR Preview" w:date="2026-01-01T00:00:00Z">
        <w:r>
          <w:rPr>
            <w:rStyle w:val="AttributeTok"/>
          </w:rPr>
          <w:t xml:space="preserve">        </w:t>
        </w:r>
      </w:ins>
      <w:ins w:id="2306" w:author="PR Preview" w:date="2026-01-01T00:00:00Z">
        <w:r>
          <w:rPr>
            <w:rStyle w:val="FunctionTok"/>
          </w:rPr>
          <w:t xml:space="preserve">with</w:t>
        </w:r>
      </w:ins>
      <w:ins w:id="2307" w:author="PR Preview" w:date="2026-01-01T00:00:00Z">
        <w:r>
          <w:rPr>
            <w:rStyle w:val="KeywordTok"/>
          </w:rPr>
          <w:t xml:space="preserve">:</w:t>
        </w:r>
      </w:ins>
      <w:ins w:id="2308" w:author="PR Preview" w:date="2026-01-01T00:00:00Z">
        <w:r>
          <w:br/>
        </w:r>
      </w:ins>
      <w:ins w:id="2309" w:author="PR Preview" w:date="2026-01-01T00:00:00Z">
        <w:r>
          <w:rPr>
            <w:rStyle w:val="AttributeTok"/>
          </w:rPr>
          <w:t xml:space="preserve">          </w:t>
        </w:r>
      </w:ins>
      <w:ins w:id="2310" w:author="PR Preview" w:date="2026-01-01T00:00:00Z">
        <w:r>
          <w:rPr>
            <w:rStyle w:val="FunctionTok"/>
          </w:rPr>
          <w:t xml:space="preserve">extra-packages</w:t>
        </w:r>
      </w:ins>
      <w:ins w:id="2311" w:author="PR Preview" w:date="2026-01-01T00:00:00Z">
        <w:r>
          <w:rPr>
            <w:rStyle w:val="KeywordTok"/>
          </w:rPr>
          <w:t xml:space="preserve">:</w:t>
        </w:r>
      </w:ins>
      <w:ins w:id="2312" w:author="PR Preview" w:date="2026-01-01T00:00:00Z">
        <w:r>
          <w:rPr>
            <w:rStyle w:val="AttributeTok"/>
          </w:rPr>
          <w:t xml:space="preserve"> any::bench, any::profvis</w:t>
        </w:r>
      </w:ins>
      <w:ins w:id="2313" w:author="PR Preview" w:date="2026-01-01T00:00:00Z">
        <w:r>
          <w:br/>
        </w:r>
      </w:ins>
      <w:ins w:id="2314" w:author="PR Preview" w:date="2026-01-01T00:00:00Z">
        <w:r>
          <w:rPr>
            <w:rStyle w:val="AttributeTok"/>
          </w:rPr>
          <w:t xml:space="preserve">      </w:t>
        </w:r>
      </w:ins>
      <w:ins w:id="2315" w:author="PR Preview" w:date="2026-01-01T00:00:00Z">
        <w:r>
          <w:br/>
        </w:r>
      </w:ins>
      <w:ins w:id="2316" w:author="PR Preview" w:date="2026-01-01T00:00:00Z">
        <w:r>
          <w:rPr>
            <w:rStyle w:val="AttributeTok"/>
          </w:rPr>
          <w:t xml:space="preserve">      </w:t>
        </w:r>
      </w:ins>
      <w:ins w:id="2317" w:author="PR Preview" w:date="2026-01-01T00:00:00Z">
        <w:r>
          <w:rPr>
            <w:rStyle w:val="KeywordTok"/>
          </w:rPr>
          <w:t xml:space="preserve">-</w:t>
        </w:r>
      </w:ins>
      <w:ins w:id="2318" w:author="PR Preview" w:date="2026-01-01T00:00:00Z">
        <w:r>
          <w:rPr>
            <w:rStyle w:val="AttributeTok"/>
          </w:rPr>
          <w:t xml:space="preserve"> </w:t>
        </w:r>
      </w:ins>
      <w:ins w:id="2319" w:author="PR Preview" w:date="2026-01-01T00:00:00Z">
        <w:r>
          <w:rPr>
            <w:rStyle w:val="FunctionTok"/>
          </w:rPr>
          <w:t xml:space="preserve">name</w:t>
        </w:r>
      </w:ins>
      <w:ins w:id="2320" w:author="PR Preview" w:date="2026-01-01T00:00:00Z">
        <w:r>
          <w:rPr>
            <w:rStyle w:val="KeywordTok"/>
          </w:rPr>
          <w:t xml:space="preserve">:</w:t>
        </w:r>
      </w:ins>
      <w:ins w:id="2321" w:author="PR Preview" w:date="2026-01-01T00:00:00Z">
        <w:r>
          <w:rPr>
            <w:rStyle w:val="AttributeTok"/>
          </w:rPr>
          <w:t xml:space="preserve"> Run benchmarks</w:t>
        </w:r>
      </w:ins>
      <w:ins w:id="2322" w:author="PR Preview" w:date="2026-01-01T00:00:00Z">
        <w:r>
          <w:br/>
        </w:r>
      </w:ins>
      <w:ins w:id="2323" w:author="PR Preview" w:date="2026-01-01T00:00:00Z">
        <w:r>
          <w:rPr>
            <w:rStyle w:val="FunctionTok"/>
          </w:rPr>
          <w:t xml:space="preserve">        run</w:t>
        </w:r>
      </w:ins>
      <w:ins w:id="2324" w:author="PR Preview" w:date="2026-01-01T00:00:00Z">
        <w:r>
          <w:rPr>
            <w:rStyle w:val="KeywordTok"/>
          </w:rPr>
          <w:t xml:space="preserve">: </w:t>
        </w:r>
      </w:ins>
      <w:ins w:id="2325" w:author="PR Preview" w:date="2026-01-01T00:00:00Z">
        <w:r>
          <w:rPr>
            <w:rStyle w:val="CharTok"/>
          </w:rPr>
          <w:t xml:space="preserve">|</w:t>
        </w:r>
      </w:ins>
      <w:ins w:id="2326" w:author="PR Preview" w:date="2026-01-01T00:00:00Z">
        <w:r>
          <w:br/>
        </w:r>
      </w:ins>
      <w:ins w:id="2327" w:author="PR Preview" w:date="2026-01-01T00:00:00Z">
        <w:r>
          <w:rPr>
            <w:rStyle w:val="NormalTok"/>
          </w:rPr>
          <w:t xml:space="preserve">          library(bench)</w:t>
        </w:r>
      </w:ins>
      <w:ins w:id="2328" w:author="PR Preview" w:date="2026-01-01T00:00:00Z">
        <w:r>
          <w:br/>
        </w:r>
      </w:ins>
      <w:ins w:id="2329" w:author="PR Preview" w:date="2026-01-01T00:00:00Z">
        <w:r>
          <w:rPr>
            <w:rStyle w:val="NormalTok"/>
          </w:rPr>
          <w:t xml:space="preserve">          library(mypackage)</w:t>
        </w:r>
      </w:ins>
      <w:ins w:id="2330" w:author="PR Preview" w:date="2026-01-01T00:00:00Z">
        <w:r>
          <w:br/>
        </w:r>
      </w:ins>
      <w:ins w:id="2331" w:author="PR Preview" w:date="2026-01-01T00:00:00Z">
        <w:r>
          <w:rPr>
            <w:rStyle w:val="NormalTok"/>
          </w:rPr>
          <w:t xml:space="preserve">          </w:t>
        </w:r>
      </w:ins>
      <w:ins w:id="2332" w:author="PR Preview" w:date="2026-01-01T00:00:00Z">
        <w:r>
          <w:br/>
        </w:r>
      </w:ins>
      <w:ins w:id="2333" w:author="PR Preview" w:date="2026-01-01T00:00:00Z">
        <w:r>
          <w:rPr>
            <w:rStyle w:val="NormalTok"/>
          </w:rPr>
          <w:t xml:space="preserve">          # Create benchmarks directory if it doesn't exist</w:t>
        </w:r>
      </w:ins>
      <w:ins w:id="2334" w:author="PR Preview" w:date="2026-01-01T00:00:00Z">
        <w:r>
          <w:br/>
        </w:r>
      </w:ins>
      <w:ins w:id="2335" w:author="PR Preview" w:date="2026-01-01T00:00:00Z">
        <w:r>
          <w:rPr>
            <w:rStyle w:val="NormalTok"/>
          </w:rPr>
          <w:t xml:space="preserve">          dir.create("tests/benchmarks", recursive = TRUE, showWarnings = FALSE)</w:t>
        </w:r>
      </w:ins>
      <w:ins w:id="2336" w:author="PR Preview" w:date="2026-01-01T00:00:00Z">
        <w:r>
          <w:br/>
        </w:r>
      </w:ins>
      <w:ins w:id="2337" w:author="PR Preview" w:date="2026-01-01T00:00:00Z">
        <w:r>
          <w:rPr>
            <w:rStyle w:val="NormalTok"/>
          </w:rPr>
          <w:t xml:space="preserve">          </w:t>
        </w:r>
      </w:ins>
      <w:ins w:id="2338" w:author="PR Preview" w:date="2026-01-01T00:00:00Z">
        <w:r>
          <w:br/>
        </w:r>
      </w:ins>
      <w:ins w:id="2339" w:author="PR Preview" w:date="2026-01-01T00:00:00Z">
        <w:r>
          <w:rPr>
            <w:rStyle w:val="NormalTok"/>
          </w:rPr>
          <w:t xml:space="preserve">          # Generate test data (or load existing test data)</w:t>
        </w:r>
      </w:ins>
      <w:ins w:id="2340" w:author="PR Preview" w:date="2026-01-01T00:00:00Z">
        <w:r>
          <w:br/>
        </w:r>
      </w:ins>
      <w:ins w:id="2341" w:author="PR Preview" w:date="2026-01-01T00:00:00Z">
        <w:r>
          <w:rPr>
            <w:rStyle w:val="NormalTok"/>
          </w:rPr>
          <w:t xml:space="preserve">          test_data &lt;- generate_test_cohort(n = 10000)</w:t>
        </w:r>
      </w:ins>
      <w:ins w:id="2342" w:author="PR Preview" w:date="2026-01-01T00:00:00Z">
        <w:r>
          <w:br/>
        </w:r>
      </w:ins>
      <w:ins w:id="2343" w:author="PR Preview" w:date="2026-01-01T00:00:00Z">
        <w:r>
          <w:rPr>
            <w:rStyle w:val="NormalTok"/>
          </w:rPr>
          <w:t xml:space="preserve">          </w:t>
        </w:r>
      </w:ins>
      <w:ins w:id="2344" w:author="PR Preview" w:date="2026-01-01T00:00:00Z">
        <w:r>
          <w:br/>
        </w:r>
      </w:ins>
      <w:ins w:id="2345" w:author="PR Preview" w:date="2026-01-01T00:00:00Z">
        <w:r>
          <w:rPr>
            <w:rStyle w:val="NormalTok"/>
          </w:rPr>
          <w:t xml:space="preserve">          # Run benchmark</w:t>
        </w:r>
      </w:ins>
      <w:ins w:id="2346" w:author="PR Preview" w:date="2026-01-01T00:00:00Z">
        <w:r>
          <w:br/>
        </w:r>
      </w:ins>
      <w:ins w:id="2347" w:author="PR Preview" w:date="2026-01-01T00:00:00Z">
        <w:r>
          <w:rPr>
            <w:rStyle w:val="NormalTok"/>
          </w:rPr>
          <w:t xml:space="preserve">          results &lt;- bench::mark(</w:t>
        </w:r>
      </w:ins>
      <w:ins w:id="2348" w:author="PR Preview" w:date="2026-01-01T00:00:00Z">
        <w:r>
          <w:br/>
        </w:r>
      </w:ins>
      <w:ins w:id="2349" w:author="PR Preview" w:date="2026-01-01T00:00:00Z">
        <w:r>
          <w:rPr>
            <w:rStyle w:val="NormalTok"/>
          </w:rPr>
          <w:t xml:space="preserve">            current_implementation = analyze_cohort(test_data),</w:t>
        </w:r>
      </w:ins>
      <w:ins w:id="2350" w:author="PR Preview" w:date="2026-01-01T00:00:00Z">
        <w:r>
          <w:br/>
        </w:r>
      </w:ins>
      <w:ins w:id="2351" w:author="PR Preview" w:date="2026-01-01T00:00:00Z">
        <w:r>
          <w:rPr>
            <w:rStyle w:val="NormalTok"/>
          </w:rPr>
          <w:t xml:space="preserve">            iterations = 100</w:t>
        </w:r>
      </w:ins>
      <w:ins w:id="2352" w:author="PR Preview" w:date="2026-01-01T00:00:00Z">
        <w:r>
          <w:br/>
        </w:r>
      </w:ins>
      <w:ins w:id="2353" w:author="PR Preview" w:date="2026-01-01T00:00:00Z">
        <w:r>
          <w:rPr>
            <w:rStyle w:val="NormalTok"/>
          </w:rPr>
          <w:t xml:space="preserve">          )</w:t>
        </w:r>
      </w:ins>
      <w:ins w:id="2354" w:author="PR Preview" w:date="2026-01-01T00:00:00Z">
        <w:r>
          <w:br/>
        </w:r>
      </w:ins>
      <w:ins w:id="2355" w:author="PR Preview" w:date="2026-01-01T00:00:00Z">
        <w:r>
          <w:rPr>
            <w:rStyle w:val="NormalTok"/>
          </w:rPr>
          <w:t xml:space="preserve">          </w:t>
        </w:r>
      </w:ins>
      <w:ins w:id="2356" w:author="PR Preview" w:date="2026-01-01T00:00:00Z">
        <w:r>
          <w:br/>
        </w:r>
      </w:ins>
      <w:ins w:id="2357" w:author="PR Preview" w:date="2026-01-01T00:00:00Z">
        <w:r>
          <w:rPr>
            <w:rStyle w:val="NormalTok"/>
          </w:rPr>
          <w:t xml:space="preserve">          # Save results</w:t>
        </w:r>
      </w:ins>
      <w:ins w:id="2358" w:author="PR Preview" w:date="2026-01-01T00:00:00Z">
        <w:r>
          <w:br/>
        </w:r>
      </w:ins>
      <w:ins w:id="2359" w:author="PR Preview" w:date="2026-01-01T00:00:00Z">
        <w:r>
          <w:rPr>
            <w:rStyle w:val="NormalTok"/>
          </w:rPr>
          <w:t xml:space="preserve">          saveRDS(results, "tests/benchmarks/current.rds")</w:t>
        </w:r>
      </w:ins>
      <w:ins w:id="2360" w:author="PR Preview" w:date="2026-01-01T00:00:00Z">
        <w:r>
          <w:br/>
        </w:r>
      </w:ins>
      <w:ins w:id="2361" w:author="PR Preview" w:date="2026-01-01T00:00:00Z">
        <w:r>
          <w:rPr>
            <w:rStyle w:val="AttributeTok"/>
          </w:rPr>
          <w:t xml:space="preserve">        </w:t>
        </w:r>
      </w:ins>
      <w:ins w:id="2362" w:author="PR Preview" w:date="2026-01-01T00:00:00Z">
        <w:r>
          <w:rPr>
            <w:rStyle w:val="FunctionTok"/>
          </w:rPr>
          <w:t xml:space="preserve">shell</w:t>
        </w:r>
      </w:ins>
      <w:ins w:id="2363" w:author="PR Preview" w:date="2026-01-01T00:00:00Z">
        <w:r>
          <w:rPr>
            <w:rStyle w:val="KeywordTok"/>
          </w:rPr>
          <w:t xml:space="preserve">:</w:t>
        </w:r>
      </w:ins>
      <w:ins w:id="2364" w:author="PR Preview" w:date="2026-01-01T00:00:00Z">
        <w:r>
          <w:rPr>
            <w:rStyle w:val="AttributeTok"/>
          </w:rPr>
          <w:t xml:space="preserve"> Rscript {0}</w:t>
        </w:r>
      </w:ins>
      <w:ins w:id="2365" w:author="PR Preview" w:date="2026-01-01T00:00:00Z">
        <w:r>
          <w:br/>
        </w:r>
      </w:ins>
      <w:ins w:id="2366" w:author="PR Preview" w:date="2026-01-01T00:00:00Z">
        <w:r>
          <w:rPr>
            <w:rStyle w:val="AttributeTok"/>
          </w:rPr>
          <w:t xml:space="preserve">      </w:t>
        </w:r>
      </w:ins>
      <w:ins w:id="2367" w:author="PR Preview" w:date="2026-01-01T00:00:00Z">
        <w:r>
          <w:br/>
        </w:r>
      </w:ins>
      <w:ins w:id="2368" w:author="PR Preview" w:date="2026-01-01T00:00:00Z">
        <w:r>
          <w:rPr>
            <w:rStyle w:val="AttributeTok"/>
          </w:rPr>
          <w:t xml:space="preserve">      </w:t>
        </w:r>
      </w:ins>
      <w:ins w:id="2369" w:author="PR Preview" w:date="2026-01-01T00:00:00Z">
        <w:r>
          <w:rPr>
            <w:rStyle w:val="KeywordTok"/>
          </w:rPr>
          <w:t xml:space="preserve">-</w:t>
        </w:r>
      </w:ins>
      <w:ins w:id="2370" w:author="PR Preview" w:date="2026-01-01T00:00:00Z">
        <w:r>
          <w:rPr>
            <w:rStyle w:val="AttributeTok"/>
          </w:rPr>
          <w:t xml:space="preserve"> </w:t>
        </w:r>
      </w:ins>
      <w:ins w:id="2371" w:author="PR Preview" w:date="2026-01-01T00:00:00Z">
        <w:r>
          <w:rPr>
            <w:rStyle w:val="FunctionTok"/>
          </w:rPr>
          <w:t xml:space="preserve">name</w:t>
        </w:r>
      </w:ins>
      <w:ins w:id="2372" w:author="PR Preview" w:date="2026-01-01T00:00:00Z">
        <w:r>
          <w:rPr>
            <w:rStyle w:val="KeywordTok"/>
          </w:rPr>
          <w:t xml:space="preserve">:</w:t>
        </w:r>
      </w:ins>
      <w:ins w:id="2373" w:author="PR Preview" w:date="2026-01-01T00:00:00Z">
        <w:r>
          <w:rPr>
            <w:rStyle w:val="AttributeTok"/>
          </w:rPr>
          <w:t xml:space="preserve"> Compare with baseline</w:t>
        </w:r>
      </w:ins>
      <w:ins w:id="2374" w:author="PR Preview" w:date="2026-01-01T00:00:00Z">
        <w:r>
          <w:br/>
        </w:r>
      </w:ins>
      <w:ins w:id="2375" w:author="PR Preview" w:date="2026-01-01T00:00:00Z">
        <w:r>
          <w:rPr>
            <w:rStyle w:val="FunctionTok"/>
          </w:rPr>
          <w:t xml:space="preserve">        run</w:t>
        </w:r>
      </w:ins>
      <w:ins w:id="2376" w:author="PR Preview" w:date="2026-01-01T00:00:00Z">
        <w:r>
          <w:rPr>
            <w:rStyle w:val="KeywordTok"/>
          </w:rPr>
          <w:t xml:space="preserve">: </w:t>
        </w:r>
      </w:ins>
      <w:ins w:id="2377" w:author="PR Preview" w:date="2026-01-01T00:00:00Z">
        <w:r>
          <w:rPr>
            <w:rStyle w:val="CharTok"/>
          </w:rPr>
          <w:t xml:space="preserve">|</w:t>
        </w:r>
      </w:ins>
      <w:ins w:id="2378" w:author="PR Preview" w:date="2026-01-01T00:00:00Z">
        <w:r>
          <w:br/>
        </w:r>
      </w:ins>
      <w:ins w:id="2379" w:author="PR Preview" w:date="2026-01-01T00:00:00Z">
        <w:r>
          <w:rPr>
            <w:rStyle w:val="NormalTok"/>
          </w:rPr>
          <w:t xml:space="preserve">          # Load baseline and current results</w:t>
        </w:r>
      </w:ins>
      <w:ins w:id="2380" w:author="PR Preview" w:date="2026-01-01T00:00:00Z">
        <w:r>
          <w:br/>
        </w:r>
      </w:ins>
      <w:ins w:id="2381" w:author="PR Preview" w:date="2026-01-01T00:00:00Z">
        <w:r>
          <w:rPr>
            <w:rStyle w:val="NormalTok"/>
          </w:rPr>
          <w:t xml:space="preserve">          baseline &lt;- readRDS("tests/benchmarks/baseline.rds")</w:t>
        </w:r>
      </w:ins>
      <w:ins w:id="2382" w:author="PR Preview" w:date="2026-01-01T00:00:00Z">
        <w:r>
          <w:br/>
        </w:r>
      </w:ins>
      <w:ins w:id="2383" w:author="PR Preview" w:date="2026-01-01T00:00:00Z">
        <w:r>
          <w:rPr>
            <w:rStyle w:val="NormalTok"/>
          </w:rPr>
          <w:t xml:space="preserve">          current &lt;- readRDS("tests/benchmarks/current.rds")</w:t>
        </w:r>
      </w:ins>
      <w:ins w:id="2384" w:author="PR Preview" w:date="2026-01-01T00:00:00Z">
        <w:r>
          <w:br/>
        </w:r>
      </w:ins>
      <w:ins w:id="2385" w:author="PR Preview" w:date="2026-01-01T00:00:00Z">
        <w:r>
          <w:rPr>
            <w:rStyle w:val="NormalTok"/>
          </w:rPr>
          <w:t xml:space="preserve">          </w:t>
        </w:r>
      </w:ins>
      <w:ins w:id="2386" w:author="PR Preview" w:date="2026-01-01T00:00:00Z">
        <w:r>
          <w:br/>
        </w:r>
      </w:ins>
      <w:ins w:id="2387" w:author="PR Preview" w:date="2026-01-01T00:00:00Z">
        <w:r>
          <w:rPr>
            <w:rStyle w:val="NormalTok"/>
          </w:rPr>
          <w:t xml:space="preserve">          # Calculate percentage change in median time</w:t>
        </w:r>
      </w:ins>
      <w:ins w:id="2388" w:author="PR Preview" w:date="2026-01-01T00:00:00Z">
        <w:r>
          <w:br/>
        </w:r>
      </w:ins>
      <w:ins w:id="2389" w:author="PR Preview" w:date="2026-01-01T00:00:00Z">
        <w:r>
          <w:rPr>
            <w:rStyle w:val="NormalTok"/>
          </w:rPr>
          <w:t xml:space="preserve">          baseline_time &lt;- as.numeric(baseline$median[1])</w:t>
        </w:r>
      </w:ins>
      <w:ins w:id="2390" w:author="PR Preview" w:date="2026-01-01T00:00:00Z">
        <w:r>
          <w:br/>
        </w:r>
      </w:ins>
      <w:ins w:id="2391" w:author="PR Preview" w:date="2026-01-01T00:00:00Z">
        <w:r>
          <w:rPr>
            <w:rStyle w:val="NormalTok"/>
          </w:rPr>
          <w:t xml:space="preserve">          current_time &lt;- as.numeric(current$median[1])</w:t>
        </w:r>
      </w:ins>
      <w:ins w:id="2392" w:author="PR Preview" w:date="2026-01-01T00:00:00Z">
        <w:r>
          <w:br/>
        </w:r>
      </w:ins>
      <w:ins w:id="2393" w:author="PR Preview" w:date="2026-01-01T00:00:00Z">
        <w:r>
          <w:rPr>
            <w:rStyle w:val="NormalTok"/>
          </w:rPr>
          <w:t xml:space="preserve">          pct_change &lt;- (current_time - baseline_time) / baseline_time * 100</w:t>
        </w:r>
      </w:ins>
      <w:ins w:id="2394" w:author="PR Preview" w:date="2026-01-01T00:00:00Z">
        <w:r>
          <w:br/>
        </w:r>
      </w:ins>
      <w:ins w:id="2395" w:author="PR Preview" w:date="2026-01-01T00:00:00Z">
        <w:r>
          <w:rPr>
            <w:rStyle w:val="NormalTok"/>
          </w:rPr>
          <w:t xml:space="preserve">          </w:t>
        </w:r>
      </w:ins>
      <w:ins w:id="2396" w:author="PR Preview" w:date="2026-01-01T00:00:00Z">
        <w:r>
          <w:br/>
        </w:r>
      </w:ins>
      <w:ins w:id="2397" w:author="PR Preview" w:date="2026-01-01T00:00:00Z">
        <w:r>
          <w:rPr>
            <w:rStyle w:val="NormalTok"/>
          </w:rPr>
          <w:t xml:space="preserve">          # Report results</w:t>
        </w:r>
      </w:ins>
      <w:ins w:id="2398" w:author="PR Preview" w:date="2026-01-01T00:00:00Z">
        <w:r>
          <w:br/>
        </w:r>
      </w:ins>
      <w:ins w:id="2399" w:author="PR Preview" w:date="2026-01-01T00:00:00Z">
        <w:r>
          <w:rPr>
            <w:rStyle w:val="NormalTok"/>
          </w:rPr>
          <w:t xml:space="preserve">          cat(sprintf("Performance change: %.1f%%\n", pct_change))</w:t>
        </w:r>
      </w:ins>
      <w:ins w:id="2400" w:author="PR Preview" w:date="2026-01-01T00:00:00Z">
        <w:r>
          <w:br/>
        </w:r>
      </w:ins>
      <w:ins w:id="2401" w:author="PR Preview" w:date="2026-01-01T00:00:00Z">
        <w:r>
          <w:rPr>
            <w:rStyle w:val="NormalTok"/>
          </w:rPr>
          <w:t xml:space="preserve">          </w:t>
        </w:r>
      </w:ins>
      <w:ins w:id="2402" w:author="PR Preview" w:date="2026-01-01T00:00:00Z">
        <w:r>
          <w:br/>
        </w:r>
      </w:ins>
      <w:ins w:id="2403" w:author="PR Preview" w:date="2026-01-01T00:00:00Z">
        <w:r>
          <w:rPr>
            <w:rStyle w:val="NormalTok"/>
          </w:rPr>
          <w:t xml:space="preserve">          # Fail if performance degrades by &gt;10%</w:t>
        </w:r>
      </w:ins>
      <w:ins w:id="2404" w:author="PR Preview" w:date="2026-01-01T00:00:00Z">
        <w:r>
          <w:br/>
        </w:r>
      </w:ins>
      <w:ins w:id="2405" w:author="PR Preview" w:date="2026-01-01T00:00:00Z">
        <w:r>
          <w:rPr>
            <w:rStyle w:val="NormalTok"/>
          </w:rPr>
          <w:t xml:space="preserve">          if (pct_change &gt; 10) {</w:t>
        </w:r>
      </w:ins>
      <w:ins w:id="2406" w:author="PR Preview" w:date="2026-01-01T00:00:00Z">
        <w:r>
          <w:br/>
        </w:r>
      </w:ins>
      <w:ins w:id="2407" w:author="PR Preview" w:date="2026-01-01T00:00:00Z">
        <w:r>
          <w:rPr>
            <w:rStyle w:val="NormalTok"/>
          </w:rPr>
          <w:t xml:space="preserve">            stop(sprintf("Performance regression: %.1f%% slower", pct_change))</w:t>
        </w:r>
      </w:ins>
      <w:ins w:id="2408" w:author="PR Preview" w:date="2026-01-01T00:00:00Z">
        <w:r>
          <w:br/>
        </w:r>
      </w:ins>
      <w:ins w:id="2409" w:author="PR Preview" w:date="2026-01-01T00:00:00Z">
        <w:r>
          <w:rPr>
            <w:rStyle w:val="NormalTok"/>
          </w:rPr>
          <w:t xml:space="preserve">          }</w:t>
        </w:r>
      </w:ins>
      <w:ins w:id="2410" w:author="PR Preview" w:date="2026-01-01T00:00:00Z">
        <w:r>
          <w:br/>
        </w:r>
      </w:ins>
      <w:ins w:id="2411" w:author="PR Preview" w:date="2026-01-01T00:00:00Z">
        <w:r>
          <w:rPr>
            <w:rStyle w:val="AttributeTok"/>
          </w:rPr>
          <w:t xml:space="preserve">        </w:t>
        </w:r>
      </w:ins>
      <w:ins w:id="2412" w:author="PR Preview" w:date="2026-01-01T00:00:00Z">
        <w:r>
          <w:rPr>
            <w:rStyle w:val="FunctionTok"/>
          </w:rPr>
          <w:t xml:space="preserve">shell</w:t>
        </w:r>
      </w:ins>
      <w:ins w:id="2413" w:author="PR Preview" w:date="2026-01-01T00:00:00Z">
        <w:r>
          <w:rPr>
            <w:rStyle w:val="KeywordTok"/>
          </w:rPr>
          <w:t xml:space="preserve">:</w:t>
        </w:r>
      </w:ins>
      <w:ins w:id="2414" w:author="PR Preview" w:date="2026-01-01T00:00:00Z">
        <w:r>
          <w:rPr>
            <w:rStyle w:val="AttributeTok"/>
          </w:rPr>
          <w:t xml:space="preserve"> Rscript {0}</w:t>
        </w:r>
      </w:ins>
    </w:p>
    <w:p>
      <w:pPr>
        <w:pStyle w:val="FirstParagraph"/>
      </w:pPr>
      <w:ins w:id="2415" w:author="PR Preview" w:date="2026-01-01T00:00:00Z">
        <w:r>
          <w:rPr>
            <w:b/>
            <w:bCs/>
          </w:rPr>
          <w:t xml:space="preserve">Key considerations for CI benchmarks:</w:t>
        </w:r>
      </w:ins>
    </w:p>
    <w:p>
      <w:pPr>
        <w:pStyle w:val="Compact"/>
        <w:numPr>
          <w:ilvl w:val="0"/>
          <w:numId w:val="1025"/>
        </w:numPr>
      </w:pPr>
      <w:ins w:id="2416" w:author="PR Preview" w:date="2026-01-01T00:00:00Z">
        <w:r>
          <w:rPr>
            <w:b/>
            <w:bCs/>
          </w:rPr>
          <w:t xml:space="preserve">Variability</w:t>
        </w:r>
      </w:ins>
      <w:ins w:id="2417" w:author="PR Preview" w:date="2026-01-01T00:00:00Z">
        <w:r>
          <w:t xml:space="preserve">: CI runners have variable performance; use thresholds (e.g., &gt;10% regression)</w:t>
        </w:r>
      </w:ins>
    </w:p>
    <w:p>
      <w:pPr>
        <w:pStyle w:val="Compact"/>
        <w:numPr>
          <w:ilvl w:val="0"/>
          <w:numId w:val="1025"/>
        </w:numPr>
      </w:pPr>
      <w:ins w:id="2418" w:author="PR Preview" w:date="2026-01-01T00:00:00Z">
        <w:r>
          <w:rPr>
            <w:b/>
            <w:bCs/>
          </w:rPr>
          <w:t xml:space="preserve">Baseline storage</w:t>
        </w:r>
      </w:ins>
      <w:ins w:id="2419" w:author="PR Preview" w:date="2026-01-01T00:00:00Z">
        <w:r>
          <w:t xml:space="preserve">: Commit baseline results or use GitHub Actions artifacts</w:t>
        </w:r>
      </w:ins>
    </w:p>
    <w:p>
      <w:pPr>
        <w:pStyle w:val="Compact"/>
        <w:numPr>
          <w:ilvl w:val="0"/>
          <w:numId w:val="1025"/>
        </w:numPr>
      </w:pPr>
      <w:ins w:id="2420" w:author="PR Preview" w:date="2026-01-01T00:00:00Z">
        <w:r>
          <w:rPr>
            <w:b/>
            <w:bCs/>
          </w:rPr>
          <w:t xml:space="preserve">Selective running</w:t>
        </w:r>
      </w:ins>
      <w:ins w:id="2421" w:author="PR Preview" w:date="2026-01-01T00:00:00Z">
        <w:r>
          <w:t xml:space="preserve">: Only benchmark on specific branches or when performance-critical files change</w:t>
        </w:r>
      </w:ins>
    </w:p>
    <w:p>
      <w:pPr>
        <w:pStyle w:val="Compact"/>
        <w:numPr>
          <w:ilvl w:val="0"/>
          <w:numId w:val="1025"/>
        </w:numPr>
      </w:pPr>
      <w:ins w:id="2422" w:author="PR Preview" w:date="2026-01-01T00:00:00Z">
        <w:r>
          <w:rPr>
            <w:b/>
            <w:bCs/>
          </w:rPr>
          <w:t xml:space="preserve">Manual triggers</w:t>
        </w:r>
      </w:ins>
      <w:ins w:id="2423" w:author="PR Preview" w:date="2026-01-01T00:00:00Z">
        <w:r>
          <w:t xml:space="preserve">: Use</w:t>
        </w:r>
      </w:ins>
      <w:ins w:id="2424" w:author="PR Preview" w:date="2026-01-01T00:00:00Z">
        <w:r>
          <w:t xml:space="preserve"> </w:t>
        </w:r>
      </w:ins>
      <w:ins w:id="2425" w:author="PR Preview" w:date="2026-01-01T00:00:00Z">
        <w:r>
          <w:rPr>
            <w:rStyle w:val="VerbatimChar"/>
          </w:rPr>
          <w:t xml:space="preserve">workflow_dispatch</w:t>
        </w:r>
      </w:ins>
      <w:ins w:id="2426" w:author="PR Preview" w:date="2026-01-01T00:00:00Z">
        <w:r>
          <w:t xml:space="preserve"> </w:t>
        </w:r>
      </w:ins>
      <w:ins w:id="2427" w:author="PR Preview" w:date="2026-01-01T00:00:00Z">
        <w:r>
          <w:t xml:space="preserve">for on-demand benchmarking</w:t>
        </w:r>
      </w:ins>
    </w:p>
    <w:p>
      <w:pPr>
        <w:pStyle w:val="Compact"/>
        <w:numPr>
          <w:ilvl w:val="0"/>
          <w:numId w:val="1025"/>
        </w:numPr>
      </w:pPr>
      <w:ins w:id="2428" w:author="PR Preview" w:date="2026-01-01T00:00:00Z">
        <w:r>
          <w:rPr>
            <w:b/>
            <w:bCs/>
          </w:rPr>
          <w:t xml:space="preserve">Security</w:t>
        </w:r>
      </w:ins>
      <w:ins w:id="2429" w:author="PR Preview" w:date="2026-01-01T00:00:00Z">
        <w:r>
          <w:t xml:space="preserve">: For production workflows, consider pinning action versions to</w:t>
        </w:r>
      </w:ins>
      <w:ins w:id="2430" w:author="PR Preview" w:date="2026-01-01T00:00:00Z">
        <w:r>
          <w:t xml:space="preserve"> </w:t>
        </w:r>
      </w:ins>
      <w:ins w:id="2431" w:author="PR Preview" w:date="2026-01-01T00:00:00Z">
        <w:r>
          <w:t xml:space="preserve">commit SHAs instead of tags</w:t>
        </w:r>
      </w:ins>
      <w:ins w:id="2432" w:author="PR Preview" w:date="2026-01-01T00:00:00Z">
        <w:r>
          <w:t xml:space="preserve"> </w:t>
        </w:r>
      </w:ins>
      <w:ins w:id="2433" w:author="PR Preview" w:date="2026-01-01T00:00:00Z">
        <w:r>
          <w:t xml:space="preserve">(see the</w:t>
        </w:r>
      </w:ins>
      <w:ins w:id="2434" w:author="PR Preview" w:date="2026-01-01T00:00:00Z">
        <w:r>
          <w:t xml:space="preserve"> </w:t>
        </w:r>
      </w:ins>
      <w:hyperlink r:id="rId76">
        <w:ins w:id="2435" w:author="PR Preview" w:date="2026-01-01T00:00:00Z">
          <w:r>
            <w:rPr>
              <w:rStyle w:val="Hyperlink"/>
            </w:rPr>
            <w:t xml:space="preserve">wai site’s</w:t>
          </w:r>
        </w:ins>
        <w:ins w:id="2436" w:author="PR Preview" w:date="2026-01-01T00:00:00Z">
          <w:r>
            <w:rPr>
              <w:rStyle w:val="Hyperlink"/>
            </w:rPr>
            <w:t xml:space="preserve"> </w:t>
          </w:r>
        </w:ins>
        <w:ins w:id="2437" w:author="PR Preview" w:date="2026-01-01T00:00:00Z">
          <w:r>
            <w:rPr>
              <w:rStyle w:val="Hyperlink"/>
            </w:rPr>
            <w:t xml:space="preserve">“Best Practices for Safe and Successful Use”</w:t>
          </w:r>
        </w:ins>
        <w:ins w:id="2438" w:author="PR Preview" w:date="2026-01-01T00:00:00Z">
          <w:r>
            <w:rPr>
              <w:rStyle w:val="Hyperlink"/>
            </w:rPr>
            <w:t xml:space="preserve"> </w:t>
          </w:r>
        </w:ins>
        <w:ins w:id="2439" w:author="PR Preview" w:date="2026-01-01T00:00:00Z">
          <w:r>
            <w:rPr>
              <w:rStyle w:val="Hyperlink"/>
            </w:rPr>
            <w:t xml:space="preserve">section</w:t>
          </w:r>
        </w:ins>
      </w:hyperlink>
      <w:ins w:id="2440" w:author="PR Preview" w:date="2026-01-01T00:00:00Z">
        <w:r>
          <w:t xml:space="preserve">)</w:t>
        </w:r>
      </w:ins>
    </w:p>
    <w:p>
      <w:pPr>
        <w:pStyle w:val="FirstParagraph"/>
      </w:pPr>
      <w:ins w:id="2441" w:author="PR Preview" w:date="2026-01-01T00:00:00Z">
        <w:r>
          <w:rPr>
            <w:b/>
            <w:bCs/>
          </w:rPr>
          <w:t xml:space="preserve">Alternative: Comment benchmark results on PRs:</w:t>
        </w:r>
      </w:ins>
    </w:p>
    <w:p>
      <w:pPr>
        <w:pStyle w:val="BodyText"/>
      </w:pPr>
      <w:ins w:id="2442" w:author="PR Preview" w:date="2026-01-01T00:00:00Z">
        <w:r>
          <w:t xml:space="preserve">Use the</w:t>
        </w:r>
      </w:ins>
      <w:ins w:id="2443" w:author="PR Preview" w:date="2026-01-01T00:00:00Z">
        <w:r>
          <w:t xml:space="preserve"> </w:t>
        </w:r>
      </w:ins>
      <w:hyperlink r:id="rId77">
        <w:ins w:id="2444" w:author="PR Preview" w:date="2026-01-01T00:00:00Z">
          <w:r>
            <w:rPr>
              <w:rStyle w:val="VerbatimChar"/>
            </w:rPr>
            <w:t xml:space="preserve">{touchstone}</w:t>
          </w:r>
        </w:ins>
      </w:hyperlink>
      <w:ins w:id="2445" w:author="PR Preview" w:date="2026-01-01T00:00:00Z">
        <w:r>
          <w:t xml:space="preserve"> </w:t>
        </w:r>
      </w:ins>
      <w:ins w:id="2446" w:author="PR Preview" w:date="2026-01-01T00:00:00Z">
        <w:r>
          <w:t xml:space="preserve">package</w:t>
        </w:r>
      </w:ins>
      <w:ins w:id="2447" w:author="PR Preview" w:date="2026-01-01T00:00:00Z">
        <w:r>
          <w:t xml:space="preserve"> </w:t>
        </w:r>
      </w:ins>
      <w:ins w:id="2448" w:author="PR Preview" w:date="2026-01-01T00:00:00Z">
        <w:r>
          <w:t xml:space="preserve">for more sophisticated CI benchmarking with automated PR comments.</w:t>
        </w:r>
      </w:ins>
    </w:p>
    <w:bookmarkEnd w:id="78"/>
    <w:bookmarkStart w:id="79" w:name="performance-testing-with-testthat"/>
    <w:p>
      <w:pPr>
        <w:pStyle w:val="Heading3"/>
      </w:pPr>
      <w:ins w:id="2449" w:author="PR Preview" w:date="2026-01-01T00:00:00Z">
        <w:r>
          <w:t xml:space="preserve">8.7 Performance Testing with testthat</w:t>
        </w:r>
      </w:ins>
    </w:p>
    <w:p>
      <w:pPr>
        <w:pStyle w:val="FirstParagraph"/>
      </w:pPr>
      <w:ins w:id="2450" w:author="PR Preview" w:date="2026-01-01T00:00:00Z">
        <w:r>
          <w:t xml:space="preserve">For critical performance requirements,</w:t>
        </w:r>
      </w:ins>
      <w:ins w:id="2451" w:author="PR Preview" w:date="2026-01-01T00:00:00Z">
        <w:r>
          <w:t xml:space="preserve"> </w:t>
        </w:r>
      </w:ins>
      <w:ins w:id="2452" w:author="PR Preview" w:date="2026-01-01T00:00:00Z">
        <w:r>
          <w:t xml:space="preserve">add performance tests to your test suite.</w:t>
        </w:r>
      </w:ins>
    </w:p>
    <w:p>
      <w:pPr>
        <w:pStyle w:val="BodyText"/>
      </w:pPr>
      <w:ins w:id="2453" w:author="PR Preview" w:date="2026-01-01T00:00:00Z">
        <w:r>
          <w:rPr>
            <w:b/>
            <w:bCs/>
          </w:rPr>
          <w:t xml:space="preserve">Example performance test:</w:t>
        </w:r>
      </w:ins>
    </w:p>
    <w:p>
      <w:pPr>
        <w:pStyle w:val="SourceCode"/>
      </w:pPr>
      <w:ins w:id="2454" w:author="PR Preview" w:date="2026-01-01T00:00:00Z">
        <w:r>
          <w:rPr>
            <w:rStyle w:val="CommentTok"/>
          </w:rPr>
          <w:t xml:space="preserve"># tests/testthat/test-performance.R</w:t>
        </w:r>
      </w:ins>
      <w:ins w:id="2455" w:author="PR Preview" w:date="2026-01-01T00:00:00Z">
        <w:r>
          <w:br/>
        </w:r>
      </w:ins>
      <w:ins w:id="2456" w:author="PR Preview" w:date="2026-01-01T00:00:00Z">
        <w:r>
          <w:br/>
        </w:r>
      </w:ins>
      <w:ins w:id="2457" w:author="PR Preview" w:date="2026-01-01T00:00:00Z">
        <w:r>
          <w:rPr>
            <w:rStyle w:val="FunctionTok"/>
          </w:rPr>
          <w:t xml:space="preserve">test_that</w:t>
        </w:r>
      </w:ins>
      <w:ins w:id="2458" w:author="PR Preview" w:date="2026-01-01T00:00:00Z">
        <w:r>
          <w:rPr>
            <w:rStyle w:val="NormalTok"/>
          </w:rPr>
          <w:t xml:space="preserve">(</w:t>
        </w:r>
      </w:ins>
      <w:ins w:id="2459" w:author="PR Preview" w:date="2026-01-01T00:00:00Z">
        <w:r>
          <w:rPr>
            <w:rStyle w:val="StringTok"/>
          </w:rPr>
          <w:t xml:space="preserve">"data preparation meets performance requirements"</w:t>
        </w:r>
      </w:ins>
      <w:ins w:id="2460" w:author="PR Preview" w:date="2026-01-01T00:00:00Z">
        <w:r>
          <w:rPr>
            <w:rStyle w:val="NormalTok"/>
          </w:rPr>
          <w:t xml:space="preserve">, {</w:t>
        </w:r>
      </w:ins>
      <w:ins w:id="2461" w:author="PR Preview" w:date="2026-01-01T00:00:00Z">
        <w:r>
          <w:br/>
        </w:r>
      </w:ins>
      <w:ins w:id="2462" w:author="PR Preview" w:date="2026-01-01T00:00:00Z">
        <w:r>
          <w:rPr>
            <w:rStyle w:val="NormalTok"/>
          </w:rPr>
          <w:t xml:space="preserve">  </w:t>
        </w:r>
      </w:ins>
      <w:ins w:id="2463" w:author="PR Preview" w:date="2026-01-01T00:00:00Z">
        <w:r>
          <w:rPr>
            <w:rStyle w:val="FunctionTok"/>
          </w:rPr>
          <w:t xml:space="preserve">skip_on_cran</w:t>
        </w:r>
      </w:ins>
      <w:ins w:id="2464" w:author="PR Preview" w:date="2026-01-01T00:00:00Z">
        <w:r>
          <w:rPr>
            <w:rStyle w:val="NormalTok"/>
          </w:rPr>
          <w:t xml:space="preserve">()  </w:t>
        </w:r>
      </w:ins>
      <w:ins w:id="2465" w:author="PR Preview" w:date="2026-01-01T00:00:00Z">
        <w:r>
          <w:rPr>
            <w:rStyle w:val="CommentTok"/>
          </w:rPr>
          <w:t xml:space="preserve"># Skip on CRAN (timing-based tests can be flaky)</w:t>
        </w:r>
      </w:ins>
      <w:ins w:id="2466" w:author="PR Preview" w:date="2026-01-01T00:00:00Z">
        <w:r>
          <w:br/>
        </w:r>
      </w:ins>
      <w:ins w:id="2467" w:author="PR Preview" w:date="2026-01-01T00:00:00Z">
        <w:r>
          <w:rPr>
            <w:rStyle w:val="NormalTok"/>
          </w:rPr>
          <w:t xml:space="preserve">  </w:t>
        </w:r>
      </w:ins>
      <w:ins w:id="2468" w:author="PR Preview" w:date="2026-01-01T00:00:00Z">
        <w:r>
          <w:br/>
        </w:r>
      </w:ins>
      <w:ins w:id="2469" w:author="PR Preview" w:date="2026-01-01T00:00:00Z">
        <w:r>
          <w:rPr>
            <w:rStyle w:val="NormalTok"/>
          </w:rPr>
          <w:t xml:space="preserve">  </w:t>
        </w:r>
      </w:ins>
      <w:ins w:id="2470" w:author="PR Preview" w:date="2026-01-01T00:00:00Z">
        <w:r>
          <w:rPr>
            <w:rStyle w:val="CommentTok"/>
          </w:rPr>
          <w:t xml:space="preserve"># Run on CI only if BENCHMARK_ON_CI is set</w:t>
        </w:r>
      </w:ins>
      <w:ins w:id="2471" w:author="PR Preview" w:date="2026-01-01T00:00:00Z">
        <w:r>
          <w:br/>
        </w:r>
      </w:ins>
      <w:ins w:id="2472" w:author="PR Preview" w:date="2026-01-01T00:00:00Z">
        <w:r>
          <w:rPr>
            <w:rStyle w:val="NormalTok"/>
          </w:rPr>
          <w:t xml:space="preserve">  </w:t>
        </w:r>
      </w:ins>
      <w:ins w:id="2473" w:author="PR Preview" w:date="2026-01-01T00:00:00Z">
        <w:r>
          <w:rPr>
            <w:rStyle w:val="ControlFlowTok"/>
          </w:rPr>
          <w:t xml:space="preserve">if</w:t>
        </w:r>
      </w:ins>
      <w:ins w:id="2474" w:author="PR Preview" w:date="2026-01-01T00:00:00Z">
        <w:r>
          <w:rPr>
            <w:rStyle w:val="NormalTok"/>
          </w:rPr>
          <w:t xml:space="preserve"> (</w:t>
        </w:r>
      </w:ins>
      <w:ins w:id="2475" w:author="PR Preview" w:date="2026-01-01T00:00:00Z">
        <w:r>
          <w:rPr>
            <w:rStyle w:val="FunctionTok"/>
          </w:rPr>
          <w:t xml:space="preserve">identical</w:t>
        </w:r>
      </w:ins>
      <w:ins w:id="2476" w:author="PR Preview" w:date="2026-01-01T00:00:00Z">
        <w:r>
          <w:rPr>
            <w:rStyle w:val="NormalTok"/>
          </w:rPr>
          <w:t xml:space="preserve">(</w:t>
        </w:r>
      </w:ins>
      <w:ins w:id="2477" w:author="PR Preview" w:date="2026-01-01T00:00:00Z">
        <w:r>
          <w:rPr>
            <w:rStyle w:val="FunctionTok"/>
          </w:rPr>
          <w:t xml:space="preserve">Sys.getenv</w:t>
        </w:r>
      </w:ins>
      <w:ins w:id="2478" w:author="PR Preview" w:date="2026-01-01T00:00:00Z">
        <w:r>
          <w:rPr>
            <w:rStyle w:val="NormalTok"/>
          </w:rPr>
          <w:t xml:space="preserve">(</w:t>
        </w:r>
      </w:ins>
      <w:ins w:id="2479" w:author="PR Preview" w:date="2026-01-01T00:00:00Z">
        <w:r>
          <w:rPr>
            <w:rStyle w:val="StringTok"/>
          </w:rPr>
          <w:t xml:space="preserve">"CI"</w:t>
        </w:r>
      </w:ins>
      <w:ins w:id="2480" w:author="PR Preview" w:date="2026-01-01T00:00:00Z">
        <w:r>
          <w:rPr>
            <w:rStyle w:val="NormalTok"/>
          </w:rPr>
          <w:t xml:space="preserve">), </w:t>
        </w:r>
      </w:ins>
      <w:ins w:id="2481" w:author="PR Preview" w:date="2026-01-01T00:00:00Z">
        <w:r>
          <w:rPr>
            <w:rStyle w:val="StringTok"/>
          </w:rPr>
          <w:t xml:space="preserve">"true"</w:t>
        </w:r>
      </w:ins>
      <w:ins w:id="2482" w:author="PR Preview" w:date="2026-01-01T00:00:00Z">
        <w:r>
          <w:rPr>
            <w:rStyle w:val="NormalTok"/>
          </w:rPr>
          <w:t xml:space="preserve">) </w:t>
        </w:r>
      </w:ins>
      <w:ins w:id="2483" w:author="PR Preview" w:date="2026-01-01T00:00:00Z">
        <w:r>
          <w:rPr>
            <w:rStyle w:val="SpecialCharTok"/>
          </w:rPr>
          <w:t xml:space="preserve">&amp;&amp;</w:t>
        </w:r>
      </w:ins>
      <w:ins w:id="2484" w:author="PR Preview" w:date="2026-01-01T00:00:00Z">
        <w:r>
          <w:rPr>
            <w:rStyle w:val="NormalTok"/>
          </w:rPr>
          <w:t xml:space="preserve"> </w:t>
        </w:r>
      </w:ins>
      <w:ins w:id="2485" w:author="PR Preview" w:date="2026-01-01T00:00:00Z">
        <w:r>
          <w:br/>
        </w:r>
      </w:ins>
      <w:ins w:id="2486" w:author="PR Preview" w:date="2026-01-01T00:00:00Z">
        <w:r>
          <w:rPr>
            <w:rStyle w:val="NormalTok"/>
          </w:rPr>
          <w:t xml:space="preserve">      </w:t>
        </w:r>
      </w:ins>
      <w:ins w:id="2487" w:author="PR Preview" w:date="2026-01-01T00:00:00Z">
        <w:r>
          <w:rPr>
            <w:rStyle w:val="SpecialCharTok"/>
          </w:rPr>
          <w:t xml:space="preserve">!</w:t>
        </w:r>
      </w:ins>
      <w:ins w:id="2488" w:author="PR Preview" w:date="2026-01-01T00:00:00Z">
        <w:r>
          <w:rPr>
            <w:rStyle w:val="FunctionTok"/>
          </w:rPr>
          <w:t xml:space="preserve">identical</w:t>
        </w:r>
      </w:ins>
      <w:ins w:id="2489" w:author="PR Preview" w:date="2026-01-01T00:00:00Z">
        <w:r>
          <w:rPr>
            <w:rStyle w:val="NormalTok"/>
          </w:rPr>
          <w:t xml:space="preserve">(</w:t>
        </w:r>
      </w:ins>
      <w:ins w:id="2490" w:author="PR Preview" w:date="2026-01-01T00:00:00Z">
        <w:r>
          <w:rPr>
            <w:rStyle w:val="FunctionTok"/>
          </w:rPr>
          <w:t xml:space="preserve">Sys.getenv</w:t>
        </w:r>
      </w:ins>
      <w:ins w:id="2491" w:author="PR Preview" w:date="2026-01-01T00:00:00Z">
        <w:r>
          <w:rPr>
            <w:rStyle w:val="NormalTok"/>
          </w:rPr>
          <w:t xml:space="preserve">(</w:t>
        </w:r>
      </w:ins>
      <w:ins w:id="2492" w:author="PR Preview" w:date="2026-01-01T00:00:00Z">
        <w:r>
          <w:rPr>
            <w:rStyle w:val="StringTok"/>
          </w:rPr>
          <w:t xml:space="preserve">"BENCHMARK_ON_CI"</w:t>
        </w:r>
      </w:ins>
      <w:ins w:id="2493" w:author="PR Preview" w:date="2026-01-01T00:00:00Z">
        <w:r>
          <w:rPr>
            <w:rStyle w:val="NormalTok"/>
          </w:rPr>
          <w:t xml:space="preserve">), </w:t>
        </w:r>
      </w:ins>
      <w:ins w:id="2494" w:author="PR Preview" w:date="2026-01-01T00:00:00Z">
        <w:r>
          <w:rPr>
            <w:rStyle w:val="StringTok"/>
          </w:rPr>
          <w:t xml:space="preserve">"true"</w:t>
        </w:r>
      </w:ins>
      <w:ins w:id="2495" w:author="PR Preview" w:date="2026-01-01T00:00:00Z">
        <w:r>
          <w:rPr>
            <w:rStyle w:val="NormalTok"/>
          </w:rPr>
          <w:t xml:space="preserve">)) {</w:t>
        </w:r>
      </w:ins>
      <w:ins w:id="2496" w:author="PR Preview" w:date="2026-01-01T00:00:00Z">
        <w:r>
          <w:br/>
        </w:r>
      </w:ins>
      <w:ins w:id="2497" w:author="PR Preview" w:date="2026-01-01T00:00:00Z">
        <w:r>
          <w:rPr>
            <w:rStyle w:val="NormalTok"/>
          </w:rPr>
          <w:t xml:space="preserve">    </w:t>
        </w:r>
      </w:ins>
      <w:ins w:id="2498" w:author="PR Preview" w:date="2026-01-01T00:00:00Z">
        <w:r>
          <w:rPr>
            <w:rStyle w:val="FunctionTok"/>
          </w:rPr>
          <w:t xml:space="preserve">skip</w:t>
        </w:r>
      </w:ins>
      <w:ins w:id="2499" w:author="PR Preview" w:date="2026-01-01T00:00:00Z">
        <w:r>
          <w:rPr>
            <w:rStyle w:val="NormalTok"/>
          </w:rPr>
          <w:t xml:space="preserve">(</w:t>
        </w:r>
      </w:ins>
      <w:ins w:id="2500" w:author="PR Preview" w:date="2026-01-01T00:00:00Z">
        <w:r>
          <w:rPr>
            <w:rStyle w:val="StringTok"/>
          </w:rPr>
          <w:t xml:space="preserve">"Skipping performance test on CI"</w:t>
        </w:r>
      </w:ins>
      <w:ins w:id="2501" w:author="PR Preview" w:date="2026-01-01T00:00:00Z">
        <w:r>
          <w:rPr>
            <w:rStyle w:val="NormalTok"/>
          </w:rPr>
          <w:t xml:space="preserve">)</w:t>
        </w:r>
      </w:ins>
      <w:ins w:id="2502" w:author="PR Preview" w:date="2026-01-01T00:00:00Z">
        <w:r>
          <w:br/>
        </w:r>
      </w:ins>
      <w:ins w:id="2503" w:author="PR Preview" w:date="2026-01-01T00:00:00Z">
        <w:r>
          <w:rPr>
            <w:rStyle w:val="NormalTok"/>
          </w:rPr>
          <w:t xml:space="preserve">  }</w:t>
        </w:r>
      </w:ins>
      <w:ins w:id="2504" w:author="PR Preview" w:date="2026-01-01T00:00:00Z">
        <w:r>
          <w:br/>
        </w:r>
      </w:ins>
      <w:ins w:id="2505" w:author="PR Preview" w:date="2026-01-01T00:00:00Z">
        <w:r>
          <w:rPr>
            <w:rStyle w:val="NormalTok"/>
          </w:rPr>
          <w:t xml:space="preserve">  </w:t>
        </w:r>
      </w:ins>
      <w:ins w:id="2506" w:author="PR Preview" w:date="2026-01-01T00:00:00Z">
        <w:r>
          <w:br/>
        </w:r>
      </w:ins>
      <w:ins w:id="2507" w:author="PR Preview" w:date="2026-01-01T00:00:00Z">
        <w:r>
          <w:rPr>
            <w:rStyle w:val="NormalTok"/>
          </w:rPr>
          <w:t xml:space="preserve">  n </w:t>
        </w:r>
      </w:ins>
      <w:ins w:id="2508" w:author="PR Preview" w:date="2026-01-01T00:00:00Z">
        <w:r>
          <w:rPr>
            <w:rStyle w:val="OtherTok"/>
          </w:rPr>
          <w:t xml:space="preserve">&lt;-</w:t>
        </w:r>
      </w:ins>
      <w:ins w:id="2509" w:author="PR Preview" w:date="2026-01-01T00:00:00Z">
        <w:r>
          <w:rPr>
            <w:rStyle w:val="NormalTok"/>
          </w:rPr>
          <w:t xml:space="preserve"> </w:t>
        </w:r>
      </w:ins>
      <w:ins w:id="2510" w:author="PR Preview" w:date="2026-01-01T00:00:00Z">
        <w:r>
          <w:rPr>
            <w:rStyle w:val="DecValTok"/>
          </w:rPr>
          <w:t xml:space="preserve">10000</w:t>
        </w:r>
      </w:ins>
      <w:ins w:id="2511" w:author="PR Preview" w:date="2026-01-01T00:00:00Z">
        <w:r>
          <w:br/>
        </w:r>
      </w:ins>
      <w:ins w:id="2512" w:author="PR Preview" w:date="2026-01-01T00:00:00Z">
        <w:r>
          <w:rPr>
            <w:rStyle w:val="NormalTok"/>
          </w:rPr>
          <w:t xml:space="preserve">  test_data </w:t>
        </w:r>
      </w:ins>
      <w:ins w:id="2513" w:author="PR Preview" w:date="2026-01-01T00:00:00Z">
        <w:r>
          <w:rPr>
            <w:rStyle w:val="OtherTok"/>
          </w:rPr>
          <w:t xml:space="preserve">&lt;-</w:t>
        </w:r>
      </w:ins>
      <w:ins w:id="2514" w:author="PR Preview" w:date="2026-01-01T00:00:00Z">
        <w:r>
          <w:rPr>
            <w:rStyle w:val="NormalTok"/>
          </w:rPr>
          <w:t xml:space="preserve"> </w:t>
        </w:r>
      </w:ins>
      <w:ins w:id="2515" w:author="PR Preview" w:date="2026-01-01T00:00:00Z">
        <w:r>
          <w:rPr>
            <w:rStyle w:val="FunctionTok"/>
          </w:rPr>
          <w:t xml:space="preserve">generate_test_cohort</w:t>
        </w:r>
      </w:ins>
      <w:ins w:id="2516" w:author="PR Preview" w:date="2026-01-01T00:00:00Z">
        <w:r>
          <w:rPr>
            <w:rStyle w:val="NormalTok"/>
          </w:rPr>
          <w:t xml:space="preserve">(n)</w:t>
        </w:r>
      </w:ins>
      <w:ins w:id="2517" w:author="PR Preview" w:date="2026-01-01T00:00:00Z">
        <w:r>
          <w:br/>
        </w:r>
      </w:ins>
      <w:ins w:id="2518" w:author="PR Preview" w:date="2026-01-01T00:00:00Z">
        <w:r>
          <w:rPr>
            <w:rStyle w:val="NormalTok"/>
          </w:rPr>
          <w:t xml:space="preserve">  </w:t>
        </w:r>
      </w:ins>
      <w:ins w:id="2519" w:author="PR Preview" w:date="2026-01-01T00:00:00Z">
        <w:r>
          <w:br/>
        </w:r>
      </w:ins>
      <w:ins w:id="2520" w:author="PR Preview" w:date="2026-01-01T00:00:00Z">
        <w:r>
          <w:rPr>
            <w:rStyle w:val="NormalTok"/>
          </w:rPr>
          <w:t xml:space="preserve">  </w:t>
        </w:r>
      </w:ins>
      <w:ins w:id="2521" w:author="PR Preview" w:date="2026-01-01T00:00:00Z">
        <w:r>
          <w:rPr>
            <w:rStyle w:val="CommentTok"/>
          </w:rPr>
          <w:t xml:space="preserve"># Measure execution time</w:t>
        </w:r>
      </w:ins>
      <w:ins w:id="2522" w:author="PR Preview" w:date="2026-01-01T00:00:00Z">
        <w:r>
          <w:br/>
        </w:r>
      </w:ins>
      <w:ins w:id="2523" w:author="PR Preview" w:date="2026-01-01T00:00:00Z">
        <w:r>
          <w:rPr>
            <w:rStyle w:val="NormalTok"/>
          </w:rPr>
          <w:t xml:space="preserve">  timing </w:t>
        </w:r>
      </w:ins>
      <w:ins w:id="2524" w:author="PR Preview" w:date="2026-01-01T00:00:00Z">
        <w:r>
          <w:rPr>
            <w:rStyle w:val="OtherTok"/>
          </w:rPr>
          <w:t xml:space="preserve">&lt;-</w:t>
        </w:r>
      </w:ins>
      <w:ins w:id="2525" w:author="PR Preview" w:date="2026-01-01T00:00:00Z">
        <w:r>
          <w:rPr>
            <w:rStyle w:val="NormalTok"/>
          </w:rPr>
          <w:t xml:space="preserve"> bench</w:t>
        </w:r>
      </w:ins>
      <w:ins w:id="2526" w:author="PR Preview" w:date="2026-01-01T00:00:00Z">
        <w:r>
          <w:rPr>
            <w:rStyle w:val="SpecialCharTok"/>
          </w:rPr>
          <w:t xml:space="preserve">::</w:t>
        </w:r>
      </w:ins>
      <w:ins w:id="2527" w:author="PR Preview" w:date="2026-01-01T00:00:00Z">
        <w:r>
          <w:rPr>
            <w:rStyle w:val="FunctionTok"/>
          </w:rPr>
          <w:t xml:space="preserve">mark</w:t>
        </w:r>
      </w:ins>
      <w:ins w:id="2528" w:author="PR Preview" w:date="2026-01-01T00:00:00Z">
        <w:r>
          <w:rPr>
            <w:rStyle w:val="NormalTok"/>
          </w:rPr>
          <w:t xml:space="preserve">(</w:t>
        </w:r>
      </w:ins>
      <w:ins w:id="2529" w:author="PR Preview" w:date="2026-01-01T00:00:00Z">
        <w:r>
          <w:br/>
        </w:r>
      </w:ins>
      <w:ins w:id="2530" w:author="PR Preview" w:date="2026-01-01T00:00:00Z">
        <w:r>
          <w:rPr>
            <w:rStyle w:val="NormalTok"/>
          </w:rPr>
          <w:t xml:space="preserve">    </w:t>
        </w:r>
      </w:ins>
      <w:ins w:id="2531" w:author="PR Preview" w:date="2026-01-01T00:00:00Z">
        <w:r>
          <w:rPr>
            <w:rStyle w:val="FunctionTok"/>
          </w:rPr>
          <w:t xml:space="preserve">prep_study_data</w:t>
        </w:r>
      </w:ins>
      <w:ins w:id="2532" w:author="PR Preview" w:date="2026-01-01T00:00:00Z">
        <w:r>
          <w:rPr>
            <w:rStyle w:val="NormalTok"/>
          </w:rPr>
          <w:t xml:space="preserve">(test_data),</w:t>
        </w:r>
      </w:ins>
      <w:ins w:id="2533" w:author="PR Preview" w:date="2026-01-01T00:00:00Z">
        <w:r>
          <w:br/>
        </w:r>
      </w:ins>
      <w:ins w:id="2534" w:author="PR Preview" w:date="2026-01-01T00:00:00Z">
        <w:r>
          <w:rPr>
            <w:rStyle w:val="NormalTok"/>
          </w:rPr>
          <w:t xml:space="preserve">    </w:t>
        </w:r>
      </w:ins>
      <w:ins w:id="2535" w:author="PR Preview" w:date="2026-01-01T00:00:00Z">
        <w:r>
          <w:rPr>
            <w:rStyle w:val="AttributeTok"/>
          </w:rPr>
          <w:t xml:space="preserve">iterations =</w:t>
        </w:r>
      </w:ins>
      <w:ins w:id="2536" w:author="PR Preview" w:date="2026-01-01T00:00:00Z">
        <w:r>
          <w:rPr>
            <w:rStyle w:val="NormalTok"/>
          </w:rPr>
          <w:t xml:space="preserve"> </w:t>
        </w:r>
      </w:ins>
      <w:ins w:id="2537" w:author="PR Preview" w:date="2026-01-01T00:00:00Z">
        <w:r>
          <w:rPr>
            <w:rStyle w:val="DecValTok"/>
          </w:rPr>
          <w:t xml:space="preserve">10</w:t>
        </w:r>
      </w:ins>
      <w:ins w:id="2538" w:author="PR Preview" w:date="2026-01-01T00:00:00Z">
        <w:r>
          <w:rPr>
            <w:rStyle w:val="NormalTok"/>
          </w:rPr>
          <w:t xml:space="preserve">,</w:t>
        </w:r>
      </w:ins>
      <w:ins w:id="2539" w:author="PR Preview" w:date="2026-01-01T00:00:00Z">
        <w:r>
          <w:br/>
        </w:r>
      </w:ins>
      <w:ins w:id="2540" w:author="PR Preview" w:date="2026-01-01T00:00:00Z">
        <w:r>
          <w:rPr>
            <w:rStyle w:val="NormalTok"/>
          </w:rPr>
          <w:t xml:space="preserve">    </w:t>
        </w:r>
      </w:ins>
      <w:ins w:id="2541" w:author="PR Preview" w:date="2026-01-01T00:00:00Z">
        <w:r>
          <w:rPr>
            <w:rStyle w:val="AttributeTok"/>
          </w:rPr>
          <w:t xml:space="preserve">check =</w:t>
        </w:r>
      </w:ins>
      <w:ins w:id="2542" w:author="PR Preview" w:date="2026-01-01T00:00:00Z">
        <w:r>
          <w:rPr>
            <w:rStyle w:val="NormalTok"/>
          </w:rPr>
          <w:t xml:space="preserve"> </w:t>
        </w:r>
      </w:ins>
      <w:ins w:id="2543" w:author="PR Preview" w:date="2026-01-01T00:00:00Z">
        <w:r>
          <w:rPr>
            <w:rStyle w:val="ConstantTok"/>
          </w:rPr>
          <w:t xml:space="preserve">FALSE</w:t>
        </w:r>
      </w:ins>
      <w:ins w:id="2544" w:author="PR Preview" w:date="2026-01-01T00:00:00Z">
        <w:r>
          <w:br/>
        </w:r>
      </w:ins>
      <w:ins w:id="2545" w:author="PR Preview" w:date="2026-01-01T00:00:00Z">
        <w:r>
          <w:rPr>
            <w:rStyle w:val="NormalTok"/>
          </w:rPr>
          <w:t xml:space="preserve">  )</w:t>
        </w:r>
      </w:ins>
      <w:ins w:id="2546" w:author="PR Preview" w:date="2026-01-01T00:00:00Z">
        <w:r>
          <w:br/>
        </w:r>
      </w:ins>
      <w:ins w:id="2547" w:author="PR Preview" w:date="2026-01-01T00:00:00Z">
        <w:r>
          <w:rPr>
            <w:rStyle w:val="NormalTok"/>
          </w:rPr>
          <w:t xml:space="preserve">  </w:t>
        </w:r>
      </w:ins>
      <w:ins w:id="2548" w:author="PR Preview" w:date="2026-01-01T00:00:00Z">
        <w:r>
          <w:br/>
        </w:r>
      </w:ins>
      <w:ins w:id="2549" w:author="PR Preview" w:date="2026-01-01T00:00:00Z">
        <w:r>
          <w:rPr>
            <w:rStyle w:val="NormalTok"/>
          </w:rPr>
          <w:t xml:space="preserve">  </w:t>
        </w:r>
      </w:ins>
      <w:ins w:id="2550" w:author="PR Preview" w:date="2026-01-01T00:00:00Z">
        <w:r>
          <w:rPr>
            <w:rStyle w:val="CommentTok"/>
          </w:rPr>
          <w:t xml:space="preserve"># Require median time under threshold</w:t>
        </w:r>
      </w:ins>
      <w:ins w:id="2551" w:author="PR Preview" w:date="2026-01-01T00:00:00Z">
        <w:r>
          <w:br/>
        </w:r>
      </w:ins>
      <w:ins w:id="2552" w:author="PR Preview" w:date="2026-01-01T00:00:00Z">
        <w:r>
          <w:rPr>
            <w:rStyle w:val="NormalTok"/>
          </w:rPr>
          <w:t xml:space="preserve">  max_time_ms </w:t>
        </w:r>
      </w:ins>
      <w:ins w:id="2553" w:author="PR Preview" w:date="2026-01-01T00:00:00Z">
        <w:r>
          <w:rPr>
            <w:rStyle w:val="OtherTok"/>
          </w:rPr>
          <w:t xml:space="preserve">&lt;-</w:t>
        </w:r>
      </w:ins>
      <w:ins w:id="2554" w:author="PR Preview" w:date="2026-01-01T00:00:00Z">
        <w:r>
          <w:rPr>
            <w:rStyle w:val="NormalTok"/>
          </w:rPr>
          <w:t xml:space="preserve"> </w:t>
        </w:r>
      </w:ins>
      <w:ins w:id="2555" w:author="PR Preview" w:date="2026-01-01T00:00:00Z">
        <w:r>
          <w:rPr>
            <w:rStyle w:val="DecValTok"/>
          </w:rPr>
          <w:t xml:space="preserve">100</w:t>
        </w:r>
      </w:ins>
      <w:ins w:id="2556" w:author="PR Preview" w:date="2026-01-01T00:00:00Z">
        <w:r>
          <w:br/>
        </w:r>
      </w:ins>
      <w:ins w:id="2557" w:author="PR Preview" w:date="2026-01-01T00:00:00Z">
        <w:r>
          <w:rPr>
            <w:rStyle w:val="NormalTok"/>
          </w:rPr>
          <w:t xml:space="preserve">  median_time_ms </w:t>
        </w:r>
      </w:ins>
      <w:ins w:id="2558" w:author="PR Preview" w:date="2026-01-01T00:00:00Z">
        <w:r>
          <w:rPr>
            <w:rStyle w:val="OtherTok"/>
          </w:rPr>
          <w:t xml:space="preserve">&lt;-</w:t>
        </w:r>
      </w:ins>
      <w:ins w:id="2559" w:author="PR Preview" w:date="2026-01-01T00:00:00Z">
        <w:r>
          <w:rPr>
            <w:rStyle w:val="NormalTok"/>
          </w:rPr>
          <w:t xml:space="preserve"> </w:t>
        </w:r>
      </w:ins>
      <w:ins w:id="2560" w:author="PR Preview" w:date="2026-01-01T00:00:00Z">
        <w:r>
          <w:rPr>
            <w:rStyle w:val="FunctionTok"/>
          </w:rPr>
          <w:t xml:space="preserve">as.numeric</w:t>
        </w:r>
      </w:ins>
      <w:ins w:id="2561" w:author="PR Preview" w:date="2026-01-01T00:00:00Z">
        <w:r>
          <w:rPr>
            <w:rStyle w:val="NormalTok"/>
          </w:rPr>
          <w:t xml:space="preserve">(timing</w:t>
        </w:r>
      </w:ins>
      <w:ins w:id="2562" w:author="PR Preview" w:date="2026-01-01T00:00:00Z">
        <w:r>
          <w:rPr>
            <w:rStyle w:val="SpecialCharTok"/>
          </w:rPr>
          <w:t xml:space="preserve">$</w:t>
        </w:r>
      </w:ins>
      <w:ins w:id="2563" w:author="PR Preview" w:date="2026-01-01T00:00:00Z">
        <w:r>
          <w:rPr>
            <w:rStyle w:val="NormalTok"/>
          </w:rPr>
          <w:t xml:space="preserve">median) </w:t>
        </w:r>
      </w:ins>
      <w:ins w:id="2564" w:author="PR Preview" w:date="2026-01-01T00:00:00Z">
        <w:r>
          <w:rPr>
            <w:rStyle w:val="SpecialCharTok"/>
          </w:rPr>
          <w:t xml:space="preserve">*</w:t>
        </w:r>
      </w:ins>
      <w:ins w:id="2565" w:author="PR Preview" w:date="2026-01-01T00:00:00Z">
        <w:r>
          <w:rPr>
            <w:rStyle w:val="NormalTok"/>
          </w:rPr>
          <w:t xml:space="preserve"> </w:t>
        </w:r>
      </w:ins>
      <w:ins w:id="2566" w:author="PR Preview" w:date="2026-01-01T00:00:00Z">
        <w:r>
          <w:rPr>
            <w:rStyle w:val="DecValTok"/>
          </w:rPr>
          <w:t xml:space="preserve">1000</w:t>
        </w:r>
      </w:ins>
      <w:ins w:id="2567" w:author="PR Preview" w:date="2026-01-01T00:00:00Z">
        <w:r>
          <w:br/>
        </w:r>
      </w:ins>
      <w:ins w:id="2568" w:author="PR Preview" w:date="2026-01-01T00:00:00Z">
        <w:r>
          <w:rPr>
            <w:rStyle w:val="NormalTok"/>
          </w:rPr>
          <w:t xml:space="preserve">  </w:t>
        </w:r>
      </w:ins>
      <w:ins w:id="2569" w:author="PR Preview" w:date="2026-01-01T00:00:00Z">
        <w:r>
          <w:br/>
        </w:r>
      </w:ins>
      <w:ins w:id="2570" w:author="PR Preview" w:date="2026-01-01T00:00:00Z">
        <w:r>
          <w:rPr>
            <w:rStyle w:val="NormalTok"/>
          </w:rPr>
          <w:t xml:space="preserve">  </w:t>
        </w:r>
      </w:ins>
      <w:ins w:id="2571" w:author="PR Preview" w:date="2026-01-01T00:00:00Z">
        <w:r>
          <w:rPr>
            <w:rStyle w:val="FunctionTok"/>
          </w:rPr>
          <w:t xml:space="preserve">expect_true</w:t>
        </w:r>
      </w:ins>
      <w:ins w:id="2572" w:author="PR Preview" w:date="2026-01-01T00:00:00Z">
        <w:r>
          <w:rPr>
            <w:rStyle w:val="NormalTok"/>
          </w:rPr>
          <w:t xml:space="preserve">(</w:t>
        </w:r>
      </w:ins>
      <w:ins w:id="2573" w:author="PR Preview" w:date="2026-01-01T00:00:00Z">
        <w:r>
          <w:br/>
        </w:r>
      </w:ins>
      <w:ins w:id="2574" w:author="PR Preview" w:date="2026-01-01T00:00:00Z">
        <w:r>
          <w:rPr>
            <w:rStyle w:val="NormalTok"/>
          </w:rPr>
          <w:t xml:space="preserve">    median_time_ms </w:t>
        </w:r>
      </w:ins>
      <w:ins w:id="2575" w:author="PR Preview" w:date="2026-01-01T00:00:00Z">
        <w:r>
          <w:rPr>
            <w:rStyle w:val="SpecialCharTok"/>
          </w:rPr>
          <w:t xml:space="preserve">&lt;</w:t>
        </w:r>
      </w:ins>
      <w:ins w:id="2576" w:author="PR Preview" w:date="2026-01-01T00:00:00Z">
        <w:r>
          <w:rPr>
            <w:rStyle w:val="NormalTok"/>
          </w:rPr>
          <w:t xml:space="preserve"> max_time_ms,</w:t>
        </w:r>
      </w:ins>
      <w:ins w:id="2577" w:author="PR Preview" w:date="2026-01-01T00:00:00Z">
        <w:r>
          <w:br/>
        </w:r>
      </w:ins>
      <w:ins w:id="2578" w:author="PR Preview" w:date="2026-01-01T00:00:00Z">
        <w:r>
          <w:rPr>
            <w:rStyle w:val="NormalTok"/>
          </w:rPr>
          <w:t xml:space="preserve">    </w:t>
        </w:r>
      </w:ins>
      <w:ins w:id="2579" w:author="PR Preview" w:date="2026-01-01T00:00:00Z">
        <w:r>
          <w:rPr>
            <w:rStyle w:val="AttributeTok"/>
          </w:rPr>
          <w:t xml:space="preserve">info =</w:t>
        </w:r>
      </w:ins>
      <w:ins w:id="2580" w:author="PR Preview" w:date="2026-01-01T00:00:00Z">
        <w:r>
          <w:rPr>
            <w:rStyle w:val="NormalTok"/>
          </w:rPr>
          <w:t xml:space="preserve"> </w:t>
        </w:r>
      </w:ins>
      <w:ins w:id="2581" w:author="PR Preview" w:date="2026-01-01T00:00:00Z">
        <w:r>
          <w:rPr>
            <w:rStyle w:val="FunctionTok"/>
          </w:rPr>
          <w:t xml:space="preserve">sprintf</w:t>
        </w:r>
      </w:ins>
      <w:ins w:id="2582" w:author="PR Preview" w:date="2026-01-01T00:00:00Z">
        <w:r>
          <w:rPr>
            <w:rStyle w:val="NormalTok"/>
          </w:rPr>
          <w:t xml:space="preserve">(</w:t>
        </w:r>
      </w:ins>
      <w:ins w:id="2583" w:author="PR Preview" w:date="2026-01-01T00:00:00Z">
        <w:r>
          <w:br/>
        </w:r>
      </w:ins>
      <w:ins w:id="2584" w:author="PR Preview" w:date="2026-01-01T00:00:00Z">
        <w:r>
          <w:rPr>
            <w:rStyle w:val="NormalTok"/>
          </w:rPr>
          <w:t xml:space="preserve">      </w:t>
        </w:r>
      </w:ins>
      <w:ins w:id="2585" w:author="PR Preview" w:date="2026-01-01T00:00:00Z">
        <w:r>
          <w:rPr>
            <w:rStyle w:val="StringTok"/>
          </w:rPr>
          <w:t xml:space="preserve">"prep_study_data took %.1f ms (threshold: %.1f ms)"</w:t>
        </w:r>
      </w:ins>
      <w:ins w:id="2586" w:author="PR Preview" w:date="2026-01-01T00:00:00Z">
        <w:r>
          <w:rPr>
            <w:rStyle w:val="NormalTok"/>
          </w:rPr>
          <w:t xml:space="preserve">,</w:t>
        </w:r>
      </w:ins>
      <w:ins w:id="2587" w:author="PR Preview" w:date="2026-01-01T00:00:00Z">
        <w:r>
          <w:br/>
        </w:r>
      </w:ins>
      <w:ins w:id="2588" w:author="PR Preview" w:date="2026-01-01T00:00:00Z">
        <w:r>
          <w:rPr>
            <w:rStyle w:val="NormalTok"/>
          </w:rPr>
          <w:t xml:space="preserve">      median_time_ms,</w:t>
        </w:r>
      </w:ins>
      <w:ins w:id="2589" w:author="PR Preview" w:date="2026-01-01T00:00:00Z">
        <w:r>
          <w:br/>
        </w:r>
      </w:ins>
      <w:ins w:id="2590" w:author="PR Preview" w:date="2026-01-01T00:00:00Z">
        <w:r>
          <w:rPr>
            <w:rStyle w:val="NormalTok"/>
          </w:rPr>
          <w:t xml:space="preserve">      max_time_ms</w:t>
        </w:r>
      </w:ins>
      <w:ins w:id="2591" w:author="PR Preview" w:date="2026-01-01T00:00:00Z">
        <w:r>
          <w:br/>
        </w:r>
      </w:ins>
      <w:ins w:id="2592" w:author="PR Preview" w:date="2026-01-01T00:00:00Z">
        <w:r>
          <w:rPr>
            <w:rStyle w:val="NormalTok"/>
          </w:rPr>
          <w:t xml:space="preserve">    )</w:t>
        </w:r>
      </w:ins>
      <w:ins w:id="2593" w:author="PR Preview" w:date="2026-01-01T00:00:00Z">
        <w:r>
          <w:br/>
        </w:r>
      </w:ins>
      <w:ins w:id="2594" w:author="PR Preview" w:date="2026-01-01T00:00:00Z">
        <w:r>
          <w:rPr>
            <w:rStyle w:val="NormalTok"/>
          </w:rPr>
          <w:t xml:space="preserve">  )</w:t>
        </w:r>
      </w:ins>
      <w:ins w:id="2595" w:author="PR Preview" w:date="2026-01-01T00:00:00Z">
        <w:r>
          <w:br/>
        </w:r>
      </w:ins>
      <w:ins w:id="2596" w:author="PR Preview" w:date="2026-01-01T00:00:00Z">
        <w:r>
          <w:rPr>
            <w:rStyle w:val="NormalTok"/>
          </w:rPr>
          <w:t xml:space="preserve">})</w:t>
        </w:r>
      </w:ins>
      <w:ins w:id="2597" w:author="PR Preview" w:date="2026-01-01T00:00:00Z">
        <w:r>
          <w:br/>
        </w:r>
      </w:ins>
      <w:ins w:id="2598" w:author="PR Preview" w:date="2026-01-01T00:00:00Z">
        <w:r>
          <w:br/>
        </w:r>
      </w:ins>
      <w:ins w:id="2599" w:author="PR Preview" w:date="2026-01-01T00:00:00Z">
        <w:r>
          <w:rPr>
            <w:rStyle w:val="FunctionTok"/>
          </w:rPr>
          <w:t xml:space="preserve">test_that</w:t>
        </w:r>
      </w:ins>
      <w:ins w:id="2600" w:author="PR Preview" w:date="2026-01-01T00:00:00Z">
        <w:r>
          <w:rPr>
            <w:rStyle w:val="NormalTok"/>
          </w:rPr>
          <w:t xml:space="preserve">(</w:t>
        </w:r>
      </w:ins>
      <w:ins w:id="2601" w:author="PR Preview" w:date="2026-01-01T00:00:00Z">
        <w:r>
          <w:rPr>
            <w:rStyle w:val="StringTok"/>
          </w:rPr>
          <w:t xml:space="preserve">"analysis scales linearly with sample size"</w:t>
        </w:r>
      </w:ins>
      <w:ins w:id="2602" w:author="PR Preview" w:date="2026-01-01T00:00:00Z">
        <w:r>
          <w:rPr>
            <w:rStyle w:val="NormalTok"/>
          </w:rPr>
          <w:t xml:space="preserve">, {</w:t>
        </w:r>
      </w:ins>
      <w:ins w:id="2603" w:author="PR Preview" w:date="2026-01-01T00:00:00Z">
        <w:r>
          <w:br/>
        </w:r>
      </w:ins>
      <w:ins w:id="2604" w:author="PR Preview" w:date="2026-01-01T00:00:00Z">
        <w:r>
          <w:rPr>
            <w:rStyle w:val="NormalTok"/>
          </w:rPr>
          <w:t xml:space="preserve">  </w:t>
        </w:r>
      </w:ins>
      <w:ins w:id="2605" w:author="PR Preview" w:date="2026-01-01T00:00:00Z">
        <w:r>
          <w:rPr>
            <w:rStyle w:val="FunctionTok"/>
          </w:rPr>
          <w:t xml:space="preserve">skip_on_cran</w:t>
        </w:r>
      </w:ins>
      <w:ins w:id="2606" w:author="PR Preview" w:date="2026-01-01T00:00:00Z">
        <w:r>
          <w:rPr>
            <w:rStyle w:val="NormalTok"/>
          </w:rPr>
          <w:t xml:space="preserve">()</w:t>
        </w:r>
      </w:ins>
      <w:ins w:id="2607" w:author="PR Preview" w:date="2026-01-01T00:00:00Z">
        <w:r>
          <w:br/>
        </w:r>
      </w:ins>
      <w:ins w:id="2608" w:author="PR Preview" w:date="2026-01-01T00:00:00Z">
        <w:r>
          <w:rPr>
            <w:rStyle w:val="NormalTok"/>
          </w:rPr>
          <w:t xml:space="preserve">  </w:t>
        </w:r>
      </w:ins>
      <w:ins w:id="2609" w:author="PR Preview" w:date="2026-01-01T00:00:00Z">
        <w:r>
          <w:br/>
        </w:r>
      </w:ins>
      <w:ins w:id="2610" w:author="PR Preview" w:date="2026-01-01T00:00:00Z">
        <w:r>
          <w:rPr>
            <w:rStyle w:val="NormalTok"/>
          </w:rPr>
          <w:t xml:space="preserve">  </w:t>
        </w:r>
      </w:ins>
      <w:ins w:id="2611" w:author="PR Preview" w:date="2026-01-01T00:00:00Z">
        <w:r>
          <w:rPr>
            <w:rStyle w:val="CommentTok"/>
          </w:rPr>
          <w:t xml:space="preserve"># Run on CI only if BENCHMARK_ON_CI is set</w:t>
        </w:r>
      </w:ins>
      <w:ins w:id="2612" w:author="PR Preview" w:date="2026-01-01T00:00:00Z">
        <w:r>
          <w:br/>
        </w:r>
      </w:ins>
      <w:ins w:id="2613" w:author="PR Preview" w:date="2026-01-01T00:00:00Z">
        <w:r>
          <w:rPr>
            <w:rStyle w:val="NormalTok"/>
          </w:rPr>
          <w:t xml:space="preserve">  </w:t>
        </w:r>
      </w:ins>
      <w:ins w:id="2614" w:author="PR Preview" w:date="2026-01-01T00:00:00Z">
        <w:r>
          <w:rPr>
            <w:rStyle w:val="ControlFlowTok"/>
          </w:rPr>
          <w:t xml:space="preserve">if</w:t>
        </w:r>
      </w:ins>
      <w:ins w:id="2615" w:author="PR Preview" w:date="2026-01-01T00:00:00Z">
        <w:r>
          <w:rPr>
            <w:rStyle w:val="NormalTok"/>
          </w:rPr>
          <w:t xml:space="preserve"> (</w:t>
        </w:r>
      </w:ins>
      <w:ins w:id="2616" w:author="PR Preview" w:date="2026-01-01T00:00:00Z">
        <w:r>
          <w:rPr>
            <w:rStyle w:val="FunctionTok"/>
          </w:rPr>
          <w:t xml:space="preserve">identical</w:t>
        </w:r>
      </w:ins>
      <w:ins w:id="2617" w:author="PR Preview" w:date="2026-01-01T00:00:00Z">
        <w:r>
          <w:rPr>
            <w:rStyle w:val="NormalTok"/>
          </w:rPr>
          <w:t xml:space="preserve">(</w:t>
        </w:r>
      </w:ins>
      <w:ins w:id="2618" w:author="PR Preview" w:date="2026-01-01T00:00:00Z">
        <w:r>
          <w:rPr>
            <w:rStyle w:val="FunctionTok"/>
          </w:rPr>
          <w:t xml:space="preserve">Sys.getenv</w:t>
        </w:r>
      </w:ins>
      <w:ins w:id="2619" w:author="PR Preview" w:date="2026-01-01T00:00:00Z">
        <w:r>
          <w:rPr>
            <w:rStyle w:val="NormalTok"/>
          </w:rPr>
          <w:t xml:space="preserve">(</w:t>
        </w:r>
      </w:ins>
      <w:ins w:id="2620" w:author="PR Preview" w:date="2026-01-01T00:00:00Z">
        <w:r>
          <w:rPr>
            <w:rStyle w:val="StringTok"/>
          </w:rPr>
          <w:t xml:space="preserve">"CI"</w:t>
        </w:r>
      </w:ins>
      <w:ins w:id="2621" w:author="PR Preview" w:date="2026-01-01T00:00:00Z">
        <w:r>
          <w:rPr>
            <w:rStyle w:val="NormalTok"/>
          </w:rPr>
          <w:t xml:space="preserve">), </w:t>
        </w:r>
      </w:ins>
      <w:ins w:id="2622" w:author="PR Preview" w:date="2026-01-01T00:00:00Z">
        <w:r>
          <w:rPr>
            <w:rStyle w:val="StringTok"/>
          </w:rPr>
          <w:t xml:space="preserve">"true"</w:t>
        </w:r>
      </w:ins>
      <w:ins w:id="2623" w:author="PR Preview" w:date="2026-01-01T00:00:00Z">
        <w:r>
          <w:rPr>
            <w:rStyle w:val="NormalTok"/>
          </w:rPr>
          <w:t xml:space="preserve">) </w:t>
        </w:r>
      </w:ins>
      <w:ins w:id="2624" w:author="PR Preview" w:date="2026-01-01T00:00:00Z">
        <w:r>
          <w:rPr>
            <w:rStyle w:val="SpecialCharTok"/>
          </w:rPr>
          <w:t xml:space="preserve">&amp;&amp;</w:t>
        </w:r>
      </w:ins>
      <w:ins w:id="2625" w:author="PR Preview" w:date="2026-01-01T00:00:00Z">
        <w:r>
          <w:rPr>
            <w:rStyle w:val="NormalTok"/>
          </w:rPr>
          <w:t xml:space="preserve"> </w:t>
        </w:r>
      </w:ins>
      <w:ins w:id="2626" w:author="PR Preview" w:date="2026-01-01T00:00:00Z">
        <w:r>
          <w:br/>
        </w:r>
      </w:ins>
      <w:ins w:id="2627" w:author="PR Preview" w:date="2026-01-01T00:00:00Z">
        <w:r>
          <w:rPr>
            <w:rStyle w:val="NormalTok"/>
          </w:rPr>
          <w:t xml:space="preserve">      </w:t>
        </w:r>
      </w:ins>
      <w:ins w:id="2628" w:author="PR Preview" w:date="2026-01-01T00:00:00Z">
        <w:r>
          <w:rPr>
            <w:rStyle w:val="SpecialCharTok"/>
          </w:rPr>
          <w:t xml:space="preserve">!</w:t>
        </w:r>
      </w:ins>
      <w:ins w:id="2629" w:author="PR Preview" w:date="2026-01-01T00:00:00Z">
        <w:r>
          <w:rPr>
            <w:rStyle w:val="FunctionTok"/>
          </w:rPr>
          <w:t xml:space="preserve">identical</w:t>
        </w:r>
      </w:ins>
      <w:ins w:id="2630" w:author="PR Preview" w:date="2026-01-01T00:00:00Z">
        <w:r>
          <w:rPr>
            <w:rStyle w:val="NormalTok"/>
          </w:rPr>
          <w:t xml:space="preserve">(</w:t>
        </w:r>
      </w:ins>
      <w:ins w:id="2631" w:author="PR Preview" w:date="2026-01-01T00:00:00Z">
        <w:r>
          <w:rPr>
            <w:rStyle w:val="FunctionTok"/>
          </w:rPr>
          <w:t xml:space="preserve">Sys.getenv</w:t>
        </w:r>
      </w:ins>
      <w:ins w:id="2632" w:author="PR Preview" w:date="2026-01-01T00:00:00Z">
        <w:r>
          <w:rPr>
            <w:rStyle w:val="NormalTok"/>
          </w:rPr>
          <w:t xml:space="preserve">(</w:t>
        </w:r>
      </w:ins>
      <w:ins w:id="2633" w:author="PR Preview" w:date="2026-01-01T00:00:00Z">
        <w:r>
          <w:rPr>
            <w:rStyle w:val="StringTok"/>
          </w:rPr>
          <w:t xml:space="preserve">"BENCHMARK_ON_CI"</w:t>
        </w:r>
      </w:ins>
      <w:ins w:id="2634" w:author="PR Preview" w:date="2026-01-01T00:00:00Z">
        <w:r>
          <w:rPr>
            <w:rStyle w:val="NormalTok"/>
          </w:rPr>
          <w:t xml:space="preserve">), </w:t>
        </w:r>
      </w:ins>
      <w:ins w:id="2635" w:author="PR Preview" w:date="2026-01-01T00:00:00Z">
        <w:r>
          <w:rPr>
            <w:rStyle w:val="StringTok"/>
          </w:rPr>
          <w:t xml:space="preserve">"true"</w:t>
        </w:r>
      </w:ins>
      <w:ins w:id="2636" w:author="PR Preview" w:date="2026-01-01T00:00:00Z">
        <w:r>
          <w:rPr>
            <w:rStyle w:val="NormalTok"/>
          </w:rPr>
          <w:t xml:space="preserve">)) {</w:t>
        </w:r>
      </w:ins>
      <w:ins w:id="2637" w:author="PR Preview" w:date="2026-01-01T00:00:00Z">
        <w:r>
          <w:br/>
        </w:r>
      </w:ins>
      <w:ins w:id="2638" w:author="PR Preview" w:date="2026-01-01T00:00:00Z">
        <w:r>
          <w:rPr>
            <w:rStyle w:val="NormalTok"/>
          </w:rPr>
          <w:t xml:space="preserve">    </w:t>
        </w:r>
      </w:ins>
      <w:ins w:id="2639" w:author="PR Preview" w:date="2026-01-01T00:00:00Z">
        <w:r>
          <w:rPr>
            <w:rStyle w:val="FunctionTok"/>
          </w:rPr>
          <w:t xml:space="preserve">skip</w:t>
        </w:r>
      </w:ins>
      <w:ins w:id="2640" w:author="PR Preview" w:date="2026-01-01T00:00:00Z">
        <w:r>
          <w:rPr>
            <w:rStyle w:val="NormalTok"/>
          </w:rPr>
          <w:t xml:space="preserve">(</w:t>
        </w:r>
      </w:ins>
      <w:ins w:id="2641" w:author="PR Preview" w:date="2026-01-01T00:00:00Z">
        <w:r>
          <w:rPr>
            <w:rStyle w:val="StringTok"/>
          </w:rPr>
          <w:t xml:space="preserve">"Skipping performance test on CI"</w:t>
        </w:r>
      </w:ins>
      <w:ins w:id="2642" w:author="PR Preview" w:date="2026-01-01T00:00:00Z">
        <w:r>
          <w:rPr>
            <w:rStyle w:val="NormalTok"/>
          </w:rPr>
          <w:t xml:space="preserve">)</w:t>
        </w:r>
      </w:ins>
      <w:ins w:id="2643" w:author="PR Preview" w:date="2026-01-01T00:00:00Z">
        <w:r>
          <w:br/>
        </w:r>
      </w:ins>
      <w:ins w:id="2644" w:author="PR Preview" w:date="2026-01-01T00:00:00Z">
        <w:r>
          <w:rPr>
            <w:rStyle w:val="NormalTok"/>
          </w:rPr>
          <w:t xml:space="preserve">  }</w:t>
        </w:r>
      </w:ins>
      <w:ins w:id="2645" w:author="PR Preview" w:date="2026-01-01T00:00:00Z">
        <w:r>
          <w:br/>
        </w:r>
      </w:ins>
      <w:ins w:id="2646" w:author="PR Preview" w:date="2026-01-01T00:00:00Z">
        <w:r>
          <w:rPr>
            <w:rStyle w:val="NormalTok"/>
          </w:rPr>
          <w:t xml:space="preserve">  </w:t>
        </w:r>
      </w:ins>
      <w:ins w:id="2647" w:author="PR Preview" w:date="2026-01-01T00:00:00Z">
        <w:r>
          <w:br/>
        </w:r>
      </w:ins>
      <w:ins w:id="2648" w:author="PR Preview" w:date="2026-01-01T00:00:00Z">
        <w:r>
          <w:rPr>
            <w:rStyle w:val="NormalTok"/>
          </w:rPr>
          <w:t xml:space="preserve">  </w:t>
        </w:r>
      </w:ins>
      <w:ins w:id="2649" w:author="PR Preview" w:date="2026-01-01T00:00:00Z">
        <w:r>
          <w:rPr>
            <w:rStyle w:val="CommentTok"/>
          </w:rPr>
          <w:t xml:space="preserve"># Test at different sample sizes</w:t>
        </w:r>
      </w:ins>
      <w:ins w:id="2650" w:author="PR Preview" w:date="2026-01-01T00:00:00Z">
        <w:r>
          <w:br/>
        </w:r>
      </w:ins>
      <w:ins w:id="2651" w:author="PR Preview" w:date="2026-01-01T00:00:00Z">
        <w:r>
          <w:rPr>
            <w:rStyle w:val="NormalTok"/>
          </w:rPr>
          <w:t xml:space="preserve">  sizes </w:t>
        </w:r>
      </w:ins>
      <w:ins w:id="2652" w:author="PR Preview" w:date="2026-01-01T00:00:00Z">
        <w:r>
          <w:rPr>
            <w:rStyle w:val="OtherTok"/>
          </w:rPr>
          <w:t xml:space="preserve">&lt;-</w:t>
        </w:r>
      </w:ins>
      <w:ins w:id="2653" w:author="PR Preview" w:date="2026-01-01T00:00:00Z">
        <w:r>
          <w:rPr>
            <w:rStyle w:val="NormalTok"/>
          </w:rPr>
          <w:t xml:space="preserve"> </w:t>
        </w:r>
      </w:ins>
      <w:ins w:id="2654" w:author="PR Preview" w:date="2026-01-01T00:00:00Z">
        <w:r>
          <w:rPr>
            <w:rStyle w:val="FunctionTok"/>
          </w:rPr>
          <w:t xml:space="preserve">c</w:t>
        </w:r>
      </w:ins>
      <w:ins w:id="2655" w:author="PR Preview" w:date="2026-01-01T00:00:00Z">
        <w:r>
          <w:rPr>
            <w:rStyle w:val="NormalTok"/>
          </w:rPr>
          <w:t xml:space="preserve">(</w:t>
        </w:r>
      </w:ins>
      <w:ins w:id="2656" w:author="PR Preview" w:date="2026-01-01T00:00:00Z">
        <w:r>
          <w:rPr>
            <w:rStyle w:val="DecValTok"/>
          </w:rPr>
          <w:t xml:space="preserve">1000</w:t>
        </w:r>
      </w:ins>
      <w:ins w:id="2657" w:author="PR Preview" w:date="2026-01-01T00:00:00Z">
        <w:r>
          <w:rPr>
            <w:rStyle w:val="NormalTok"/>
          </w:rPr>
          <w:t xml:space="preserve">, </w:t>
        </w:r>
      </w:ins>
      <w:ins w:id="2658" w:author="PR Preview" w:date="2026-01-01T00:00:00Z">
        <w:r>
          <w:rPr>
            <w:rStyle w:val="DecValTok"/>
          </w:rPr>
          <w:t xml:space="preserve">5000</w:t>
        </w:r>
      </w:ins>
      <w:ins w:id="2659" w:author="PR Preview" w:date="2026-01-01T00:00:00Z">
        <w:r>
          <w:rPr>
            <w:rStyle w:val="NormalTok"/>
          </w:rPr>
          <w:t xml:space="preserve">, </w:t>
        </w:r>
      </w:ins>
      <w:ins w:id="2660" w:author="PR Preview" w:date="2026-01-01T00:00:00Z">
        <w:r>
          <w:rPr>
            <w:rStyle w:val="DecValTok"/>
          </w:rPr>
          <w:t xml:space="preserve">10000</w:t>
        </w:r>
      </w:ins>
      <w:ins w:id="2661" w:author="PR Preview" w:date="2026-01-01T00:00:00Z">
        <w:r>
          <w:rPr>
            <w:rStyle w:val="NormalTok"/>
          </w:rPr>
          <w:t xml:space="preserve">)</w:t>
        </w:r>
      </w:ins>
      <w:ins w:id="2662" w:author="PR Preview" w:date="2026-01-01T00:00:00Z">
        <w:r>
          <w:br/>
        </w:r>
      </w:ins>
      <w:ins w:id="2663" w:author="PR Preview" w:date="2026-01-01T00:00:00Z">
        <w:r>
          <w:rPr>
            <w:rStyle w:val="NormalTok"/>
          </w:rPr>
          <w:t xml:space="preserve">  </w:t>
        </w:r>
      </w:ins>
      <w:ins w:id="2664" w:author="PR Preview" w:date="2026-01-01T00:00:00Z">
        <w:r>
          <w:br/>
        </w:r>
      </w:ins>
      <w:ins w:id="2665" w:author="PR Preview" w:date="2026-01-01T00:00:00Z">
        <w:r>
          <w:rPr>
            <w:rStyle w:val="NormalTok"/>
          </w:rPr>
          <w:t xml:space="preserve">  timings </w:t>
        </w:r>
      </w:ins>
      <w:ins w:id="2666" w:author="PR Preview" w:date="2026-01-01T00:00:00Z">
        <w:r>
          <w:rPr>
            <w:rStyle w:val="OtherTok"/>
          </w:rPr>
          <w:t xml:space="preserve">&lt;-</w:t>
        </w:r>
      </w:ins>
      <w:ins w:id="2667" w:author="PR Preview" w:date="2026-01-01T00:00:00Z">
        <w:r>
          <w:rPr>
            <w:rStyle w:val="NormalTok"/>
          </w:rPr>
          <w:t xml:space="preserve"> </w:t>
        </w:r>
      </w:ins>
      <w:ins w:id="2668" w:author="PR Preview" w:date="2026-01-01T00:00:00Z">
        <w:r>
          <w:rPr>
            <w:rStyle w:val="FunctionTok"/>
          </w:rPr>
          <w:t xml:space="preserve">vapply</w:t>
        </w:r>
      </w:ins>
      <w:ins w:id="2669" w:author="PR Preview" w:date="2026-01-01T00:00:00Z">
        <w:r>
          <w:rPr>
            <w:rStyle w:val="NormalTok"/>
          </w:rPr>
          <w:t xml:space="preserve">(sizes, </w:t>
        </w:r>
      </w:ins>
      <w:ins w:id="2670" w:author="PR Preview" w:date="2026-01-01T00:00:00Z">
        <w:r>
          <w:rPr>
            <w:rStyle w:val="ControlFlowTok"/>
          </w:rPr>
          <w:t xml:space="preserve">function</w:t>
        </w:r>
      </w:ins>
      <w:ins w:id="2671" w:author="PR Preview" w:date="2026-01-01T00:00:00Z">
        <w:r>
          <w:rPr>
            <w:rStyle w:val="NormalTok"/>
          </w:rPr>
          <w:t xml:space="preserve">(n) {</w:t>
        </w:r>
      </w:ins>
      <w:ins w:id="2672" w:author="PR Preview" w:date="2026-01-01T00:00:00Z">
        <w:r>
          <w:br/>
        </w:r>
      </w:ins>
      <w:ins w:id="2673" w:author="PR Preview" w:date="2026-01-01T00:00:00Z">
        <w:r>
          <w:rPr>
            <w:rStyle w:val="NormalTok"/>
          </w:rPr>
          <w:t xml:space="preserve">    data </w:t>
        </w:r>
      </w:ins>
      <w:ins w:id="2674" w:author="PR Preview" w:date="2026-01-01T00:00:00Z">
        <w:r>
          <w:rPr>
            <w:rStyle w:val="OtherTok"/>
          </w:rPr>
          <w:t xml:space="preserve">&lt;-</w:t>
        </w:r>
      </w:ins>
      <w:ins w:id="2675" w:author="PR Preview" w:date="2026-01-01T00:00:00Z">
        <w:r>
          <w:rPr>
            <w:rStyle w:val="NormalTok"/>
          </w:rPr>
          <w:t xml:space="preserve"> </w:t>
        </w:r>
      </w:ins>
      <w:ins w:id="2676" w:author="PR Preview" w:date="2026-01-01T00:00:00Z">
        <w:r>
          <w:rPr>
            <w:rStyle w:val="FunctionTok"/>
          </w:rPr>
          <w:t xml:space="preserve">generate_test_cohort</w:t>
        </w:r>
      </w:ins>
      <w:ins w:id="2677" w:author="PR Preview" w:date="2026-01-01T00:00:00Z">
        <w:r>
          <w:rPr>
            <w:rStyle w:val="NormalTok"/>
          </w:rPr>
          <w:t xml:space="preserve">(n)</w:t>
        </w:r>
      </w:ins>
      <w:ins w:id="2678" w:author="PR Preview" w:date="2026-01-01T00:00:00Z">
        <w:r>
          <w:br/>
        </w:r>
      </w:ins>
      <w:ins w:id="2679" w:author="PR Preview" w:date="2026-01-01T00:00:00Z">
        <w:r>
          <w:rPr>
            <w:rStyle w:val="NormalTok"/>
          </w:rPr>
          <w:t xml:space="preserve">    result </w:t>
        </w:r>
      </w:ins>
      <w:ins w:id="2680" w:author="PR Preview" w:date="2026-01-01T00:00:00Z">
        <w:r>
          <w:rPr>
            <w:rStyle w:val="OtherTok"/>
          </w:rPr>
          <w:t xml:space="preserve">&lt;-</w:t>
        </w:r>
      </w:ins>
      <w:ins w:id="2681" w:author="PR Preview" w:date="2026-01-01T00:00:00Z">
        <w:r>
          <w:rPr>
            <w:rStyle w:val="NormalTok"/>
          </w:rPr>
          <w:t xml:space="preserve"> bench</w:t>
        </w:r>
      </w:ins>
      <w:ins w:id="2682" w:author="PR Preview" w:date="2026-01-01T00:00:00Z">
        <w:r>
          <w:rPr>
            <w:rStyle w:val="SpecialCharTok"/>
          </w:rPr>
          <w:t xml:space="preserve">::</w:t>
        </w:r>
      </w:ins>
      <w:ins w:id="2683" w:author="PR Preview" w:date="2026-01-01T00:00:00Z">
        <w:r>
          <w:rPr>
            <w:rStyle w:val="FunctionTok"/>
          </w:rPr>
          <w:t xml:space="preserve">mark</w:t>
        </w:r>
      </w:ins>
      <w:ins w:id="2684" w:author="PR Preview" w:date="2026-01-01T00:00:00Z">
        <w:r>
          <w:rPr>
            <w:rStyle w:val="NormalTok"/>
          </w:rPr>
          <w:t xml:space="preserve">(</w:t>
        </w:r>
      </w:ins>
      <w:ins w:id="2685" w:author="PR Preview" w:date="2026-01-01T00:00:00Z">
        <w:r>
          <w:br/>
        </w:r>
      </w:ins>
      <w:ins w:id="2686" w:author="PR Preview" w:date="2026-01-01T00:00:00Z">
        <w:r>
          <w:rPr>
            <w:rStyle w:val="NormalTok"/>
          </w:rPr>
          <w:t xml:space="preserve">      </w:t>
        </w:r>
      </w:ins>
      <w:ins w:id="2687" w:author="PR Preview" w:date="2026-01-01T00:00:00Z">
        <w:r>
          <w:rPr>
            <w:rStyle w:val="FunctionTok"/>
          </w:rPr>
          <w:t xml:space="preserve">analyze_cohort</w:t>
        </w:r>
      </w:ins>
      <w:ins w:id="2688" w:author="PR Preview" w:date="2026-01-01T00:00:00Z">
        <w:r>
          <w:rPr>
            <w:rStyle w:val="NormalTok"/>
          </w:rPr>
          <w:t xml:space="preserve">(data),</w:t>
        </w:r>
      </w:ins>
      <w:ins w:id="2689" w:author="PR Preview" w:date="2026-01-01T00:00:00Z">
        <w:r>
          <w:br/>
        </w:r>
      </w:ins>
      <w:ins w:id="2690" w:author="PR Preview" w:date="2026-01-01T00:00:00Z">
        <w:r>
          <w:rPr>
            <w:rStyle w:val="NormalTok"/>
          </w:rPr>
          <w:t xml:space="preserve">      </w:t>
        </w:r>
      </w:ins>
      <w:ins w:id="2691" w:author="PR Preview" w:date="2026-01-01T00:00:00Z">
        <w:r>
          <w:rPr>
            <w:rStyle w:val="AttributeTok"/>
          </w:rPr>
          <w:t xml:space="preserve">iterations =</w:t>
        </w:r>
      </w:ins>
      <w:ins w:id="2692" w:author="PR Preview" w:date="2026-01-01T00:00:00Z">
        <w:r>
          <w:rPr>
            <w:rStyle w:val="NormalTok"/>
          </w:rPr>
          <w:t xml:space="preserve"> </w:t>
        </w:r>
      </w:ins>
      <w:ins w:id="2693" w:author="PR Preview" w:date="2026-01-01T00:00:00Z">
        <w:r>
          <w:rPr>
            <w:rStyle w:val="DecValTok"/>
          </w:rPr>
          <w:t xml:space="preserve">10</w:t>
        </w:r>
      </w:ins>
      <w:ins w:id="2694" w:author="PR Preview" w:date="2026-01-01T00:00:00Z">
        <w:r>
          <w:br/>
        </w:r>
      </w:ins>
      <w:ins w:id="2695" w:author="PR Preview" w:date="2026-01-01T00:00:00Z">
        <w:r>
          <w:rPr>
            <w:rStyle w:val="NormalTok"/>
          </w:rPr>
          <w:t xml:space="preserve">    )</w:t>
        </w:r>
      </w:ins>
      <w:ins w:id="2696" w:author="PR Preview" w:date="2026-01-01T00:00:00Z">
        <w:r>
          <w:br/>
        </w:r>
      </w:ins>
      <w:ins w:id="2697" w:author="PR Preview" w:date="2026-01-01T00:00:00Z">
        <w:r>
          <w:rPr>
            <w:rStyle w:val="NormalTok"/>
          </w:rPr>
          <w:t xml:space="preserve">    </w:t>
        </w:r>
      </w:ins>
      <w:ins w:id="2698" w:author="PR Preview" w:date="2026-01-01T00:00:00Z">
        <w:r>
          <w:rPr>
            <w:rStyle w:val="FunctionTok"/>
          </w:rPr>
          <w:t xml:space="preserve">as.numeric</w:t>
        </w:r>
      </w:ins>
      <w:ins w:id="2699" w:author="PR Preview" w:date="2026-01-01T00:00:00Z">
        <w:r>
          <w:rPr>
            <w:rStyle w:val="NormalTok"/>
          </w:rPr>
          <w:t xml:space="preserve">(result</w:t>
        </w:r>
      </w:ins>
      <w:ins w:id="2700" w:author="PR Preview" w:date="2026-01-01T00:00:00Z">
        <w:r>
          <w:rPr>
            <w:rStyle w:val="SpecialCharTok"/>
          </w:rPr>
          <w:t xml:space="preserve">$</w:t>
        </w:r>
      </w:ins>
      <w:ins w:id="2701" w:author="PR Preview" w:date="2026-01-01T00:00:00Z">
        <w:r>
          <w:rPr>
            <w:rStyle w:val="NormalTok"/>
          </w:rPr>
          <w:t xml:space="preserve">median)</w:t>
        </w:r>
      </w:ins>
      <w:ins w:id="2702" w:author="PR Preview" w:date="2026-01-01T00:00:00Z">
        <w:r>
          <w:br/>
        </w:r>
      </w:ins>
      <w:ins w:id="2703" w:author="PR Preview" w:date="2026-01-01T00:00:00Z">
        <w:r>
          <w:rPr>
            <w:rStyle w:val="NormalTok"/>
          </w:rPr>
          <w:t xml:space="preserve">  }, </w:t>
        </w:r>
      </w:ins>
      <w:ins w:id="2704" w:author="PR Preview" w:date="2026-01-01T00:00:00Z">
        <w:r>
          <w:rPr>
            <w:rStyle w:val="FunctionTok"/>
          </w:rPr>
          <w:t xml:space="preserve">numeric</w:t>
        </w:r>
      </w:ins>
      <w:ins w:id="2705" w:author="PR Preview" w:date="2026-01-01T00:00:00Z">
        <w:r>
          <w:rPr>
            <w:rStyle w:val="NormalTok"/>
          </w:rPr>
          <w:t xml:space="preserve">(</w:t>
        </w:r>
      </w:ins>
      <w:ins w:id="2706" w:author="PR Preview" w:date="2026-01-01T00:00:00Z">
        <w:r>
          <w:rPr>
            <w:rStyle w:val="DecValTok"/>
          </w:rPr>
          <w:t xml:space="preserve">1</w:t>
        </w:r>
      </w:ins>
      <w:ins w:id="2707" w:author="PR Preview" w:date="2026-01-01T00:00:00Z">
        <w:r>
          <w:rPr>
            <w:rStyle w:val="NormalTok"/>
          </w:rPr>
          <w:t xml:space="preserve">))</w:t>
        </w:r>
      </w:ins>
      <w:ins w:id="2708" w:author="PR Preview" w:date="2026-01-01T00:00:00Z">
        <w:r>
          <w:br/>
        </w:r>
      </w:ins>
      <w:ins w:id="2709" w:author="PR Preview" w:date="2026-01-01T00:00:00Z">
        <w:r>
          <w:rPr>
            <w:rStyle w:val="NormalTok"/>
          </w:rPr>
          <w:t xml:space="preserve">  </w:t>
        </w:r>
      </w:ins>
      <w:ins w:id="2710" w:author="PR Preview" w:date="2026-01-01T00:00:00Z">
        <w:r>
          <w:br/>
        </w:r>
      </w:ins>
      <w:ins w:id="2711" w:author="PR Preview" w:date="2026-01-01T00:00:00Z">
        <w:r>
          <w:rPr>
            <w:rStyle w:val="NormalTok"/>
          </w:rPr>
          <w:t xml:space="preserve">  </w:t>
        </w:r>
      </w:ins>
      <w:ins w:id="2712" w:author="PR Preview" w:date="2026-01-01T00:00:00Z">
        <w:r>
          <w:rPr>
            <w:rStyle w:val="CommentTok"/>
          </w:rPr>
          <w:t xml:space="preserve"># Check approximate linearity (R^2 &gt; 0.95)</w:t>
        </w:r>
      </w:ins>
      <w:ins w:id="2713" w:author="PR Preview" w:date="2026-01-01T00:00:00Z">
        <w:r>
          <w:br/>
        </w:r>
      </w:ins>
      <w:ins w:id="2714" w:author="PR Preview" w:date="2026-01-01T00:00:00Z">
        <w:r>
          <w:rPr>
            <w:rStyle w:val="NormalTok"/>
          </w:rPr>
          <w:t xml:space="preserve">  model </w:t>
        </w:r>
      </w:ins>
      <w:ins w:id="2715" w:author="PR Preview" w:date="2026-01-01T00:00:00Z">
        <w:r>
          <w:rPr>
            <w:rStyle w:val="OtherTok"/>
          </w:rPr>
          <w:t xml:space="preserve">&lt;-</w:t>
        </w:r>
      </w:ins>
      <w:ins w:id="2716" w:author="PR Preview" w:date="2026-01-01T00:00:00Z">
        <w:r>
          <w:rPr>
            <w:rStyle w:val="NormalTok"/>
          </w:rPr>
          <w:t xml:space="preserve"> </w:t>
        </w:r>
      </w:ins>
      <w:ins w:id="2717" w:author="PR Preview" w:date="2026-01-01T00:00:00Z">
        <w:r>
          <w:rPr>
            <w:rStyle w:val="FunctionTok"/>
          </w:rPr>
          <w:t xml:space="preserve">lm</w:t>
        </w:r>
      </w:ins>
      <w:ins w:id="2718" w:author="PR Preview" w:date="2026-01-01T00:00:00Z">
        <w:r>
          <w:rPr>
            <w:rStyle w:val="NormalTok"/>
          </w:rPr>
          <w:t xml:space="preserve">(timings </w:t>
        </w:r>
      </w:ins>
      <w:ins w:id="2719" w:author="PR Preview" w:date="2026-01-01T00:00:00Z">
        <w:r>
          <w:rPr>
            <w:rStyle w:val="SpecialCharTok"/>
          </w:rPr>
          <w:t xml:space="preserve">~</w:t>
        </w:r>
      </w:ins>
      <w:ins w:id="2720" w:author="PR Preview" w:date="2026-01-01T00:00:00Z">
        <w:r>
          <w:rPr>
            <w:rStyle w:val="NormalTok"/>
          </w:rPr>
          <w:t xml:space="preserve"> sizes)</w:t>
        </w:r>
      </w:ins>
      <w:ins w:id="2721" w:author="PR Preview" w:date="2026-01-01T00:00:00Z">
        <w:r>
          <w:br/>
        </w:r>
      </w:ins>
      <w:ins w:id="2722" w:author="PR Preview" w:date="2026-01-01T00:00:00Z">
        <w:r>
          <w:rPr>
            <w:rStyle w:val="NormalTok"/>
          </w:rPr>
          <w:t xml:space="preserve">  r_squared </w:t>
        </w:r>
      </w:ins>
      <w:ins w:id="2723" w:author="PR Preview" w:date="2026-01-01T00:00:00Z">
        <w:r>
          <w:rPr>
            <w:rStyle w:val="OtherTok"/>
          </w:rPr>
          <w:t xml:space="preserve">&lt;-</w:t>
        </w:r>
      </w:ins>
      <w:ins w:id="2724" w:author="PR Preview" w:date="2026-01-01T00:00:00Z">
        <w:r>
          <w:rPr>
            <w:rStyle w:val="NormalTok"/>
          </w:rPr>
          <w:t xml:space="preserve"> </w:t>
        </w:r>
      </w:ins>
      <w:ins w:id="2725" w:author="PR Preview" w:date="2026-01-01T00:00:00Z">
        <w:r>
          <w:rPr>
            <w:rStyle w:val="FunctionTok"/>
          </w:rPr>
          <w:t xml:space="preserve">summary</w:t>
        </w:r>
      </w:ins>
      <w:ins w:id="2726" w:author="PR Preview" w:date="2026-01-01T00:00:00Z">
        <w:r>
          <w:rPr>
            <w:rStyle w:val="NormalTok"/>
          </w:rPr>
          <w:t xml:space="preserve">(model)</w:t>
        </w:r>
      </w:ins>
      <w:ins w:id="2727" w:author="PR Preview" w:date="2026-01-01T00:00:00Z">
        <w:r>
          <w:rPr>
            <w:rStyle w:val="SpecialCharTok"/>
          </w:rPr>
          <w:t xml:space="preserve">$</w:t>
        </w:r>
      </w:ins>
      <w:ins w:id="2728" w:author="PR Preview" w:date="2026-01-01T00:00:00Z">
        <w:r>
          <w:rPr>
            <w:rStyle w:val="NormalTok"/>
          </w:rPr>
          <w:t xml:space="preserve">r.squared</w:t>
        </w:r>
      </w:ins>
      <w:ins w:id="2729" w:author="PR Preview" w:date="2026-01-01T00:00:00Z">
        <w:r>
          <w:br/>
        </w:r>
      </w:ins>
      <w:ins w:id="2730" w:author="PR Preview" w:date="2026-01-01T00:00:00Z">
        <w:r>
          <w:rPr>
            <w:rStyle w:val="NormalTok"/>
          </w:rPr>
          <w:t xml:space="preserve">  </w:t>
        </w:r>
      </w:ins>
      <w:ins w:id="2731" w:author="PR Preview" w:date="2026-01-01T00:00:00Z">
        <w:r>
          <w:br/>
        </w:r>
      </w:ins>
      <w:ins w:id="2732" w:author="PR Preview" w:date="2026-01-01T00:00:00Z">
        <w:r>
          <w:rPr>
            <w:rStyle w:val="NormalTok"/>
          </w:rPr>
          <w:t xml:space="preserve">  </w:t>
        </w:r>
      </w:ins>
      <w:ins w:id="2733" w:author="PR Preview" w:date="2026-01-01T00:00:00Z">
        <w:r>
          <w:rPr>
            <w:rStyle w:val="FunctionTok"/>
          </w:rPr>
          <w:t xml:space="preserve">expect_true</w:t>
        </w:r>
      </w:ins>
      <w:ins w:id="2734" w:author="PR Preview" w:date="2026-01-01T00:00:00Z">
        <w:r>
          <w:rPr>
            <w:rStyle w:val="NormalTok"/>
          </w:rPr>
          <w:t xml:space="preserve">(</w:t>
        </w:r>
      </w:ins>
      <w:ins w:id="2735" w:author="PR Preview" w:date="2026-01-01T00:00:00Z">
        <w:r>
          <w:br/>
        </w:r>
      </w:ins>
      <w:ins w:id="2736" w:author="PR Preview" w:date="2026-01-01T00:00:00Z">
        <w:r>
          <w:rPr>
            <w:rStyle w:val="NormalTok"/>
          </w:rPr>
          <w:t xml:space="preserve">    r_squared </w:t>
        </w:r>
      </w:ins>
      <w:ins w:id="2737" w:author="PR Preview" w:date="2026-01-01T00:00:00Z">
        <w:r>
          <w:rPr>
            <w:rStyle w:val="SpecialCharTok"/>
          </w:rPr>
          <w:t xml:space="preserve">&gt;</w:t>
        </w:r>
      </w:ins>
      <w:ins w:id="2738" w:author="PR Preview" w:date="2026-01-01T00:00:00Z">
        <w:r>
          <w:rPr>
            <w:rStyle w:val="NormalTok"/>
          </w:rPr>
          <w:t xml:space="preserve"> </w:t>
        </w:r>
      </w:ins>
      <w:ins w:id="2739" w:author="PR Preview" w:date="2026-01-01T00:00:00Z">
        <w:r>
          <w:rPr>
            <w:rStyle w:val="FloatTok"/>
          </w:rPr>
          <w:t xml:space="preserve">0.95</w:t>
        </w:r>
      </w:ins>
      <w:ins w:id="2740" w:author="PR Preview" w:date="2026-01-01T00:00:00Z">
        <w:r>
          <w:rPr>
            <w:rStyle w:val="NormalTok"/>
          </w:rPr>
          <w:t xml:space="preserve">,</w:t>
        </w:r>
      </w:ins>
      <w:ins w:id="2741" w:author="PR Preview" w:date="2026-01-01T00:00:00Z">
        <w:r>
          <w:br/>
        </w:r>
      </w:ins>
      <w:ins w:id="2742" w:author="PR Preview" w:date="2026-01-01T00:00:00Z">
        <w:r>
          <w:rPr>
            <w:rStyle w:val="NormalTok"/>
          </w:rPr>
          <w:t xml:space="preserve">    </w:t>
        </w:r>
      </w:ins>
      <w:ins w:id="2743" w:author="PR Preview" w:date="2026-01-01T00:00:00Z">
        <w:r>
          <w:rPr>
            <w:rStyle w:val="AttributeTok"/>
          </w:rPr>
          <w:t xml:space="preserve">info =</w:t>
        </w:r>
      </w:ins>
      <w:ins w:id="2744" w:author="PR Preview" w:date="2026-01-01T00:00:00Z">
        <w:r>
          <w:rPr>
            <w:rStyle w:val="NormalTok"/>
          </w:rPr>
          <w:t xml:space="preserve"> </w:t>
        </w:r>
      </w:ins>
      <w:ins w:id="2745" w:author="PR Preview" w:date="2026-01-01T00:00:00Z">
        <w:r>
          <w:rPr>
            <w:rStyle w:val="FunctionTok"/>
          </w:rPr>
          <w:t xml:space="preserve">sprintf</w:t>
        </w:r>
      </w:ins>
      <w:ins w:id="2746" w:author="PR Preview" w:date="2026-01-01T00:00:00Z">
        <w:r>
          <w:rPr>
            <w:rStyle w:val="NormalTok"/>
          </w:rPr>
          <w:t xml:space="preserve">(</w:t>
        </w:r>
      </w:ins>
      <w:ins w:id="2747" w:author="PR Preview" w:date="2026-01-01T00:00:00Z">
        <w:r>
          <w:rPr>
            <w:rStyle w:val="StringTok"/>
          </w:rPr>
          <w:t xml:space="preserve">"Scaling R^2 = %.3f (expected &gt; 0.95)"</w:t>
        </w:r>
      </w:ins>
      <w:ins w:id="2748" w:author="PR Preview" w:date="2026-01-01T00:00:00Z">
        <w:r>
          <w:rPr>
            <w:rStyle w:val="NormalTok"/>
          </w:rPr>
          <w:t xml:space="preserve">, r_squared)</w:t>
        </w:r>
      </w:ins>
      <w:ins w:id="2749" w:author="PR Preview" w:date="2026-01-01T00:00:00Z">
        <w:r>
          <w:br/>
        </w:r>
      </w:ins>
      <w:ins w:id="2750" w:author="PR Preview" w:date="2026-01-01T00:00:00Z">
        <w:r>
          <w:rPr>
            <w:rStyle w:val="NormalTok"/>
          </w:rPr>
          <w:t xml:space="preserve">  )</w:t>
        </w:r>
      </w:ins>
      <w:ins w:id="2751" w:author="PR Preview" w:date="2026-01-01T00:00:00Z">
        <w:r>
          <w:br/>
        </w:r>
      </w:ins>
      <w:ins w:id="2752" w:author="PR Preview" w:date="2026-01-01T00:00:00Z">
        <w:r>
          <w:rPr>
            <w:rStyle w:val="NormalTok"/>
          </w:rPr>
          <w:t xml:space="preserve">})</w:t>
        </w:r>
      </w:ins>
    </w:p>
    <w:p>
      <w:pPr>
        <w:pStyle w:val="FirstParagraph"/>
      </w:pPr>
      <w:ins w:id="2753" w:author="PR Preview" w:date="2026-01-01T00:00:00Z">
        <w:r>
          <w:rPr>
            <w:b/>
            <w:bCs/>
          </w:rPr>
          <w:t xml:space="preserve">When to use performance tests:</w:t>
        </w:r>
      </w:ins>
    </w:p>
    <w:p>
      <w:pPr>
        <w:pStyle w:val="Compact"/>
        <w:numPr>
          <w:ilvl w:val="0"/>
          <w:numId w:val="1026"/>
        </w:numPr>
      </w:pPr>
      <w:ins w:id="2754" w:author="PR Preview" w:date="2026-01-01T00:00:00Z">
        <w:r>
          <w:t xml:space="preserve">Functions with documented performance requirements</w:t>
        </w:r>
      </w:ins>
    </w:p>
    <w:p>
      <w:pPr>
        <w:pStyle w:val="Compact"/>
        <w:numPr>
          <w:ilvl w:val="0"/>
          <w:numId w:val="1026"/>
        </w:numPr>
      </w:pPr>
      <w:ins w:id="2755" w:author="PR Preview" w:date="2026-01-01T00:00:00Z">
        <w:r>
          <w:t xml:space="preserve">Critical paths that must stay fast</w:t>
        </w:r>
      </w:ins>
    </w:p>
    <w:p>
      <w:pPr>
        <w:pStyle w:val="Compact"/>
        <w:numPr>
          <w:ilvl w:val="0"/>
          <w:numId w:val="1026"/>
        </w:numPr>
      </w:pPr>
      <w:ins w:id="2756" w:author="PR Preview" w:date="2026-01-01T00:00:00Z">
        <w:r>
          <w:t xml:space="preserve">Code that processes large datasets</w:t>
        </w:r>
      </w:ins>
    </w:p>
    <w:p>
      <w:pPr>
        <w:pStyle w:val="FirstParagraph"/>
      </w:pPr>
      <w:ins w:id="2757" w:author="PR Preview" w:date="2026-01-01T00:00:00Z">
        <w:r>
          <w:rPr>
            <w:b/>
            <w:bCs/>
          </w:rPr>
          <w:t xml:space="preserve">When not to use performance tests:</w:t>
        </w:r>
      </w:ins>
    </w:p>
    <w:p>
      <w:pPr>
        <w:pStyle w:val="Compact"/>
        <w:numPr>
          <w:ilvl w:val="0"/>
          <w:numId w:val="1027"/>
        </w:numPr>
      </w:pPr>
      <w:ins w:id="2758" w:author="PR Preview" w:date="2026-01-01T00:00:00Z">
        <w:r>
          <w:t xml:space="preserve">Functions without specific performance needs</w:t>
        </w:r>
      </w:ins>
    </w:p>
    <w:p>
      <w:pPr>
        <w:pStyle w:val="Compact"/>
        <w:numPr>
          <w:ilvl w:val="0"/>
          <w:numId w:val="1027"/>
        </w:numPr>
      </w:pPr>
      <w:ins w:id="2759" w:author="PR Preview" w:date="2026-01-01T00:00:00Z">
        <w:r>
          <w:t xml:space="preserve">Tests that would be flaky due to system variability</w:t>
        </w:r>
      </w:ins>
    </w:p>
    <w:p>
      <w:pPr>
        <w:pStyle w:val="Compact"/>
        <w:numPr>
          <w:ilvl w:val="0"/>
          <w:numId w:val="1027"/>
        </w:numPr>
      </w:pPr>
      <w:ins w:id="2760" w:author="PR Preview" w:date="2026-01-01T00:00:00Z">
        <w:r>
          <w:t xml:space="preserve">Development environments with limited resources</w:t>
        </w:r>
      </w:ins>
    </w:p>
    <w:p>
      <w:pPr>
        <w:pStyle w:val="FirstParagraph"/>
      </w:pPr>
      <w:ins w:id="2761" w:author="PR Preview" w:date="2026-01-01T00:00:00Z">
        <w:r>
          <w:t xml:space="preserve">See</w:t>
        </w:r>
      </w:ins>
      <w:ins w:id="2762" w:author="PR Preview" w:date="2026-01-01T00:00:00Z">
        <w:r>
          <w:t xml:space="preserve"> </w:t>
        </w:r>
      </w:ins>
      <w:hyperlink w:anchor="sec-r-testing">
        <w:ins w:id="2763" w:author="PR Preview" w:date="2026-01-01T00:00:00Z">
          <w:r>
            <w:rPr>
              <w:rStyle w:val="Hyperlink"/>
            </w:rPr>
            <w:t xml:space="preserve">Section 6</w:t>
          </w:r>
        </w:ins>
      </w:hyperlink>
      <w:ins w:id="2764" w:author="PR Preview" w:date="2026-01-01T00:00:00Z">
        <w:r>
          <w:t xml:space="preserve"> </w:t>
        </w:r>
      </w:ins>
      <w:ins w:id="2765" w:author="PR Preview" w:date="2026-01-01T00:00:00Z">
        <w:r>
          <w:t xml:space="preserve">for more on testing with</w:t>
        </w:r>
      </w:ins>
      <w:ins w:id="2766" w:author="PR Preview" w:date="2026-01-01T00:00:00Z">
        <w:r>
          <w:t xml:space="preserve"> </w:t>
        </w:r>
      </w:ins>
      <w:hyperlink r:id="rId39">
        <w:ins w:id="2767" w:author="PR Preview" w:date="2026-01-01T00:00:00Z">
          <w:r>
            <w:rPr>
              <w:rStyle w:val="VerbatimChar"/>
            </w:rPr>
            <w:t xml:space="preserve">{testthat}</w:t>
          </w:r>
        </w:ins>
      </w:hyperlink>
      <w:ins w:id="2768" w:author="PR Preview" w:date="2026-01-01T00:00:00Z">
        <w:r>
          <w:t xml:space="preserve">.</w:t>
        </w:r>
      </w:ins>
    </w:p>
    <w:bookmarkEnd w:id="79"/>
    <w:bookmarkStart w:id="80" w:name="best-practices"/>
    <w:p>
      <w:pPr>
        <w:pStyle w:val="Heading3"/>
      </w:pPr>
      <w:ins w:id="2769" w:author="PR Preview" w:date="2026-01-01T00:00:00Z">
        <w:r>
          <w:t xml:space="preserve">8.8 Best Practices</w:t>
        </w:r>
      </w:ins>
    </w:p>
    <w:p>
      <w:pPr>
        <w:pStyle w:val="FirstParagraph"/>
      </w:pPr>
      <w:ins w:id="2770" w:author="PR Preview" w:date="2026-01-01T00:00:00Z">
        <w:r>
          <w:rPr>
            <w:b/>
            <w:bCs/>
          </w:rPr>
          <w:t xml:space="preserve">Focus benchmarks on realistic scenarios:</w:t>
        </w:r>
      </w:ins>
    </w:p>
    <w:p>
      <w:pPr>
        <w:pStyle w:val="SourceCode"/>
      </w:pPr>
      <w:ins w:id="2771" w:author="PR Preview" w:date="2026-01-01T00:00:00Z">
        <w:r>
          <w:rPr>
            <w:rStyle w:val="CommentTok"/>
          </w:rPr>
          <w:t xml:space="preserve"># Good: Realistic data size</w:t>
        </w:r>
      </w:ins>
      <w:ins w:id="2772" w:author="PR Preview" w:date="2026-01-01T00:00:00Z">
        <w:r>
          <w:br/>
        </w:r>
      </w:ins>
      <w:ins w:id="2773" w:author="PR Preview" w:date="2026-01-01T00:00:00Z">
        <w:r>
          <w:rPr>
            <w:rStyle w:val="NormalTok"/>
          </w:rPr>
          <w:t xml:space="preserve">n </w:t>
        </w:r>
      </w:ins>
      <w:ins w:id="2774" w:author="PR Preview" w:date="2026-01-01T00:00:00Z">
        <w:r>
          <w:rPr>
            <w:rStyle w:val="OtherTok"/>
          </w:rPr>
          <w:t xml:space="preserve">&lt;-</w:t>
        </w:r>
      </w:ins>
      <w:ins w:id="2775" w:author="PR Preview" w:date="2026-01-01T00:00:00Z">
        <w:r>
          <w:rPr>
            <w:rStyle w:val="NormalTok"/>
          </w:rPr>
          <w:t xml:space="preserve"> </w:t>
        </w:r>
      </w:ins>
      <w:ins w:id="2776" w:author="PR Preview" w:date="2026-01-01T00:00:00Z">
        <w:r>
          <w:rPr>
            <w:rStyle w:val="DecValTok"/>
          </w:rPr>
          <w:t xml:space="preserve">50000</w:t>
        </w:r>
      </w:ins>
      <w:ins w:id="2777" w:author="PR Preview" w:date="2026-01-01T00:00:00Z">
        <w:r>
          <w:rPr>
            <w:rStyle w:val="NormalTok"/>
          </w:rPr>
          <w:t xml:space="preserve">  </w:t>
        </w:r>
      </w:ins>
      <w:ins w:id="2778" w:author="PR Preview" w:date="2026-01-01T00:00:00Z">
        <w:r>
          <w:rPr>
            <w:rStyle w:val="CommentTok"/>
          </w:rPr>
          <w:t xml:space="preserve"># Typical cohort size in our studies</w:t>
        </w:r>
      </w:ins>
      <w:ins w:id="2779" w:author="PR Preview" w:date="2026-01-01T00:00:00Z">
        <w:r>
          <w:br/>
        </w:r>
      </w:ins>
      <w:ins w:id="2780" w:author="PR Preview" w:date="2026-01-01T00:00:00Z">
        <w:r>
          <w:rPr>
            <w:rStyle w:val="NormalTok"/>
          </w:rPr>
          <w:t xml:space="preserve">test_data </w:t>
        </w:r>
      </w:ins>
      <w:ins w:id="2781" w:author="PR Preview" w:date="2026-01-01T00:00:00Z">
        <w:r>
          <w:rPr>
            <w:rStyle w:val="OtherTok"/>
          </w:rPr>
          <w:t xml:space="preserve">&lt;-</w:t>
        </w:r>
      </w:ins>
      <w:ins w:id="2782" w:author="PR Preview" w:date="2026-01-01T00:00:00Z">
        <w:r>
          <w:rPr>
            <w:rStyle w:val="NormalTok"/>
          </w:rPr>
          <w:t xml:space="preserve"> </w:t>
        </w:r>
      </w:ins>
      <w:ins w:id="2783" w:author="PR Preview" w:date="2026-01-01T00:00:00Z">
        <w:r>
          <w:rPr>
            <w:rStyle w:val="FunctionTok"/>
          </w:rPr>
          <w:t xml:space="preserve">generate_realistic_cohort</w:t>
        </w:r>
      </w:ins>
      <w:ins w:id="2784" w:author="PR Preview" w:date="2026-01-01T00:00:00Z">
        <w:r>
          <w:rPr>
            <w:rStyle w:val="NormalTok"/>
          </w:rPr>
          <w:t xml:space="preserve">(n)</w:t>
        </w:r>
      </w:ins>
      <w:ins w:id="2785" w:author="PR Preview" w:date="2026-01-01T00:00:00Z">
        <w:r>
          <w:br/>
        </w:r>
      </w:ins>
      <w:ins w:id="2786" w:author="PR Preview" w:date="2026-01-01T00:00:00Z">
        <w:r>
          <w:br/>
        </w:r>
      </w:ins>
      <w:ins w:id="2787" w:author="PR Preview" w:date="2026-01-01T00:00:00Z">
        <w:r>
          <w:rPr>
            <w:rStyle w:val="CommentTok"/>
          </w:rPr>
          <w:t xml:space="preserve"># Avoid: Unrealistically small data</w:t>
        </w:r>
      </w:ins>
      <w:ins w:id="2788" w:author="PR Preview" w:date="2026-01-01T00:00:00Z">
        <w:r>
          <w:br/>
        </w:r>
      </w:ins>
      <w:ins w:id="2789" w:author="PR Preview" w:date="2026-01-01T00:00:00Z">
        <w:r>
          <w:rPr>
            <w:rStyle w:val="NormalTok"/>
          </w:rPr>
          <w:t xml:space="preserve">n </w:t>
        </w:r>
      </w:ins>
      <w:ins w:id="2790" w:author="PR Preview" w:date="2026-01-01T00:00:00Z">
        <w:r>
          <w:rPr>
            <w:rStyle w:val="OtherTok"/>
          </w:rPr>
          <w:t xml:space="preserve">&lt;-</w:t>
        </w:r>
      </w:ins>
      <w:ins w:id="2791" w:author="PR Preview" w:date="2026-01-01T00:00:00Z">
        <w:r>
          <w:rPr>
            <w:rStyle w:val="NormalTok"/>
          </w:rPr>
          <w:t xml:space="preserve"> </w:t>
        </w:r>
      </w:ins>
      <w:ins w:id="2792" w:author="PR Preview" w:date="2026-01-01T00:00:00Z">
        <w:r>
          <w:rPr>
            <w:rStyle w:val="DecValTok"/>
          </w:rPr>
          <w:t xml:space="preserve">10</w:t>
        </w:r>
      </w:ins>
    </w:p>
    <w:p>
      <w:pPr>
        <w:pStyle w:val="FirstParagraph"/>
      </w:pPr>
      <w:ins w:id="2793" w:author="PR Preview" w:date="2026-01-01T00:00:00Z">
        <w:r>
          <w:rPr>
            <w:b/>
            <w:bCs/>
          </w:rPr>
          <w:t xml:space="preserve">Establish baselines:</w:t>
        </w:r>
      </w:ins>
    </w:p>
    <w:p>
      <w:pPr>
        <w:pStyle w:val="BodyText"/>
      </w:pPr>
      <w:ins w:id="2794" w:author="PR Preview" w:date="2026-01-01T00:00:00Z">
        <w:r>
          <w:t xml:space="preserve">Before optimizing,</w:t>
        </w:r>
      </w:ins>
      <w:ins w:id="2795" w:author="PR Preview" w:date="2026-01-01T00:00:00Z">
        <w:r>
          <w:t xml:space="preserve"> </w:t>
        </w:r>
      </w:ins>
      <w:ins w:id="2796" w:author="PR Preview" w:date="2026-01-01T00:00:00Z">
        <w:r>
          <w:t xml:space="preserve">measure current performance to understand the improvement.</w:t>
        </w:r>
      </w:ins>
    </w:p>
    <w:p>
      <w:pPr>
        <w:pStyle w:val="SourceCode"/>
      </w:pPr>
      <w:ins w:id="2797" w:author="PR Preview" w:date="2026-01-01T00:00:00Z">
        <w:r>
          <w:rPr>
            <w:rStyle w:val="CommentTok"/>
          </w:rPr>
          <w:t xml:space="preserve"># Document baseline</w:t>
        </w:r>
      </w:ins>
      <w:ins w:id="2798" w:author="PR Preview" w:date="2026-01-01T00:00:00Z">
        <w:r>
          <w:br/>
        </w:r>
      </w:ins>
      <w:ins w:id="2799" w:author="PR Preview" w:date="2026-01-01T00:00:00Z">
        <w:r>
          <w:rPr>
            <w:rStyle w:val="NormalTok"/>
          </w:rPr>
          <w:t xml:space="preserve">baseline </w:t>
        </w:r>
      </w:ins>
      <w:ins w:id="2800" w:author="PR Preview" w:date="2026-01-01T00:00:00Z">
        <w:r>
          <w:rPr>
            <w:rStyle w:val="OtherTok"/>
          </w:rPr>
          <w:t xml:space="preserve">&lt;-</w:t>
        </w:r>
      </w:ins>
      <w:ins w:id="2801" w:author="PR Preview" w:date="2026-01-01T00:00:00Z">
        <w:r>
          <w:rPr>
            <w:rStyle w:val="NormalTok"/>
          </w:rPr>
          <w:t xml:space="preserve"> bench</w:t>
        </w:r>
      </w:ins>
      <w:ins w:id="2802" w:author="PR Preview" w:date="2026-01-01T00:00:00Z">
        <w:r>
          <w:rPr>
            <w:rStyle w:val="SpecialCharTok"/>
          </w:rPr>
          <w:t xml:space="preserve">::</w:t>
        </w:r>
      </w:ins>
      <w:ins w:id="2803" w:author="PR Preview" w:date="2026-01-01T00:00:00Z">
        <w:r>
          <w:rPr>
            <w:rStyle w:val="FunctionTok"/>
          </w:rPr>
          <w:t xml:space="preserve">mark</w:t>
        </w:r>
      </w:ins>
      <w:ins w:id="2804" w:author="PR Preview" w:date="2026-01-01T00:00:00Z">
        <w:r>
          <w:rPr>
            <w:rStyle w:val="NormalTok"/>
          </w:rPr>
          <w:t xml:space="preserve">(</w:t>
        </w:r>
      </w:ins>
      <w:ins w:id="2805" w:author="PR Preview" w:date="2026-01-01T00:00:00Z">
        <w:r>
          <w:rPr>
            <w:rStyle w:val="FunctionTok"/>
          </w:rPr>
          <w:t xml:space="preserve">current_implementation</w:t>
        </w:r>
      </w:ins>
      <w:ins w:id="2806" w:author="PR Preview" w:date="2026-01-01T00:00:00Z">
        <w:r>
          <w:rPr>
            <w:rStyle w:val="NormalTok"/>
          </w:rPr>
          <w:t xml:space="preserve">(data), </w:t>
        </w:r>
      </w:ins>
      <w:ins w:id="2807" w:author="PR Preview" w:date="2026-01-01T00:00:00Z">
        <w:r>
          <w:rPr>
            <w:rStyle w:val="AttributeTok"/>
          </w:rPr>
          <w:t xml:space="preserve">iterations =</w:t>
        </w:r>
      </w:ins>
      <w:ins w:id="2808" w:author="PR Preview" w:date="2026-01-01T00:00:00Z">
        <w:r>
          <w:rPr>
            <w:rStyle w:val="NormalTok"/>
          </w:rPr>
          <w:t xml:space="preserve"> </w:t>
        </w:r>
      </w:ins>
      <w:ins w:id="2809" w:author="PR Preview" w:date="2026-01-01T00:00:00Z">
        <w:r>
          <w:rPr>
            <w:rStyle w:val="DecValTok"/>
          </w:rPr>
          <w:t xml:space="preserve">100</w:t>
        </w:r>
      </w:ins>
      <w:ins w:id="2810" w:author="PR Preview" w:date="2026-01-01T00:00:00Z">
        <w:r>
          <w:rPr>
            <w:rStyle w:val="NormalTok"/>
          </w:rPr>
          <w:t xml:space="preserve">)</w:t>
        </w:r>
      </w:ins>
      <w:ins w:id="2811" w:author="PR Preview" w:date="2026-01-01T00:00:00Z">
        <w:r>
          <w:br/>
        </w:r>
      </w:ins>
      <w:ins w:id="2812" w:author="PR Preview" w:date="2026-01-01T00:00:00Z">
        <w:r>
          <w:rPr>
            <w:rStyle w:val="FunctionTok"/>
          </w:rPr>
          <w:t xml:space="preserve">saveRDS</w:t>
        </w:r>
      </w:ins>
      <w:ins w:id="2813" w:author="PR Preview" w:date="2026-01-01T00:00:00Z">
        <w:r>
          <w:rPr>
            <w:rStyle w:val="NormalTok"/>
          </w:rPr>
          <w:t xml:space="preserve">(baseline, </w:t>
        </w:r>
      </w:ins>
      <w:ins w:id="2814" w:author="PR Preview" w:date="2026-01-01T00:00:00Z">
        <w:r>
          <w:rPr>
            <w:rStyle w:val="StringTok"/>
          </w:rPr>
          <w:t xml:space="preserve">"benchmarks/baseline-2025-01.rds"</w:t>
        </w:r>
      </w:ins>
      <w:ins w:id="2815" w:author="PR Preview" w:date="2026-01-01T00:00:00Z">
        <w:r>
          <w:rPr>
            <w:rStyle w:val="NormalTok"/>
          </w:rPr>
          <w:t xml:space="preserve">)</w:t>
        </w:r>
      </w:ins>
    </w:p>
    <w:p>
      <w:pPr>
        <w:pStyle w:val="FirstParagraph"/>
      </w:pPr>
      <w:ins w:id="2816" w:author="PR Preview" w:date="2026-01-01T00:00:00Z">
        <w:r>
          <w:rPr>
            <w:b/>
            <w:bCs/>
          </w:rPr>
          <w:t xml:space="preserve">Compare on equal footing:</w:t>
        </w:r>
      </w:ins>
    </w:p>
    <w:p>
      <w:pPr>
        <w:pStyle w:val="SourceCode"/>
      </w:pPr>
      <w:ins w:id="2817" w:author="PR Preview" w:date="2026-01-01T00:00:00Z">
        <w:r>
          <w:rPr>
            <w:rStyle w:val="CommentTok"/>
          </w:rPr>
          <w:t xml:space="preserve"># Good: Same random seed, same data</w:t>
        </w:r>
      </w:ins>
      <w:ins w:id="2818" w:author="PR Preview" w:date="2026-01-01T00:00:00Z">
        <w:r>
          <w:br/>
        </w:r>
      </w:ins>
      <w:ins w:id="2819" w:author="PR Preview" w:date="2026-01-01T00:00:00Z">
        <w:r>
          <w:rPr>
            <w:rStyle w:val="FunctionTok"/>
          </w:rPr>
          <w:t xml:space="preserve">set.seed</w:t>
        </w:r>
      </w:ins>
      <w:ins w:id="2820" w:author="PR Preview" w:date="2026-01-01T00:00:00Z">
        <w:r>
          <w:rPr>
            <w:rStyle w:val="NormalTok"/>
          </w:rPr>
          <w:t xml:space="preserve">(</w:t>
        </w:r>
      </w:ins>
      <w:ins w:id="2821" w:author="PR Preview" w:date="2026-01-01T00:00:00Z">
        <w:r>
          <w:rPr>
            <w:rStyle w:val="DecValTok"/>
          </w:rPr>
          <w:t xml:space="preserve">123</w:t>
        </w:r>
      </w:ins>
      <w:ins w:id="2822" w:author="PR Preview" w:date="2026-01-01T00:00:00Z">
        <w:r>
          <w:rPr>
            <w:rStyle w:val="NormalTok"/>
          </w:rPr>
          <w:t xml:space="preserve">)</w:t>
        </w:r>
      </w:ins>
      <w:ins w:id="2823" w:author="PR Preview" w:date="2026-01-01T00:00:00Z">
        <w:r>
          <w:br/>
        </w:r>
      </w:ins>
      <w:ins w:id="2824" w:author="PR Preview" w:date="2026-01-01T00:00:00Z">
        <w:r>
          <w:rPr>
            <w:rStyle w:val="NormalTok"/>
          </w:rPr>
          <w:t xml:space="preserve">data </w:t>
        </w:r>
      </w:ins>
      <w:ins w:id="2825" w:author="PR Preview" w:date="2026-01-01T00:00:00Z">
        <w:r>
          <w:rPr>
            <w:rStyle w:val="OtherTok"/>
          </w:rPr>
          <w:t xml:space="preserve">&lt;-</w:t>
        </w:r>
      </w:ins>
      <w:ins w:id="2826" w:author="PR Preview" w:date="2026-01-01T00:00:00Z">
        <w:r>
          <w:rPr>
            <w:rStyle w:val="NormalTok"/>
          </w:rPr>
          <w:t xml:space="preserve"> </w:t>
        </w:r>
      </w:ins>
      <w:ins w:id="2827" w:author="PR Preview" w:date="2026-01-01T00:00:00Z">
        <w:r>
          <w:rPr>
            <w:rStyle w:val="FunctionTok"/>
          </w:rPr>
          <w:t xml:space="preserve">generate_test_data</w:t>
        </w:r>
      </w:ins>
      <w:ins w:id="2828" w:author="PR Preview" w:date="2026-01-01T00:00:00Z">
        <w:r>
          <w:rPr>
            <w:rStyle w:val="NormalTok"/>
          </w:rPr>
          <w:t xml:space="preserve">(</w:t>
        </w:r>
      </w:ins>
      <w:ins w:id="2829" w:author="PR Preview" w:date="2026-01-01T00:00:00Z">
        <w:r>
          <w:rPr>
            <w:rStyle w:val="DecValTok"/>
          </w:rPr>
          <w:t xml:space="preserve">10000</w:t>
        </w:r>
      </w:ins>
      <w:ins w:id="2830" w:author="PR Preview" w:date="2026-01-01T00:00:00Z">
        <w:r>
          <w:rPr>
            <w:rStyle w:val="NormalTok"/>
          </w:rPr>
          <w:t xml:space="preserve">)</w:t>
        </w:r>
      </w:ins>
      <w:ins w:id="2831" w:author="PR Preview" w:date="2026-01-01T00:00:00Z">
        <w:r>
          <w:br/>
        </w:r>
      </w:ins>
      <w:ins w:id="2832" w:author="PR Preview" w:date="2026-01-01T00:00:00Z">
        <w:r>
          <w:br/>
        </w:r>
      </w:ins>
      <w:ins w:id="2833" w:author="PR Preview" w:date="2026-01-01T00:00:00Z">
        <w:r>
          <w:rPr>
            <w:rStyle w:val="NormalTok"/>
          </w:rPr>
          <w:t xml:space="preserve">bench</w:t>
        </w:r>
      </w:ins>
      <w:ins w:id="2834" w:author="PR Preview" w:date="2026-01-01T00:00:00Z">
        <w:r>
          <w:rPr>
            <w:rStyle w:val="SpecialCharTok"/>
          </w:rPr>
          <w:t xml:space="preserve">::</w:t>
        </w:r>
      </w:ins>
      <w:ins w:id="2835" w:author="PR Preview" w:date="2026-01-01T00:00:00Z">
        <w:r>
          <w:rPr>
            <w:rStyle w:val="FunctionTok"/>
          </w:rPr>
          <w:t xml:space="preserve">mark</w:t>
        </w:r>
      </w:ins>
      <w:ins w:id="2836" w:author="PR Preview" w:date="2026-01-01T00:00:00Z">
        <w:r>
          <w:rPr>
            <w:rStyle w:val="NormalTok"/>
          </w:rPr>
          <w:t xml:space="preserve">(</w:t>
        </w:r>
      </w:ins>
      <w:ins w:id="2837" w:author="PR Preview" w:date="2026-01-01T00:00:00Z">
        <w:r>
          <w:br/>
        </w:r>
      </w:ins>
      <w:ins w:id="2838" w:author="PR Preview" w:date="2026-01-01T00:00:00Z">
        <w:r>
          <w:rPr>
            <w:rStyle w:val="NormalTok"/>
          </w:rPr>
          <w:t xml:space="preserve">  </w:t>
        </w:r>
      </w:ins>
      <w:ins w:id="2839" w:author="PR Preview" w:date="2026-01-01T00:00:00Z">
        <w:r>
          <w:rPr>
            <w:rStyle w:val="AttributeTok"/>
          </w:rPr>
          <w:t xml:space="preserve">method_a =</w:t>
        </w:r>
      </w:ins>
      <w:ins w:id="2840" w:author="PR Preview" w:date="2026-01-01T00:00:00Z">
        <w:r>
          <w:rPr>
            <w:rStyle w:val="NormalTok"/>
          </w:rPr>
          <w:t xml:space="preserve"> </w:t>
        </w:r>
      </w:ins>
      <w:ins w:id="2841" w:author="PR Preview" w:date="2026-01-01T00:00:00Z">
        <w:r>
          <w:rPr>
            <w:rStyle w:val="FunctionTok"/>
          </w:rPr>
          <w:t xml:space="preserve">analyze_a</w:t>
        </w:r>
      </w:ins>
      <w:ins w:id="2842" w:author="PR Preview" w:date="2026-01-01T00:00:00Z">
        <w:r>
          <w:rPr>
            <w:rStyle w:val="NormalTok"/>
          </w:rPr>
          <w:t xml:space="preserve">(data),</w:t>
        </w:r>
      </w:ins>
      <w:ins w:id="2843" w:author="PR Preview" w:date="2026-01-01T00:00:00Z">
        <w:r>
          <w:br/>
        </w:r>
      </w:ins>
      <w:ins w:id="2844" w:author="PR Preview" w:date="2026-01-01T00:00:00Z">
        <w:r>
          <w:rPr>
            <w:rStyle w:val="NormalTok"/>
          </w:rPr>
          <w:t xml:space="preserve">  </w:t>
        </w:r>
      </w:ins>
      <w:ins w:id="2845" w:author="PR Preview" w:date="2026-01-01T00:00:00Z">
        <w:r>
          <w:rPr>
            <w:rStyle w:val="AttributeTok"/>
          </w:rPr>
          <w:t xml:space="preserve">method_b =</w:t>
        </w:r>
      </w:ins>
      <w:ins w:id="2846" w:author="PR Preview" w:date="2026-01-01T00:00:00Z">
        <w:r>
          <w:rPr>
            <w:rStyle w:val="NormalTok"/>
          </w:rPr>
          <w:t xml:space="preserve"> </w:t>
        </w:r>
      </w:ins>
      <w:ins w:id="2847" w:author="PR Preview" w:date="2026-01-01T00:00:00Z">
        <w:r>
          <w:rPr>
            <w:rStyle w:val="FunctionTok"/>
          </w:rPr>
          <w:t xml:space="preserve">analyze_b</w:t>
        </w:r>
      </w:ins>
      <w:ins w:id="2848" w:author="PR Preview" w:date="2026-01-01T00:00:00Z">
        <w:r>
          <w:rPr>
            <w:rStyle w:val="NormalTok"/>
          </w:rPr>
          <w:t xml:space="preserve">(data),</w:t>
        </w:r>
      </w:ins>
      <w:ins w:id="2849" w:author="PR Preview" w:date="2026-01-01T00:00:00Z">
        <w:r>
          <w:br/>
        </w:r>
      </w:ins>
      <w:ins w:id="2850" w:author="PR Preview" w:date="2026-01-01T00:00:00Z">
        <w:r>
          <w:rPr>
            <w:rStyle w:val="NormalTok"/>
          </w:rPr>
          <w:t xml:space="preserve">  </w:t>
        </w:r>
      </w:ins>
      <w:ins w:id="2851" w:author="PR Preview" w:date="2026-01-01T00:00:00Z">
        <w:r>
          <w:rPr>
            <w:rStyle w:val="AttributeTok"/>
          </w:rPr>
          <w:t xml:space="preserve">check =</w:t>
        </w:r>
      </w:ins>
      <w:ins w:id="2852" w:author="PR Preview" w:date="2026-01-01T00:00:00Z">
        <w:r>
          <w:rPr>
            <w:rStyle w:val="NormalTok"/>
          </w:rPr>
          <w:t xml:space="preserve"> </w:t>
        </w:r>
      </w:ins>
      <w:ins w:id="2853" w:author="PR Preview" w:date="2026-01-01T00:00:00Z">
        <w:r>
          <w:rPr>
            <w:rStyle w:val="ConstantTok"/>
          </w:rPr>
          <w:t xml:space="preserve">FALSE</w:t>
        </w:r>
      </w:ins>
      <w:ins w:id="2854" w:author="PR Preview" w:date="2026-01-01T00:00:00Z">
        <w:r>
          <w:br/>
        </w:r>
      </w:ins>
      <w:ins w:id="2855" w:author="PR Preview" w:date="2026-01-01T00:00:00Z">
        <w:r>
          <w:rPr>
            <w:rStyle w:val="NormalTok"/>
          </w:rPr>
          <w:t xml:space="preserve">)</w:t>
        </w:r>
      </w:ins>
      <w:ins w:id="2856" w:author="PR Preview" w:date="2026-01-01T00:00:00Z">
        <w:r>
          <w:br/>
        </w:r>
      </w:ins>
      <w:ins w:id="2857" w:author="PR Preview" w:date="2026-01-01T00:00:00Z">
        <w:r>
          <w:br/>
        </w:r>
      </w:ins>
      <w:ins w:id="2858" w:author="PR Preview" w:date="2026-01-01T00:00:00Z">
        <w:r>
          <w:rPr>
            <w:rStyle w:val="CommentTok"/>
          </w:rPr>
          <w:t xml:space="preserve"># Avoid: Different random data</w:t>
        </w:r>
      </w:ins>
      <w:ins w:id="2859" w:author="PR Preview" w:date="2026-01-01T00:00:00Z">
        <w:r>
          <w:br/>
        </w:r>
      </w:ins>
      <w:ins w:id="2860" w:author="PR Preview" w:date="2026-01-01T00:00:00Z">
        <w:r>
          <w:rPr>
            <w:rStyle w:val="NormalTok"/>
          </w:rPr>
          <w:t xml:space="preserve">bench</w:t>
        </w:r>
      </w:ins>
      <w:ins w:id="2861" w:author="PR Preview" w:date="2026-01-01T00:00:00Z">
        <w:r>
          <w:rPr>
            <w:rStyle w:val="SpecialCharTok"/>
          </w:rPr>
          <w:t xml:space="preserve">::</w:t>
        </w:r>
      </w:ins>
      <w:ins w:id="2862" w:author="PR Preview" w:date="2026-01-01T00:00:00Z">
        <w:r>
          <w:rPr>
            <w:rStyle w:val="FunctionTok"/>
          </w:rPr>
          <w:t xml:space="preserve">mark</w:t>
        </w:r>
      </w:ins>
      <w:ins w:id="2863" w:author="PR Preview" w:date="2026-01-01T00:00:00Z">
        <w:r>
          <w:rPr>
            <w:rStyle w:val="NormalTok"/>
          </w:rPr>
          <w:t xml:space="preserve">(</w:t>
        </w:r>
      </w:ins>
      <w:ins w:id="2864" w:author="PR Preview" w:date="2026-01-01T00:00:00Z">
        <w:r>
          <w:br/>
        </w:r>
      </w:ins>
      <w:ins w:id="2865" w:author="PR Preview" w:date="2026-01-01T00:00:00Z">
        <w:r>
          <w:rPr>
            <w:rStyle w:val="NormalTok"/>
          </w:rPr>
          <w:t xml:space="preserve">  </w:t>
        </w:r>
      </w:ins>
      <w:ins w:id="2866" w:author="PR Preview" w:date="2026-01-01T00:00:00Z">
        <w:r>
          <w:rPr>
            <w:rStyle w:val="AttributeTok"/>
          </w:rPr>
          <w:t xml:space="preserve">method_a =</w:t>
        </w:r>
      </w:ins>
      <w:ins w:id="2867" w:author="PR Preview" w:date="2026-01-01T00:00:00Z">
        <w:r>
          <w:rPr>
            <w:rStyle w:val="NormalTok"/>
          </w:rPr>
          <w:t xml:space="preserve"> </w:t>
        </w:r>
      </w:ins>
      <w:ins w:id="2868" w:author="PR Preview" w:date="2026-01-01T00:00:00Z">
        <w:r>
          <w:rPr>
            <w:rStyle w:val="FunctionTok"/>
          </w:rPr>
          <w:t xml:space="preserve">analyze_a</w:t>
        </w:r>
      </w:ins>
      <w:ins w:id="2869" w:author="PR Preview" w:date="2026-01-01T00:00:00Z">
        <w:r>
          <w:rPr>
            <w:rStyle w:val="NormalTok"/>
          </w:rPr>
          <w:t xml:space="preserve">(</w:t>
        </w:r>
      </w:ins>
      <w:ins w:id="2870" w:author="PR Preview" w:date="2026-01-01T00:00:00Z">
        <w:r>
          <w:rPr>
            <w:rStyle w:val="FunctionTok"/>
          </w:rPr>
          <w:t xml:space="preserve">generate_test_data</w:t>
        </w:r>
      </w:ins>
      <w:ins w:id="2871" w:author="PR Preview" w:date="2026-01-01T00:00:00Z">
        <w:r>
          <w:rPr>
            <w:rStyle w:val="NormalTok"/>
          </w:rPr>
          <w:t xml:space="preserve">(</w:t>
        </w:r>
      </w:ins>
      <w:ins w:id="2872" w:author="PR Preview" w:date="2026-01-01T00:00:00Z">
        <w:r>
          <w:rPr>
            <w:rStyle w:val="DecValTok"/>
          </w:rPr>
          <w:t xml:space="preserve">10000</w:t>
        </w:r>
      </w:ins>
      <w:ins w:id="2873" w:author="PR Preview" w:date="2026-01-01T00:00:00Z">
        <w:r>
          <w:rPr>
            <w:rStyle w:val="NormalTok"/>
          </w:rPr>
          <w:t xml:space="preserve">)),</w:t>
        </w:r>
      </w:ins>
      <w:ins w:id="2874" w:author="PR Preview" w:date="2026-01-01T00:00:00Z">
        <w:r>
          <w:br/>
        </w:r>
      </w:ins>
      <w:ins w:id="2875" w:author="PR Preview" w:date="2026-01-01T00:00:00Z">
        <w:r>
          <w:rPr>
            <w:rStyle w:val="NormalTok"/>
          </w:rPr>
          <w:t xml:space="preserve">  </w:t>
        </w:r>
      </w:ins>
      <w:ins w:id="2876" w:author="PR Preview" w:date="2026-01-01T00:00:00Z">
        <w:r>
          <w:rPr>
            <w:rStyle w:val="AttributeTok"/>
          </w:rPr>
          <w:t xml:space="preserve">method_b =</w:t>
        </w:r>
      </w:ins>
      <w:ins w:id="2877" w:author="PR Preview" w:date="2026-01-01T00:00:00Z">
        <w:r>
          <w:rPr>
            <w:rStyle w:val="NormalTok"/>
          </w:rPr>
          <w:t xml:space="preserve"> </w:t>
        </w:r>
      </w:ins>
      <w:ins w:id="2878" w:author="PR Preview" w:date="2026-01-01T00:00:00Z">
        <w:r>
          <w:rPr>
            <w:rStyle w:val="FunctionTok"/>
          </w:rPr>
          <w:t xml:space="preserve">analyze_b</w:t>
        </w:r>
      </w:ins>
      <w:ins w:id="2879" w:author="PR Preview" w:date="2026-01-01T00:00:00Z">
        <w:r>
          <w:rPr>
            <w:rStyle w:val="NormalTok"/>
          </w:rPr>
          <w:t xml:space="preserve">(</w:t>
        </w:r>
      </w:ins>
      <w:ins w:id="2880" w:author="PR Preview" w:date="2026-01-01T00:00:00Z">
        <w:r>
          <w:rPr>
            <w:rStyle w:val="FunctionTok"/>
          </w:rPr>
          <w:t xml:space="preserve">generate_test_data</w:t>
        </w:r>
      </w:ins>
      <w:ins w:id="2881" w:author="PR Preview" w:date="2026-01-01T00:00:00Z">
        <w:r>
          <w:rPr>
            <w:rStyle w:val="NormalTok"/>
          </w:rPr>
          <w:t xml:space="preserve">(</w:t>
        </w:r>
      </w:ins>
      <w:ins w:id="2882" w:author="PR Preview" w:date="2026-01-01T00:00:00Z">
        <w:r>
          <w:rPr>
            <w:rStyle w:val="DecValTok"/>
          </w:rPr>
          <w:t xml:space="preserve">10000</w:t>
        </w:r>
      </w:ins>
      <w:ins w:id="2883" w:author="PR Preview" w:date="2026-01-01T00:00:00Z">
        <w:r>
          <w:rPr>
            <w:rStyle w:val="NormalTok"/>
          </w:rPr>
          <w:t xml:space="preserve">))</w:t>
        </w:r>
      </w:ins>
      <w:ins w:id="2884" w:author="PR Preview" w:date="2026-01-01T00:00:00Z">
        <w:r>
          <w:br/>
        </w:r>
      </w:ins>
      <w:ins w:id="2885" w:author="PR Preview" w:date="2026-01-01T00:00:00Z">
        <w:r>
          <w:rPr>
            <w:rStyle w:val="NormalTok"/>
          </w:rPr>
          <w:t xml:space="preserve">)</w:t>
        </w:r>
      </w:ins>
    </w:p>
    <w:p>
      <w:pPr>
        <w:pStyle w:val="FirstParagraph"/>
      </w:pPr>
      <w:ins w:id="2886" w:author="PR Preview" w:date="2026-01-01T00:00:00Z">
        <w:r>
          <w:rPr>
            <w:b/>
            <w:bCs/>
          </w:rPr>
          <w:t xml:space="preserve">Benchmark critical paths only:</w:t>
        </w:r>
      </w:ins>
    </w:p>
    <w:p>
      <w:pPr>
        <w:pStyle w:val="BodyText"/>
      </w:pPr>
      <w:ins w:id="2887" w:author="PR Preview" w:date="2026-01-01T00:00:00Z">
        <w:r>
          <w:t xml:space="preserve">Don’t optimize everything—focus on code that:</w:t>
        </w:r>
      </w:ins>
    </w:p>
    <w:p>
      <w:pPr>
        <w:pStyle w:val="Compact"/>
        <w:numPr>
          <w:ilvl w:val="0"/>
          <w:numId w:val="1028"/>
        </w:numPr>
      </w:pPr>
      <w:ins w:id="2888" w:author="PR Preview" w:date="2026-01-01T00:00:00Z">
        <w:r>
          <w:t xml:space="preserve">Runs frequently</w:t>
        </w:r>
      </w:ins>
    </w:p>
    <w:p>
      <w:pPr>
        <w:pStyle w:val="Compact"/>
        <w:numPr>
          <w:ilvl w:val="0"/>
          <w:numId w:val="1028"/>
        </w:numPr>
      </w:pPr>
      <w:ins w:id="2889" w:author="PR Preview" w:date="2026-01-01T00:00:00Z">
        <w:r>
          <w:t xml:space="preserve">Processes large datasets</w:t>
        </w:r>
      </w:ins>
    </w:p>
    <w:p>
      <w:pPr>
        <w:pStyle w:val="Compact"/>
        <w:numPr>
          <w:ilvl w:val="0"/>
          <w:numId w:val="1028"/>
        </w:numPr>
      </w:pPr>
      <w:ins w:id="2890" w:author="PR Preview" w:date="2026-01-01T00:00:00Z">
        <w:r>
          <w:t xml:space="preserve">Is called in loops or simulations</w:t>
        </w:r>
      </w:ins>
    </w:p>
    <w:p>
      <w:pPr>
        <w:pStyle w:val="Compact"/>
        <w:numPr>
          <w:ilvl w:val="0"/>
          <w:numId w:val="1028"/>
        </w:numPr>
      </w:pPr>
      <w:ins w:id="2891" w:author="PR Preview" w:date="2026-01-01T00:00:00Z">
        <w:r>
          <w:t xml:space="preserve">Has noticeable user-facing delays</w:t>
        </w:r>
      </w:ins>
    </w:p>
    <w:p>
      <w:pPr>
        <w:pStyle w:val="FirstParagraph"/>
      </w:pPr>
      <w:ins w:id="2892" w:author="PR Preview" w:date="2026-01-01T00:00:00Z">
        <w:r>
          <w:rPr>
            <w:b/>
            <w:bCs/>
          </w:rPr>
          <w:t xml:space="preserve">Use appropriate sample sizes:</w:t>
        </w:r>
      </w:ins>
    </w:p>
    <w:p>
      <w:pPr>
        <w:pStyle w:val="SourceCode"/>
      </w:pPr>
      <w:ins w:id="2893" w:author="PR Preview" w:date="2026-01-01T00:00:00Z">
        <w:r>
          <w:rPr>
            <w:rStyle w:val="CommentTok"/>
          </w:rPr>
          <w:t xml:space="preserve"># For data prep: use typical dataset size</w:t>
        </w:r>
      </w:ins>
      <w:ins w:id="2894" w:author="PR Preview" w:date="2026-01-01T00:00:00Z">
        <w:r>
          <w:br/>
        </w:r>
      </w:ins>
      <w:ins w:id="2895" w:author="PR Preview" w:date="2026-01-01T00:00:00Z">
        <w:r>
          <w:rPr>
            <w:rStyle w:val="NormalTok"/>
          </w:rPr>
          <w:t xml:space="preserve">cohort_data </w:t>
        </w:r>
      </w:ins>
      <w:ins w:id="2896" w:author="PR Preview" w:date="2026-01-01T00:00:00Z">
        <w:r>
          <w:rPr>
            <w:rStyle w:val="OtherTok"/>
          </w:rPr>
          <w:t xml:space="preserve">&lt;-</w:t>
        </w:r>
      </w:ins>
      <w:ins w:id="2897" w:author="PR Preview" w:date="2026-01-01T00:00:00Z">
        <w:r>
          <w:rPr>
            <w:rStyle w:val="NormalTok"/>
          </w:rPr>
          <w:t xml:space="preserve"> </w:t>
        </w:r>
      </w:ins>
      <w:ins w:id="2898" w:author="PR Preview" w:date="2026-01-01T00:00:00Z">
        <w:r>
          <w:rPr>
            <w:rStyle w:val="FunctionTok"/>
          </w:rPr>
          <w:t xml:space="preserve">generate_cohort</w:t>
        </w:r>
      </w:ins>
      <w:ins w:id="2899" w:author="PR Preview" w:date="2026-01-01T00:00:00Z">
        <w:r>
          <w:rPr>
            <w:rStyle w:val="NormalTok"/>
          </w:rPr>
          <w:t xml:space="preserve">(</w:t>
        </w:r>
      </w:ins>
      <w:ins w:id="2900" w:author="PR Preview" w:date="2026-01-01T00:00:00Z">
        <w:r>
          <w:rPr>
            <w:rStyle w:val="AttributeTok"/>
          </w:rPr>
          <w:t xml:space="preserve">n =</w:t>
        </w:r>
      </w:ins>
      <w:ins w:id="2901" w:author="PR Preview" w:date="2026-01-01T00:00:00Z">
        <w:r>
          <w:rPr>
            <w:rStyle w:val="NormalTok"/>
          </w:rPr>
          <w:t xml:space="preserve"> </w:t>
        </w:r>
      </w:ins>
      <w:ins w:id="2902" w:author="PR Preview" w:date="2026-01-01T00:00:00Z">
        <w:r>
          <w:rPr>
            <w:rStyle w:val="DecValTok"/>
          </w:rPr>
          <w:t xml:space="preserve">50000</w:t>
        </w:r>
      </w:ins>
      <w:ins w:id="2903" w:author="PR Preview" w:date="2026-01-01T00:00:00Z">
        <w:r>
          <w:rPr>
            <w:rStyle w:val="NormalTok"/>
          </w:rPr>
          <w:t xml:space="preserve">)</w:t>
        </w:r>
      </w:ins>
      <w:ins w:id="2904" w:author="PR Preview" w:date="2026-01-01T00:00:00Z">
        <w:r>
          <w:br/>
        </w:r>
      </w:ins>
      <w:ins w:id="2905" w:author="PR Preview" w:date="2026-01-01T00:00:00Z">
        <w:r>
          <w:br/>
        </w:r>
      </w:ins>
      <w:ins w:id="2906" w:author="PR Preview" w:date="2026-01-01T00:00:00Z">
        <w:r>
          <w:rPr>
            <w:rStyle w:val="CommentTok"/>
          </w:rPr>
          <w:t xml:space="preserve"># For simulation: use realistic iteration counts</w:t>
        </w:r>
      </w:ins>
      <w:ins w:id="2907" w:author="PR Preview" w:date="2026-01-01T00:00:00Z">
        <w:r>
          <w:br/>
        </w:r>
      </w:ins>
      <w:ins w:id="2908" w:author="PR Preview" w:date="2026-01-01T00:00:00Z">
        <w:r>
          <w:rPr>
            <w:rStyle w:val="NormalTok"/>
          </w:rPr>
          <w:t xml:space="preserve">n_iterations </w:t>
        </w:r>
      </w:ins>
      <w:ins w:id="2909" w:author="PR Preview" w:date="2026-01-01T00:00:00Z">
        <w:r>
          <w:rPr>
            <w:rStyle w:val="OtherTok"/>
          </w:rPr>
          <w:t xml:space="preserve">&lt;-</w:t>
        </w:r>
      </w:ins>
      <w:ins w:id="2910" w:author="PR Preview" w:date="2026-01-01T00:00:00Z">
        <w:r>
          <w:rPr>
            <w:rStyle w:val="NormalTok"/>
          </w:rPr>
          <w:t xml:space="preserve"> </w:t>
        </w:r>
      </w:ins>
      <w:ins w:id="2911" w:author="PR Preview" w:date="2026-01-01T00:00:00Z">
        <w:r>
          <w:rPr>
            <w:rStyle w:val="DecValTok"/>
          </w:rPr>
          <w:t xml:space="preserve">1000</w:t>
        </w:r>
      </w:ins>
    </w:p>
    <w:p>
      <w:pPr>
        <w:pStyle w:val="FirstParagraph"/>
      </w:pPr>
      <w:ins w:id="2912" w:author="PR Preview" w:date="2026-01-01T00:00:00Z">
        <w:r>
          <w:rPr>
            <w:b/>
            <w:bCs/>
          </w:rPr>
          <w:t xml:space="preserve">Document optimization decisions:</w:t>
        </w:r>
      </w:ins>
    </w:p>
    <w:p>
      <w:pPr>
        <w:pStyle w:val="SourceCode"/>
      </w:pPr>
      <w:ins w:id="2913" w:author="PR Preview" w:date="2026-01-01T00:00:00Z">
        <w:r>
          <w:rPr>
            <w:rStyle w:val="CommentTok"/>
          </w:rPr>
          <w:t xml:space="preserve"># In package documentation or vignette</w:t>
        </w:r>
      </w:ins>
      <w:ins w:id="2914" w:author="PR Preview" w:date="2026-01-01T00:00:00Z">
        <w:r>
          <w:br/>
        </w:r>
      </w:ins>
      <w:ins w:id="2915" w:author="PR Preview" w:date="2026-01-01T00:00:00Z">
        <w:r>
          <w:br/>
        </w:r>
      </w:ins>
      <w:ins w:id="2916" w:author="PR Preview" w:date="2026-01-01T00:00:00Z">
        <w:r>
          <w:rPr>
            <w:rStyle w:val="CommentTok"/>
          </w:rPr>
          <w:t xml:space="preserve"># We use data.table for joins because:</w:t>
        </w:r>
      </w:ins>
      <w:ins w:id="2917" w:author="PR Preview" w:date="2026-01-01T00:00:00Z">
        <w:r>
          <w:br/>
        </w:r>
      </w:ins>
      <w:ins w:id="2918" w:author="PR Preview" w:date="2026-01-01T00:00:00Z">
        <w:r>
          <w:rPr>
            <w:rStyle w:val="CommentTok"/>
          </w:rPr>
          <w:t xml:space="preserve"># - Benchmarks show 5x speedup over dplyr for n &gt; 100,000</w:t>
        </w:r>
      </w:ins>
      <w:ins w:id="2919" w:author="PR Preview" w:date="2026-01-01T00:00:00Z">
        <w:r>
          <w:br/>
        </w:r>
      </w:ins>
      <w:ins w:id="2920" w:author="PR Preview" w:date="2026-01-01T00:00:00Z">
        <w:r>
          <w:rPr>
            <w:rStyle w:val="CommentTok"/>
          </w:rPr>
          <w:t xml:space="preserve"># - Typical cohort sizes: 50,000 - 500,000 observations</w:t>
        </w:r>
      </w:ins>
      <w:ins w:id="2921" w:author="PR Preview" w:date="2026-01-01T00:00:00Z">
        <w:r>
          <w:br/>
        </w:r>
      </w:ins>
      <w:ins w:id="2922" w:author="PR Preview" w:date="2026-01-01T00:00:00Z">
        <w:r>
          <w:rPr>
            <w:rStyle w:val="CommentTok"/>
          </w:rPr>
          <w:t xml:space="preserve"># - See tests/benchmarks/join-comparison.R for details</w:t>
        </w:r>
      </w:ins>
    </w:p>
    <w:bookmarkEnd w:id="80"/>
    <w:bookmarkStart w:id="82" w:name="additional-resources"/>
    <w:p>
      <w:pPr>
        <w:pStyle w:val="Heading3"/>
      </w:pPr>
      <w:ins w:id="2923" w:author="PR Preview" w:date="2026-01-01T00:00:00Z">
        <w:r>
          <w:t xml:space="preserve">8.9 Additional Resources</w:t>
        </w:r>
      </w:ins>
    </w:p>
    <w:p>
      <w:pPr>
        <w:pStyle w:val="Compact"/>
        <w:numPr>
          <w:ilvl w:val="0"/>
          <w:numId w:val="1029"/>
        </w:numPr>
      </w:pPr>
      <w:hyperlink r:id="rId69">
        <w:ins w:id="2924" w:author="PR Preview" w:date="2026-01-01T00:00:00Z">
          <w:r>
            <w:rPr>
              <w:rStyle w:val="VerbatimChar"/>
            </w:rPr>
            <w:t xml:space="preserve">{bench}</w:t>
          </w:r>
        </w:ins>
      </w:hyperlink>
      <w:ins w:id="2925" w:author="PR Preview" w:date="2026-01-01T00:00:00Z">
        <w:r>
          <w:t xml:space="preserve"> </w:t>
        </w:r>
      </w:ins>
      <w:ins w:id="2926" w:author="PR Preview" w:date="2026-01-01T00:00:00Z">
        <w:r>
          <w:t xml:space="preserve">- Accurate benchmarking</w:t>
        </w:r>
      </w:ins>
    </w:p>
    <w:p>
      <w:pPr>
        <w:pStyle w:val="Compact"/>
        <w:numPr>
          <w:ilvl w:val="0"/>
          <w:numId w:val="1029"/>
        </w:numPr>
      </w:pPr>
      <w:hyperlink r:id="rId70">
        <w:ins w:id="2927" w:author="PR Preview" w:date="2026-01-01T00:00:00Z">
          <w:r>
            <w:rPr>
              <w:rStyle w:val="VerbatimChar"/>
            </w:rPr>
            <w:t xml:space="preserve">{profvis}</w:t>
          </w:r>
        </w:ins>
      </w:hyperlink>
      <w:ins w:id="2928" w:author="PR Preview" w:date="2026-01-01T00:00:00Z">
        <w:r>
          <w:t xml:space="preserve"> </w:t>
        </w:r>
      </w:ins>
      <w:ins w:id="2929" w:author="PR Preview" w:date="2026-01-01T00:00:00Z">
        <w:r>
          <w:t xml:space="preserve">- Interactive profiling</w:t>
        </w:r>
      </w:ins>
    </w:p>
    <w:p>
      <w:pPr>
        <w:pStyle w:val="Compact"/>
        <w:numPr>
          <w:ilvl w:val="0"/>
          <w:numId w:val="1029"/>
        </w:numPr>
      </w:pPr>
      <w:hyperlink r:id="rId81">
        <w:ins w:id="2930" w:author="PR Preview" w:date="2026-01-01T00:00:00Z">
          <w:r>
            <w:rPr>
              <w:rStyle w:val="VerbatimChar"/>
            </w:rPr>
            <w:t xml:space="preserve">{memoise}</w:t>
          </w:r>
        </w:ins>
      </w:hyperlink>
      <w:ins w:id="2931" w:author="PR Preview" w:date="2026-01-01T00:00:00Z">
        <w:r>
          <w:t xml:space="preserve"> </w:t>
        </w:r>
      </w:ins>
      <w:ins w:id="2932" w:author="PR Preview" w:date="2026-01-01T00:00:00Z">
        <w:r>
          <w:t xml:space="preserve">- Function-call caching to eliminate repeated bottlenecks (</w:t>
        </w:r>
      </w:ins>
      <w:hyperlink w:anchor="sec-memoise">
        <w:ins w:id="2933" w:author="PR Preview" w:date="2026-01-01T00:00:00Z">
          <w:r>
            <w:rPr>
              <w:rStyle w:val="Hyperlink"/>
            </w:rPr>
            <w:t xml:space="preserve">Section 37.2</w:t>
          </w:r>
        </w:ins>
      </w:hyperlink>
      <w:ins w:id="2934" w:author="PR Preview" w:date="2026-01-01T00:00:00Z">
        <w:r>
          <w:t xml:space="preserve">)</w:t>
        </w:r>
      </w:ins>
    </w:p>
    <w:p>
      <w:pPr>
        <w:pStyle w:val="Compact"/>
        <w:numPr>
          <w:ilvl w:val="0"/>
          <w:numId w:val="1029"/>
        </w:numPr>
      </w:pPr>
      <w:hyperlink r:id="rId67">
        <w:ins w:id="2935" w:author="PR Preview" w:date="2026-01-01T00:00:00Z">
          <w:r>
            <w:rPr>
              <w:rStyle w:val="Hyperlink"/>
            </w:rPr>
            <w:t xml:space="preserve">Measuring Performance</w:t>
          </w:r>
        </w:ins>
      </w:hyperlink>
      <w:ins w:id="2936" w:author="PR Preview" w:date="2026-01-01T00:00:00Z">
        <w:r>
          <w:t xml:space="preserve"> </w:t>
        </w:r>
      </w:ins>
      <w:ins w:id="2937" w:author="PR Preview" w:date="2026-01-01T00:00:00Z">
        <w:r>
          <w:t xml:space="preserve">chapter in Advanced R</w:t>
        </w:r>
      </w:ins>
    </w:p>
    <w:p>
      <w:pPr>
        <w:pStyle w:val="Compact"/>
        <w:numPr>
          <w:ilvl w:val="0"/>
          <w:numId w:val="1029"/>
        </w:numPr>
      </w:pPr>
      <w:hyperlink r:id="rId68">
        <w:ins w:id="2938" w:author="PR Preview" w:date="2026-01-01T00:00:00Z">
          <w:r>
            <w:rPr>
              <w:rStyle w:val="Hyperlink"/>
            </w:rPr>
            <w:t xml:space="preserve">Improving Performance</w:t>
          </w:r>
        </w:ins>
      </w:hyperlink>
      <w:ins w:id="2939" w:author="PR Preview" w:date="2026-01-01T00:00:00Z">
        <w:r>
          <w:t xml:space="preserve"> </w:t>
        </w:r>
      </w:ins>
      <w:ins w:id="2940" w:author="PR Preview" w:date="2026-01-01T00:00:00Z">
        <w:r>
          <w:t xml:space="preserve">chapter in Advanced R</w:t>
        </w:r>
      </w:ins>
    </w:p>
    <w:p>
      <w:pPr>
        <w:pStyle w:val="Compact"/>
        <w:numPr>
          <w:ilvl w:val="0"/>
          <w:numId w:val="1029"/>
        </w:numPr>
      </w:pPr>
      <w:hyperlink r:id="rId77">
        <w:ins w:id="2941" w:author="PR Preview" w:date="2026-01-01T00:00:00Z">
          <w:r>
            <w:rPr>
              <w:rStyle w:val="VerbatimChar"/>
            </w:rPr>
            <w:t xml:space="preserve">{touchstone}</w:t>
          </w:r>
        </w:ins>
      </w:hyperlink>
      <w:ins w:id="2942" w:author="PR Preview" w:date="2026-01-01T00:00:00Z">
        <w:r>
          <w:t xml:space="preserve"> </w:t>
        </w:r>
      </w:ins>
      <w:ins w:id="2943" w:author="PR Preview" w:date="2026-01-01T00:00:00Z">
        <w:r>
          <w:t xml:space="preserve">- CI benchmarking with PR comments</w:t>
        </w:r>
      </w:ins>
    </w:p>
    <w:bookmarkEnd w:id="82"/>
    <w:bookmarkEnd w:id="83"/>
    <w:bookmarkStart w:id="91" w:name="sec-iteration"/>
    <w:p>
      <w:pPr>
        <w:pStyle w:val="Heading2"/>
      </w:pPr>
      <w:ins w:id="2944" w:author="PR Preview" w:date="2026-01-01T00:00:00Z">
        <w:r>
          <w:t xml:space="preserve">9 Iterative Operations</w:t>
        </w:r>
      </w:ins>
    </w:p>
    <w:p>
      <w:pPr>
        <w:pStyle w:val="FirstParagraph"/>
      </w:pPr>
      <w:ins w:id="2945" w:author="PR Preview" w:date="2026-01-01T00:00:00Z">
        <w:r>
          <w:t xml:space="preserve">When applying analyses with different variations (outcomes, exposures, subgroups), use functional programming approaches:</w:t>
        </w:r>
      </w:ins>
    </w:p>
    <w:bookmarkStart w:id="84" w:name="lapply-and-sapply"/>
    <w:p>
      <w:pPr>
        <w:pStyle w:val="Heading3"/>
      </w:pPr>
      <w:ins w:id="2946" w:author="PR Preview" w:date="2026-01-01T00:00:00Z">
        <w:r>
          <w:t xml:space="preserve">9.1</w:t>
        </w:r>
      </w:ins>
      <w:ins w:id="2947" w:author="PR Preview" w:date="2026-01-01T00:00:00Z">
        <w:r>
          <w:t xml:space="preserve"> </w:t>
        </w:r>
      </w:ins>
      <w:ins w:id="2948" w:author="PR Preview" w:date="2026-01-01T00:00:00Z">
        <w:r>
          <w:rPr>
            <w:rStyle w:val="VerbatimChar"/>
          </w:rPr>
          <w:t xml:space="preserve">lapply()</w:t>
        </w:r>
      </w:ins>
      <w:ins w:id="2949" w:author="PR Preview" w:date="2026-01-01T00:00:00Z">
        <w:r>
          <w:t xml:space="preserve"> </w:t>
        </w:r>
      </w:ins>
      <w:ins w:id="2950" w:author="PR Preview" w:date="2026-01-01T00:00:00Z">
        <w:r>
          <w:t xml:space="preserve">and</w:t>
        </w:r>
      </w:ins>
      <w:ins w:id="2951" w:author="PR Preview" w:date="2026-01-01T00:00:00Z">
        <w:r>
          <w:t xml:space="preserve"> </w:t>
        </w:r>
      </w:ins>
      <w:ins w:id="2952" w:author="PR Preview" w:date="2026-01-01T00:00:00Z">
        <w:r>
          <w:rPr>
            <w:rStyle w:val="VerbatimChar"/>
          </w:rPr>
          <w:t xml:space="preserve">sapply()</w:t>
        </w:r>
      </w:ins>
    </w:p>
    <w:p>
      <w:pPr>
        <w:pStyle w:val="SourceCode"/>
      </w:pPr>
      <w:ins w:id="2953" w:author="PR Preview" w:date="2026-01-01T00:00:00Z">
        <w:r>
          <w:rPr>
            <w:rStyle w:val="CommentTok"/>
          </w:rPr>
          <w:t xml:space="preserve"># Apply function to each element</w:t>
        </w:r>
      </w:ins>
      <w:ins w:id="2954" w:author="PR Preview" w:date="2026-01-01T00:00:00Z">
        <w:r>
          <w:br/>
        </w:r>
      </w:ins>
      <w:ins w:id="2955" w:author="PR Preview" w:date="2026-01-01T00:00:00Z">
        <w:r>
          <w:rPr>
            <w:rStyle w:val="NormalTok"/>
          </w:rPr>
          <w:t xml:space="preserve">results </w:t>
        </w:r>
      </w:ins>
      <w:ins w:id="2956" w:author="PR Preview" w:date="2026-01-01T00:00:00Z">
        <w:r>
          <w:rPr>
            <w:rStyle w:val="OtherTok"/>
          </w:rPr>
          <w:t xml:space="preserve">&lt;-</w:t>
        </w:r>
      </w:ins>
      <w:ins w:id="2957" w:author="PR Preview" w:date="2026-01-01T00:00:00Z">
        <w:r>
          <w:rPr>
            <w:rStyle w:val="NormalTok"/>
          </w:rPr>
          <w:t xml:space="preserve"> </w:t>
        </w:r>
      </w:ins>
      <w:ins w:id="2958" w:author="PR Preview" w:date="2026-01-01T00:00:00Z">
        <w:r>
          <w:rPr>
            <w:rStyle w:val="FunctionTok"/>
          </w:rPr>
          <w:t xml:space="preserve">lapply</w:t>
        </w:r>
      </w:ins>
      <w:ins w:id="2959" w:author="PR Preview" w:date="2026-01-01T00:00:00Z">
        <w:r>
          <w:rPr>
            <w:rStyle w:val="NormalTok"/>
          </w:rPr>
          <w:t xml:space="preserve">(outcomes, </w:t>
        </w:r>
      </w:ins>
      <w:ins w:id="2960" w:author="PR Preview" w:date="2026-01-01T00:00:00Z">
        <w:r>
          <w:rPr>
            <w:rStyle w:val="ControlFlowTok"/>
          </w:rPr>
          <w:t xml:space="preserve">function</w:t>
        </w:r>
      </w:ins>
      <w:ins w:id="2961" w:author="PR Preview" w:date="2026-01-01T00:00:00Z">
        <w:r>
          <w:rPr>
            <w:rStyle w:val="NormalTok"/>
          </w:rPr>
          <w:t xml:space="preserve">(y) {</w:t>
        </w:r>
      </w:ins>
      <w:ins w:id="2962" w:author="PR Preview" w:date="2026-01-01T00:00:00Z">
        <w:r>
          <w:br/>
        </w:r>
      </w:ins>
      <w:ins w:id="2963" w:author="PR Preview" w:date="2026-01-01T00:00:00Z">
        <w:r>
          <w:rPr>
            <w:rStyle w:val="NormalTok"/>
          </w:rPr>
          <w:t xml:space="preserve">  </w:t>
        </w:r>
      </w:ins>
      <w:ins w:id="2964" w:author="PR Preview" w:date="2026-01-01T00:00:00Z">
        <w:r>
          <w:rPr>
            <w:rStyle w:val="FunctionTok"/>
          </w:rPr>
          <w:t xml:space="preserve">run_analysis</w:t>
        </w:r>
      </w:ins>
      <w:ins w:id="2965" w:author="PR Preview" w:date="2026-01-01T00:00:00Z">
        <w:r>
          <w:rPr>
            <w:rStyle w:val="NormalTok"/>
          </w:rPr>
          <w:t xml:space="preserve">(data, </w:t>
        </w:r>
      </w:ins>
      <w:ins w:id="2966" w:author="PR Preview" w:date="2026-01-01T00:00:00Z">
        <w:r>
          <w:rPr>
            <w:rStyle w:val="AttributeTok"/>
          </w:rPr>
          <w:t xml:space="preserve">outcome =</w:t>
        </w:r>
      </w:ins>
      <w:ins w:id="2967" w:author="PR Preview" w:date="2026-01-01T00:00:00Z">
        <w:r>
          <w:rPr>
            <w:rStyle w:val="NormalTok"/>
          </w:rPr>
          <w:t xml:space="preserve"> y)</w:t>
        </w:r>
      </w:ins>
      <w:ins w:id="2968" w:author="PR Preview" w:date="2026-01-01T00:00:00Z">
        <w:r>
          <w:br/>
        </w:r>
      </w:ins>
      <w:ins w:id="2969" w:author="PR Preview" w:date="2026-01-01T00:00:00Z">
        <w:r>
          <w:rPr>
            <w:rStyle w:val="NormalTok"/>
          </w:rPr>
          <w:t xml:space="preserve">})</w:t>
        </w:r>
      </w:ins>
      <w:ins w:id="2970" w:author="PR Preview" w:date="2026-01-01T00:00:00Z">
        <w:r>
          <w:br/>
        </w:r>
      </w:ins>
      <w:ins w:id="2971" w:author="PR Preview" w:date="2026-01-01T00:00:00Z">
        <w:r>
          <w:br/>
        </w:r>
      </w:ins>
      <w:ins w:id="2972" w:author="PR Preview" w:date="2026-01-01T00:00:00Z">
        <w:r>
          <w:rPr>
            <w:rStyle w:val="CommentTok"/>
          </w:rPr>
          <w:t xml:space="preserve"># Simplify to vector if possible</w:t>
        </w:r>
      </w:ins>
      <w:ins w:id="2973" w:author="PR Preview" w:date="2026-01-01T00:00:00Z">
        <w:r>
          <w:br/>
        </w:r>
      </w:ins>
      <w:ins w:id="2974" w:author="PR Preview" w:date="2026-01-01T00:00:00Z">
        <w:r>
          <w:rPr>
            <w:rStyle w:val="NormalTok"/>
          </w:rPr>
          <w:t xml:space="preserve">summary_stats </w:t>
        </w:r>
      </w:ins>
      <w:ins w:id="2975" w:author="PR Preview" w:date="2026-01-01T00:00:00Z">
        <w:r>
          <w:rPr>
            <w:rStyle w:val="OtherTok"/>
          </w:rPr>
          <w:t xml:space="preserve">&lt;-</w:t>
        </w:r>
      </w:ins>
      <w:ins w:id="2976" w:author="PR Preview" w:date="2026-01-01T00:00:00Z">
        <w:r>
          <w:rPr>
            <w:rStyle w:val="NormalTok"/>
          </w:rPr>
          <w:t xml:space="preserve"> </w:t>
        </w:r>
      </w:ins>
      <w:ins w:id="2977" w:author="PR Preview" w:date="2026-01-01T00:00:00Z">
        <w:r>
          <w:rPr>
            <w:rStyle w:val="FunctionTok"/>
          </w:rPr>
          <w:t xml:space="preserve">sapply</w:t>
        </w:r>
      </w:ins>
      <w:ins w:id="2978" w:author="PR Preview" w:date="2026-01-01T00:00:00Z">
        <w:r>
          <w:rPr>
            <w:rStyle w:val="NormalTok"/>
          </w:rPr>
          <w:t xml:space="preserve">(data_list, mean)</w:t>
        </w:r>
      </w:ins>
    </w:p>
    <w:bookmarkEnd w:id="84"/>
    <w:bookmarkStart w:id="85" w:name="purrrmap-family"/>
    <w:p>
      <w:pPr>
        <w:pStyle w:val="Heading3"/>
      </w:pPr>
      <w:ins w:id="2979" w:author="PR Preview" w:date="2026-01-01T00:00:00Z">
        <w:r>
          <w:t xml:space="preserve">9.2</w:t>
        </w:r>
      </w:ins>
      <w:ins w:id="2980" w:author="PR Preview" w:date="2026-01-01T00:00:00Z">
        <w:r>
          <w:t xml:space="preserve"> </w:t>
        </w:r>
      </w:ins>
      <w:ins w:id="2981" w:author="PR Preview" w:date="2026-01-01T00:00:00Z">
        <w:r>
          <w:rPr>
            <w:rStyle w:val="VerbatimChar"/>
          </w:rPr>
          <w:t xml:space="preserve">purrr::map()</w:t>
        </w:r>
      </w:ins>
      <w:ins w:id="2982" w:author="PR Preview" w:date="2026-01-01T00:00:00Z">
        <w:r>
          <w:t xml:space="preserve"> </w:t>
        </w:r>
      </w:ins>
      <w:ins w:id="2983" w:author="PR Preview" w:date="2026-01-01T00:00:00Z">
        <w:r>
          <w:t xml:space="preserve">Family</w:t>
        </w:r>
      </w:ins>
    </w:p>
    <w:p>
      <w:pPr>
        <w:pStyle w:val="FirstParagraph"/>
      </w:pPr>
      <w:ins w:id="2984" w:author="PR Preview" w:date="2026-01-01T00:00:00Z">
        <w:r>
          <w:t xml:space="preserve">The</w:t>
        </w:r>
      </w:ins>
      <w:ins w:id="2985" w:author="PR Preview" w:date="2026-01-01T00:00:00Z">
        <w:r>
          <w:t xml:space="preserve"> </w:t>
        </w:r>
      </w:ins>
      <w:ins w:id="2986" w:author="PR Preview" w:date="2026-01-01T00:00:00Z">
        <w:r>
          <w:rPr>
            <w:rStyle w:val="VerbatimChar"/>
          </w:rPr>
          <w:t xml:space="preserve">purrr</w:t>
        </w:r>
      </w:ins>
      <w:ins w:id="2987" w:author="PR Preview" w:date="2026-01-01T00:00:00Z">
        <w:r>
          <w:t xml:space="preserve"> </w:t>
        </w:r>
      </w:ins>
      <w:ins w:id="2988" w:author="PR Preview" w:date="2026-01-01T00:00:00Z">
        <w:r>
          <w:t xml:space="preserve">package provides type-stable alternatives:</w:t>
        </w:r>
      </w:ins>
    </w:p>
    <w:p>
      <w:pPr>
        <w:pStyle w:val="SourceCode"/>
      </w:pPr>
      <w:ins w:id="2989" w:author="PR Preview" w:date="2026-01-01T00:00:00Z">
        <w:r>
          <w:rPr>
            <w:rStyle w:val="FunctionTok"/>
          </w:rPr>
          <w:t xml:space="preserve">library</w:t>
        </w:r>
      </w:ins>
      <w:ins w:id="2990" w:author="PR Preview" w:date="2026-01-01T00:00:00Z">
        <w:r>
          <w:rPr>
            <w:rStyle w:val="NormalTok"/>
          </w:rPr>
          <w:t xml:space="preserve">(purrr)</w:t>
        </w:r>
      </w:ins>
      <w:ins w:id="2991" w:author="PR Preview" w:date="2026-01-01T00:00:00Z">
        <w:r>
          <w:br/>
        </w:r>
      </w:ins>
      <w:ins w:id="2992" w:author="PR Preview" w:date="2026-01-01T00:00:00Z">
        <w:r>
          <w:br/>
        </w:r>
      </w:ins>
      <w:ins w:id="2993" w:author="PR Preview" w:date="2026-01-01T00:00:00Z">
        <w:r>
          <w:rPr>
            <w:rStyle w:val="CommentTok"/>
          </w:rPr>
          <w:t xml:space="preserve"># Always returns a list</w:t>
        </w:r>
      </w:ins>
      <w:ins w:id="2994" w:author="PR Preview" w:date="2026-01-01T00:00:00Z">
        <w:r>
          <w:br/>
        </w:r>
      </w:ins>
      <w:ins w:id="2995" w:author="PR Preview" w:date="2026-01-01T00:00:00Z">
        <w:r>
          <w:rPr>
            <w:rStyle w:val="NormalTok"/>
          </w:rPr>
          <w:t xml:space="preserve">results </w:t>
        </w:r>
      </w:ins>
      <w:ins w:id="2996" w:author="PR Preview" w:date="2026-01-01T00:00:00Z">
        <w:r>
          <w:rPr>
            <w:rStyle w:val="OtherTok"/>
          </w:rPr>
          <w:t xml:space="preserve">&lt;-</w:t>
        </w:r>
      </w:ins>
      <w:ins w:id="2997" w:author="PR Preview" w:date="2026-01-01T00:00:00Z">
        <w:r>
          <w:rPr>
            <w:rStyle w:val="NormalTok"/>
          </w:rPr>
          <w:t xml:space="preserve"> </w:t>
        </w:r>
      </w:ins>
      <w:ins w:id="2998" w:author="PR Preview" w:date="2026-01-01T00:00:00Z">
        <w:r>
          <w:rPr>
            <w:rStyle w:val="FunctionTok"/>
          </w:rPr>
          <w:t xml:space="preserve">map</w:t>
        </w:r>
      </w:ins>
      <w:ins w:id="2999" w:author="PR Preview" w:date="2026-01-01T00:00:00Z">
        <w:r>
          <w:rPr>
            <w:rStyle w:val="NormalTok"/>
          </w:rPr>
          <w:t xml:space="preserve">(outcomes, </w:t>
        </w:r>
      </w:ins>
      <w:ins w:id="3000" w:author="PR Preview" w:date="2026-01-01T00:00:00Z">
        <w:r>
          <w:rPr>
            <w:rStyle w:val="SpecialCharTok"/>
          </w:rPr>
          <w:t xml:space="preserve">~</w:t>
        </w:r>
      </w:ins>
      <w:ins w:id="3001" w:author="PR Preview" w:date="2026-01-01T00:00:00Z">
        <w:r>
          <w:rPr>
            <w:rStyle w:val="NormalTok"/>
          </w:rPr>
          <w:t xml:space="preserve"> </w:t>
        </w:r>
      </w:ins>
      <w:ins w:id="3002" w:author="PR Preview" w:date="2026-01-01T00:00:00Z">
        <w:r>
          <w:rPr>
            <w:rStyle w:val="FunctionTok"/>
          </w:rPr>
          <w:t xml:space="preserve">run_analysis</w:t>
        </w:r>
      </w:ins>
      <w:ins w:id="3003" w:author="PR Preview" w:date="2026-01-01T00:00:00Z">
        <w:r>
          <w:rPr>
            <w:rStyle w:val="NormalTok"/>
          </w:rPr>
          <w:t xml:space="preserve">(data, </w:t>
        </w:r>
      </w:ins>
      <w:ins w:id="3004" w:author="PR Preview" w:date="2026-01-01T00:00:00Z">
        <w:r>
          <w:rPr>
            <w:rStyle w:val="AttributeTok"/>
          </w:rPr>
          <w:t xml:space="preserve">outcome =</w:t>
        </w:r>
      </w:ins>
      <w:ins w:id="3005" w:author="PR Preview" w:date="2026-01-01T00:00:00Z">
        <w:r>
          <w:rPr>
            <w:rStyle w:val="NormalTok"/>
          </w:rPr>
          <w:t xml:space="preserve"> .x))</w:t>
        </w:r>
      </w:ins>
      <w:ins w:id="3006" w:author="PR Preview" w:date="2026-01-01T00:00:00Z">
        <w:r>
          <w:br/>
        </w:r>
      </w:ins>
      <w:ins w:id="3007" w:author="PR Preview" w:date="2026-01-01T00:00:00Z">
        <w:r>
          <w:br/>
        </w:r>
      </w:ins>
      <w:ins w:id="3008" w:author="PR Preview" w:date="2026-01-01T00:00:00Z">
        <w:r>
          <w:rPr>
            <w:rStyle w:val="CommentTok"/>
          </w:rPr>
          <w:t xml:space="preserve"># Type-specific variants</w:t>
        </w:r>
      </w:ins>
      <w:ins w:id="3009" w:author="PR Preview" w:date="2026-01-01T00:00:00Z">
        <w:r>
          <w:br/>
        </w:r>
      </w:ins>
      <w:ins w:id="3010" w:author="PR Preview" w:date="2026-01-01T00:00:00Z">
        <w:r>
          <w:rPr>
            <w:rStyle w:val="NormalTok"/>
          </w:rPr>
          <w:t xml:space="preserve">means </w:t>
        </w:r>
      </w:ins>
      <w:ins w:id="3011" w:author="PR Preview" w:date="2026-01-01T00:00:00Z">
        <w:r>
          <w:rPr>
            <w:rStyle w:val="OtherTok"/>
          </w:rPr>
          <w:t xml:space="preserve">&lt;-</w:t>
        </w:r>
      </w:ins>
      <w:ins w:id="3012" w:author="PR Preview" w:date="2026-01-01T00:00:00Z">
        <w:r>
          <w:rPr>
            <w:rStyle w:val="NormalTok"/>
          </w:rPr>
          <w:t xml:space="preserve"> </w:t>
        </w:r>
      </w:ins>
      <w:ins w:id="3013" w:author="PR Preview" w:date="2026-01-01T00:00:00Z">
        <w:r>
          <w:rPr>
            <w:rStyle w:val="FunctionTok"/>
          </w:rPr>
          <w:t xml:space="preserve">map_dbl</w:t>
        </w:r>
      </w:ins>
      <w:ins w:id="3014" w:author="PR Preview" w:date="2026-01-01T00:00:00Z">
        <w:r>
          <w:rPr>
            <w:rStyle w:val="NormalTok"/>
          </w:rPr>
          <w:t xml:space="preserve">(data_list, mean)        </w:t>
        </w:r>
      </w:ins>
      <w:ins w:id="3015" w:author="PR Preview" w:date="2026-01-01T00:00:00Z">
        <w:r>
          <w:rPr>
            <w:rStyle w:val="CommentTok"/>
          </w:rPr>
          <w:t xml:space="preserve"># Returns numeric vector</w:t>
        </w:r>
      </w:ins>
      <w:ins w:id="3016" w:author="PR Preview" w:date="2026-01-01T00:00:00Z">
        <w:r>
          <w:br/>
        </w:r>
      </w:ins>
      <w:ins w:id="3017" w:author="PR Preview" w:date="2026-01-01T00:00:00Z">
        <w:r>
          <w:rPr>
            <w:rStyle w:val="NormalTok"/>
          </w:rPr>
          <w:t xml:space="preserve">models </w:t>
        </w:r>
      </w:ins>
      <w:ins w:id="3018" w:author="PR Preview" w:date="2026-01-01T00:00:00Z">
        <w:r>
          <w:rPr>
            <w:rStyle w:val="OtherTok"/>
          </w:rPr>
          <w:t xml:space="preserve">&lt;-</w:t>
        </w:r>
      </w:ins>
      <w:ins w:id="3019" w:author="PR Preview" w:date="2026-01-01T00:00:00Z">
        <w:r>
          <w:rPr>
            <w:rStyle w:val="NormalTok"/>
          </w:rPr>
          <w:t xml:space="preserve"> </w:t>
        </w:r>
      </w:ins>
      <w:ins w:id="3020" w:author="PR Preview" w:date="2026-01-01T00:00:00Z">
        <w:r>
          <w:rPr>
            <w:rStyle w:val="FunctionTok"/>
          </w:rPr>
          <w:t xml:space="preserve">map</w:t>
        </w:r>
      </w:ins>
      <w:ins w:id="3021" w:author="PR Preview" w:date="2026-01-01T00:00:00Z">
        <w:r>
          <w:rPr>
            <w:rStyle w:val="NormalTok"/>
          </w:rPr>
          <w:t xml:space="preserve">(splits, </w:t>
        </w:r>
      </w:ins>
      <w:ins w:id="3022" w:author="PR Preview" w:date="2026-01-01T00:00:00Z">
        <w:r>
          <w:rPr>
            <w:rStyle w:val="SpecialCharTok"/>
          </w:rPr>
          <w:t xml:space="preserve">~</w:t>
        </w:r>
      </w:ins>
      <w:ins w:id="3023" w:author="PR Preview" w:date="2026-01-01T00:00:00Z">
        <w:r>
          <w:rPr>
            <w:rStyle w:val="NormalTok"/>
          </w:rPr>
          <w:t xml:space="preserve"> </w:t>
        </w:r>
      </w:ins>
      <w:ins w:id="3024" w:author="PR Preview" w:date="2026-01-01T00:00:00Z">
        <w:r>
          <w:rPr>
            <w:rStyle w:val="FunctionTok"/>
          </w:rPr>
          <w:t xml:space="preserve">lm</w:t>
        </w:r>
      </w:ins>
      <w:ins w:id="3025" w:author="PR Preview" w:date="2026-01-01T00:00:00Z">
        <w:r>
          <w:rPr>
            <w:rStyle w:val="NormalTok"/>
          </w:rPr>
          <w:t xml:space="preserve">(y </w:t>
        </w:r>
      </w:ins>
      <w:ins w:id="3026" w:author="PR Preview" w:date="2026-01-01T00:00:00Z">
        <w:r>
          <w:rPr>
            <w:rStyle w:val="SpecialCharTok"/>
          </w:rPr>
          <w:t xml:space="preserve">~</w:t>
        </w:r>
      </w:ins>
      <w:ins w:id="3027" w:author="PR Preview" w:date="2026-01-01T00:00:00Z">
        <w:r>
          <w:rPr>
            <w:rStyle w:val="NormalTok"/>
          </w:rPr>
          <w:t xml:space="preserve"> x, </w:t>
        </w:r>
      </w:ins>
      <w:ins w:id="3028" w:author="PR Preview" w:date="2026-01-01T00:00:00Z">
        <w:r>
          <w:rPr>
            <w:rStyle w:val="AttributeTok"/>
          </w:rPr>
          <w:t xml:space="preserve">data =</w:t>
        </w:r>
      </w:ins>
      <w:ins w:id="3029" w:author="PR Preview" w:date="2026-01-01T00:00:00Z">
        <w:r>
          <w:rPr>
            <w:rStyle w:val="NormalTok"/>
          </w:rPr>
          <w:t xml:space="preserve"> .x))  </w:t>
        </w:r>
      </w:ins>
      <w:ins w:id="3030" w:author="PR Preview" w:date="2026-01-01T00:00:00Z">
        <w:r>
          <w:rPr>
            <w:rStyle w:val="CommentTok"/>
          </w:rPr>
          <w:t xml:space="preserve"># Returns list of models</w:t>
        </w:r>
      </w:ins>
    </w:p>
    <w:bookmarkEnd w:id="85"/>
    <w:bookmarkStart w:id="88" w:name="basevectorize-vs-purrrmap_"/>
    <w:p>
      <w:pPr>
        <w:pStyle w:val="Heading3"/>
      </w:pPr>
      <w:ins w:id="3031" w:author="PR Preview" w:date="2026-01-01T00:00:00Z">
        <w:r>
          <w:t xml:space="preserve">9.3</w:t>
        </w:r>
      </w:ins>
      <w:ins w:id="3032" w:author="PR Preview" w:date="2026-01-01T00:00:00Z">
        <w:r>
          <w:t xml:space="preserve"> </w:t>
        </w:r>
      </w:ins>
      <w:ins w:id="3033" w:author="PR Preview" w:date="2026-01-01T00:00:00Z">
        <w:r>
          <w:rPr>
            <w:rStyle w:val="VerbatimChar"/>
          </w:rPr>
          <w:t xml:space="preserve">base::Vectorize()</w:t>
        </w:r>
      </w:ins>
      <w:ins w:id="3034" w:author="PR Preview" w:date="2026-01-01T00:00:00Z">
        <w:r>
          <w:t xml:space="preserve"> </w:t>
        </w:r>
      </w:ins>
      <w:ins w:id="3035" w:author="PR Preview" w:date="2026-01-01T00:00:00Z">
        <w:r>
          <w:t xml:space="preserve">vs</w:t>
        </w:r>
      </w:ins>
      <w:ins w:id="3036" w:author="PR Preview" w:date="2026-01-01T00:00:00Z">
        <w:r>
          <w:t xml:space="preserve"> </w:t>
        </w:r>
      </w:ins>
      <w:ins w:id="3037" w:author="PR Preview" w:date="2026-01-01T00:00:00Z">
        <w:r>
          <w:rPr>
            <w:rStyle w:val="VerbatimChar"/>
          </w:rPr>
          <w:t xml:space="preserve">purrr::map_*()</w:t>
        </w:r>
      </w:ins>
    </w:p>
    <w:p>
      <w:pPr>
        <w:pStyle w:val="FirstParagraph"/>
      </w:pPr>
      <w:ins w:id="3038" w:author="PR Preview" w:date="2026-01-01T00:00:00Z">
        <w:r>
          <w:rPr>
            <w:rStyle w:val="VerbatimChar"/>
          </w:rPr>
          <w:t xml:space="preserve">base::Vectorize()</w:t>
        </w:r>
      </w:ins>
      <w:ins w:id="3039" w:author="PR Preview" w:date="2026-01-01T00:00:00Z">
        <w:r>
          <w:t xml:space="preserve"> </w:t>
        </w:r>
      </w:ins>
      <w:ins w:id="3040" w:author="PR Preview" w:date="2026-01-01T00:00:00Z">
        <w:r>
          <w:t xml:space="preserve">and</w:t>
        </w:r>
      </w:ins>
      <w:ins w:id="3041" w:author="PR Preview" w:date="2026-01-01T00:00:00Z">
        <w:r>
          <w:t xml:space="preserve"> </w:t>
        </w:r>
      </w:ins>
      <w:hyperlink r:id="rId86">
        <w:ins w:id="3042" w:author="PR Preview" w:date="2026-01-01T00:00:00Z">
          <w:r>
            <w:rPr>
              <w:rStyle w:val="VerbatimChar"/>
            </w:rPr>
            <w:t xml:space="preserve">{purrr}</w:t>
          </w:r>
        </w:ins>
      </w:hyperlink>
      <w:ins w:id="3043" w:author="PR Preview" w:date="2026-01-01T00:00:00Z">
        <w:r>
          <w:t xml:space="preserve"> </w:t>
        </w:r>
      </w:ins>
      <w:ins w:id="3044" w:author="PR Preview" w:date="2026-01-01T00:00:00Z">
        <w:r>
          <w:t xml:space="preserve">solve</w:t>
        </w:r>
      </w:ins>
      <w:ins w:id="3045" w:author="PR Preview" w:date="2026-01-01T00:00:00Z">
        <w:r>
          <w:t xml:space="preserve"> </w:t>
        </w:r>
      </w:ins>
      <w:ins w:id="3046" w:author="PR Preview" w:date="2026-01-01T00:00:00Z">
        <w:r>
          <w:t xml:space="preserve">different problems.</w:t>
        </w:r>
      </w:ins>
    </w:p>
    <w:p>
      <w:pPr>
        <w:pStyle w:val="Compact"/>
        <w:numPr>
          <w:ilvl w:val="0"/>
          <w:numId w:val="1030"/>
        </w:numPr>
      </w:pPr>
      <w:ins w:id="3047" w:author="PR Preview" w:date="2026-01-01T00:00:00Z">
        <w:r>
          <w:t xml:space="preserve">Use</w:t>
        </w:r>
      </w:ins>
      <w:ins w:id="3048" w:author="PR Preview" w:date="2026-01-01T00:00:00Z">
        <w:r>
          <w:t xml:space="preserve"> </w:t>
        </w:r>
      </w:ins>
      <w:ins w:id="3049" w:author="PR Preview" w:date="2026-01-01T00:00:00Z">
        <w:r>
          <w:rPr>
            <w:rStyle w:val="VerbatimChar"/>
          </w:rPr>
          <w:t xml:space="preserve">base::Vectorize()</w:t>
        </w:r>
      </w:ins>
      <w:ins w:id="3050" w:author="PR Preview" w:date="2026-01-01T00:00:00Z">
        <w:r>
          <w:t xml:space="preserve"> </w:t>
        </w:r>
      </w:ins>
      <w:ins w:id="3051" w:author="PR Preview" w:date="2026-01-01T00:00:00Z">
        <w:r>
          <w:t xml:space="preserve">when you already have a scalar function</w:t>
        </w:r>
      </w:ins>
      <w:ins w:id="3052" w:author="PR Preview" w:date="2026-01-01T00:00:00Z">
        <w:r>
          <w:t xml:space="preserve"> </w:t>
        </w:r>
      </w:ins>
      <w:ins w:id="3053" w:author="PR Preview" w:date="2026-01-01T00:00:00Z">
        <w:r>
          <w:t xml:space="preserve">and want a quick base-R wrapper that accepts vector inputs.</w:t>
        </w:r>
      </w:ins>
    </w:p>
    <w:p>
      <w:pPr>
        <w:pStyle w:val="Compact"/>
        <w:numPr>
          <w:ilvl w:val="0"/>
          <w:numId w:val="1030"/>
        </w:numPr>
      </w:pPr>
      <w:ins w:id="3054" w:author="PR Preview" w:date="2026-01-01T00:00:00Z">
        <w:r>
          <w:t xml:space="preserve">Use</w:t>
        </w:r>
      </w:ins>
      <w:ins w:id="3055" w:author="PR Preview" w:date="2026-01-01T00:00:00Z">
        <w:r>
          <w:t xml:space="preserve"> </w:t>
        </w:r>
      </w:ins>
      <w:ins w:id="3056" w:author="PR Preview" w:date="2026-01-01T00:00:00Z">
        <w:r>
          <w:rPr>
            <w:rStyle w:val="VerbatimChar"/>
          </w:rPr>
          <w:t xml:space="preserve">purrr::map_*()</w:t>
        </w:r>
      </w:ins>
      <w:ins w:id="3057" w:author="PR Preview" w:date="2026-01-01T00:00:00Z">
        <w:r>
          <w:t xml:space="preserve"> </w:t>
        </w:r>
      </w:ins>
      <w:ins w:id="3058" w:author="PR Preview" w:date="2026-01-01T00:00:00Z">
        <w:r>
          <w:t xml:space="preserve">when you are iterating over lists or list-columns</w:t>
        </w:r>
      </w:ins>
      <w:ins w:id="3059" w:author="PR Preview" w:date="2026-01-01T00:00:00Z">
        <w:r>
          <w:t xml:space="preserve"> </w:t>
        </w:r>
      </w:ins>
      <w:ins w:id="3060" w:author="PR Preview" w:date="2026-01-01T00:00:00Z">
        <w:r>
          <w:t xml:space="preserve">and want explicit, type-stable outputs (</w:t>
        </w:r>
      </w:ins>
      <w:ins w:id="3061" w:author="PR Preview" w:date="2026-01-01T00:00:00Z">
        <w:r>
          <w:rPr>
            <w:rStyle w:val="VerbatimChar"/>
          </w:rPr>
          <w:t xml:space="preserve">map_dbl()</w:t>
        </w:r>
      </w:ins>
      <w:ins w:id="3062" w:author="PR Preview" w:date="2026-01-01T00:00:00Z">
        <w:r>
          <w:t xml:space="preserve">,</w:t>
        </w:r>
      </w:ins>
      <w:ins w:id="3063" w:author="PR Preview" w:date="2026-01-01T00:00:00Z">
        <w:r>
          <w:t xml:space="preserve"> </w:t>
        </w:r>
      </w:ins>
      <w:ins w:id="3064" w:author="PR Preview" w:date="2026-01-01T00:00:00Z">
        <w:r>
          <w:rPr>
            <w:rStyle w:val="VerbatimChar"/>
          </w:rPr>
          <w:t xml:space="preserve">map_int()</w:t>
        </w:r>
      </w:ins>
      <w:ins w:id="3065" w:author="PR Preview" w:date="2026-01-01T00:00:00Z">
        <w:r>
          <w:t xml:space="preserve">, etc.)</w:t>
        </w:r>
      </w:ins>
      <w:ins w:id="3066" w:author="PR Preview" w:date="2026-01-01T00:00:00Z">
        <w:r>
          <w:t xml:space="preserve"> </w:t>
        </w:r>
      </w:ins>
      <w:ins w:id="3067" w:author="PR Preview" w:date="2026-01-01T00:00:00Z">
        <w:r>
          <w:t xml:space="preserve">that compose naturally in tidyverse pipelines.</w:t>
        </w:r>
      </w:ins>
    </w:p>
    <w:p>
      <w:pPr>
        <w:pStyle w:val="FirstParagraph"/>
      </w:pPr>
      <w:ins w:id="3068" w:author="PR Preview" w:date="2026-01-01T00:00:00Z">
        <w:r>
          <w:rPr>
            <w:rStyle w:val="VerbatimChar"/>
          </w:rPr>
          <w:t xml:space="preserve">base::Vectorize()</w:t>
        </w:r>
      </w:ins>
      <w:ins w:id="3069" w:author="PR Preview" w:date="2026-01-01T00:00:00Z">
        <w:r>
          <w:t xml:space="preserve"> </w:t>
        </w:r>
      </w:ins>
      <w:ins w:id="3070" w:author="PR Preview" w:date="2026-01-01T00:00:00Z">
        <w:r>
          <w:t xml:space="preserve">is often convenient for small, local wrappers.</w:t>
        </w:r>
      </w:ins>
      <w:ins w:id="3071" w:author="PR Preview" w:date="2026-01-01T00:00:00Z">
        <w:r>
          <w:t xml:space="preserve"> </w:t>
        </w:r>
      </w:ins>
      <w:ins w:id="3072" w:author="PR Preview" w:date="2026-01-01T00:00:00Z">
        <w:r>
          <w:t xml:space="preserve">In contrast,</w:t>
        </w:r>
      </w:ins>
      <w:ins w:id="3073" w:author="PR Preview" w:date="2026-01-01T00:00:00Z">
        <w:r>
          <w:t xml:space="preserve"> </w:t>
        </w:r>
      </w:ins>
      <w:hyperlink r:id="rId86">
        <w:ins w:id="3074" w:author="PR Preview" w:date="2026-01-01T00:00:00Z">
          <w:r>
            <w:rPr>
              <w:rStyle w:val="VerbatimChar"/>
            </w:rPr>
            <w:t xml:space="preserve">{purrr}</w:t>
          </w:r>
        </w:ins>
      </w:hyperlink>
      <w:ins w:id="3075" w:author="PR Preview" w:date="2026-01-01T00:00:00Z">
        <w:r>
          <w:t xml:space="preserve"> </w:t>
        </w:r>
      </w:ins>
      <w:ins w:id="3076" w:author="PR Preview" w:date="2026-01-01T00:00:00Z">
        <w:r>
          <w:t xml:space="preserve">is usually more</w:t>
        </w:r>
      </w:ins>
      <w:ins w:id="3077" w:author="PR Preview" w:date="2026-01-01T00:00:00Z">
        <w:r>
          <w:t xml:space="preserve"> </w:t>
        </w:r>
      </w:ins>
      <w:ins w:id="3078" w:author="PR Preview" w:date="2026-01-01T00:00:00Z">
        <w:r>
          <w:t xml:space="preserve">idiomatic for analysis workflows because output types are explicit</w:t>
        </w:r>
      </w:ins>
      <w:ins w:id="3079" w:author="PR Preview" w:date="2026-01-01T00:00:00Z">
        <w:r>
          <w:t xml:space="preserve"> </w:t>
        </w:r>
      </w:ins>
      <w:ins w:id="3080" w:author="PR Preview" w:date="2026-01-01T00:00:00Z">
        <w:r>
          <w:t xml:space="preserve">and iteration intent is clearer.</w:t>
        </w:r>
      </w:ins>
    </w:p>
    <w:p>
      <w:pPr>
        <w:pStyle w:val="BodyText"/>
      </w:pPr>
      <w:ins w:id="3081" w:author="PR Preview" w:date="2026-01-01T00:00:00Z">
        <w:r>
          <w:t xml:space="preserve">Also note that neither approach is parallel by default.</w:t>
        </w:r>
      </w:ins>
      <w:ins w:id="3082" w:author="PR Preview" w:date="2026-01-01T00:00:00Z">
        <w:r>
          <w:t xml:space="preserve"> </w:t>
        </w:r>
      </w:ins>
      <w:ins w:id="3083" w:author="PR Preview" w:date="2026-01-01T00:00:00Z">
        <w:r>
          <w:t xml:space="preserve">For parallel execution, use</w:t>
        </w:r>
      </w:ins>
      <w:ins w:id="3084" w:author="PR Preview" w:date="2026-01-01T00:00:00Z">
        <w:r>
          <w:t xml:space="preserve"> </w:t>
        </w:r>
      </w:ins>
      <w:ins w:id="3085" w:author="PR Preview" w:date="2026-01-01T00:00:00Z">
        <w:r>
          <w:rPr>
            <w:rStyle w:val="VerbatimChar"/>
          </w:rPr>
          <w:t xml:space="preserve">furrr::future_map()</w:t>
        </w:r>
      </w:ins>
      <w:ins w:id="3086" w:author="PR Preview" w:date="2026-01-01T00:00:00Z">
        <w:r>
          <w:t xml:space="preserve"> </w:t>
        </w:r>
      </w:ins>
      <w:ins w:id="3087" w:author="PR Preview" w:date="2026-01-01T00:00:00Z">
        <w:r>
          <w:t xml:space="preserve">from</w:t>
        </w:r>
      </w:ins>
      <w:ins w:id="3088" w:author="PR Preview" w:date="2026-01-01T00:00:00Z">
        <w:r>
          <w:t xml:space="preserve"> </w:t>
        </w:r>
      </w:ins>
      <w:hyperlink r:id="rId87">
        <w:ins w:id="3089" w:author="PR Preview" w:date="2026-01-01T00:00:00Z">
          <w:r>
            <w:rPr>
              <w:rStyle w:val="VerbatimChar"/>
            </w:rPr>
            <w:t xml:space="preserve">{furrr}</w:t>
          </w:r>
        </w:ins>
      </w:hyperlink>
      <w:ins w:id="3090" w:author="PR Preview" w:date="2026-01-01T00:00:00Z">
        <w:r>
          <w:t xml:space="preserve">.</w:t>
        </w:r>
      </w:ins>
    </w:p>
    <w:bookmarkEnd w:id="88"/>
    <w:bookmarkStart w:id="89" w:name="purrrpmap-for-multiple-arguments"/>
    <w:p>
      <w:pPr>
        <w:pStyle w:val="Heading3"/>
      </w:pPr>
      <w:ins w:id="3091" w:author="PR Preview" w:date="2026-01-01T00:00:00Z">
        <w:r>
          <w:t xml:space="preserve">9.4</w:t>
        </w:r>
      </w:ins>
      <w:ins w:id="3092" w:author="PR Preview" w:date="2026-01-01T00:00:00Z">
        <w:r>
          <w:t xml:space="preserve"> </w:t>
        </w:r>
      </w:ins>
      <w:ins w:id="3093" w:author="PR Preview" w:date="2026-01-01T00:00:00Z">
        <w:r>
          <w:rPr>
            <w:rStyle w:val="VerbatimChar"/>
          </w:rPr>
          <w:t xml:space="preserve">purrr::pmap()</w:t>
        </w:r>
      </w:ins>
      <w:ins w:id="3094" w:author="PR Preview" w:date="2026-01-01T00:00:00Z">
        <w:r>
          <w:t xml:space="preserve"> </w:t>
        </w:r>
      </w:ins>
      <w:ins w:id="3095" w:author="PR Preview" w:date="2026-01-01T00:00:00Z">
        <w:r>
          <w:t xml:space="preserve">for Multiple Arguments</w:t>
        </w:r>
      </w:ins>
    </w:p>
    <w:p>
      <w:pPr>
        <w:pStyle w:val="FirstParagraph"/>
      </w:pPr>
      <w:ins w:id="3096" w:author="PR Preview" w:date="2026-01-01T00:00:00Z">
        <w:r>
          <w:t xml:space="preserve">When iterating over multiple parameter lists:</w:t>
        </w:r>
      </w:ins>
    </w:p>
    <w:p>
      <w:pPr>
        <w:pStyle w:val="SourceCode"/>
      </w:pPr>
      <w:ins w:id="3097" w:author="PR Preview" w:date="2026-01-01T00:00:00Z">
        <w:r>
          <w:rPr>
            <w:rStyle w:val="NormalTok"/>
          </w:rPr>
          <w:t xml:space="preserve">params </w:t>
        </w:r>
      </w:ins>
      <w:ins w:id="3098" w:author="PR Preview" w:date="2026-01-01T00:00:00Z">
        <w:r>
          <w:rPr>
            <w:rStyle w:val="OtherTok"/>
          </w:rPr>
          <w:t xml:space="preserve">&lt;-</w:t>
        </w:r>
      </w:ins>
      <w:ins w:id="3099" w:author="PR Preview" w:date="2026-01-01T00:00:00Z">
        <w:r>
          <w:rPr>
            <w:rStyle w:val="NormalTok"/>
          </w:rPr>
          <w:t xml:space="preserve"> </w:t>
        </w:r>
      </w:ins>
      <w:ins w:id="3100" w:author="PR Preview" w:date="2026-01-01T00:00:00Z">
        <w:r>
          <w:rPr>
            <w:rStyle w:val="FunctionTok"/>
          </w:rPr>
          <w:t xml:space="preserve">tibble</w:t>
        </w:r>
      </w:ins>
      <w:ins w:id="3101" w:author="PR Preview" w:date="2026-01-01T00:00:00Z">
        <w:r>
          <w:rPr>
            <w:rStyle w:val="NormalTok"/>
          </w:rPr>
          <w:t xml:space="preserve">(</w:t>
        </w:r>
      </w:ins>
      <w:ins w:id="3102" w:author="PR Preview" w:date="2026-01-01T00:00:00Z">
        <w:r>
          <w:br/>
        </w:r>
      </w:ins>
      <w:ins w:id="3103" w:author="PR Preview" w:date="2026-01-01T00:00:00Z">
        <w:r>
          <w:rPr>
            <w:rStyle w:val="NormalTok"/>
          </w:rPr>
          <w:t xml:space="preserve">  </w:t>
        </w:r>
      </w:ins>
      <w:ins w:id="3104" w:author="PR Preview" w:date="2026-01-01T00:00:00Z">
        <w:r>
          <w:rPr>
            <w:rStyle w:val="AttributeTok"/>
          </w:rPr>
          <w:t xml:space="preserve">outcome =</w:t>
        </w:r>
      </w:ins>
      <w:ins w:id="3105" w:author="PR Preview" w:date="2026-01-01T00:00:00Z">
        <w:r>
          <w:rPr>
            <w:rStyle w:val="NormalTok"/>
          </w:rPr>
          <w:t xml:space="preserve"> </w:t>
        </w:r>
      </w:ins>
      <w:ins w:id="3106" w:author="PR Preview" w:date="2026-01-01T00:00:00Z">
        <w:r>
          <w:rPr>
            <w:rStyle w:val="FunctionTok"/>
          </w:rPr>
          <w:t xml:space="preserve">c</w:t>
        </w:r>
      </w:ins>
      <w:ins w:id="3107" w:author="PR Preview" w:date="2026-01-01T00:00:00Z">
        <w:r>
          <w:rPr>
            <w:rStyle w:val="NormalTok"/>
          </w:rPr>
          <w:t xml:space="preserve">(</w:t>
        </w:r>
      </w:ins>
      <w:ins w:id="3108" w:author="PR Preview" w:date="2026-01-01T00:00:00Z">
        <w:r>
          <w:rPr>
            <w:rStyle w:val="StringTok"/>
          </w:rPr>
          <w:t xml:space="preserve">"outcome1"</w:t>
        </w:r>
      </w:ins>
      <w:ins w:id="3109" w:author="PR Preview" w:date="2026-01-01T00:00:00Z">
        <w:r>
          <w:rPr>
            <w:rStyle w:val="NormalTok"/>
          </w:rPr>
          <w:t xml:space="preserve">, </w:t>
        </w:r>
      </w:ins>
      <w:ins w:id="3110" w:author="PR Preview" w:date="2026-01-01T00:00:00Z">
        <w:r>
          <w:rPr>
            <w:rStyle w:val="StringTok"/>
          </w:rPr>
          <w:t xml:space="preserve">"outcome2"</w:t>
        </w:r>
      </w:ins>
      <w:ins w:id="3111" w:author="PR Preview" w:date="2026-01-01T00:00:00Z">
        <w:r>
          <w:rPr>
            <w:rStyle w:val="NormalTok"/>
          </w:rPr>
          <w:t xml:space="preserve">, </w:t>
        </w:r>
      </w:ins>
      <w:ins w:id="3112" w:author="PR Preview" w:date="2026-01-01T00:00:00Z">
        <w:r>
          <w:rPr>
            <w:rStyle w:val="StringTok"/>
          </w:rPr>
          <w:t xml:space="preserve">"outcome3"</w:t>
        </w:r>
      </w:ins>
      <w:ins w:id="3113" w:author="PR Preview" w:date="2026-01-01T00:00:00Z">
        <w:r>
          <w:rPr>
            <w:rStyle w:val="NormalTok"/>
          </w:rPr>
          <w:t xml:space="preserve">),</w:t>
        </w:r>
      </w:ins>
      <w:ins w:id="3114" w:author="PR Preview" w:date="2026-01-01T00:00:00Z">
        <w:r>
          <w:br/>
        </w:r>
      </w:ins>
      <w:ins w:id="3115" w:author="PR Preview" w:date="2026-01-01T00:00:00Z">
        <w:r>
          <w:rPr>
            <w:rStyle w:val="NormalTok"/>
          </w:rPr>
          <w:t xml:space="preserve">  </w:t>
        </w:r>
      </w:ins>
      <w:ins w:id="3116" w:author="PR Preview" w:date="2026-01-01T00:00:00Z">
        <w:r>
          <w:rPr>
            <w:rStyle w:val="AttributeTok"/>
          </w:rPr>
          <w:t xml:space="preserve">exposure =</w:t>
        </w:r>
      </w:ins>
      <w:ins w:id="3117" w:author="PR Preview" w:date="2026-01-01T00:00:00Z">
        <w:r>
          <w:rPr>
            <w:rStyle w:val="NormalTok"/>
          </w:rPr>
          <w:t xml:space="preserve"> </w:t>
        </w:r>
      </w:ins>
      <w:ins w:id="3118" w:author="PR Preview" w:date="2026-01-01T00:00:00Z">
        <w:r>
          <w:rPr>
            <w:rStyle w:val="FunctionTok"/>
          </w:rPr>
          <w:t xml:space="preserve">c</w:t>
        </w:r>
      </w:ins>
      <w:ins w:id="3119" w:author="PR Preview" w:date="2026-01-01T00:00:00Z">
        <w:r>
          <w:rPr>
            <w:rStyle w:val="NormalTok"/>
          </w:rPr>
          <w:t xml:space="preserve">(</w:t>
        </w:r>
      </w:ins>
      <w:ins w:id="3120" w:author="PR Preview" w:date="2026-01-01T00:00:00Z">
        <w:r>
          <w:rPr>
            <w:rStyle w:val="StringTok"/>
          </w:rPr>
          <w:t xml:space="preserve">"exp1"</w:t>
        </w:r>
      </w:ins>
      <w:ins w:id="3121" w:author="PR Preview" w:date="2026-01-01T00:00:00Z">
        <w:r>
          <w:rPr>
            <w:rStyle w:val="NormalTok"/>
          </w:rPr>
          <w:t xml:space="preserve">, </w:t>
        </w:r>
      </w:ins>
      <w:ins w:id="3122" w:author="PR Preview" w:date="2026-01-01T00:00:00Z">
        <w:r>
          <w:rPr>
            <w:rStyle w:val="StringTok"/>
          </w:rPr>
          <w:t xml:space="preserve">"exp2"</w:t>
        </w:r>
      </w:ins>
      <w:ins w:id="3123" w:author="PR Preview" w:date="2026-01-01T00:00:00Z">
        <w:r>
          <w:rPr>
            <w:rStyle w:val="NormalTok"/>
          </w:rPr>
          <w:t xml:space="preserve">, </w:t>
        </w:r>
      </w:ins>
      <w:ins w:id="3124" w:author="PR Preview" w:date="2026-01-01T00:00:00Z">
        <w:r>
          <w:rPr>
            <w:rStyle w:val="StringTok"/>
          </w:rPr>
          <w:t xml:space="preserve">"exp3"</w:t>
        </w:r>
      </w:ins>
      <w:ins w:id="3125" w:author="PR Preview" w:date="2026-01-01T00:00:00Z">
        <w:r>
          <w:rPr>
            <w:rStyle w:val="NormalTok"/>
          </w:rPr>
          <w:t xml:space="preserve">),</w:t>
        </w:r>
      </w:ins>
      <w:ins w:id="3126" w:author="PR Preview" w:date="2026-01-01T00:00:00Z">
        <w:r>
          <w:br/>
        </w:r>
      </w:ins>
      <w:ins w:id="3127" w:author="PR Preview" w:date="2026-01-01T00:00:00Z">
        <w:r>
          <w:rPr>
            <w:rStyle w:val="NormalTok"/>
          </w:rPr>
          <w:t xml:space="preserve">  </w:t>
        </w:r>
      </w:ins>
      <w:ins w:id="3128" w:author="PR Preview" w:date="2026-01-01T00:00:00Z">
        <w:r>
          <w:rPr>
            <w:rStyle w:val="AttributeTok"/>
          </w:rPr>
          <w:t xml:space="preserve">covariate_set =</w:t>
        </w:r>
      </w:ins>
      <w:ins w:id="3129" w:author="PR Preview" w:date="2026-01-01T00:00:00Z">
        <w:r>
          <w:rPr>
            <w:rStyle w:val="NormalTok"/>
          </w:rPr>
          <w:t xml:space="preserve"> </w:t>
        </w:r>
      </w:ins>
      <w:ins w:id="3130" w:author="PR Preview" w:date="2026-01-01T00:00:00Z">
        <w:r>
          <w:rPr>
            <w:rStyle w:val="FunctionTok"/>
          </w:rPr>
          <w:t xml:space="preserve">list</w:t>
        </w:r>
      </w:ins>
      <w:ins w:id="3131" w:author="PR Preview" w:date="2026-01-01T00:00:00Z">
        <w:r>
          <w:rPr>
            <w:rStyle w:val="NormalTok"/>
          </w:rPr>
          <w:t xml:space="preserve">(</w:t>
        </w:r>
      </w:ins>
      <w:ins w:id="3132" w:author="PR Preview" w:date="2026-01-01T00:00:00Z">
        <w:r>
          <w:rPr>
            <w:rStyle w:val="FunctionTok"/>
          </w:rPr>
          <w:t xml:space="preserve">c</w:t>
        </w:r>
      </w:ins>
      <w:ins w:id="3133" w:author="PR Preview" w:date="2026-01-01T00:00:00Z">
        <w:r>
          <w:rPr>
            <w:rStyle w:val="NormalTok"/>
          </w:rPr>
          <w:t xml:space="preserve">(</w:t>
        </w:r>
      </w:ins>
      <w:ins w:id="3134" w:author="PR Preview" w:date="2026-01-01T00:00:00Z">
        <w:r>
          <w:rPr>
            <w:rStyle w:val="StringTok"/>
          </w:rPr>
          <w:t xml:space="preserve">"age"</w:t>
        </w:r>
      </w:ins>
      <w:ins w:id="3135" w:author="PR Preview" w:date="2026-01-01T00:00:00Z">
        <w:r>
          <w:rPr>
            <w:rStyle w:val="NormalTok"/>
          </w:rPr>
          <w:t xml:space="preserve">, </w:t>
        </w:r>
      </w:ins>
      <w:ins w:id="3136" w:author="PR Preview" w:date="2026-01-01T00:00:00Z">
        <w:r>
          <w:rPr>
            <w:rStyle w:val="StringTok"/>
          </w:rPr>
          <w:t xml:space="preserve">"sex"</w:t>
        </w:r>
      </w:ins>
      <w:ins w:id="3137" w:author="PR Preview" w:date="2026-01-01T00:00:00Z">
        <w:r>
          <w:rPr>
            <w:rStyle w:val="NormalTok"/>
          </w:rPr>
          <w:t xml:space="preserve">), </w:t>
        </w:r>
      </w:ins>
      <w:ins w:id="3138" w:author="PR Preview" w:date="2026-01-01T00:00:00Z">
        <w:r>
          <w:rPr>
            <w:rStyle w:val="FunctionTok"/>
          </w:rPr>
          <w:t xml:space="preserve">c</w:t>
        </w:r>
      </w:ins>
      <w:ins w:id="3139" w:author="PR Preview" w:date="2026-01-01T00:00:00Z">
        <w:r>
          <w:rPr>
            <w:rStyle w:val="NormalTok"/>
          </w:rPr>
          <w:t xml:space="preserve">(</w:t>
        </w:r>
      </w:ins>
      <w:ins w:id="3140" w:author="PR Preview" w:date="2026-01-01T00:00:00Z">
        <w:r>
          <w:rPr>
            <w:rStyle w:val="StringTok"/>
          </w:rPr>
          <w:t xml:space="preserve">"age"</w:t>
        </w:r>
      </w:ins>
      <w:ins w:id="3141" w:author="PR Preview" w:date="2026-01-01T00:00:00Z">
        <w:r>
          <w:rPr>
            <w:rStyle w:val="NormalTok"/>
          </w:rPr>
          <w:t xml:space="preserve">), </w:t>
        </w:r>
      </w:ins>
      <w:ins w:id="3142" w:author="PR Preview" w:date="2026-01-01T00:00:00Z">
        <w:r>
          <w:rPr>
            <w:rStyle w:val="FunctionTok"/>
          </w:rPr>
          <w:t xml:space="preserve">c</w:t>
        </w:r>
      </w:ins>
      <w:ins w:id="3143" w:author="PR Preview" w:date="2026-01-01T00:00:00Z">
        <w:r>
          <w:rPr>
            <w:rStyle w:val="NormalTok"/>
          </w:rPr>
          <w:t xml:space="preserve">(</w:t>
        </w:r>
      </w:ins>
      <w:ins w:id="3144" w:author="PR Preview" w:date="2026-01-01T00:00:00Z">
        <w:r>
          <w:rPr>
            <w:rStyle w:val="StringTok"/>
          </w:rPr>
          <w:t xml:space="preserve">"age"</w:t>
        </w:r>
      </w:ins>
      <w:ins w:id="3145" w:author="PR Preview" w:date="2026-01-01T00:00:00Z">
        <w:r>
          <w:rPr>
            <w:rStyle w:val="NormalTok"/>
          </w:rPr>
          <w:t xml:space="preserve">, </w:t>
        </w:r>
      </w:ins>
      <w:ins w:id="3146" w:author="PR Preview" w:date="2026-01-01T00:00:00Z">
        <w:r>
          <w:rPr>
            <w:rStyle w:val="StringTok"/>
          </w:rPr>
          <w:t xml:space="preserve">"sex"</w:t>
        </w:r>
      </w:ins>
      <w:ins w:id="3147" w:author="PR Preview" w:date="2026-01-01T00:00:00Z">
        <w:r>
          <w:rPr>
            <w:rStyle w:val="NormalTok"/>
          </w:rPr>
          <w:t xml:space="preserve">, </w:t>
        </w:r>
      </w:ins>
      <w:ins w:id="3148" w:author="PR Preview" w:date="2026-01-01T00:00:00Z">
        <w:r>
          <w:rPr>
            <w:rStyle w:val="StringTok"/>
          </w:rPr>
          <w:t xml:space="preserve">"bmi"</w:t>
        </w:r>
      </w:ins>
      <w:ins w:id="3149" w:author="PR Preview" w:date="2026-01-01T00:00:00Z">
        <w:r>
          <w:rPr>
            <w:rStyle w:val="NormalTok"/>
          </w:rPr>
          <w:t xml:space="preserve">))</w:t>
        </w:r>
      </w:ins>
      <w:ins w:id="3150" w:author="PR Preview" w:date="2026-01-01T00:00:00Z">
        <w:r>
          <w:br/>
        </w:r>
      </w:ins>
      <w:ins w:id="3151" w:author="PR Preview" w:date="2026-01-01T00:00:00Z">
        <w:r>
          <w:rPr>
            <w:rStyle w:val="NormalTok"/>
          </w:rPr>
          <w:t xml:space="preserve">)</w:t>
        </w:r>
      </w:ins>
      <w:ins w:id="3152" w:author="PR Preview" w:date="2026-01-01T00:00:00Z">
        <w:r>
          <w:br/>
        </w:r>
      </w:ins>
      <w:ins w:id="3153" w:author="PR Preview" w:date="2026-01-01T00:00:00Z">
        <w:r>
          <w:br/>
        </w:r>
      </w:ins>
      <w:ins w:id="3154" w:author="PR Preview" w:date="2026-01-01T00:00:00Z">
        <w:r>
          <w:rPr>
            <w:rStyle w:val="NormalTok"/>
          </w:rPr>
          <w:t xml:space="preserve">results </w:t>
        </w:r>
      </w:ins>
      <w:ins w:id="3155" w:author="PR Preview" w:date="2026-01-01T00:00:00Z">
        <w:r>
          <w:rPr>
            <w:rStyle w:val="OtherTok"/>
          </w:rPr>
          <w:t xml:space="preserve">&lt;-</w:t>
        </w:r>
      </w:ins>
      <w:ins w:id="3156" w:author="PR Preview" w:date="2026-01-01T00:00:00Z">
        <w:r>
          <w:rPr>
            <w:rStyle w:val="NormalTok"/>
          </w:rPr>
          <w:t xml:space="preserve"> </w:t>
        </w:r>
      </w:ins>
      <w:ins w:id="3157" w:author="PR Preview" w:date="2026-01-01T00:00:00Z">
        <w:r>
          <w:rPr>
            <w:rStyle w:val="FunctionTok"/>
          </w:rPr>
          <w:t xml:space="preserve">pmap</w:t>
        </w:r>
      </w:ins>
      <w:ins w:id="3158" w:author="PR Preview" w:date="2026-01-01T00:00:00Z">
        <w:r>
          <w:rPr>
            <w:rStyle w:val="NormalTok"/>
          </w:rPr>
          <w:t xml:space="preserve">(params, </w:t>
        </w:r>
      </w:ins>
      <w:ins w:id="3159" w:author="PR Preview" w:date="2026-01-01T00:00:00Z">
        <w:r>
          <w:rPr>
            <w:rStyle w:val="ControlFlowTok"/>
          </w:rPr>
          <w:t xml:space="preserve">function</w:t>
        </w:r>
      </w:ins>
      <w:ins w:id="3160" w:author="PR Preview" w:date="2026-01-01T00:00:00Z">
        <w:r>
          <w:rPr>
            <w:rStyle w:val="NormalTok"/>
          </w:rPr>
          <w:t xml:space="preserve">(outcome, exposure, covariate_set) {</w:t>
        </w:r>
      </w:ins>
      <w:ins w:id="3161" w:author="PR Preview" w:date="2026-01-01T00:00:00Z">
        <w:r>
          <w:br/>
        </w:r>
      </w:ins>
      <w:ins w:id="3162" w:author="PR Preview" w:date="2026-01-01T00:00:00Z">
        <w:r>
          <w:rPr>
            <w:rStyle w:val="NormalTok"/>
          </w:rPr>
          <w:t xml:space="preserve">  </w:t>
        </w:r>
      </w:ins>
      <w:ins w:id="3163" w:author="PR Preview" w:date="2026-01-01T00:00:00Z">
        <w:r>
          <w:rPr>
            <w:rStyle w:val="FunctionTok"/>
          </w:rPr>
          <w:t xml:space="preserve">run_analysis</w:t>
        </w:r>
      </w:ins>
      <w:ins w:id="3164" w:author="PR Preview" w:date="2026-01-01T00:00:00Z">
        <w:r>
          <w:rPr>
            <w:rStyle w:val="NormalTok"/>
          </w:rPr>
          <w:t xml:space="preserve">(</w:t>
        </w:r>
      </w:ins>
      <w:ins w:id="3165" w:author="PR Preview" w:date="2026-01-01T00:00:00Z">
        <w:r>
          <w:br/>
        </w:r>
      </w:ins>
      <w:ins w:id="3166" w:author="PR Preview" w:date="2026-01-01T00:00:00Z">
        <w:r>
          <w:rPr>
            <w:rStyle w:val="NormalTok"/>
          </w:rPr>
          <w:t xml:space="preserve">    </w:t>
        </w:r>
      </w:ins>
      <w:ins w:id="3167" w:author="PR Preview" w:date="2026-01-01T00:00:00Z">
        <w:r>
          <w:rPr>
            <w:rStyle w:val="AttributeTok"/>
          </w:rPr>
          <w:t xml:space="preserve">data =</w:t>
        </w:r>
      </w:ins>
      <w:ins w:id="3168" w:author="PR Preview" w:date="2026-01-01T00:00:00Z">
        <w:r>
          <w:rPr>
            <w:rStyle w:val="NormalTok"/>
          </w:rPr>
          <w:t xml:space="preserve"> study_data,</w:t>
        </w:r>
      </w:ins>
      <w:ins w:id="3169" w:author="PR Preview" w:date="2026-01-01T00:00:00Z">
        <w:r>
          <w:br/>
        </w:r>
      </w:ins>
      <w:ins w:id="3170" w:author="PR Preview" w:date="2026-01-01T00:00:00Z">
        <w:r>
          <w:rPr>
            <w:rStyle w:val="NormalTok"/>
          </w:rPr>
          <w:t xml:space="preserve">    </w:t>
        </w:r>
      </w:ins>
      <w:ins w:id="3171" w:author="PR Preview" w:date="2026-01-01T00:00:00Z">
        <w:r>
          <w:rPr>
            <w:rStyle w:val="AttributeTok"/>
          </w:rPr>
          <w:t xml:space="preserve">outcome =</w:t>
        </w:r>
      </w:ins>
      <w:ins w:id="3172" w:author="PR Preview" w:date="2026-01-01T00:00:00Z">
        <w:r>
          <w:rPr>
            <w:rStyle w:val="NormalTok"/>
          </w:rPr>
          <w:t xml:space="preserve"> outcome,</w:t>
        </w:r>
      </w:ins>
      <w:ins w:id="3173" w:author="PR Preview" w:date="2026-01-01T00:00:00Z">
        <w:r>
          <w:br/>
        </w:r>
      </w:ins>
      <w:ins w:id="3174" w:author="PR Preview" w:date="2026-01-01T00:00:00Z">
        <w:r>
          <w:rPr>
            <w:rStyle w:val="NormalTok"/>
          </w:rPr>
          <w:t xml:space="preserve">    </w:t>
        </w:r>
      </w:ins>
      <w:ins w:id="3175" w:author="PR Preview" w:date="2026-01-01T00:00:00Z">
        <w:r>
          <w:rPr>
            <w:rStyle w:val="AttributeTok"/>
          </w:rPr>
          <w:t xml:space="preserve">exposure =</w:t>
        </w:r>
      </w:ins>
      <w:ins w:id="3176" w:author="PR Preview" w:date="2026-01-01T00:00:00Z">
        <w:r>
          <w:rPr>
            <w:rStyle w:val="NormalTok"/>
          </w:rPr>
          <w:t xml:space="preserve"> exposure,</w:t>
        </w:r>
      </w:ins>
      <w:ins w:id="3177" w:author="PR Preview" w:date="2026-01-01T00:00:00Z">
        <w:r>
          <w:br/>
        </w:r>
      </w:ins>
      <w:ins w:id="3178" w:author="PR Preview" w:date="2026-01-01T00:00:00Z">
        <w:r>
          <w:rPr>
            <w:rStyle w:val="NormalTok"/>
          </w:rPr>
          <w:t xml:space="preserve">    </w:t>
        </w:r>
      </w:ins>
      <w:ins w:id="3179" w:author="PR Preview" w:date="2026-01-01T00:00:00Z">
        <w:r>
          <w:rPr>
            <w:rStyle w:val="AttributeTok"/>
          </w:rPr>
          <w:t xml:space="preserve">covariates =</w:t>
        </w:r>
      </w:ins>
      <w:ins w:id="3180" w:author="PR Preview" w:date="2026-01-01T00:00:00Z">
        <w:r>
          <w:rPr>
            <w:rStyle w:val="NormalTok"/>
          </w:rPr>
          <w:t xml:space="preserve"> covariate_set</w:t>
        </w:r>
      </w:ins>
      <w:ins w:id="3181" w:author="PR Preview" w:date="2026-01-01T00:00:00Z">
        <w:r>
          <w:br/>
        </w:r>
      </w:ins>
      <w:ins w:id="3182" w:author="PR Preview" w:date="2026-01-01T00:00:00Z">
        <w:r>
          <w:rPr>
            <w:rStyle w:val="NormalTok"/>
          </w:rPr>
          <w:t xml:space="preserve">  )</w:t>
        </w:r>
      </w:ins>
      <w:ins w:id="3183" w:author="PR Preview" w:date="2026-01-01T00:00:00Z">
        <w:r>
          <w:br/>
        </w:r>
      </w:ins>
      <w:ins w:id="3184" w:author="PR Preview" w:date="2026-01-01T00:00:00Z">
        <w:r>
          <w:rPr>
            <w:rStyle w:val="NormalTok"/>
          </w:rPr>
          <w:t xml:space="preserve">})</w:t>
        </w:r>
      </w:ins>
    </w:p>
    <w:bookmarkEnd w:id="89"/>
    <w:bookmarkStart w:id="90" w:name="parallel-processing"/>
    <w:p>
      <w:pPr>
        <w:pStyle w:val="Heading3"/>
      </w:pPr>
      <w:ins w:id="3185" w:author="PR Preview" w:date="2026-01-01T00:00:00Z">
        <w:r>
          <w:t xml:space="preserve">9.5 Parallel Processing</w:t>
        </w:r>
      </w:ins>
    </w:p>
    <w:p>
      <w:pPr>
        <w:pStyle w:val="FirstParagraph"/>
      </w:pPr>
      <w:ins w:id="3186" w:author="PR Preview" w:date="2026-01-01T00:00:00Z">
        <w:r>
          <w:t xml:space="preserve">For computationally intensive work, use</w:t>
        </w:r>
      </w:ins>
      <w:ins w:id="3187" w:author="PR Preview" w:date="2026-01-01T00:00:00Z">
        <w:r>
          <w:t xml:space="preserve"> </w:t>
        </w:r>
      </w:ins>
      <w:ins w:id="3188" w:author="PR Preview" w:date="2026-01-01T00:00:00Z">
        <w:r>
          <w:rPr>
            <w:rStyle w:val="VerbatimChar"/>
          </w:rPr>
          <w:t xml:space="preserve">future</w:t>
        </w:r>
      </w:ins>
      <w:ins w:id="3189" w:author="PR Preview" w:date="2026-01-01T00:00:00Z">
        <w:r>
          <w:t xml:space="preserve"> </w:t>
        </w:r>
      </w:ins>
      <w:ins w:id="3190" w:author="PR Preview" w:date="2026-01-01T00:00:00Z">
        <w:r>
          <w:t xml:space="preserve">and</w:t>
        </w:r>
      </w:ins>
      <w:ins w:id="3191" w:author="PR Preview" w:date="2026-01-01T00:00:00Z">
        <w:r>
          <w:t xml:space="preserve"> </w:t>
        </w:r>
      </w:ins>
      <w:ins w:id="3192" w:author="PR Preview" w:date="2026-01-01T00:00:00Z">
        <w:r>
          <w:rPr>
            <w:rStyle w:val="VerbatimChar"/>
          </w:rPr>
          <w:t xml:space="preserve">furrr</w:t>
        </w:r>
      </w:ins>
      <w:ins w:id="3193" w:author="PR Preview" w:date="2026-01-01T00:00:00Z">
        <w:r>
          <w:t xml:space="preserve">:</w:t>
        </w:r>
      </w:ins>
    </w:p>
    <w:p>
      <w:pPr>
        <w:pStyle w:val="SourceCode"/>
      </w:pPr>
      <w:ins w:id="3194" w:author="PR Preview" w:date="2026-01-01T00:00:00Z">
        <w:r>
          <w:rPr>
            <w:rStyle w:val="FunctionTok"/>
          </w:rPr>
          <w:t xml:space="preserve">library</w:t>
        </w:r>
      </w:ins>
      <w:ins w:id="3195" w:author="PR Preview" w:date="2026-01-01T00:00:00Z">
        <w:r>
          <w:rPr>
            <w:rStyle w:val="NormalTok"/>
          </w:rPr>
          <w:t xml:space="preserve">(future)</w:t>
        </w:r>
      </w:ins>
      <w:ins w:id="3196" w:author="PR Preview" w:date="2026-01-01T00:00:00Z">
        <w:r>
          <w:br/>
        </w:r>
      </w:ins>
      <w:ins w:id="3197" w:author="PR Preview" w:date="2026-01-01T00:00:00Z">
        <w:r>
          <w:rPr>
            <w:rStyle w:val="FunctionTok"/>
          </w:rPr>
          <w:t xml:space="preserve">library</w:t>
        </w:r>
      </w:ins>
      <w:ins w:id="3198" w:author="PR Preview" w:date="2026-01-01T00:00:00Z">
        <w:r>
          <w:rPr>
            <w:rStyle w:val="NormalTok"/>
          </w:rPr>
          <w:t xml:space="preserve">(furrr)</w:t>
        </w:r>
      </w:ins>
      <w:ins w:id="3199" w:author="PR Preview" w:date="2026-01-01T00:00:00Z">
        <w:r>
          <w:br/>
        </w:r>
      </w:ins>
      <w:ins w:id="3200" w:author="PR Preview" w:date="2026-01-01T00:00:00Z">
        <w:r>
          <w:br/>
        </w:r>
      </w:ins>
      <w:ins w:id="3201" w:author="PR Preview" w:date="2026-01-01T00:00:00Z">
        <w:r>
          <w:rPr>
            <w:rStyle w:val="CommentTok"/>
          </w:rPr>
          <w:t xml:space="preserve"># Set up parallel processing</w:t>
        </w:r>
      </w:ins>
      <w:ins w:id="3202" w:author="PR Preview" w:date="2026-01-01T00:00:00Z">
        <w:r>
          <w:br/>
        </w:r>
      </w:ins>
      <w:ins w:id="3203" w:author="PR Preview" w:date="2026-01-01T00:00:00Z">
        <w:r>
          <w:rPr>
            <w:rStyle w:val="FunctionTok"/>
          </w:rPr>
          <w:t xml:space="preserve">plan</w:t>
        </w:r>
      </w:ins>
      <w:ins w:id="3204" w:author="PR Preview" w:date="2026-01-01T00:00:00Z">
        <w:r>
          <w:rPr>
            <w:rStyle w:val="NormalTok"/>
          </w:rPr>
          <w:t xml:space="preserve">(multisession, </w:t>
        </w:r>
      </w:ins>
      <w:ins w:id="3205" w:author="PR Preview" w:date="2026-01-01T00:00:00Z">
        <w:r>
          <w:rPr>
            <w:rStyle w:val="AttributeTok"/>
          </w:rPr>
          <w:t xml:space="preserve">workers =</w:t>
        </w:r>
      </w:ins>
      <w:ins w:id="3206" w:author="PR Preview" w:date="2026-01-01T00:00:00Z">
        <w:r>
          <w:rPr>
            <w:rStyle w:val="NormalTok"/>
          </w:rPr>
          <w:t xml:space="preserve"> </w:t>
        </w:r>
      </w:ins>
      <w:ins w:id="3207" w:author="PR Preview" w:date="2026-01-01T00:00:00Z">
        <w:r>
          <w:rPr>
            <w:rStyle w:val="FunctionTok"/>
          </w:rPr>
          <w:t xml:space="preserve">availableCores</w:t>
        </w:r>
      </w:ins>
      <w:ins w:id="3208" w:author="PR Preview" w:date="2026-01-01T00:00:00Z">
        <w:r>
          <w:rPr>
            <w:rStyle w:val="NormalTok"/>
          </w:rPr>
          <w:t xml:space="preserve">() </w:t>
        </w:r>
      </w:ins>
      <w:ins w:id="3209" w:author="PR Preview" w:date="2026-01-01T00:00:00Z">
        <w:r>
          <w:rPr>
            <w:rStyle w:val="SpecialCharTok"/>
          </w:rPr>
          <w:t xml:space="preserve">-</w:t>
        </w:r>
      </w:ins>
      <w:ins w:id="3210" w:author="PR Preview" w:date="2026-01-01T00:00:00Z">
        <w:r>
          <w:rPr>
            <w:rStyle w:val="NormalTok"/>
          </w:rPr>
          <w:t xml:space="preserve"> </w:t>
        </w:r>
      </w:ins>
      <w:ins w:id="3211" w:author="PR Preview" w:date="2026-01-01T00:00:00Z">
        <w:r>
          <w:rPr>
            <w:rStyle w:val="DecValTok"/>
          </w:rPr>
          <w:t xml:space="preserve">1</w:t>
        </w:r>
      </w:ins>
      <w:ins w:id="3212" w:author="PR Preview" w:date="2026-01-01T00:00:00Z">
        <w:r>
          <w:rPr>
            <w:rStyle w:val="NormalTok"/>
          </w:rPr>
          <w:t xml:space="preserve">)</w:t>
        </w:r>
      </w:ins>
      <w:ins w:id="3213" w:author="PR Preview" w:date="2026-01-01T00:00:00Z">
        <w:r>
          <w:br/>
        </w:r>
      </w:ins>
      <w:ins w:id="3214" w:author="PR Preview" w:date="2026-01-01T00:00:00Z">
        <w:r>
          <w:br/>
        </w:r>
      </w:ins>
      <w:ins w:id="3215" w:author="PR Preview" w:date="2026-01-01T00:00:00Z">
        <w:r>
          <w:rPr>
            <w:rStyle w:val="CommentTok"/>
          </w:rPr>
          <w:t xml:space="preserve"># Parallel version of map()</w:t>
        </w:r>
      </w:ins>
      <w:ins w:id="3216" w:author="PR Preview" w:date="2026-01-01T00:00:00Z">
        <w:r>
          <w:br/>
        </w:r>
      </w:ins>
      <w:ins w:id="3217" w:author="PR Preview" w:date="2026-01-01T00:00:00Z">
        <w:r>
          <w:rPr>
            <w:rStyle w:val="NormalTok"/>
          </w:rPr>
          <w:t xml:space="preserve">results </w:t>
        </w:r>
      </w:ins>
      <w:ins w:id="3218" w:author="PR Preview" w:date="2026-01-01T00:00:00Z">
        <w:r>
          <w:rPr>
            <w:rStyle w:val="OtherTok"/>
          </w:rPr>
          <w:t xml:space="preserve">&lt;-</w:t>
        </w:r>
      </w:ins>
      <w:ins w:id="3219" w:author="PR Preview" w:date="2026-01-01T00:00:00Z">
        <w:r>
          <w:rPr>
            <w:rStyle w:val="NormalTok"/>
          </w:rPr>
          <w:t xml:space="preserve"> </w:t>
        </w:r>
      </w:ins>
      <w:ins w:id="3220" w:author="PR Preview" w:date="2026-01-01T00:00:00Z">
        <w:r>
          <w:rPr>
            <w:rStyle w:val="FunctionTok"/>
          </w:rPr>
          <w:t xml:space="preserve">future_map</w:t>
        </w:r>
      </w:ins>
      <w:ins w:id="3221" w:author="PR Preview" w:date="2026-01-01T00:00:00Z">
        <w:r>
          <w:rPr>
            <w:rStyle w:val="NormalTok"/>
          </w:rPr>
          <w:t xml:space="preserve">(large_list, time_consuming_function, </w:t>
        </w:r>
      </w:ins>
      <w:ins w:id="3222" w:author="PR Preview" w:date="2026-01-01T00:00:00Z">
        <w:r>
          <w:rPr>
            <w:rStyle w:val="AttributeTok"/>
          </w:rPr>
          <w:t xml:space="preserve">.progress =</w:t>
        </w:r>
      </w:ins>
      <w:ins w:id="3223" w:author="PR Preview" w:date="2026-01-01T00:00:00Z">
        <w:r>
          <w:rPr>
            <w:rStyle w:val="NormalTok"/>
          </w:rPr>
          <w:t xml:space="preserve"> </w:t>
        </w:r>
      </w:ins>
      <w:ins w:id="3224" w:author="PR Preview" w:date="2026-01-01T00:00:00Z">
        <w:r>
          <w:rPr>
            <w:rStyle w:val="ConstantTok"/>
          </w:rPr>
          <w:t xml:space="preserve">TRUE</w:t>
        </w:r>
      </w:ins>
      <w:ins w:id="3225" w:author="PR Preview" w:date="2026-01-01T00:00:00Z">
        <w:r>
          <w:rPr>
            <w:rStyle w:val="NormalTok"/>
          </w:rPr>
          <w:t xml:space="preserve">)</w:t>
        </w:r>
      </w:ins>
    </w:p>
    <w:bookmarkEnd w:id="90"/>
    <w:bookmarkEnd w:id="91"/>
    <w:bookmarkStart w:id="94" w:name="sec-data-io"/>
    <w:p>
      <w:pPr>
        <w:pStyle w:val="Heading2"/>
      </w:pPr>
      <w:ins w:id="3226" w:author="PR Preview" w:date="2026-01-01T00:00:00Z">
        <w:r>
          <w:t xml:space="preserve">10 Reading and Saving Data</w:t>
        </w:r>
      </w:ins>
    </w:p>
    <w:bookmarkStart w:id="92" w:name="rds-files-preferred"/>
    <w:p>
      <w:pPr>
        <w:pStyle w:val="Heading3"/>
      </w:pPr>
      <w:ins w:id="3227" w:author="PR Preview" w:date="2026-01-01T00:00:00Z">
        <w:r>
          <w:t xml:space="preserve">10.1 RDS Files (Preferred)</w:t>
        </w:r>
      </w:ins>
    </w:p>
    <w:p>
      <w:pPr>
        <w:pStyle w:val="FirstParagraph"/>
      </w:pPr>
      <w:ins w:id="3228" w:author="PR Preview" w:date="2026-01-01T00:00:00Z">
        <w:r>
          <w:t xml:space="preserve">Use RDS format for R objects:</w:t>
        </w:r>
      </w:ins>
    </w:p>
    <w:p>
      <w:pPr>
        <w:pStyle w:val="SourceCode"/>
      </w:pPr>
      <w:ins w:id="3229" w:author="PR Preview" w:date="2026-01-01T00:00:00Z">
        <w:r>
          <w:rPr>
            <w:rStyle w:val="CommentTok"/>
          </w:rPr>
          <w:t xml:space="preserve"># Save single object</w:t>
        </w:r>
      </w:ins>
      <w:ins w:id="3230" w:author="PR Preview" w:date="2026-01-01T00:00:00Z">
        <w:r>
          <w:br/>
        </w:r>
      </w:ins>
      <w:ins w:id="3231" w:author="PR Preview" w:date="2026-01-01T00:00:00Z">
        <w:r>
          <w:rPr>
            <w:rStyle w:val="NormalTok"/>
          </w:rPr>
          <w:t xml:space="preserve">readr</w:t>
        </w:r>
      </w:ins>
      <w:ins w:id="3232" w:author="PR Preview" w:date="2026-01-01T00:00:00Z">
        <w:r>
          <w:rPr>
            <w:rStyle w:val="SpecialCharTok"/>
          </w:rPr>
          <w:t xml:space="preserve">::</w:t>
        </w:r>
      </w:ins>
      <w:ins w:id="3233" w:author="PR Preview" w:date="2026-01-01T00:00:00Z">
        <w:r>
          <w:rPr>
            <w:rStyle w:val="FunctionTok"/>
          </w:rPr>
          <w:t xml:space="preserve">write_rds</w:t>
        </w:r>
      </w:ins>
      <w:ins w:id="3234" w:author="PR Preview" w:date="2026-01-01T00:00:00Z">
        <w:r>
          <w:rPr>
            <w:rStyle w:val="NormalTok"/>
          </w:rPr>
          <w:t xml:space="preserve">(analysis_results, </w:t>
        </w:r>
      </w:ins>
      <w:ins w:id="3235" w:author="PR Preview" w:date="2026-01-01T00:00:00Z">
        <w:r>
          <w:rPr>
            <w:rStyle w:val="FunctionTok"/>
          </w:rPr>
          <w:t xml:space="preserve">here</w:t>
        </w:r>
      </w:ins>
      <w:ins w:id="3236" w:author="PR Preview" w:date="2026-01-01T00:00:00Z">
        <w:r>
          <w:rPr>
            <w:rStyle w:val="NormalTok"/>
          </w:rPr>
          <w:t xml:space="preserve">(</w:t>
        </w:r>
      </w:ins>
      <w:ins w:id="3237" w:author="PR Preview" w:date="2026-01-01T00:00:00Z">
        <w:r>
          <w:rPr>
            <w:rStyle w:val="StringTok"/>
          </w:rPr>
          <w:t xml:space="preserve">"results"</w:t>
        </w:r>
      </w:ins>
      <w:ins w:id="3238" w:author="PR Preview" w:date="2026-01-01T00:00:00Z">
        <w:r>
          <w:rPr>
            <w:rStyle w:val="NormalTok"/>
          </w:rPr>
          <w:t xml:space="preserve">, </w:t>
        </w:r>
      </w:ins>
      <w:ins w:id="3239" w:author="PR Preview" w:date="2026-01-01T00:00:00Z">
        <w:r>
          <w:rPr>
            <w:rStyle w:val="StringTok"/>
          </w:rPr>
          <w:t xml:space="preserve">"analysis.rds"</w:t>
        </w:r>
      </w:ins>
      <w:ins w:id="3240" w:author="PR Preview" w:date="2026-01-01T00:00:00Z">
        <w:r>
          <w:rPr>
            <w:rStyle w:val="NormalTok"/>
          </w:rPr>
          <w:t xml:space="preserve">))</w:t>
        </w:r>
      </w:ins>
      <w:ins w:id="3241" w:author="PR Preview" w:date="2026-01-01T00:00:00Z">
        <w:r>
          <w:br/>
        </w:r>
      </w:ins>
      <w:ins w:id="3242" w:author="PR Preview" w:date="2026-01-01T00:00:00Z">
        <w:r>
          <w:br/>
        </w:r>
      </w:ins>
      <w:ins w:id="3243" w:author="PR Preview" w:date="2026-01-01T00:00:00Z">
        <w:r>
          <w:rPr>
            <w:rStyle w:val="CommentTok"/>
          </w:rPr>
          <w:t xml:space="preserve"># Read back</w:t>
        </w:r>
      </w:ins>
      <w:ins w:id="3244" w:author="PR Preview" w:date="2026-01-01T00:00:00Z">
        <w:r>
          <w:br/>
        </w:r>
      </w:ins>
      <w:ins w:id="3245" w:author="PR Preview" w:date="2026-01-01T00:00:00Z">
        <w:r>
          <w:rPr>
            <w:rStyle w:val="NormalTok"/>
          </w:rPr>
          <w:t xml:space="preserve">results </w:t>
        </w:r>
      </w:ins>
      <w:ins w:id="3246" w:author="PR Preview" w:date="2026-01-01T00:00:00Z">
        <w:r>
          <w:rPr>
            <w:rStyle w:val="OtherTok"/>
          </w:rPr>
          <w:t xml:space="preserve">&lt;-</w:t>
        </w:r>
      </w:ins>
      <w:ins w:id="3247" w:author="PR Preview" w:date="2026-01-01T00:00:00Z">
        <w:r>
          <w:rPr>
            <w:rStyle w:val="NormalTok"/>
          </w:rPr>
          <w:t xml:space="preserve"> readr</w:t>
        </w:r>
      </w:ins>
      <w:ins w:id="3248" w:author="PR Preview" w:date="2026-01-01T00:00:00Z">
        <w:r>
          <w:rPr>
            <w:rStyle w:val="SpecialCharTok"/>
          </w:rPr>
          <w:t xml:space="preserve">::</w:t>
        </w:r>
      </w:ins>
      <w:ins w:id="3249" w:author="PR Preview" w:date="2026-01-01T00:00:00Z">
        <w:r>
          <w:rPr>
            <w:rStyle w:val="FunctionTok"/>
          </w:rPr>
          <w:t xml:space="preserve">read_rds</w:t>
        </w:r>
      </w:ins>
      <w:ins w:id="3250" w:author="PR Preview" w:date="2026-01-01T00:00:00Z">
        <w:r>
          <w:rPr>
            <w:rStyle w:val="NormalTok"/>
          </w:rPr>
          <w:t xml:space="preserve">(</w:t>
        </w:r>
      </w:ins>
      <w:ins w:id="3251" w:author="PR Preview" w:date="2026-01-01T00:00:00Z">
        <w:r>
          <w:rPr>
            <w:rStyle w:val="FunctionTok"/>
          </w:rPr>
          <w:t xml:space="preserve">here</w:t>
        </w:r>
      </w:ins>
      <w:ins w:id="3252" w:author="PR Preview" w:date="2026-01-01T00:00:00Z">
        <w:r>
          <w:rPr>
            <w:rStyle w:val="NormalTok"/>
          </w:rPr>
          <w:t xml:space="preserve">(</w:t>
        </w:r>
      </w:ins>
      <w:ins w:id="3253" w:author="PR Preview" w:date="2026-01-01T00:00:00Z">
        <w:r>
          <w:rPr>
            <w:rStyle w:val="StringTok"/>
          </w:rPr>
          <w:t xml:space="preserve">"results"</w:t>
        </w:r>
      </w:ins>
      <w:ins w:id="3254" w:author="PR Preview" w:date="2026-01-01T00:00:00Z">
        <w:r>
          <w:rPr>
            <w:rStyle w:val="NormalTok"/>
          </w:rPr>
          <w:t xml:space="preserve">, </w:t>
        </w:r>
      </w:ins>
      <w:ins w:id="3255" w:author="PR Preview" w:date="2026-01-01T00:00:00Z">
        <w:r>
          <w:rPr>
            <w:rStyle w:val="StringTok"/>
          </w:rPr>
          <w:t xml:space="preserve">"analysis.rds"</w:t>
        </w:r>
      </w:ins>
      <w:ins w:id="3256" w:author="PR Preview" w:date="2026-01-01T00:00:00Z">
        <w:r>
          <w:rPr>
            <w:rStyle w:val="NormalTok"/>
          </w:rPr>
          <w:t xml:space="preserve">))</w:t>
        </w:r>
      </w:ins>
    </w:p>
    <w:p>
      <w:pPr>
        <w:pStyle w:val="FirstParagraph"/>
      </w:pPr>
      <w:ins w:id="3257" w:author="PR Preview" w:date="2026-01-01T00:00:00Z">
        <w:r>
          <w:rPr>
            <w:b/>
            <w:bCs/>
          </w:rPr>
          <w:t xml:space="preserve">Avoid</w:t>
        </w:r>
      </w:ins>
      <w:ins w:id="3258" w:author="PR Preview" w:date="2026-01-01T00:00:00Z">
        <w:r>
          <w:rPr>
            <w:b/>
            <w:bCs/>
          </w:rPr>
          <w:t xml:space="preserve"> </w:t>
        </w:r>
      </w:ins>
      <w:ins w:id="3259" w:author="PR Preview" w:date="2026-01-01T00:00:00Z">
        <w:r>
          <w:rPr>
            <w:rStyle w:val="VerbatimChar"/>
            <w:b/>
            <w:bCs/>
          </w:rPr>
          <w:t xml:space="preserve">.RData</w:t>
        </w:r>
      </w:ins>
      <w:ins w:id="3260" w:author="PR Preview" w:date="2026-01-01T00:00:00Z">
        <w:r>
          <w:rPr>
            <w:b/>
            <w:bCs/>
          </w:rPr>
          <w:t xml:space="preserve"> </w:t>
        </w:r>
      </w:ins>
      <w:ins w:id="3261" w:author="PR Preview" w:date="2026-01-01T00:00:00Z">
        <w:r>
          <w:rPr>
            <w:b/>
            <w:bCs/>
          </w:rPr>
          <w:t xml:space="preserve">files</w:t>
        </w:r>
      </w:ins>
      <w:ins w:id="3262" w:author="PR Preview" w:date="2026-01-01T00:00:00Z">
        <w:r>
          <w:t xml:space="preserve"> </w:t>
        </w:r>
      </w:ins>
      <w:ins w:id="3263" w:author="PR Preview" w:date="2026-01-01T00:00:00Z">
        <w:r>
          <w:t xml:space="preserve">because:</w:t>
        </w:r>
      </w:ins>
      <w:ins w:id="3264" w:author="PR Preview" w:date="2026-01-01T00:00:00Z">
        <w:r>
          <w:t xml:space="preserve"> </w:t>
        </w:r>
      </w:ins>
      <w:ins w:id="3265" w:author="PR Preview" w:date="2026-01-01T00:00:00Z">
        <w:r>
          <w:t xml:space="preserve">- You can’t control object names when loading</w:t>
        </w:r>
      </w:ins>
      <w:ins w:id="3266" w:author="PR Preview" w:date="2026-01-01T00:00:00Z">
        <w:r>
          <w:t xml:space="preserve"> </w:t>
        </w:r>
      </w:ins>
      <w:ins w:id="3267" w:author="PR Preview" w:date="2026-01-01T00:00:00Z">
        <w:r>
          <w:t xml:space="preserve">- Can’t load individual objects</w:t>
        </w:r>
      </w:ins>
      <w:ins w:id="3268" w:author="PR Preview" w:date="2026-01-01T00:00:00Z">
        <w:r>
          <w:t xml:space="preserve"> </w:t>
        </w:r>
      </w:ins>
      <w:ins w:id="3269" w:author="PR Preview" w:date="2026-01-01T00:00:00Z">
        <w:r>
          <w:t xml:space="preserve">- Creates confusion in older code</w:t>
        </w:r>
      </w:ins>
    </w:p>
    <w:bookmarkEnd w:id="92"/>
    <w:bookmarkStart w:id="93" w:name="csv-files"/>
    <w:p>
      <w:pPr>
        <w:pStyle w:val="Heading3"/>
      </w:pPr>
      <w:ins w:id="3270" w:author="PR Preview" w:date="2026-01-01T00:00:00Z">
        <w:r>
          <w:t xml:space="preserve">10.2 CSV Files</w:t>
        </w:r>
      </w:ins>
    </w:p>
    <w:p>
      <w:pPr>
        <w:pStyle w:val="FirstParagraph"/>
      </w:pPr>
      <w:ins w:id="3271" w:author="PR Preview" w:date="2026-01-01T00:00:00Z">
        <w:r>
          <w:t xml:space="preserve">For tabular data that may be shared with non-R users:</w:t>
        </w:r>
      </w:ins>
    </w:p>
    <w:p>
      <w:pPr>
        <w:pStyle w:val="SourceCode"/>
      </w:pPr>
      <w:ins w:id="3272" w:author="PR Preview" w:date="2026-01-01T00:00:00Z">
        <w:r>
          <w:rPr>
            <w:rStyle w:val="CommentTok"/>
          </w:rPr>
          <w:t xml:space="preserve"># Write</w:t>
        </w:r>
      </w:ins>
      <w:ins w:id="3273" w:author="PR Preview" w:date="2026-01-01T00:00:00Z">
        <w:r>
          <w:br/>
        </w:r>
      </w:ins>
      <w:ins w:id="3274" w:author="PR Preview" w:date="2026-01-01T00:00:00Z">
        <w:r>
          <w:rPr>
            <w:rStyle w:val="NormalTok"/>
          </w:rPr>
          <w:t xml:space="preserve">readr</w:t>
        </w:r>
      </w:ins>
      <w:ins w:id="3275" w:author="PR Preview" w:date="2026-01-01T00:00:00Z">
        <w:r>
          <w:rPr>
            <w:rStyle w:val="SpecialCharTok"/>
          </w:rPr>
          <w:t xml:space="preserve">::</w:t>
        </w:r>
      </w:ins>
      <w:ins w:id="3276" w:author="PR Preview" w:date="2026-01-01T00:00:00Z">
        <w:r>
          <w:rPr>
            <w:rStyle w:val="FunctionTok"/>
          </w:rPr>
          <w:t xml:space="preserve">write_csv</w:t>
        </w:r>
      </w:ins>
      <w:ins w:id="3277" w:author="PR Preview" w:date="2026-01-01T00:00:00Z">
        <w:r>
          <w:rPr>
            <w:rStyle w:val="NormalTok"/>
          </w:rPr>
          <w:t xml:space="preserve">(data, </w:t>
        </w:r>
      </w:ins>
      <w:ins w:id="3278" w:author="PR Preview" w:date="2026-01-01T00:00:00Z">
        <w:r>
          <w:rPr>
            <w:rStyle w:val="FunctionTok"/>
          </w:rPr>
          <w:t xml:space="preserve">here</w:t>
        </w:r>
      </w:ins>
      <w:ins w:id="3279" w:author="PR Preview" w:date="2026-01-01T00:00:00Z">
        <w:r>
          <w:rPr>
            <w:rStyle w:val="NormalTok"/>
          </w:rPr>
          <w:t xml:space="preserve">(</w:t>
        </w:r>
      </w:ins>
      <w:ins w:id="3280" w:author="PR Preview" w:date="2026-01-01T00:00:00Z">
        <w:r>
          <w:rPr>
            <w:rStyle w:val="StringTok"/>
          </w:rPr>
          <w:t xml:space="preserve">"data-raw"</w:t>
        </w:r>
      </w:ins>
      <w:ins w:id="3281" w:author="PR Preview" w:date="2026-01-01T00:00:00Z">
        <w:r>
          <w:rPr>
            <w:rStyle w:val="NormalTok"/>
          </w:rPr>
          <w:t xml:space="preserve">, </w:t>
        </w:r>
      </w:ins>
      <w:ins w:id="3282" w:author="PR Preview" w:date="2026-01-01T00:00:00Z">
        <w:r>
          <w:rPr>
            <w:rStyle w:val="StringTok"/>
          </w:rPr>
          <w:t xml:space="preserve">"clean_data.csv"</w:t>
        </w:r>
      </w:ins>
      <w:ins w:id="3283" w:author="PR Preview" w:date="2026-01-01T00:00:00Z">
        <w:r>
          <w:rPr>
            <w:rStyle w:val="NormalTok"/>
          </w:rPr>
          <w:t xml:space="preserve">))</w:t>
        </w:r>
      </w:ins>
      <w:ins w:id="3284" w:author="PR Preview" w:date="2026-01-01T00:00:00Z">
        <w:r>
          <w:br/>
        </w:r>
      </w:ins>
      <w:ins w:id="3285" w:author="PR Preview" w:date="2026-01-01T00:00:00Z">
        <w:r>
          <w:br/>
        </w:r>
      </w:ins>
      <w:ins w:id="3286" w:author="PR Preview" w:date="2026-01-01T00:00:00Z">
        <w:r>
          <w:rPr>
            <w:rStyle w:val="CommentTok"/>
          </w:rPr>
          <w:t xml:space="preserve"># Read</w:t>
        </w:r>
      </w:ins>
      <w:ins w:id="3287" w:author="PR Preview" w:date="2026-01-01T00:00:00Z">
        <w:r>
          <w:br/>
        </w:r>
      </w:ins>
      <w:ins w:id="3288" w:author="PR Preview" w:date="2026-01-01T00:00:00Z">
        <w:r>
          <w:rPr>
            <w:rStyle w:val="NormalTok"/>
          </w:rPr>
          <w:t xml:space="preserve">data </w:t>
        </w:r>
      </w:ins>
      <w:ins w:id="3289" w:author="PR Preview" w:date="2026-01-01T00:00:00Z">
        <w:r>
          <w:rPr>
            <w:rStyle w:val="OtherTok"/>
          </w:rPr>
          <w:t xml:space="preserve">&lt;-</w:t>
        </w:r>
      </w:ins>
      <w:ins w:id="3290" w:author="PR Preview" w:date="2026-01-01T00:00:00Z">
        <w:r>
          <w:rPr>
            <w:rStyle w:val="NormalTok"/>
          </w:rPr>
          <w:t xml:space="preserve"> readr</w:t>
        </w:r>
      </w:ins>
      <w:ins w:id="3291" w:author="PR Preview" w:date="2026-01-01T00:00:00Z">
        <w:r>
          <w:rPr>
            <w:rStyle w:val="SpecialCharTok"/>
          </w:rPr>
          <w:t xml:space="preserve">::</w:t>
        </w:r>
      </w:ins>
      <w:ins w:id="3292" w:author="PR Preview" w:date="2026-01-01T00:00:00Z">
        <w:r>
          <w:rPr>
            <w:rStyle w:val="FunctionTok"/>
          </w:rPr>
          <w:t xml:space="preserve">read_csv</w:t>
        </w:r>
      </w:ins>
      <w:ins w:id="3293" w:author="PR Preview" w:date="2026-01-01T00:00:00Z">
        <w:r>
          <w:rPr>
            <w:rStyle w:val="NormalTok"/>
          </w:rPr>
          <w:t xml:space="preserve">(</w:t>
        </w:r>
      </w:ins>
      <w:ins w:id="3294" w:author="PR Preview" w:date="2026-01-01T00:00:00Z">
        <w:r>
          <w:rPr>
            <w:rStyle w:val="FunctionTok"/>
          </w:rPr>
          <w:t xml:space="preserve">here</w:t>
        </w:r>
      </w:ins>
      <w:ins w:id="3295" w:author="PR Preview" w:date="2026-01-01T00:00:00Z">
        <w:r>
          <w:rPr>
            <w:rStyle w:val="NormalTok"/>
          </w:rPr>
          <w:t xml:space="preserve">(</w:t>
        </w:r>
      </w:ins>
      <w:ins w:id="3296" w:author="PR Preview" w:date="2026-01-01T00:00:00Z">
        <w:r>
          <w:rPr>
            <w:rStyle w:val="StringTok"/>
          </w:rPr>
          <w:t xml:space="preserve">"data-raw"</w:t>
        </w:r>
      </w:ins>
      <w:ins w:id="3297" w:author="PR Preview" w:date="2026-01-01T00:00:00Z">
        <w:r>
          <w:rPr>
            <w:rStyle w:val="NormalTok"/>
          </w:rPr>
          <w:t xml:space="preserve">, </w:t>
        </w:r>
      </w:ins>
      <w:ins w:id="3298" w:author="PR Preview" w:date="2026-01-01T00:00:00Z">
        <w:r>
          <w:rPr>
            <w:rStyle w:val="StringTok"/>
          </w:rPr>
          <w:t xml:space="preserve">"clean_data.csv"</w:t>
        </w:r>
      </w:ins>
      <w:ins w:id="3299" w:author="PR Preview" w:date="2026-01-01T00:00:00Z">
        <w:r>
          <w:rPr>
            <w:rStyle w:val="NormalTok"/>
          </w:rPr>
          <w:t xml:space="preserve">))</w:t>
        </w:r>
      </w:ins>
      <w:ins w:id="3300" w:author="PR Preview" w:date="2026-01-01T00:00:00Z">
        <w:r>
          <w:br/>
        </w:r>
      </w:ins>
      <w:ins w:id="3301" w:author="PR Preview" w:date="2026-01-01T00:00:00Z">
        <w:r>
          <w:br/>
        </w:r>
      </w:ins>
      <w:ins w:id="3302" w:author="PR Preview" w:date="2026-01-01T00:00:00Z">
        <w:r>
          <w:rPr>
            <w:rStyle w:val="CommentTok"/>
          </w:rPr>
          <w:t xml:space="preserve"># For very large files, use data.table</w:t>
        </w:r>
      </w:ins>
      <w:ins w:id="3303" w:author="PR Preview" w:date="2026-01-01T00:00:00Z">
        <w:r>
          <w:br/>
        </w:r>
      </w:ins>
      <w:ins w:id="3304" w:author="PR Preview" w:date="2026-01-01T00:00:00Z">
        <w:r>
          <w:rPr>
            <w:rStyle w:val="NormalTok"/>
          </w:rPr>
          <w:t xml:space="preserve">data.table</w:t>
        </w:r>
      </w:ins>
      <w:ins w:id="3305" w:author="PR Preview" w:date="2026-01-01T00:00:00Z">
        <w:r>
          <w:rPr>
            <w:rStyle w:val="SpecialCharTok"/>
          </w:rPr>
          <w:t xml:space="preserve">::</w:t>
        </w:r>
      </w:ins>
      <w:ins w:id="3306" w:author="PR Preview" w:date="2026-01-01T00:00:00Z">
        <w:r>
          <w:rPr>
            <w:rStyle w:val="FunctionTok"/>
          </w:rPr>
          <w:t xml:space="preserve">fwrite</w:t>
        </w:r>
      </w:ins>
      <w:ins w:id="3307" w:author="PR Preview" w:date="2026-01-01T00:00:00Z">
        <w:r>
          <w:rPr>
            <w:rStyle w:val="NormalTok"/>
          </w:rPr>
          <w:t xml:space="preserve">(large_data, </w:t>
        </w:r>
      </w:ins>
      <w:ins w:id="3308" w:author="PR Preview" w:date="2026-01-01T00:00:00Z">
        <w:r>
          <w:rPr>
            <w:rStyle w:val="StringTok"/>
          </w:rPr>
          <w:t xml:space="preserve">"big_file.csv"</w:t>
        </w:r>
      </w:ins>
      <w:ins w:id="3309" w:author="PR Preview" w:date="2026-01-01T00:00:00Z">
        <w:r>
          <w:rPr>
            <w:rStyle w:val="NormalTok"/>
          </w:rPr>
          <w:t xml:space="preserve">)</w:t>
        </w:r>
      </w:ins>
      <w:ins w:id="3310" w:author="PR Preview" w:date="2026-01-01T00:00:00Z">
        <w:r>
          <w:br/>
        </w:r>
      </w:ins>
      <w:ins w:id="3311" w:author="PR Preview" w:date="2026-01-01T00:00:00Z">
        <w:r>
          <w:rPr>
            <w:rStyle w:val="NormalTok"/>
          </w:rPr>
          <w:t xml:space="preserve">data </w:t>
        </w:r>
      </w:ins>
      <w:ins w:id="3312" w:author="PR Preview" w:date="2026-01-01T00:00:00Z">
        <w:r>
          <w:rPr>
            <w:rStyle w:val="OtherTok"/>
          </w:rPr>
          <w:t xml:space="preserve">&lt;-</w:t>
        </w:r>
      </w:ins>
      <w:ins w:id="3313" w:author="PR Preview" w:date="2026-01-01T00:00:00Z">
        <w:r>
          <w:rPr>
            <w:rStyle w:val="NormalTok"/>
          </w:rPr>
          <w:t xml:space="preserve"> data.table</w:t>
        </w:r>
      </w:ins>
      <w:ins w:id="3314" w:author="PR Preview" w:date="2026-01-01T00:00:00Z">
        <w:r>
          <w:rPr>
            <w:rStyle w:val="SpecialCharTok"/>
          </w:rPr>
          <w:t xml:space="preserve">::</w:t>
        </w:r>
      </w:ins>
      <w:ins w:id="3315" w:author="PR Preview" w:date="2026-01-01T00:00:00Z">
        <w:r>
          <w:rPr>
            <w:rStyle w:val="FunctionTok"/>
          </w:rPr>
          <w:t xml:space="preserve">fread</w:t>
        </w:r>
      </w:ins>
      <w:ins w:id="3316" w:author="PR Preview" w:date="2026-01-01T00:00:00Z">
        <w:r>
          <w:rPr>
            <w:rStyle w:val="NormalTok"/>
          </w:rPr>
          <w:t xml:space="preserve">(</w:t>
        </w:r>
      </w:ins>
      <w:ins w:id="3317" w:author="PR Preview" w:date="2026-01-01T00:00:00Z">
        <w:r>
          <w:rPr>
            <w:rStyle w:val="StringTok"/>
          </w:rPr>
          <w:t xml:space="preserve">"big_file.csv"</w:t>
        </w:r>
      </w:ins>
      <w:ins w:id="3318" w:author="PR Preview" w:date="2026-01-01T00:00:00Z">
        <w:r>
          <w:rPr>
            <w:rStyle w:val="NormalTok"/>
          </w:rPr>
          <w:t xml:space="preserve">)</w:t>
        </w:r>
      </w:ins>
    </w:p>
    <w:bookmarkEnd w:id="93"/>
    <w:bookmarkEnd w:id="94"/>
    <w:bookmarkStart w:id="108" w:name="sec-r-version-control"/>
    <w:p>
      <w:pPr>
        <w:pStyle w:val="Heading2"/>
      </w:pPr>
      <w:ins w:id="3319" w:author="PR Preview" w:date="2026-01-01T00:00:00Z">
        <w:r>
          <w:t xml:space="preserve">11 Version Control and Collaboration</w:t>
        </w:r>
      </w:ins>
    </w:p>
    <w:bookmarkStart w:id="98" w:name="sec-git-branches-and-tags"/>
    <w:p>
      <w:pPr>
        <w:pStyle w:val="Heading3"/>
      </w:pPr>
      <w:ins w:id="3320" w:author="PR Preview" w:date="2026-01-01T00:00:00Z">
        <w:r>
          <w:t xml:space="preserve">11.1 Git Branches and Tags</w:t>
        </w:r>
      </w:ins>
    </w:p>
    <w:p>
      <w:pPr>
        <w:pStyle w:val="FirstParagraph"/>
      </w:pPr>
      <w:ins w:id="3321" w:author="PR Preview" w:date="2026-01-01T00:00:00Z">
        <w:r>
          <w:t xml:space="preserve">To understand how Git tracks history,</w:t>
        </w:r>
      </w:ins>
      <w:ins w:id="3322" w:author="PR Preview" w:date="2026-01-01T00:00:00Z">
        <w:r>
          <w:t xml:space="preserve"> </w:t>
        </w:r>
      </w:ins>
      <w:ins w:id="3323" w:author="PR Preview" w:date="2026-01-01T00:00:00Z">
        <w:r>
          <w:t xml:space="preserve">think of commits as Polaroid snapshots of your repository</w:t>
        </w:r>
      </w:ins>
      <w:ins w:id="3324" w:author="PR Preview" w:date="2026-01-01T00:00:00Z">
        <w:r>
          <w:t xml:space="preserve"> </w:t>
        </w:r>
      </w:ins>
      <w:ins w:id="3325" w:author="PR Preview" w:date="2026-01-01T00:00:00Z">
        <w:r>
          <w:t xml:space="preserve">connected to their parent snapshots by strings.</w:t>
        </w:r>
      </w:ins>
      <w:ins w:id="3326" w:author="PR Preview" w:date="2026-01-01T00:00:00Z">
        <w:r>
          <w:t xml:space="preserve"> </w:t>
        </w:r>
      </w:ins>
      <w:ins w:id="3327" w:author="PR Preview" w:date="2026-01-01T00:00:00Z">
        <w:r>
          <w:t xml:space="preserve">Branches and tags are both labels (like sticky notes)</w:t>
        </w:r>
      </w:ins>
      <w:ins w:id="3328" w:author="PR Preview" w:date="2026-01-01T00:00:00Z">
        <w:r>
          <w:t xml:space="preserve"> </w:t>
        </w:r>
      </w:ins>
      <w:ins w:id="3329" w:author="PR Preview" w:date="2026-01-01T00:00:00Z">
        <w:r>
          <w:t xml:space="preserve">pointing to specific snapshots in this history graph:</w:t>
        </w:r>
      </w:ins>
    </w:p>
    <w:p>
      <w:pPr>
        <w:pStyle w:val="Compact"/>
        <w:numPr>
          <w:ilvl w:val="0"/>
          <w:numId w:val="1031"/>
        </w:numPr>
      </w:pPr>
      <w:ins w:id="3330" w:author="PR Preview" w:date="2026-01-01T00:00:00Z">
        <w:r>
          <w:rPr>
            <w:b/>
            <w:bCs/>
          </w:rPr>
          <w:t xml:space="preserve">Branches are movable labels</w:t>
        </w:r>
      </w:ins>
      <w:ins w:id="3331" w:author="PR Preview" w:date="2026-01-01T00:00:00Z">
        <w:r>
          <w:t xml:space="preserve">:</w:t>
        </w:r>
      </w:ins>
      <w:ins w:id="3332" w:author="PR Preview" w:date="2026-01-01T00:00:00Z">
        <w:r>
          <w:t xml:space="preserve"> </w:t>
        </w:r>
      </w:ins>
      <w:ins w:id="3333" w:author="PR Preview" w:date="2026-01-01T00:00:00Z">
        <w:r>
          <w:t xml:space="preserve">A branch label points to the latest commit in a line of development.</w:t>
        </w:r>
      </w:ins>
      <w:ins w:id="3334" w:author="PR Preview" w:date="2026-01-01T00:00:00Z">
        <w:r>
          <w:t xml:space="preserve"> </w:t>
        </w:r>
      </w:ins>
      <w:ins w:id="3335" w:author="PR Preview" w:date="2026-01-01T00:00:00Z">
        <w:r>
          <w:t xml:space="preserve">When you make a new commit while working on a branch,</w:t>
        </w:r>
      </w:ins>
      <w:ins w:id="3336" w:author="PR Preview" w:date="2026-01-01T00:00:00Z">
        <w:r>
          <w:t xml:space="preserve"> </w:t>
        </w:r>
      </w:ins>
      <w:ins w:id="3337" w:author="PR Preview" w:date="2026-01-01T00:00:00Z">
        <w:r>
          <w:t xml:space="preserve">Git automatically advances the branch label forward to point to the new commit.</w:t>
        </w:r>
      </w:ins>
      <w:ins w:id="3338" w:author="PR Preview" w:date="2026-01-01T00:00:00Z">
        <w:r>
          <w:t xml:space="preserve"> </w:t>
        </w:r>
      </w:ins>
      <w:ins w:id="3339" w:author="PR Preview" w:date="2026-01-01T00:00:00Z">
        <w:r>
          <w:t xml:space="preserve">Think of a branch as a sticky note that moves automatically as history grows.</w:t>
        </w:r>
      </w:ins>
    </w:p>
    <w:p>
      <w:pPr>
        <w:pStyle w:val="Compact"/>
        <w:numPr>
          <w:ilvl w:val="0"/>
          <w:numId w:val="1031"/>
        </w:numPr>
      </w:pPr>
      <w:ins w:id="3340" w:author="PR Preview" w:date="2026-01-01T00:00:00Z">
        <w:r>
          <w:rPr>
            <w:b/>
            <w:bCs/>
          </w:rPr>
          <w:t xml:space="preserve">Tags are permanent labels</w:t>
        </w:r>
      </w:ins>
      <w:ins w:id="3341" w:author="PR Preview" w:date="2026-01-01T00:00:00Z">
        <w:r>
          <w:t xml:space="preserve">:</w:t>
        </w:r>
      </w:ins>
      <w:ins w:id="3342" w:author="PR Preview" w:date="2026-01-01T00:00:00Z">
        <w:r>
          <w:t xml:space="preserve"> </w:t>
        </w:r>
      </w:ins>
      <w:ins w:id="3343" w:author="PR Preview" w:date="2026-01-01T00:00:00Z">
        <w:r>
          <w:t xml:space="preserve">A tag marks a specific point in time</w:t>
        </w:r>
      </w:ins>
      <w:ins w:id="3344" w:author="PR Preview" w:date="2026-01-01T00:00:00Z">
        <w:r>
          <w:t xml:space="preserve"> </w:t>
        </w:r>
      </w:ins>
      <w:ins w:id="3345" w:author="PR Preview" w:date="2026-01-01T00:00:00Z">
        <w:r>
          <w:t xml:space="preserve">(such as a published release like</w:t>
        </w:r>
      </w:ins>
      <w:ins w:id="3346" w:author="PR Preview" w:date="2026-01-01T00:00:00Z">
        <w:r>
          <w:t xml:space="preserve"> </w:t>
        </w:r>
      </w:ins>
      <w:ins w:id="3347" w:author="PR Preview" w:date="2026-01-01T00:00:00Z">
        <w:r>
          <w:rPr>
            <w:rStyle w:val="VerbatimChar"/>
          </w:rPr>
          <w:t xml:space="preserve">v1.0.0</w:t>
        </w:r>
      </w:ins>
      <w:ins w:id="3348" w:author="PR Preview" w:date="2026-01-01T00:00:00Z">
        <w:r>
          <w:t xml:space="preserve"> </w:t>
        </w:r>
      </w:ins>
      <w:ins w:id="3349" w:author="PR Preview" w:date="2026-01-01T00:00:00Z">
        <w:r>
          <w:t xml:space="preserve">or a manuscript submission).</w:t>
        </w:r>
      </w:ins>
      <w:ins w:id="3350" w:author="PR Preview" w:date="2026-01-01T00:00:00Z">
        <w:r>
          <w:t xml:space="preserve"> </w:t>
        </w:r>
      </w:ins>
      <w:ins w:id="3351" w:author="PR Preview" w:date="2026-01-01T00:00:00Z">
        <w:r>
          <w:t xml:space="preserve">Tags do not move when new commits are added;</w:t>
        </w:r>
      </w:ins>
      <w:ins w:id="3352" w:author="PR Preview" w:date="2026-01-01T00:00:00Z">
        <w:r>
          <w:t xml:space="preserve"> </w:t>
        </w:r>
      </w:ins>
      <w:ins w:id="3353" w:author="PR Preview" w:date="2026-01-01T00:00:00Z">
        <w:r>
          <w:t xml:space="preserve">they remain anchored to their specific commit.</w:t>
        </w:r>
      </w:ins>
      <w:ins w:id="3354" w:author="PR Preview" w:date="2026-01-01T00:00:00Z">
        <w:r>
          <w:t xml:space="preserve"> </w:t>
        </w:r>
      </w:ins>
      <w:ins w:id="3355" w:author="PR Preview" w:date="2026-01-01T00:00:00Z">
        <w:r>
          <w:t xml:space="preserve">Git provides two types of tags:</w:t>
        </w:r>
      </w:ins>
      <w:ins w:id="3356" w:author="PR Preview" w:date="2026-01-01T00:00:00Z">
        <w:r>
          <w:t xml:space="preserve"> </w:t>
        </w:r>
      </w:ins>
      <w:ins w:id="3357" w:author="PR Preview" w:date="2026-01-01T00:00:00Z">
        <w:r>
          <w:rPr>
            <w:i/>
            <w:iCs/>
          </w:rPr>
          <w:t xml:space="preserve">lightweight tags</w:t>
        </w:r>
      </w:ins>
      <w:ins w:id="3358" w:author="PR Preview" w:date="2026-01-01T00:00:00Z">
        <w:r>
          <w:t xml:space="preserve"> </w:t>
        </w:r>
      </w:ins>
      <w:ins w:id="3359" w:author="PR Preview" w:date="2026-01-01T00:00:00Z">
        <w:r>
          <w:t xml:space="preserve">(simple references directly pointing to a commit)</w:t>
        </w:r>
      </w:ins>
      <w:ins w:id="3360" w:author="PR Preview" w:date="2026-01-01T00:00:00Z">
        <w:r>
          <w:t xml:space="preserve"> </w:t>
        </w:r>
      </w:ins>
      <w:ins w:id="3361" w:author="PR Preview" w:date="2026-01-01T00:00:00Z">
        <w:r>
          <w:t xml:space="preserve">and</w:t>
        </w:r>
      </w:ins>
      <w:ins w:id="3362" w:author="PR Preview" w:date="2026-01-01T00:00:00Z">
        <w:r>
          <w:t xml:space="preserve"> </w:t>
        </w:r>
      </w:ins>
      <w:ins w:id="3363" w:author="PR Preview" w:date="2026-01-01T00:00:00Z">
        <w:r>
          <w:rPr>
            <w:i/>
            <w:iCs/>
          </w:rPr>
          <w:t xml:space="preserve">annotated tags</w:t>
        </w:r>
      </w:ins>
      <w:ins w:id="3364" w:author="PR Preview" w:date="2026-01-01T00:00:00Z">
        <w:r>
          <w:t xml:space="preserve"> </w:t>
        </w:r>
      </w:ins>
      <w:ins w:id="3365" w:author="PR Preview" w:date="2026-01-01T00:00:00Z">
        <w:r>
          <w:t xml:space="preserve">(full Git objects storing a tagger identity,</w:t>
        </w:r>
      </w:ins>
      <w:ins w:id="3366" w:author="PR Preview" w:date="2026-01-01T00:00:00Z">
        <w:r>
          <w:t xml:space="preserve"> </w:t>
        </w:r>
      </w:ins>
      <w:ins w:id="3367" w:author="PR Preview" w:date="2026-01-01T00:00:00Z">
        <w:r>
          <w:t xml:space="preserve">timestamp,</w:t>
        </w:r>
      </w:ins>
      <w:ins w:id="3368" w:author="PR Preview" w:date="2026-01-01T00:00:00Z">
        <w:r>
          <w:t xml:space="preserve"> </w:t>
        </w:r>
      </w:ins>
      <w:ins w:id="3369" w:author="PR Preview" w:date="2026-01-01T00:00:00Z">
        <w:r>
          <w:t xml:space="preserve">and release message;</w:t>
        </w:r>
      </w:ins>
      <w:ins w:id="3370" w:author="PR Preview" w:date="2026-01-01T00:00:00Z">
        <w:r>
          <w:t xml:space="preserve"> </w:t>
        </w:r>
      </w:ins>
      <w:ins w:id="3371" w:author="PR Preview" w:date="2026-01-01T00:00:00Z">
        <w:r>
          <w:t xml:space="preserve">recommended for official versions and public releases).</w:t>
        </w:r>
      </w:ins>
    </w:p>
    <w:p>
      <w:pPr>
        <w:pStyle w:val="FirstParagraph"/>
      </w:pPr>
      <w:ins w:id="3372" w:author="PR Preview" w:date="2026-01-01T00:00:00Z">
        <w:r>
          <w:t xml:space="preserve">For deeper background on Git’s object model and branching mechanisms,</w:t>
        </w:r>
      </w:ins>
      <w:ins w:id="3373" w:author="PR Preview" w:date="2026-01-01T00:00:00Z">
        <w:r>
          <w:t xml:space="preserve"> </w:t>
        </w:r>
      </w:ins>
      <w:ins w:id="3374" w:author="PR Preview" w:date="2026-01-01T00:00:00Z">
        <w:r>
          <w:t xml:space="preserve">consult the official</w:t>
        </w:r>
      </w:ins>
      <w:ins w:id="3375" w:author="PR Preview" w:date="2026-01-01T00:00:00Z">
        <w:r>
          <w:t xml:space="preserve"> </w:t>
        </w:r>
      </w:ins>
      <w:hyperlink r:id="rId95">
        <w:ins w:id="3376" w:author="PR Preview" w:date="2026-01-01T00:00:00Z">
          <w:r>
            <w:rPr>
              <w:rStyle w:val="Hyperlink"/>
            </w:rPr>
            <w:t xml:space="preserve">Git Branching in a Nutshell</w:t>
          </w:r>
        </w:ins>
      </w:hyperlink>
      <w:ins w:id="3377" w:author="PR Preview" w:date="2026-01-01T00:00:00Z">
        <w:r>
          <w:t xml:space="preserve"> </w:t>
        </w:r>
      </w:ins>
      <w:ins w:id="3378" w:author="PR Preview" w:date="2026-01-01T00:00:00Z">
        <w:r>
          <w:t xml:space="preserve">and</w:t>
        </w:r>
      </w:ins>
      <w:ins w:id="3379" w:author="PR Preview" w:date="2026-01-01T00:00:00Z">
        <w:r>
          <w:t xml:space="preserve"> </w:t>
        </w:r>
      </w:ins>
      <w:hyperlink r:id="rId96">
        <w:ins w:id="3380" w:author="PR Preview" w:date="2026-01-01T00:00:00Z">
          <w:r>
            <w:rPr>
              <w:rStyle w:val="Hyperlink"/>
            </w:rPr>
            <w:t xml:space="preserve">Git Tagging</w:t>
          </w:r>
        </w:ins>
      </w:hyperlink>
      <w:ins w:id="3381" w:author="PR Preview" w:date="2026-01-01T00:00:00Z">
        <w:r>
          <w:t xml:space="preserve"> </w:t>
        </w:r>
      </w:ins>
      <w:ins w:id="3382" w:author="PR Preview" w:date="2026-01-01T00:00:00Z">
        <w:r>
          <w:t xml:space="preserve">guides in</w:t>
        </w:r>
      </w:ins>
      <w:ins w:id="3383" w:author="PR Preview" w:date="2026-01-01T00:00:00Z">
        <w:r>
          <w:t xml:space="preserve"> </w:t>
        </w:r>
      </w:ins>
      <w:ins w:id="3384" w:author="PR Preview" w:date="2026-01-01T00:00:00Z">
        <w:r>
          <w:rPr>
            <w:i/>
            <w:iCs/>
          </w:rPr>
          <w:t xml:space="preserve">Pro Git</w:t>
        </w:r>
      </w:ins>
      <w:ins w:id="3385" w:author="PR Preview" w:date="2026-01-01T00:00:00Z">
        <w:r>
          <w:t xml:space="preserve"> </w:t>
        </w:r>
      </w:ins>
      <w:ins w:id="3386" w:author="PR Preview" w:date="2026-01-01T00:00:00Z">
        <w:r>
          <w:t xml:space="preserve">by Scott Chacon and Ben Straub.</w:t>
        </w:r>
      </w:ins>
    </w:p>
    <w:bookmarkStart w:id="97" w:name="practical-branch-and-tag-commands"/>
    <w:p>
      <w:pPr>
        <w:pStyle w:val="Heading4"/>
      </w:pPr>
      <w:ins w:id="3387" w:author="PR Preview" w:date="2026-01-01T00:00:00Z">
        <w:r>
          <w:t xml:space="preserve">Practical branch and tag commands</w:t>
        </w:r>
      </w:ins>
    </w:p>
    <w:p>
      <w:pPr>
        <w:pStyle w:val="SourceCode"/>
      </w:pPr>
      <w:ins w:id="3388" w:author="PR Preview" w:date="2026-01-01T00:00:00Z">
        <w:r>
          <w:rPr>
            <w:rStyle w:val="CommentTok"/>
          </w:rPr>
          <w:t xml:space="preserve"># Create and switch to a new feature branch</w:t>
        </w:r>
      </w:ins>
      <w:ins w:id="3389" w:author="PR Preview" w:date="2026-01-01T00:00:00Z">
        <w:r>
          <w:br/>
        </w:r>
      </w:ins>
      <w:ins w:id="3390" w:author="PR Preview" w:date="2026-01-01T00:00:00Z">
        <w:r>
          <w:rPr>
            <w:rStyle w:val="FunctionTok"/>
          </w:rPr>
          <w:t xml:space="preserve">git</w:t>
        </w:r>
      </w:ins>
      <w:ins w:id="3391" w:author="PR Preview" w:date="2026-01-01T00:00:00Z">
        <w:r>
          <w:rPr>
            <w:rStyle w:val="NormalTok"/>
          </w:rPr>
          <w:t xml:space="preserve"> switch </w:t>
        </w:r>
      </w:ins>
      <w:ins w:id="3392" w:author="PR Preview" w:date="2026-01-01T00:00:00Z">
        <w:r>
          <w:rPr>
            <w:rStyle w:val="AttributeTok"/>
          </w:rPr>
          <w:t xml:space="preserve">-c</w:t>
        </w:r>
      </w:ins>
      <w:ins w:id="3393" w:author="PR Preview" w:date="2026-01-01T00:00:00Z">
        <w:r>
          <w:rPr>
            <w:rStyle w:val="NormalTok"/>
          </w:rPr>
          <w:t xml:space="preserve"> feat/new-analysis</w:t>
        </w:r>
      </w:ins>
      <w:ins w:id="3394" w:author="PR Preview" w:date="2026-01-01T00:00:00Z">
        <w:r>
          <w:br/>
        </w:r>
      </w:ins>
      <w:ins w:id="3395" w:author="PR Preview" w:date="2026-01-01T00:00:00Z">
        <w:r>
          <w:br/>
        </w:r>
      </w:ins>
      <w:ins w:id="3396" w:author="PR Preview" w:date="2026-01-01T00:00:00Z">
        <w:r>
          <w:rPr>
            <w:rStyle w:val="CommentTok"/>
          </w:rPr>
          <w:t xml:space="preserve"># Publish the feature branch to GitHub and set upstream tracking</w:t>
        </w:r>
      </w:ins>
      <w:ins w:id="3397" w:author="PR Preview" w:date="2026-01-01T00:00:00Z">
        <w:r>
          <w:br/>
        </w:r>
      </w:ins>
      <w:ins w:id="3398" w:author="PR Preview" w:date="2026-01-01T00:00:00Z">
        <w:r>
          <w:rPr>
            <w:rStyle w:val="FunctionTok"/>
          </w:rPr>
          <w:t xml:space="preserve">git</w:t>
        </w:r>
      </w:ins>
      <w:ins w:id="3399" w:author="PR Preview" w:date="2026-01-01T00:00:00Z">
        <w:r>
          <w:rPr>
            <w:rStyle w:val="NormalTok"/>
          </w:rPr>
          <w:t xml:space="preserve"> push </w:t>
        </w:r>
      </w:ins>
      <w:ins w:id="3400" w:author="PR Preview" w:date="2026-01-01T00:00:00Z">
        <w:r>
          <w:rPr>
            <w:rStyle w:val="AttributeTok"/>
          </w:rPr>
          <w:t xml:space="preserve">-u</w:t>
        </w:r>
      </w:ins>
      <w:ins w:id="3401" w:author="PR Preview" w:date="2026-01-01T00:00:00Z">
        <w:r>
          <w:rPr>
            <w:rStyle w:val="NormalTok"/>
          </w:rPr>
          <w:t xml:space="preserve"> origin feat/new-analysis</w:t>
        </w:r>
      </w:ins>
      <w:ins w:id="3402" w:author="PR Preview" w:date="2026-01-01T00:00:00Z">
        <w:r>
          <w:br/>
        </w:r>
      </w:ins>
      <w:ins w:id="3403" w:author="PR Preview" w:date="2026-01-01T00:00:00Z">
        <w:r>
          <w:br/>
        </w:r>
      </w:ins>
      <w:ins w:id="3404" w:author="PR Preview" w:date="2026-01-01T00:00:00Z">
        <w:r>
          <w:rPr>
            <w:rStyle w:val="CommentTok"/>
          </w:rPr>
          <w:t xml:space="preserve"># View all local and remote-tracking branches</w:t>
        </w:r>
      </w:ins>
      <w:ins w:id="3405" w:author="PR Preview" w:date="2026-01-01T00:00:00Z">
        <w:r>
          <w:br/>
        </w:r>
      </w:ins>
      <w:ins w:id="3406" w:author="PR Preview" w:date="2026-01-01T00:00:00Z">
        <w:r>
          <w:rPr>
            <w:rStyle w:val="FunctionTok"/>
          </w:rPr>
          <w:t xml:space="preserve">git</w:t>
        </w:r>
      </w:ins>
      <w:ins w:id="3407" w:author="PR Preview" w:date="2026-01-01T00:00:00Z">
        <w:r>
          <w:rPr>
            <w:rStyle w:val="NormalTok"/>
          </w:rPr>
          <w:t xml:space="preserve"> branch </w:t>
        </w:r>
      </w:ins>
      <w:ins w:id="3408" w:author="PR Preview" w:date="2026-01-01T00:00:00Z">
        <w:r>
          <w:rPr>
            <w:rStyle w:val="AttributeTok"/>
          </w:rPr>
          <w:t xml:space="preserve">-a</w:t>
        </w:r>
      </w:ins>
      <w:ins w:id="3409" w:author="PR Preview" w:date="2026-01-01T00:00:00Z">
        <w:r>
          <w:br/>
        </w:r>
      </w:ins>
      <w:ins w:id="3410" w:author="PR Preview" w:date="2026-01-01T00:00:00Z">
        <w:r>
          <w:br/>
        </w:r>
      </w:ins>
      <w:ins w:id="3411" w:author="PR Preview" w:date="2026-01-01T00:00:00Z">
        <w:r>
          <w:rPr>
            <w:rStyle w:val="CommentTok"/>
          </w:rPr>
          <w:t xml:space="preserve"># Create a lightweight tag at the current commit</w:t>
        </w:r>
      </w:ins>
      <w:ins w:id="3412" w:author="PR Preview" w:date="2026-01-01T00:00:00Z">
        <w:r>
          <w:br/>
        </w:r>
      </w:ins>
      <w:ins w:id="3413" w:author="PR Preview" w:date="2026-01-01T00:00:00Z">
        <w:r>
          <w:rPr>
            <w:rStyle w:val="FunctionTok"/>
          </w:rPr>
          <w:t xml:space="preserve">git</w:t>
        </w:r>
      </w:ins>
      <w:ins w:id="3414" w:author="PR Preview" w:date="2026-01-01T00:00:00Z">
        <w:r>
          <w:rPr>
            <w:rStyle w:val="NormalTok"/>
          </w:rPr>
          <w:t xml:space="preserve"> tag v0.1.0</w:t>
        </w:r>
      </w:ins>
      <w:ins w:id="3415" w:author="PR Preview" w:date="2026-01-01T00:00:00Z">
        <w:r>
          <w:br/>
        </w:r>
      </w:ins>
      <w:ins w:id="3416" w:author="PR Preview" w:date="2026-01-01T00:00:00Z">
        <w:r>
          <w:br/>
        </w:r>
      </w:ins>
      <w:ins w:id="3417" w:author="PR Preview" w:date="2026-01-01T00:00:00Z">
        <w:r>
          <w:rPr>
            <w:rStyle w:val="CommentTok"/>
          </w:rPr>
          <w:t xml:space="preserve"># Create an annotated tag with a release message (recommended for releases)</w:t>
        </w:r>
      </w:ins>
      <w:ins w:id="3418" w:author="PR Preview" w:date="2026-01-01T00:00:00Z">
        <w:r>
          <w:br/>
        </w:r>
      </w:ins>
      <w:ins w:id="3419" w:author="PR Preview" w:date="2026-01-01T00:00:00Z">
        <w:r>
          <w:rPr>
            <w:rStyle w:val="FunctionTok"/>
          </w:rPr>
          <w:t xml:space="preserve">git</w:t>
        </w:r>
      </w:ins>
      <w:ins w:id="3420" w:author="PR Preview" w:date="2026-01-01T00:00:00Z">
        <w:r>
          <w:rPr>
            <w:rStyle w:val="NormalTok"/>
          </w:rPr>
          <w:t xml:space="preserve"> tag </w:t>
        </w:r>
      </w:ins>
      <w:ins w:id="3421" w:author="PR Preview" w:date="2026-01-01T00:00:00Z">
        <w:r>
          <w:rPr>
            <w:rStyle w:val="AttributeTok"/>
          </w:rPr>
          <w:t xml:space="preserve">-a</w:t>
        </w:r>
      </w:ins>
      <w:ins w:id="3422" w:author="PR Preview" w:date="2026-01-01T00:00:00Z">
        <w:r>
          <w:rPr>
            <w:rStyle w:val="NormalTok"/>
          </w:rPr>
          <w:t xml:space="preserve"> v1.0.0 </w:t>
        </w:r>
      </w:ins>
      <w:ins w:id="3423" w:author="PR Preview" w:date="2026-01-01T00:00:00Z">
        <w:r>
          <w:rPr>
            <w:rStyle w:val="AttributeTok"/>
          </w:rPr>
          <w:t xml:space="preserve">-m</w:t>
        </w:r>
      </w:ins>
      <w:ins w:id="3424" w:author="PR Preview" w:date="2026-01-01T00:00:00Z">
        <w:r>
          <w:rPr>
            <w:rStyle w:val="NormalTok"/>
          </w:rPr>
          <w:t xml:space="preserve"> </w:t>
        </w:r>
      </w:ins>
      <w:ins w:id="3425" w:author="PR Preview" w:date="2026-01-01T00:00:00Z">
        <w:r>
          <w:rPr>
            <w:rStyle w:val="StringTok"/>
          </w:rPr>
          <w:t xml:space="preserve">"Release version 1.0.0"</w:t>
        </w:r>
      </w:ins>
      <w:ins w:id="3426" w:author="PR Preview" w:date="2026-01-01T00:00:00Z">
        <w:r>
          <w:br/>
        </w:r>
      </w:ins>
      <w:ins w:id="3427" w:author="PR Preview" w:date="2026-01-01T00:00:00Z">
        <w:r>
          <w:br/>
        </w:r>
      </w:ins>
      <w:ins w:id="3428" w:author="PR Preview" w:date="2026-01-01T00:00:00Z">
        <w:r>
          <w:rPr>
            <w:rStyle w:val="CommentTok"/>
          </w:rPr>
          <w:t xml:space="preserve"># Push a specific tag to GitHub</w:t>
        </w:r>
      </w:ins>
      <w:ins w:id="3429" w:author="PR Preview" w:date="2026-01-01T00:00:00Z">
        <w:r>
          <w:br/>
        </w:r>
      </w:ins>
      <w:ins w:id="3430" w:author="PR Preview" w:date="2026-01-01T00:00:00Z">
        <w:r>
          <w:rPr>
            <w:rStyle w:val="FunctionTok"/>
          </w:rPr>
          <w:t xml:space="preserve">git</w:t>
        </w:r>
      </w:ins>
      <w:ins w:id="3431" w:author="PR Preview" w:date="2026-01-01T00:00:00Z">
        <w:r>
          <w:rPr>
            <w:rStyle w:val="NormalTok"/>
          </w:rPr>
          <w:t xml:space="preserve"> push origin v1.0.0</w:t>
        </w:r>
      </w:ins>
      <w:ins w:id="3432" w:author="PR Preview" w:date="2026-01-01T00:00:00Z">
        <w:r>
          <w:br/>
        </w:r>
      </w:ins>
      <w:ins w:id="3433" w:author="PR Preview" w:date="2026-01-01T00:00:00Z">
        <w:r>
          <w:br/>
        </w:r>
      </w:ins>
      <w:ins w:id="3434" w:author="PR Preview" w:date="2026-01-01T00:00:00Z">
        <w:r>
          <w:rPr>
            <w:rStyle w:val="CommentTok"/>
          </w:rPr>
          <w:t xml:space="preserve"># Push reachable annotated tags alongside branch commits (safer than pushing all tags)</w:t>
        </w:r>
      </w:ins>
      <w:ins w:id="3435" w:author="PR Preview" w:date="2026-01-01T00:00:00Z">
        <w:r>
          <w:br/>
        </w:r>
      </w:ins>
      <w:ins w:id="3436" w:author="PR Preview" w:date="2026-01-01T00:00:00Z">
        <w:r>
          <w:rPr>
            <w:rStyle w:val="FunctionTok"/>
          </w:rPr>
          <w:t xml:space="preserve">git</w:t>
        </w:r>
      </w:ins>
      <w:ins w:id="3437" w:author="PR Preview" w:date="2026-01-01T00:00:00Z">
        <w:r>
          <w:rPr>
            <w:rStyle w:val="NormalTok"/>
          </w:rPr>
          <w:t xml:space="preserve"> push </w:t>
        </w:r>
      </w:ins>
      <w:ins w:id="3438" w:author="PR Preview" w:date="2026-01-01T00:00:00Z">
        <w:r>
          <w:rPr>
            <w:rStyle w:val="AttributeTok"/>
          </w:rPr>
          <w:t xml:space="preserve">--follow-tags</w:t>
        </w:r>
      </w:ins>
    </w:p>
    <w:bookmarkEnd w:id="97"/>
    <w:bookmarkEnd w:id="98"/>
    <w:bookmarkStart w:id="103" w:name="version-numbers"/>
    <w:p>
      <w:pPr>
        <w:pStyle w:val="Heading3"/>
      </w:pPr>
      <w:ins w:id="3439" w:author="PR Preview" w:date="2026-01-01T00:00:00Z">
        <w:r>
          <w:t xml:space="preserve">11.2 Version Numbers</w:t>
        </w:r>
      </w:ins>
    </w:p>
    <w:p>
      <w:pPr>
        <w:pStyle w:val="FirstParagraph"/>
      </w:pPr>
      <w:ins w:id="3440" w:author="PR Preview" w:date="2026-01-01T00:00:00Z">
        <w:r>
          <w:t xml:space="preserve">Follow semantic versioning (MAJOR.MINOR.PATCH):</w:t>
        </w:r>
      </w:ins>
    </w:p>
    <w:p>
      <w:pPr>
        <w:pStyle w:val="Compact"/>
        <w:numPr>
          <w:ilvl w:val="0"/>
          <w:numId w:val="1032"/>
        </w:numPr>
      </w:pPr>
      <w:ins w:id="3441" w:author="PR Preview" w:date="2026-01-01T00:00:00Z">
        <w:r>
          <w:t xml:space="preserve">Development versions:</w:t>
        </w:r>
      </w:ins>
      <w:ins w:id="3442" w:author="PR Preview" w:date="2026-01-01T00:00:00Z">
        <w:r>
          <w:t xml:space="preserve"> </w:t>
        </w:r>
      </w:ins>
      <w:ins w:id="3443" w:author="PR Preview" w:date="2026-01-01T00:00:00Z">
        <w:r>
          <w:rPr>
            <w:rStyle w:val="VerbatimChar"/>
          </w:rPr>
          <w:t xml:space="preserve">0.0.0.9000</w:t>
        </w:r>
      </w:ins>
      <w:ins w:id="3444" w:author="PR Preview" w:date="2026-01-01T00:00:00Z">
        <w:r>
          <w:t xml:space="preserve">,</w:t>
        </w:r>
      </w:ins>
      <w:ins w:id="3445" w:author="PR Preview" w:date="2026-01-01T00:00:00Z">
        <w:r>
          <w:t xml:space="preserve"> </w:t>
        </w:r>
      </w:ins>
      <w:ins w:id="3446" w:author="PR Preview" w:date="2026-01-01T00:00:00Z">
        <w:r>
          <w:rPr>
            <w:rStyle w:val="VerbatimChar"/>
          </w:rPr>
          <w:t xml:space="preserve">0.0.0.9001</w:t>
        </w:r>
      </w:ins>
      <w:ins w:id="3447" w:author="PR Preview" w:date="2026-01-01T00:00:00Z">
        <w:r>
          <w:t xml:space="preserve">, etc.</w:t>
        </w:r>
      </w:ins>
    </w:p>
    <w:p>
      <w:pPr>
        <w:pStyle w:val="Compact"/>
        <w:numPr>
          <w:ilvl w:val="0"/>
          <w:numId w:val="1032"/>
        </w:numPr>
      </w:pPr>
      <w:ins w:id="3448" w:author="PR Preview" w:date="2026-01-01T00:00:00Z">
        <w:r>
          <w:t xml:space="preserve">First release:</w:t>
        </w:r>
      </w:ins>
      <w:ins w:id="3449" w:author="PR Preview" w:date="2026-01-01T00:00:00Z">
        <w:r>
          <w:t xml:space="preserve"> </w:t>
        </w:r>
      </w:ins>
      <w:ins w:id="3450" w:author="PR Preview" w:date="2026-01-01T00:00:00Z">
        <w:r>
          <w:rPr>
            <w:rStyle w:val="VerbatimChar"/>
          </w:rPr>
          <w:t xml:space="preserve">0.1.0</w:t>
        </w:r>
      </w:ins>
    </w:p>
    <w:p>
      <w:pPr>
        <w:pStyle w:val="Compact"/>
        <w:numPr>
          <w:ilvl w:val="0"/>
          <w:numId w:val="1032"/>
        </w:numPr>
      </w:pPr>
      <w:ins w:id="3451" w:author="PR Preview" w:date="2026-01-01T00:00:00Z">
        <w:r>
          <w:t xml:space="preserve">Bug fixes: increment PATCH (e.g.,</w:t>
        </w:r>
      </w:ins>
      <w:ins w:id="3452" w:author="PR Preview" w:date="2026-01-01T00:00:00Z">
        <w:r>
          <w:t xml:space="preserve"> </w:t>
        </w:r>
      </w:ins>
      <w:ins w:id="3453" w:author="PR Preview" w:date="2026-01-01T00:00:00Z">
        <w:r>
          <w:rPr>
            <w:rStyle w:val="VerbatimChar"/>
          </w:rPr>
          <w:t xml:space="preserve">0.1.0</w:t>
        </w:r>
      </w:ins>
      <w:ins w:id="3454" w:author="PR Preview" w:date="2026-01-01T00:00:00Z">
        <w:r>
          <w:t xml:space="preserve"> </w:t>
        </w:r>
      </w:ins>
      <w:ins w:id="3455" w:author="PR Preview" w:date="2026-01-01T00:00:00Z">
        <w:r>
          <w:t xml:space="preserve">→</w:t>
        </w:r>
      </w:ins>
      <w:ins w:id="3456" w:author="PR Preview" w:date="2026-01-01T00:00:00Z">
        <w:r>
          <w:t xml:space="preserve"> </w:t>
        </w:r>
      </w:ins>
      <w:ins w:id="3457" w:author="PR Preview" w:date="2026-01-01T00:00:00Z">
        <w:r>
          <w:rPr>
            <w:rStyle w:val="VerbatimChar"/>
          </w:rPr>
          <w:t xml:space="preserve">0.1.1</w:t>
        </w:r>
      </w:ins>
      <w:ins w:id="3458" w:author="PR Preview" w:date="2026-01-01T00:00:00Z">
        <w:r>
          <w:t xml:space="preserve">)</w:t>
        </w:r>
      </w:ins>
    </w:p>
    <w:p>
      <w:pPr>
        <w:pStyle w:val="Compact"/>
        <w:numPr>
          <w:ilvl w:val="0"/>
          <w:numId w:val="1032"/>
        </w:numPr>
      </w:pPr>
      <w:ins w:id="3459" w:author="PR Preview" w:date="2026-01-01T00:00:00Z">
        <w:r>
          <w:t xml:space="preserve">New features: increment MINOR (e.g.,</w:t>
        </w:r>
      </w:ins>
      <w:ins w:id="3460" w:author="PR Preview" w:date="2026-01-01T00:00:00Z">
        <w:r>
          <w:t xml:space="preserve"> </w:t>
        </w:r>
      </w:ins>
      <w:ins w:id="3461" w:author="PR Preview" w:date="2026-01-01T00:00:00Z">
        <w:r>
          <w:rPr>
            <w:rStyle w:val="VerbatimChar"/>
          </w:rPr>
          <w:t xml:space="preserve">0.1.1</w:t>
        </w:r>
      </w:ins>
      <w:ins w:id="3462" w:author="PR Preview" w:date="2026-01-01T00:00:00Z">
        <w:r>
          <w:t xml:space="preserve"> </w:t>
        </w:r>
      </w:ins>
      <w:ins w:id="3463" w:author="PR Preview" w:date="2026-01-01T00:00:00Z">
        <w:r>
          <w:t xml:space="preserve">→</w:t>
        </w:r>
      </w:ins>
      <w:ins w:id="3464" w:author="PR Preview" w:date="2026-01-01T00:00:00Z">
        <w:r>
          <w:t xml:space="preserve"> </w:t>
        </w:r>
      </w:ins>
      <w:ins w:id="3465" w:author="PR Preview" w:date="2026-01-01T00:00:00Z">
        <w:r>
          <w:rPr>
            <w:rStyle w:val="VerbatimChar"/>
          </w:rPr>
          <w:t xml:space="preserve">0.2.0</w:t>
        </w:r>
      </w:ins>
      <w:ins w:id="3466" w:author="PR Preview" w:date="2026-01-01T00:00:00Z">
        <w:r>
          <w:t xml:space="preserve">)</w:t>
        </w:r>
      </w:ins>
    </w:p>
    <w:p>
      <w:pPr>
        <w:pStyle w:val="Compact"/>
        <w:numPr>
          <w:ilvl w:val="0"/>
          <w:numId w:val="1032"/>
        </w:numPr>
      </w:pPr>
      <w:ins w:id="3467" w:author="PR Preview" w:date="2026-01-01T00:00:00Z">
        <w:r>
          <w:t xml:space="preserve">Breaking changes: increment MAJOR (e.g.,</w:t>
        </w:r>
      </w:ins>
      <w:ins w:id="3468" w:author="PR Preview" w:date="2026-01-01T00:00:00Z">
        <w:r>
          <w:t xml:space="preserve"> </w:t>
        </w:r>
      </w:ins>
      <w:ins w:id="3469" w:author="PR Preview" w:date="2026-01-01T00:00:00Z">
        <w:r>
          <w:rPr>
            <w:rStyle w:val="VerbatimChar"/>
          </w:rPr>
          <w:t xml:space="preserve">0.2.0</w:t>
        </w:r>
      </w:ins>
      <w:ins w:id="3470" w:author="PR Preview" w:date="2026-01-01T00:00:00Z">
        <w:r>
          <w:t xml:space="preserve"> </w:t>
        </w:r>
      </w:ins>
      <w:ins w:id="3471" w:author="PR Preview" w:date="2026-01-01T00:00:00Z">
        <w:r>
          <w:t xml:space="preserve">→</w:t>
        </w:r>
      </w:ins>
      <w:ins w:id="3472" w:author="PR Preview" w:date="2026-01-01T00:00:00Z">
        <w:r>
          <w:t xml:space="preserve"> </w:t>
        </w:r>
      </w:ins>
      <w:ins w:id="3473" w:author="PR Preview" w:date="2026-01-01T00:00:00Z">
        <w:r>
          <w:rPr>
            <w:rStyle w:val="VerbatimChar"/>
          </w:rPr>
          <w:t xml:space="preserve">1.0.0</w:t>
        </w:r>
      </w:ins>
      <w:ins w:id="3474" w:author="PR Preview" w:date="2026-01-01T00:00:00Z">
        <w:r>
          <w:t xml:space="preserve">)</w:t>
        </w:r>
      </w:ins>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ins w:id="3475" w:author="PR Preview" w:date="2026-01-01T00:00:00Z">
        <w:r>
          <w:t xml:space="preserve"> </w:t>
        </w:r>
      </w:ins>
    </w:p>
    <w:p>
      <w:pPr>
        <w:pStyle w:val="SourceCode"/>
      </w:pPr>
      <w:ins w:id="3476" w:author="PR Preview" w:date="2026-01-01T00:00:00Z">
        <w:r>
          <w:rPr>
            <w:rStyle w:val="CommentTok"/>
          </w:rPr>
          <w:t xml:space="preserve"># Increment version</w:t>
        </w:r>
      </w:ins>
      <w:ins w:id="3477" w:author="PR Preview" w:date="2026-01-01T00:00:00Z">
        <w:r>
          <w:br/>
        </w:r>
      </w:ins>
      <w:ins w:id="3478" w:author="PR Preview" w:date="2026-01-01T00:00:00Z">
        <w:r>
          <w:rPr>
            <w:rStyle w:val="NormalTok"/>
          </w:rPr>
          <w:t xml:space="preserve">usethis</w:t>
        </w:r>
      </w:ins>
      <w:ins w:id="3479" w:author="PR Preview" w:date="2026-01-01T00:00:00Z">
        <w:r>
          <w:rPr>
            <w:rStyle w:val="SpecialCharTok"/>
          </w:rPr>
          <w:t xml:space="preserve">::</w:t>
        </w:r>
      </w:ins>
      <w:ins w:id="3480" w:author="PR Preview" w:date="2026-01-01T00:00:00Z">
        <w:r>
          <w:rPr>
            <w:rStyle w:val="FunctionTok"/>
          </w:rPr>
          <w:t xml:space="preserve">use_version</w:t>
        </w:r>
      </w:ins>
      <w:ins w:id="3481" w:author="PR Preview" w:date="2026-01-01T00:00:00Z">
        <w:r>
          <w:rPr>
            <w:rStyle w:val="NormalTok"/>
          </w:rPr>
          <w:t xml:space="preserve">()</w:t>
        </w:r>
      </w:ins>
    </w:p>
    <w:p>
      <w:pPr>
        <w:pStyle w:val="FirstParagraph"/>
      </w:pPr>
      <w:ins w:id="3482" w:author="PR Preview" w:date="2026-01-01T00:00:00Z">
        <w:r>
          <w:t xml:space="preserve">See</w:t>
        </w:r>
      </w:ins>
      <w:ins w:id="3483" w:author="PR Preview" w:date="2026-01-01T00:00:00Z">
        <w:r>
          <w:t xml:space="preserve"> </w:t>
        </w:r>
      </w:ins>
      <w:hyperlink r:id="rId102">
        <w:ins w:id="3484" w:author="PR Preview" w:date="2026-01-01T00:00:00Z">
          <w:r>
            <w:rPr>
              <w:rStyle w:val="Hyperlink"/>
            </w:rPr>
            <w:t xml:space="preserve">R Packages - Version numbers</w:t>
          </w:r>
        </w:ins>
      </w:hyperlink>
      <w:ins w:id="3485" w:author="PR Preview" w:date="2026-01-01T00:00:00Z">
        <w:r>
          <w:t xml:space="preserve"> </w:t>
        </w:r>
      </w:ins>
      <w:ins w:id="3486" w:author="PR Preview" w:date="2026-01-01T00:00:00Z">
        <w:r>
          <w:t xml:space="preserve">for full guidelines.</w:t>
        </w:r>
      </w:ins>
    </w:p>
    <w:bookmarkEnd w:id="103"/>
    <w:bookmarkStart w:id="105" w:name="news-file"/>
    <w:p>
      <w:pPr>
        <w:pStyle w:val="Heading3"/>
      </w:pPr>
      <w:ins w:id="3487" w:author="PR Preview" w:date="2026-01-01T00:00:00Z">
        <w:r>
          <w:t xml:space="preserve">11.3 NEWS File</w:t>
        </w:r>
      </w:ins>
    </w:p>
    <w:p>
      <w:pPr>
        <w:pStyle w:val="FirstParagraph"/>
      </w:pPr>
      <w:ins w:id="3488" w:author="PR Preview" w:date="2026-01-01T00:00:00Z">
        <w:r>
          <w:t xml:space="preserve">Document all user-facing changes in</w:t>
        </w:r>
      </w:ins>
      <w:ins w:id="3489" w:author="PR Preview" w:date="2026-01-01T00:00:00Z">
        <w:r>
          <w:t xml:space="preserve"> </w:t>
        </w:r>
      </w:ins>
      <w:ins w:id="3490" w:author="PR Preview" w:date="2026-01-01T00:00:00Z">
        <w:r>
          <w:rPr>
            <w:rStyle w:val="VerbatimChar"/>
          </w:rPr>
          <w:t xml:space="preserve">NEWS.md</w:t>
        </w:r>
      </w:ins>
      <w:ins w:id="3491" w:author="PR Preview" w:date="2026-01-01T00:00:00Z">
        <w:r>
          <w:t xml:space="preserve">.</w:t>
        </w:r>
      </w:ins>
    </w:p>
    <w:p>
      <w:pPr>
        <w:pStyle w:val="BodyText"/>
      </w:pPr>
      <w:ins w:id="3492" w:author="PR Preview" w:date="2026-01-01T00:00:00Z">
        <w:r>
          <w:rPr>
            <w:b/>
            <w:bCs/>
          </w:rPr>
          <w:t xml:space="preserve">Formatting conventions:</w:t>
        </w:r>
      </w:ins>
    </w:p>
    <w:p>
      <w:pPr>
        <w:pStyle w:val="Compact"/>
        <w:numPr>
          <w:ilvl w:val="0"/>
          <w:numId w:val="1033"/>
        </w:numPr>
      </w:pPr>
      <w:ins w:id="3493" w:author="PR Preview" w:date="2026-01-01T00:00:00Z">
        <w:r>
          <w:t xml:space="preserve">Use</w:t>
        </w:r>
      </w:ins>
      <w:ins w:id="3494" w:author="PR Preview" w:date="2026-01-01T00:00:00Z">
        <w:r>
          <w:t xml:space="preserve"> </w:t>
        </w:r>
      </w:ins>
      <w:ins w:id="3495" w:author="PR Preview" w:date="2026-01-01T00:00:00Z">
        <w:r>
          <w:rPr>
            <w:rStyle w:val="VerbatimChar"/>
          </w:rPr>
          <w:t xml:space="preserve">(#123)</w:t>
        </w:r>
      </w:ins>
      <w:ins w:id="3496" w:author="PR Preview" w:date="2026-01-01T00:00:00Z">
        <w:r>
          <w:t xml:space="preserve"> </w:t>
        </w:r>
      </w:ins>
      <w:ins w:id="3497" w:author="PR Preview" w:date="2026-01-01T00:00:00Z">
        <w:r>
          <w:t xml:space="preserve">notation to link to related issues and pull requests</w:t>
        </w:r>
      </w:ins>
      <w:ins w:id="3498" w:author="PR Preview" w:date="2026-01-01T00:00:00Z">
        <w:r>
          <w:t xml:space="preserve"> </w:t>
        </w:r>
      </w:ins>
      <w:ins w:id="3499" w:author="PR Preview" w:date="2026-01-01T00:00:00Z">
        <w:r>
          <w:t xml:space="preserve">(GitHub uses a shared number space for both)</w:t>
        </w:r>
      </w:ins>
    </w:p>
    <w:p>
      <w:pPr>
        <w:pStyle w:val="Compact"/>
        <w:numPr>
          <w:ilvl w:val="0"/>
          <w:numId w:val="1033"/>
        </w:numPr>
      </w:pPr>
      <w:ins w:id="3500" w:author="PR Preview" w:date="2026-01-01T00:00:00Z">
        <w:r>
          <w:t xml:space="preserve">Use</w:t>
        </w:r>
      </w:ins>
      <w:ins w:id="3501" w:author="PR Preview" w:date="2026-01-01T00:00:00Z">
        <w:r>
          <w:t xml:space="preserve"> </w:t>
        </w:r>
      </w:ins>
      <w:ins w:id="3502" w:author="PR Preview" w:date="2026-01-01T00:00:00Z">
        <w:r>
          <w:rPr>
            <w:rStyle w:val="VerbatimChar"/>
          </w:rPr>
          <w:t xml:space="preserve">@username</w:t>
        </w:r>
      </w:ins>
      <w:ins w:id="3503" w:author="PR Preview" w:date="2026-01-01T00:00:00Z">
        <w:r>
          <w:t xml:space="preserve"> </w:t>
        </w:r>
      </w:ins>
      <w:ins w:id="3504" w:author="PR Preview" w:date="2026-01-01T00:00:00Z">
        <w:r>
          <w:t xml:space="preserve">to credit</w:t>
        </w:r>
      </w:ins>
      <w:ins w:id="3505" w:author="PR Preview" w:date="2026-01-01T00:00:00Z">
        <w:r>
          <w:t xml:space="preserve"> </w:t>
        </w:r>
      </w:ins>
      <w:ins w:id="3506" w:author="PR Preview" w:date="2026-01-01T00:00:00Z">
        <w:r>
          <w:rPr>
            <w:b/>
            <w:bCs/>
          </w:rPr>
          <w:t xml:space="preserve">external</w:t>
        </w:r>
      </w:ins>
      <w:ins w:id="3507" w:author="PR Preview" w:date="2026-01-01T00:00:00Z">
        <w:r>
          <w:t xml:space="preserve"> </w:t>
        </w:r>
      </w:ins>
      <w:ins w:id="3508" w:author="PR Preview" w:date="2026-01-01T00:00:00Z">
        <w:r>
          <w:t xml:space="preserve">contributors only</w:t>
        </w:r>
      </w:ins>
      <w:ins w:id="3509" w:author="PR Preview" w:date="2026-01-01T00:00:00Z">
        <w:r>
          <w:t xml:space="preserve"> </w:t>
        </w:r>
      </w:ins>
      <w:ins w:id="3510" w:author="PR Preview" w:date="2026-01-01T00:00:00Z">
        <w:r>
          <w:t xml:space="preserve">(not internal team members)</w:t>
        </w:r>
      </w:ins>
    </w:p>
    <w:p>
      <w:pPr>
        <w:pStyle w:val="SourceCode"/>
      </w:pPr>
      <w:ins w:id="3511" w:author="PR Preview" w:date="2026-01-01T00:00:00Z">
        <w:r>
          <w:rPr>
            <w:rStyle w:val="FunctionTok"/>
          </w:rPr>
          <w:t xml:space="preserve"># myproject 0.2.0</w:t>
        </w:r>
      </w:ins>
      <w:ins w:id="3512" w:author="PR Preview" w:date="2026-01-01T00:00:00Z">
        <w:r>
          <w:br/>
        </w:r>
      </w:ins>
      <w:ins w:id="3513" w:author="PR Preview" w:date="2026-01-01T00:00:00Z">
        <w:r>
          <w:br/>
        </w:r>
      </w:ins>
      <w:ins w:id="3514" w:author="PR Preview" w:date="2026-01-01T00:00:00Z">
        <w:r>
          <w:rPr>
            <w:rStyle w:val="FunctionTok"/>
          </w:rPr>
          <w:t xml:space="preserve">## New features</w:t>
        </w:r>
      </w:ins>
      <w:ins w:id="3515" w:author="PR Preview" w:date="2026-01-01T00:00:00Z">
        <w:r>
          <w:br/>
        </w:r>
      </w:ins>
      <w:ins w:id="3516" w:author="PR Preview" w:date="2026-01-01T00:00:00Z">
        <w:r>
          <w:br/>
        </w:r>
      </w:ins>
      <w:ins w:id="3517" w:author="PR Preview" w:date="2026-01-01T00:00:00Z">
        <w:r>
          <w:rPr>
            <w:rStyle w:val="SpecialStringTok"/>
          </w:rPr>
          <w:t xml:space="preserve">- </w:t>
        </w:r>
      </w:ins>
      <w:ins w:id="3518" w:author="PR Preview" w:date="2026-01-01T00:00:00Z">
        <w:r>
          <w:rPr>
            <w:rStyle w:val="NormalTok"/>
          </w:rPr>
          <w:t xml:space="preserve">Added function for data validation (#45).</w:t>
        </w:r>
      </w:ins>
      <w:ins w:id="3519" w:author="PR Preview" w:date="2026-01-01T00:00:00Z">
        <w:r>
          <w:br/>
        </w:r>
      </w:ins>
      <w:ins w:id="3520" w:author="PR Preview" w:date="2026-01-01T00:00:00Z">
        <w:r>
          <w:rPr>
            <w:rStyle w:val="SpecialStringTok"/>
          </w:rPr>
          <w:t xml:space="preserve">- </w:t>
        </w:r>
      </w:ins>
      <w:ins w:id="3521" w:author="PR Preview" w:date="2026-01-01T00:00:00Z">
        <w:r>
          <w:rPr>
            <w:rStyle w:val="NormalTok"/>
          </w:rPr>
          <w:t xml:space="preserve">Improved error messages (#52, @external-contributor).</w:t>
        </w:r>
      </w:ins>
      <w:ins w:id="3522" w:author="PR Preview" w:date="2026-01-01T00:00:00Z">
        <w:r>
          <w:br/>
        </w:r>
      </w:ins>
      <w:ins w:id="3523" w:author="PR Preview" w:date="2026-01-01T00:00:00Z">
        <w:r>
          <w:br/>
        </w:r>
      </w:ins>
      <w:ins w:id="3524" w:author="PR Preview" w:date="2026-01-01T00:00:00Z">
        <w:r>
          <w:rPr>
            <w:rStyle w:val="FunctionTok"/>
          </w:rPr>
          <w:t xml:space="preserve">## Bug fixes</w:t>
        </w:r>
      </w:ins>
      <w:ins w:id="3525" w:author="PR Preview" w:date="2026-01-01T00:00:00Z">
        <w:r>
          <w:br/>
        </w:r>
      </w:ins>
      <w:ins w:id="3526" w:author="PR Preview" w:date="2026-01-01T00:00:00Z">
        <w:r>
          <w:br/>
        </w:r>
      </w:ins>
      <w:ins w:id="3527" w:author="PR Preview" w:date="2026-01-01T00:00:00Z">
        <w:r>
          <w:rPr>
            <w:rStyle w:val="SpecialStringTok"/>
          </w:rPr>
          <w:t xml:space="preserve">- </w:t>
        </w:r>
      </w:ins>
      <w:ins w:id="3528" w:author="PR Preview" w:date="2026-01-01T00:00:00Z">
        <w:r>
          <w:rPr>
            <w:rStyle w:val="NormalTok"/>
          </w:rPr>
          <w:t xml:space="preserve">Fixed issue with missing values (#38).</w:t>
        </w:r>
      </w:ins>
      <w:ins w:id="3529" w:author="PR Preview" w:date="2026-01-01T00:00:00Z">
        <w:r>
          <w:br/>
        </w:r>
      </w:ins>
      <w:ins w:id="3530" w:author="PR Preview" w:date="2026-01-01T00:00:00Z">
        <w:r>
          <w:rPr>
            <w:rStyle w:val="SpecialStringTok"/>
          </w:rPr>
          <w:t xml:space="preserve">- </w:t>
        </w:r>
      </w:ins>
      <w:ins w:id="3531" w:author="PR Preview" w:date="2026-01-01T00:00:00Z">
        <w:r>
          <w:rPr>
            <w:rStyle w:val="NormalTok"/>
          </w:rPr>
          <w:t xml:space="preserve">Corrected calculation error in summary stats (#41).</w:t>
        </w:r>
      </w:ins>
    </w:p>
    <w:p>
      <w:pPr>
        <w:pStyle w:val="FirstParagraph"/>
      </w:pPr>
      <w:ins w:id="3532" w:author="PR Preview" w:date="2026-01-01T00:00:00Z">
        <w:r>
          <w:t xml:space="preserve">See</w:t>
        </w:r>
      </w:ins>
      <w:ins w:id="3533" w:author="PR Preview" w:date="2026-01-01T00:00:00Z">
        <w:r>
          <w:t xml:space="preserve"> </w:t>
        </w:r>
      </w:ins>
      <w:hyperlink r:id="rId104">
        <w:ins w:id="3534" w:author="PR Preview" w:date="2026-01-01T00:00:00Z">
          <w:r>
            <w:rPr>
              <w:rStyle w:val="Hyperlink"/>
            </w:rPr>
            <w:t xml:space="preserve">R Packages - NEWS.md</w:t>
          </w:r>
        </w:ins>
      </w:hyperlink>
      <w:ins w:id="3535" w:author="PR Preview" w:date="2026-01-01T00:00:00Z">
        <w:r>
          <w:t xml:space="preserve"> </w:t>
        </w:r>
      </w:ins>
      <w:ins w:id="3536" w:author="PR Preview" w:date="2026-01-01T00:00:00Z">
        <w:r>
          <w:t xml:space="preserve">for full conventions.</w:t>
        </w:r>
      </w:ins>
    </w:p>
    <w:bookmarkEnd w:id="105"/>
    <w:bookmarkStart w:id="107" w:name="readme.rmd-and-readme.md"/>
    <w:p>
      <w:pPr>
        <w:pStyle w:val="Heading3"/>
      </w:pPr>
      <w:ins w:id="3537" w:author="PR Preview" w:date="2026-01-01T00:00:00Z">
        <w:r>
          <w:t xml:space="preserve">11.4 README.Rmd and README.md</w:t>
        </w:r>
      </w:ins>
    </w:p>
    <w:p>
      <w:pPr>
        <w:pStyle w:val="FirstParagraph"/>
      </w:pPr>
      <w:ins w:id="3538" w:author="PR Preview" w:date="2026-01-01T00:00:00Z">
        <w:r>
          <w:t xml:space="preserve">If your project uses</w:t>
        </w:r>
      </w:ins>
      <w:ins w:id="3539" w:author="PR Preview" w:date="2026-01-01T00:00:00Z">
        <w:r>
          <w:t xml:space="preserve"> </w:t>
        </w:r>
      </w:ins>
      <w:ins w:id="3540" w:author="PR Preview" w:date="2026-01-01T00:00:00Z">
        <w:r>
          <w:rPr>
            <w:rStyle w:val="VerbatimChar"/>
          </w:rPr>
          <w:t xml:space="preserve">README.Rmd</w:t>
        </w:r>
      </w:ins>
      <w:ins w:id="3541" w:author="PR Preview" w:date="2026-01-01T00:00:00Z">
        <w:r>
          <w:t xml:space="preserve"> </w:t>
        </w:r>
      </w:ins>
      <w:ins w:id="3542" w:author="PR Preview" w:date="2026-01-01T00:00:00Z">
        <w:r>
          <w:t xml:space="preserve">(a README with executable R code),</w:t>
        </w:r>
      </w:ins>
      <w:ins w:id="3543" w:author="PR Preview" w:date="2026-01-01T00:00:00Z">
        <w:r>
          <w:t xml:space="preserve"> </w:t>
        </w:r>
      </w:ins>
      <w:ins w:id="3544" w:author="PR Preview" w:date="2026-01-01T00:00:00Z">
        <w:r>
          <w:rPr>
            <w:b/>
            <w:bCs/>
          </w:rPr>
          <w:t xml:space="preserve">always edit</w:t>
        </w:r>
      </w:ins>
      <w:ins w:id="3545" w:author="PR Preview" w:date="2026-01-01T00:00:00Z">
        <w:r>
          <w:rPr>
            <w:b/>
            <w:bCs/>
          </w:rPr>
          <w:t xml:space="preserve"> </w:t>
        </w:r>
      </w:ins>
      <w:ins w:id="3546" w:author="PR Preview" w:date="2026-01-01T00:00:00Z">
        <w:r>
          <w:rPr>
            <w:rStyle w:val="VerbatimChar"/>
            <w:b/>
            <w:bCs/>
          </w:rPr>
          <w:t xml:space="preserve">README.Rmd</w:t>
        </w:r>
      </w:ins>
      <w:ins w:id="3547" w:author="PR Preview" w:date="2026-01-01T00:00:00Z">
        <w:r>
          <w:rPr>
            <w:b/>
            <w:bCs/>
          </w:rPr>
          <w:t xml:space="preserve">, never</w:t>
        </w:r>
      </w:ins>
      <w:ins w:id="3548" w:author="PR Preview" w:date="2026-01-01T00:00:00Z">
        <w:r>
          <w:rPr>
            <w:b/>
            <w:bCs/>
          </w:rPr>
          <w:t xml:space="preserve"> </w:t>
        </w:r>
      </w:ins>
      <w:ins w:id="3549" w:author="PR Preview" w:date="2026-01-01T00:00:00Z">
        <w:r>
          <w:rPr>
            <w:rStyle w:val="VerbatimChar"/>
            <w:b/>
            <w:bCs/>
          </w:rPr>
          <w:t xml:space="preserve">README.md</w:t>
        </w:r>
      </w:ins>
      <w:ins w:id="3550" w:author="PR Preview" w:date="2026-01-01T00:00:00Z">
        <w:r>
          <w:rPr>
            <w:b/>
            <w:bCs/>
          </w:rPr>
          <w:t xml:space="preserve"> </w:t>
        </w:r>
      </w:ins>
      <w:ins w:id="3551" w:author="PR Preview" w:date="2026-01-01T00:00:00Z">
        <w:r>
          <w:rPr>
            <w:b/>
            <w:bCs/>
          </w:rPr>
          <w:t xml:space="preserve">directly.</w:t>
        </w:r>
      </w:ins>
      <w:ins w:id="3552" w:author="PR Preview" w:date="2026-01-01T00:00:00Z">
        <w:r>
          <w:t xml:space="preserve"> </w:t>
        </w:r>
      </w:ins>
      <w:ins w:id="3553" w:author="PR Preview" w:date="2026-01-01T00:00:00Z">
        <w:r>
          <w:rPr>
            <w:rStyle w:val="VerbatimChar"/>
          </w:rPr>
          <w:t xml:space="preserve">README.md</w:t>
        </w:r>
      </w:ins>
      <w:ins w:id="3554" w:author="PR Preview" w:date="2026-01-01T00:00:00Z">
        <w:r>
          <w:t xml:space="preserve"> </w:t>
        </w:r>
      </w:ins>
      <w:ins w:id="3555" w:author="PR Preview" w:date="2026-01-01T00:00:00Z">
        <w:r>
          <w:t xml:space="preserve">is auto-generated from</w:t>
        </w:r>
      </w:ins>
      <w:ins w:id="3556" w:author="PR Preview" w:date="2026-01-01T00:00:00Z">
        <w:r>
          <w:t xml:space="preserve"> </w:t>
        </w:r>
      </w:ins>
      <w:ins w:id="3557" w:author="PR Preview" w:date="2026-01-01T00:00:00Z">
        <w:r>
          <w:rPr>
            <w:rStyle w:val="VerbatimChar"/>
          </w:rPr>
          <w:t xml:space="preserve">README.Rmd</w:t>
        </w:r>
      </w:ins>
      <w:ins w:id="3558" w:author="PR Preview" w:date="2026-01-01T00:00:00Z">
        <w:r>
          <w:t xml:space="preserve">.</w:t>
        </w:r>
      </w:ins>
    </w:p>
    <w:p>
      <w:pPr>
        <w:pStyle w:val="BodyText"/>
      </w:pPr>
      <w:ins w:id="3559" w:author="PR Preview" w:date="2026-01-01T00:00:00Z">
        <w:r>
          <w:t xml:space="preserve">To regenerate</w:t>
        </w:r>
      </w:ins>
      <w:ins w:id="3560" w:author="PR Preview" w:date="2026-01-01T00:00:00Z">
        <w:r>
          <w:t xml:space="preserve"> </w:t>
        </w:r>
      </w:ins>
      <w:ins w:id="3561" w:author="PR Preview" w:date="2026-01-01T00:00:00Z">
        <w:r>
          <w:rPr>
            <w:rStyle w:val="VerbatimChar"/>
          </w:rPr>
          <w:t xml:space="preserve">README.md</w:t>
        </w:r>
      </w:ins>
      <w:ins w:id="3562" w:author="PR Preview" w:date="2026-01-01T00:00:00Z">
        <w:r>
          <w:t xml:space="preserve"> </w:t>
        </w:r>
      </w:ins>
      <w:ins w:id="3563" w:author="PR Preview" w:date="2026-01-01T00:00:00Z">
        <w:r>
          <w:t xml:space="preserve">after editing</w:t>
        </w:r>
      </w:ins>
      <w:ins w:id="3564" w:author="PR Preview" w:date="2026-01-01T00:00:00Z">
        <w:r>
          <w:t xml:space="preserve"> </w:t>
        </w:r>
      </w:ins>
      <w:ins w:id="3565" w:author="PR Preview" w:date="2026-01-01T00:00:00Z">
        <w:r>
          <w:rPr>
            <w:rStyle w:val="VerbatimChar"/>
          </w:rPr>
          <w:t xml:space="preserve">README.Rmd</w:t>
        </w:r>
      </w:ins>
      <w:ins w:id="3566" w:author="PR Preview" w:date="2026-01-01T00:00:00Z">
        <w:r>
          <w:t xml:space="preserve">,</w:t>
        </w:r>
      </w:ins>
      <w:ins w:id="3567" w:author="PR Preview" w:date="2026-01-01T00:00:00Z">
        <w:r>
          <w:t xml:space="preserve"> </w:t>
        </w:r>
      </w:ins>
      <w:ins w:id="3568" w:author="PR Preview" w:date="2026-01-01T00:00:00Z">
        <w:r>
          <w:t xml:space="preserve">use</w:t>
        </w:r>
      </w:ins>
      <w:ins w:id="3569" w:author="PR Preview" w:date="2026-01-01T00:00:00Z">
        <w:r>
          <w:t xml:space="preserve"> </w:t>
        </w:r>
      </w:ins>
      <w:ins w:id="3570" w:author="PR Preview" w:date="2026-01-01T00:00:00Z">
        <w:r>
          <w:rPr>
            <w:rStyle w:val="VerbatimChar"/>
          </w:rPr>
          <w:t xml:space="preserve">devtools::build_readme()</w:t>
        </w:r>
      </w:ins>
      <w:ins w:id="3571" w:author="PR Preview" w:date="2026-01-01T00:00:00Z">
        <w:r>
          <w:t xml:space="preserve"> </w:t>
        </w:r>
      </w:ins>
      <w:ins w:id="3572" w:author="PR Preview" w:date="2026-01-01T00:00:00Z">
        <w:r>
          <w:t xml:space="preserve">(preferred for R packages):</w:t>
        </w:r>
      </w:ins>
    </w:p>
    <w:p>
      <w:pPr>
        <w:pStyle w:val="SourceCode"/>
      </w:pPr>
      <w:ins w:id="3573" w:author="PR Preview" w:date="2026-01-01T00:00:00Z">
        <w:r>
          <w:rPr>
            <w:rStyle w:val="NormalTok"/>
          </w:rPr>
          <w:t xml:space="preserve">devtools</w:t>
        </w:r>
      </w:ins>
      <w:ins w:id="3574" w:author="PR Preview" w:date="2026-01-01T00:00:00Z">
        <w:r>
          <w:rPr>
            <w:rStyle w:val="SpecialCharTok"/>
          </w:rPr>
          <w:t xml:space="preserve">::</w:t>
        </w:r>
      </w:ins>
      <w:ins w:id="3575" w:author="PR Preview" w:date="2026-01-01T00:00:00Z">
        <w:r>
          <w:rPr>
            <w:rStyle w:val="FunctionTok"/>
          </w:rPr>
          <w:t xml:space="preserve">build_readme</w:t>
        </w:r>
      </w:ins>
      <w:ins w:id="3576" w:author="PR Preview" w:date="2026-01-01T00:00:00Z">
        <w:r>
          <w:rPr>
            <w:rStyle w:val="NormalTok"/>
          </w:rPr>
          <w:t xml:space="preserve">()</w:t>
        </w:r>
      </w:ins>
    </w:p>
    <w:p>
      <w:pPr>
        <w:pStyle w:val="FirstParagraph"/>
      </w:pPr>
      <w:ins w:id="3577" w:author="PR Preview" w:date="2026-01-01T00:00:00Z">
        <w:r>
          <w:t xml:space="preserve">Alternatively, you can use</w:t>
        </w:r>
      </w:ins>
      <w:ins w:id="3578" w:author="PR Preview" w:date="2026-01-01T00:00:00Z">
        <w:r>
          <w:t xml:space="preserve"> </w:t>
        </w:r>
      </w:ins>
      <w:hyperlink r:id="rId106">
        <w:ins w:id="3579" w:author="PR Preview" w:date="2026-01-01T00:00:00Z">
          <w:r>
            <w:rPr>
              <w:rStyle w:val="VerbatimChar"/>
            </w:rPr>
            <w:t xml:space="preserve">{rmarkdown}</w:t>
          </w:r>
        </w:ins>
      </w:hyperlink>
      <w:ins w:id="3580" w:author="PR Preview" w:date="2026-01-01T00:00:00Z">
        <w:r>
          <w:t xml:space="preserve">’s</w:t>
        </w:r>
      </w:ins>
      <w:ins w:id="3581" w:author="PR Preview" w:date="2026-01-01T00:00:00Z">
        <w:r>
          <w:t xml:space="preserve"> </w:t>
        </w:r>
      </w:ins>
      <w:ins w:id="3582" w:author="PR Preview" w:date="2026-01-01T00:00:00Z">
        <w:r>
          <w:rPr>
            <w:rStyle w:val="VerbatimChar"/>
          </w:rPr>
          <w:t xml:space="preserve">rmarkdown::render("README.Rmd")</w:t>
        </w:r>
      </w:ins>
      <w:ins w:id="3583" w:author="PR Preview" w:date="2026-01-01T00:00:00Z">
        <w:r>
          <w:t xml:space="preserve"> </w:t>
        </w:r>
      </w:ins>
      <w:ins w:id="3584" w:author="PR Preview" w:date="2026-01-01T00:00:00Z">
        <w:r>
          <w:t xml:space="preserve">if</w:t>
        </w:r>
      </w:ins>
      <w:ins w:id="3585" w:author="PR Preview" w:date="2026-01-01T00:00:00Z">
        <w:r>
          <w:t xml:space="preserve"> </w:t>
        </w:r>
      </w:ins>
      <w:hyperlink r:id="rId37">
        <w:ins w:id="3586" w:author="PR Preview" w:date="2026-01-01T00:00:00Z">
          <w:r>
            <w:rPr>
              <w:rStyle w:val="VerbatimChar"/>
            </w:rPr>
            <w:t xml:space="preserve">{devtools}</w:t>
          </w:r>
        </w:ins>
      </w:hyperlink>
      <w:ins w:id="3587" w:author="PR Preview" w:date="2026-01-01T00:00:00Z">
        <w:r>
          <w:t xml:space="preserve"> </w:t>
        </w:r>
      </w:ins>
      <w:ins w:id="3588" w:author="PR Preview" w:date="2026-01-01T00:00:00Z">
        <w:r>
          <w:t xml:space="preserve">is not available.</w:t>
        </w:r>
      </w:ins>
    </w:p>
    <w:bookmarkEnd w:id="107"/>
    <w:bookmarkEnd w:id="108"/>
    <w:bookmarkStart w:id="109" w:name="sec-r-qa-checklist"/>
    <w:p>
      <w:pPr>
        <w:pStyle w:val="Heading2"/>
      </w:pPr>
      <w:ins w:id="3589" w:author="PR Preview" w:date="2026-01-01T00:00:00Z">
        <w:r>
          <w:t xml:space="preserve">12 Quality Assurance Checklist</w:t>
        </w:r>
      </w:ins>
    </w:p>
    <w:p>
      <w:pPr>
        <w:pStyle w:val="FirstParagraph"/>
      </w:pPr>
      <w:ins w:id="3590" w:author="PR Preview" w:date="2026-01-01T00:00:00Z">
        <w:r>
          <w:t xml:space="preserve">Before requesting human review on a pull request or finalizing analysis, verify:</w:t>
        </w:r>
      </w:ins>
    </w:p>
    <w:p>
      <w:pPr>
        <w:pStyle w:val="Compact"/>
        <w:numPr>
          <w:ilvl w:val="0"/>
          <w:numId w:val="1034"/>
        </w:numPr>
      </w:pPr>
      <w:ins w:id="3591" w:author="PR Preview" w:date="2026-01-01T00:00:00Z">
        <w:r>
          <w:t xml:space="preserve">All functions have complete roxygen2 documentation</w:t>
        </w:r>
      </w:ins>
    </w:p>
    <w:p>
      <w:pPr>
        <w:pStyle w:val="Compact"/>
        <w:numPr>
          <w:ilvl w:val="0"/>
          <w:numId w:val="1035"/>
        </w:numPr>
      </w:pPr>
      <w:ins w:id="3592" w:author="PR Preview" w:date="2026-01-01T00:00:00Z">
        <w:r>
          <w:t xml:space="preserve">All functions have corresponding tests</w:t>
        </w:r>
      </w:ins>
    </w:p>
    <w:p>
      <w:pPr>
        <w:pStyle w:val="Compact"/>
        <w:numPr>
          <w:ilvl w:val="0"/>
          <w:numId w:val="1036"/>
        </w:numPr>
      </w:pPr>
      <w:ins w:id="3593" w:author="PR Preview" w:date="2026-01-01T00:00:00Z">
        <w:r>
          <w:rPr>
            <w:rStyle w:val="VerbatimChar"/>
          </w:rPr>
          <w:t xml:space="preserve">devtools::document()</w:t>
        </w:r>
      </w:ins>
      <w:ins w:id="3594" w:author="PR Preview" w:date="2026-01-01T00:00:00Z">
        <w:r>
          <w:t xml:space="preserve"> </w:t>
        </w:r>
      </w:ins>
      <w:ins w:id="3595" w:author="PR Preview" w:date="2026-01-01T00:00:00Z">
        <w:r>
          <w:t xml:space="preserve">has been run</w:t>
        </w:r>
      </w:ins>
    </w:p>
    <w:p>
      <w:pPr>
        <w:pStyle w:val="Compact"/>
        <w:numPr>
          <w:ilvl w:val="0"/>
          <w:numId w:val="1037"/>
        </w:numPr>
      </w:pPr>
      <w:ins w:id="3596" w:author="PR Preview" w:date="2026-01-01T00:00:00Z">
        <w:r>
          <w:rPr>
            <w:rStyle w:val="VerbatimChar"/>
          </w:rPr>
          <w:t xml:space="preserve">devtools::test()</w:t>
        </w:r>
      </w:ins>
      <w:ins w:id="3597" w:author="PR Preview" w:date="2026-01-01T00:00:00Z">
        <w:r>
          <w:t xml:space="preserve"> </w:t>
        </w:r>
      </w:ins>
      <w:ins w:id="3598" w:author="PR Preview" w:date="2026-01-01T00:00:00Z">
        <w:r>
          <w:t xml:space="preserve">passes with no failures</w:t>
        </w:r>
      </w:ins>
    </w:p>
    <w:p>
      <w:pPr>
        <w:pStyle w:val="Compact"/>
        <w:numPr>
          <w:ilvl w:val="0"/>
          <w:numId w:val="1038"/>
        </w:numPr>
      </w:pPr>
      <w:ins w:id="3599" w:author="PR Preview" w:date="2026-01-01T00:00:00Z">
        <w:r>
          <w:rPr>
            <w:rStyle w:val="VerbatimChar"/>
          </w:rPr>
          <w:t xml:space="preserve">devtools::check()</w:t>
        </w:r>
      </w:ins>
      <w:ins w:id="3600" w:author="PR Preview" w:date="2026-01-01T00:00:00Z">
        <w:r>
          <w:t xml:space="preserve"> </w:t>
        </w:r>
      </w:ins>
      <w:ins w:id="3601" w:author="PR Preview" w:date="2026-01-01T00:00:00Z">
        <w:r>
          <w:t xml:space="preserve">passes with no errors, warnings, or notes</w:t>
        </w:r>
      </w:ins>
    </w:p>
    <w:p>
      <w:pPr>
        <w:pStyle w:val="Compact"/>
        <w:numPr>
          <w:ilvl w:val="0"/>
          <w:numId w:val="1039"/>
        </w:numPr>
      </w:pPr>
      <w:ins w:id="3602" w:author="PR Preview" w:date="2026-01-01T00:00:00Z">
        <w:r>
          <w:rPr>
            <w:rStyle w:val="VerbatimChar"/>
          </w:rPr>
          <w:t xml:space="preserve">lintr::lint_package()</w:t>
        </w:r>
      </w:ins>
      <w:ins w:id="3603" w:author="PR Preview" w:date="2026-01-01T00:00:00Z">
        <w:r>
          <w:t xml:space="preserve"> </w:t>
        </w:r>
      </w:ins>
      <w:ins w:id="3604" w:author="PR Preview" w:date="2026-01-01T00:00:00Z">
        <w:r>
          <w:t xml:space="preserve">shows no issues (or only acceptable ones);</w:t>
        </w:r>
      </w:ins>
      <w:ins w:id="3605" w:author="PR Preview" w:date="2026-01-01T00:00:00Z">
        <w:r>
          <w:t xml:space="preserve"> </w:t>
        </w:r>
      </w:ins>
      <w:ins w:id="3606" w:author="PR Preview" w:date="2026-01-01T00:00:00Z">
        <w:r>
          <w:t xml:space="preserve">run</w:t>
        </w:r>
      </w:ins>
      <w:ins w:id="3607" w:author="PR Preview" w:date="2026-01-01T00:00:00Z">
        <w:r>
          <w:t xml:space="preserve"> </w:t>
        </w:r>
      </w:ins>
      <w:ins w:id="3608" w:author="PR Preview" w:date="2026-01-01T00:00:00Z">
        <w:r>
          <w:rPr>
            <w:rStyle w:val="VerbatimChar"/>
          </w:rPr>
          <w:t xml:space="preserve">pkgload::load_all()</w:t>
        </w:r>
      </w:ins>
      <w:ins w:id="3609" w:author="PR Preview" w:date="2026-01-01T00:00:00Z">
        <w:r>
          <w:t xml:space="preserve"> </w:t>
        </w:r>
      </w:ins>
      <w:ins w:id="3610" w:author="PR Preview" w:date="2026-01-01T00:00:00Z">
        <w:r>
          <w:t xml:space="preserve">first so</w:t>
        </w:r>
      </w:ins>
      <w:ins w:id="3611" w:author="PR Preview" w:date="2026-01-01T00:00:00Z">
        <w:r>
          <w:t xml:space="preserve"> </w:t>
        </w:r>
      </w:ins>
      <w:ins w:id="3612" w:author="PR Preview" w:date="2026-01-01T00:00:00Z">
        <w:r>
          <w:rPr>
            <w:rStyle w:val="VerbatimChar"/>
          </w:rPr>
          <w:t xml:space="preserve">object_usage_linter()</w:t>
        </w:r>
      </w:ins>
      <w:ins w:id="3613" w:author="PR Preview" w:date="2026-01-01T00:00:00Z">
        <w:r>
          <w:t xml:space="preserve"> </w:t>
        </w:r>
      </w:ins>
      <w:ins w:id="3614" w:author="PR Preview" w:date="2026-01-01T00:00:00Z">
        <w:r>
          <w:t xml:space="preserve">checks current source</w:t>
        </w:r>
      </w:ins>
    </w:p>
    <w:p>
      <w:pPr>
        <w:pStyle w:val="Compact"/>
        <w:numPr>
          <w:ilvl w:val="0"/>
          <w:numId w:val="1040"/>
        </w:numPr>
      </w:pPr>
      <w:ins w:id="3615" w:author="PR Preview" w:date="2026-01-01T00:00:00Z">
        <w:r>
          <w:rPr>
            <w:rStyle w:val="VerbatimChar"/>
          </w:rPr>
          <w:t xml:space="preserve">spelling::spell_check_package()</w:t>
        </w:r>
      </w:ins>
      <w:ins w:id="3616" w:author="PR Preview" w:date="2026-01-01T00:00:00Z">
        <w:r>
          <w:t xml:space="preserve"> </w:t>
        </w:r>
      </w:ins>
      <w:ins w:id="3617" w:author="PR Preview" w:date="2026-01-01T00:00:00Z">
        <w:r>
          <w:t xml:space="preserve">passes</w:t>
        </w:r>
      </w:ins>
    </w:p>
    <w:p>
      <w:pPr>
        <w:pStyle w:val="Compact"/>
        <w:numPr>
          <w:ilvl w:val="0"/>
          <w:numId w:val="1041"/>
        </w:numPr>
      </w:pPr>
      <w:ins w:id="3618" w:author="PR Preview" w:date="2026-01-01T00:00:00Z">
        <w:r>
          <w:t xml:space="preserve">Version number has been incremented</w:t>
        </w:r>
      </w:ins>
    </w:p>
    <w:p>
      <w:pPr>
        <w:pStyle w:val="Compact"/>
        <w:numPr>
          <w:ilvl w:val="0"/>
          <w:numId w:val="1042"/>
        </w:numPr>
      </w:pPr>
      <w:ins w:id="3619" w:author="PR Preview" w:date="2026-01-01T00:00:00Z">
        <w:r>
          <w:rPr>
            <w:rStyle w:val="VerbatimChar"/>
          </w:rPr>
          <w:t xml:space="preserve">NEWS.md</w:t>
        </w:r>
      </w:ins>
      <w:ins w:id="3620" w:author="PR Preview" w:date="2026-01-01T00:00:00Z">
        <w:r>
          <w:t xml:space="preserve"> </w:t>
        </w:r>
      </w:ins>
      <w:ins w:id="3621" w:author="PR Preview" w:date="2026-01-01T00:00:00Z">
        <w:r>
          <w:t xml:space="preserve">has been updated with changes</w:t>
        </w:r>
      </w:ins>
    </w:p>
    <w:p>
      <w:pPr>
        <w:pStyle w:val="Compact"/>
        <w:numPr>
          <w:ilvl w:val="0"/>
          <w:numId w:val="1043"/>
        </w:numPr>
      </w:pPr>
      <w:ins w:id="3622" w:author="PR Preview" w:date="2026-01-01T00:00:00Z">
        <w:r>
          <w:rPr>
            <w:rStyle w:val="VerbatimChar"/>
          </w:rPr>
          <w:t xml:space="preserve">README.Rmd</w:t>
        </w:r>
      </w:ins>
      <w:ins w:id="3623" w:author="PR Preview" w:date="2026-01-01T00:00:00Z">
        <w:r>
          <w:t xml:space="preserve"> </w:t>
        </w:r>
      </w:ins>
      <w:ins w:id="3624" w:author="PR Preview" w:date="2026-01-01T00:00:00Z">
        <w:r>
          <w:t xml:space="preserve">has been updated (if needed) and</w:t>
        </w:r>
      </w:ins>
      <w:ins w:id="3625" w:author="PR Preview" w:date="2026-01-01T00:00:00Z">
        <w:r>
          <w:t xml:space="preserve"> </w:t>
        </w:r>
      </w:ins>
      <w:ins w:id="3626" w:author="PR Preview" w:date="2026-01-01T00:00:00Z">
        <w:r>
          <w:rPr>
            <w:rStyle w:val="VerbatimChar"/>
          </w:rPr>
          <w:t xml:space="preserve">README.md</w:t>
        </w:r>
      </w:ins>
      <w:ins w:id="3627" w:author="PR Preview" w:date="2026-01-01T00:00:00Z">
        <w:r>
          <w:t xml:space="preserve"> </w:t>
        </w:r>
      </w:ins>
      <w:ins w:id="3628" w:author="PR Preview" w:date="2026-01-01T00:00:00Z">
        <w:r>
          <w:t xml:space="preserve">regenerated via</w:t>
        </w:r>
      </w:ins>
      <w:ins w:id="3629" w:author="PR Preview" w:date="2026-01-01T00:00:00Z">
        <w:r>
          <w:t xml:space="preserve"> </w:t>
        </w:r>
      </w:ins>
      <w:ins w:id="3630" w:author="PR Preview" w:date="2026-01-01T00:00:00Z">
        <w:r>
          <w:rPr>
            <w:rStyle w:val="VerbatimChar"/>
          </w:rPr>
          <w:t xml:space="preserve">devtools::build_readme()</w:t>
        </w:r>
      </w:ins>
    </w:p>
    <w:p>
      <w:pPr>
        <w:pStyle w:val="Compact"/>
        <w:numPr>
          <w:ilvl w:val="0"/>
          <w:numId w:val="1044"/>
        </w:numPr>
      </w:pPr>
      <w:ins w:id="3631" w:author="PR Preview" w:date="2026-01-01T00:00:00Z">
        <w:r>
          <w:rPr>
            <w:rStyle w:val="VerbatimChar"/>
          </w:rPr>
          <w:t xml:space="preserve">pkgdown::build_site()</w:t>
        </w:r>
      </w:ins>
      <w:ins w:id="3632" w:author="PR Preview" w:date="2026-01-01T00:00:00Z">
        <w:r>
          <w:t xml:space="preserve"> </w:t>
        </w:r>
      </w:ins>
      <w:ins w:id="3633" w:author="PR Preview" w:date="2026-01-01T00:00:00Z">
        <w:r>
          <w:t xml:space="preserve">builds successfully</w:t>
        </w:r>
      </w:ins>
    </w:p>
    <w:p>
      <w:pPr>
        <w:pStyle w:val="Compact"/>
        <w:numPr>
          <w:ilvl w:val="0"/>
          <w:numId w:val="1045"/>
        </w:numPr>
      </w:pPr>
      <w:ins w:id="3634" w:author="PR Preview" w:date="2026-01-01T00:00:00Z">
        <w:r>
          <w:t xml:space="preserve">All changes committed and pushed to GitHub</w:t>
        </w:r>
      </w:ins>
    </w:p>
    <w:p>
      <w:pPr>
        <w:pStyle w:val="Compact"/>
        <w:numPr>
          <w:ilvl w:val="0"/>
          <w:numId w:val="1046"/>
        </w:numPr>
      </w:pPr>
      <w:ins w:id="3635" w:author="PR Preview" w:date="2026-01-01T00:00:00Z">
        <w:r>
          <w:t xml:space="preserve">Copilot review completed iteratively until no valuable suggestions remain (typically 1-3 iterations, with all comments addressed or dismissed)</w:t>
        </w:r>
      </w:ins>
    </w:p>
    <w:bookmarkEnd w:id="109"/>
    <w:bookmarkStart w:id="116" w:name="sec-auto-styling"/>
    <w:p>
      <w:pPr>
        <w:pStyle w:val="Heading2"/>
      </w:pPr>
      <w:ins w:id="3636" w:author="PR Preview" w:date="2026-01-01T00:00:00Z">
        <w:r>
          <w:t xml:space="preserve">13 Automated Code Styling</w:t>
        </w:r>
      </w:ins>
    </w:p>
    <w:bookmarkStart w:id="110" w:name="rstudio-built-in-formatting"/>
    <w:p>
      <w:pPr>
        <w:pStyle w:val="Heading3"/>
      </w:pPr>
      <w:ins w:id="3637" w:author="PR Preview" w:date="2026-01-01T00:00:00Z">
        <w:r>
          <w:t xml:space="preserve">13.1 RStudio Built-in Formatting</w:t>
        </w:r>
      </w:ins>
    </w:p>
    <w:p>
      <w:pPr>
        <w:pStyle w:val="FirstParagraph"/>
      </w:pPr>
      <w:ins w:id="3638" w:author="PR Preview" w:date="2026-01-01T00:00:00Z">
        <w:r>
          <w:t xml:space="preserve">Use RStudio’s built-in autoformatter (keyboard shortcut:</w:t>
        </w:r>
      </w:ins>
      <w:ins w:id="3639" w:author="PR Preview" w:date="2026-01-01T00:00:00Z">
        <w:r>
          <w:t xml:space="preserve"> </w:t>
        </w:r>
      </w:ins>
      <w:ins w:id="3640" w:author="PR Preview" w:date="2026-01-01T00:00:00Z">
        <w:r>
          <w:rPr>
            <w:rStyle w:val="VerbatimChar"/>
          </w:rPr>
          <w:t xml:space="preserve">CMD-Shift-A</w:t>
        </w:r>
      </w:ins>
      <w:ins w:id="3641" w:author="PR Preview" w:date="2026-01-01T00:00:00Z">
        <w:r>
          <w:t xml:space="preserve"> </w:t>
        </w:r>
      </w:ins>
      <w:ins w:id="3642" w:author="PR Preview" w:date="2026-01-01T00:00:00Z">
        <w:r>
          <w:t xml:space="preserve">or</w:t>
        </w:r>
      </w:ins>
      <w:ins w:id="3643" w:author="PR Preview" w:date="2026-01-01T00:00:00Z">
        <w:r>
          <w:t xml:space="preserve"> </w:t>
        </w:r>
      </w:ins>
      <w:ins w:id="3644" w:author="PR Preview" w:date="2026-01-01T00:00:00Z">
        <w:r>
          <w:rPr>
            <w:rStyle w:val="VerbatimChar"/>
          </w:rPr>
          <w:t xml:space="preserve">Ctrl-Shift-A</w:t>
        </w:r>
      </w:ins>
      <w:ins w:id="3645" w:author="PR Preview" w:date="2026-01-01T00:00:00Z">
        <w:r>
          <w:t xml:space="preserve">) to quickly format highlighted code.</w:t>
        </w:r>
      </w:ins>
    </w:p>
    <w:bookmarkEnd w:id="110"/>
    <w:bookmarkStart w:id="111" w:name="styler-package"/>
    <w:p>
      <w:pPr>
        <w:pStyle w:val="Heading3"/>
      </w:pPr>
      <w:ins w:id="3646" w:author="PR Preview" w:date="2026-01-01T00:00:00Z">
        <w:r>
          <w:t xml:space="preserve">13.2 styler Package</w:t>
        </w:r>
      </w:ins>
    </w:p>
    <w:p>
      <w:pPr>
        <w:pStyle w:val="FirstParagraph"/>
      </w:pPr>
      <w:ins w:id="3647" w:author="PR Preview" w:date="2026-01-01T00:00:00Z">
        <w:r>
          <w:t xml:space="preserve">For automated styling of entire projects:</w:t>
        </w:r>
      </w:ins>
    </w:p>
    <w:p>
      <w:pPr>
        <w:pStyle w:val="SourceCode"/>
      </w:pPr>
      <w:ins w:id="3648" w:author="PR Preview" w:date="2026-01-01T00:00:00Z">
        <w:r>
          <w:rPr>
            <w:rStyle w:val="CommentTok"/>
          </w:rPr>
          <w:t xml:space="preserve"># Install styler</w:t>
        </w:r>
      </w:ins>
      <w:ins w:id="3649" w:author="PR Preview" w:date="2026-01-01T00:00:00Z">
        <w:r>
          <w:br/>
        </w:r>
      </w:ins>
      <w:ins w:id="3650" w:author="PR Preview" w:date="2026-01-01T00:00:00Z">
        <w:r>
          <w:rPr>
            <w:rStyle w:val="FunctionTok"/>
          </w:rPr>
          <w:t xml:space="preserve">install.packages</w:t>
        </w:r>
      </w:ins>
      <w:ins w:id="3651" w:author="PR Preview" w:date="2026-01-01T00:00:00Z">
        <w:r>
          <w:rPr>
            <w:rStyle w:val="NormalTok"/>
          </w:rPr>
          <w:t xml:space="preserve">(</w:t>
        </w:r>
      </w:ins>
      <w:ins w:id="3652" w:author="PR Preview" w:date="2026-01-01T00:00:00Z">
        <w:r>
          <w:rPr>
            <w:rStyle w:val="StringTok"/>
          </w:rPr>
          <w:t xml:space="preserve">"styler"</w:t>
        </w:r>
      </w:ins>
      <w:ins w:id="3653" w:author="PR Preview" w:date="2026-01-01T00:00:00Z">
        <w:r>
          <w:rPr>
            <w:rStyle w:val="NormalTok"/>
          </w:rPr>
          <w:t xml:space="preserve">)</w:t>
        </w:r>
      </w:ins>
      <w:ins w:id="3654" w:author="PR Preview" w:date="2026-01-01T00:00:00Z">
        <w:r>
          <w:br/>
        </w:r>
      </w:ins>
      <w:ins w:id="3655" w:author="PR Preview" w:date="2026-01-01T00:00:00Z">
        <w:r>
          <w:br/>
        </w:r>
      </w:ins>
      <w:ins w:id="3656" w:author="PR Preview" w:date="2026-01-01T00:00:00Z">
        <w:r>
          <w:rPr>
            <w:rStyle w:val="CommentTok"/>
          </w:rPr>
          <w:t xml:space="preserve"># Style all files in R/ directory</w:t>
        </w:r>
      </w:ins>
      <w:ins w:id="3657" w:author="PR Preview" w:date="2026-01-01T00:00:00Z">
        <w:r>
          <w:br/>
        </w:r>
      </w:ins>
      <w:ins w:id="3658" w:author="PR Preview" w:date="2026-01-01T00:00:00Z">
        <w:r>
          <w:rPr>
            <w:rStyle w:val="NormalTok"/>
          </w:rPr>
          <w:t xml:space="preserve">styler</w:t>
        </w:r>
      </w:ins>
      <w:ins w:id="3659" w:author="PR Preview" w:date="2026-01-01T00:00:00Z">
        <w:r>
          <w:rPr>
            <w:rStyle w:val="SpecialCharTok"/>
          </w:rPr>
          <w:t xml:space="preserve">::</w:t>
        </w:r>
      </w:ins>
      <w:ins w:id="3660" w:author="PR Preview" w:date="2026-01-01T00:00:00Z">
        <w:r>
          <w:rPr>
            <w:rStyle w:val="FunctionTok"/>
          </w:rPr>
          <w:t xml:space="preserve">style_dir</w:t>
        </w:r>
      </w:ins>
      <w:ins w:id="3661" w:author="PR Preview" w:date="2026-01-01T00:00:00Z">
        <w:r>
          <w:rPr>
            <w:rStyle w:val="NormalTok"/>
          </w:rPr>
          <w:t xml:space="preserve">(</w:t>
        </w:r>
      </w:ins>
      <w:ins w:id="3662" w:author="PR Preview" w:date="2026-01-01T00:00:00Z">
        <w:r>
          <w:rPr>
            <w:rStyle w:val="StringTok"/>
          </w:rPr>
          <w:t xml:space="preserve">"R/"</w:t>
        </w:r>
      </w:ins>
      <w:ins w:id="3663" w:author="PR Preview" w:date="2026-01-01T00:00:00Z">
        <w:r>
          <w:rPr>
            <w:rStyle w:val="NormalTok"/>
          </w:rPr>
          <w:t xml:space="preserve">)</w:t>
        </w:r>
      </w:ins>
      <w:ins w:id="3664" w:author="PR Preview" w:date="2026-01-01T00:00:00Z">
        <w:r>
          <w:br/>
        </w:r>
      </w:ins>
      <w:ins w:id="3665" w:author="PR Preview" w:date="2026-01-01T00:00:00Z">
        <w:r>
          <w:br/>
        </w:r>
      </w:ins>
      <w:ins w:id="3666" w:author="PR Preview" w:date="2026-01-01T00:00:00Z">
        <w:r>
          <w:rPr>
            <w:rStyle w:val="CommentTok"/>
          </w:rPr>
          <w:t xml:space="preserve"># Style entire package</w:t>
        </w:r>
      </w:ins>
      <w:ins w:id="3667" w:author="PR Preview" w:date="2026-01-01T00:00:00Z">
        <w:r>
          <w:br/>
        </w:r>
      </w:ins>
      <w:ins w:id="3668" w:author="PR Preview" w:date="2026-01-01T00:00:00Z">
        <w:r>
          <w:rPr>
            <w:rStyle w:val="NormalTok"/>
          </w:rPr>
          <w:t xml:space="preserve">styler</w:t>
        </w:r>
      </w:ins>
      <w:ins w:id="3669" w:author="PR Preview" w:date="2026-01-01T00:00:00Z">
        <w:r>
          <w:rPr>
            <w:rStyle w:val="SpecialCharTok"/>
          </w:rPr>
          <w:t xml:space="preserve">::</w:t>
        </w:r>
      </w:ins>
      <w:ins w:id="3670" w:author="PR Preview" w:date="2026-01-01T00:00:00Z">
        <w:r>
          <w:rPr>
            <w:rStyle w:val="FunctionTok"/>
          </w:rPr>
          <w:t xml:space="preserve">style_pkg</w:t>
        </w:r>
      </w:ins>
      <w:ins w:id="3671" w:author="PR Preview" w:date="2026-01-01T00:00:00Z">
        <w:r>
          <w:rPr>
            <w:rStyle w:val="NormalTok"/>
          </w:rPr>
          <w:t xml:space="preserve">()</w:t>
        </w:r>
      </w:ins>
      <w:ins w:id="3672" w:author="PR Preview" w:date="2026-01-01T00:00:00Z">
        <w:r>
          <w:br/>
        </w:r>
      </w:ins>
      <w:ins w:id="3673" w:author="PR Preview" w:date="2026-01-01T00:00:00Z">
        <w:r>
          <w:br/>
        </w:r>
      </w:ins>
      <w:ins w:id="3674" w:author="PR Preview" w:date="2026-01-01T00:00:00Z">
        <w:r>
          <w:rPr>
            <w:rStyle w:val="CommentTok"/>
          </w:rPr>
          <w:t xml:space="preserve"># Note: styler modifies files in-place</w:t>
        </w:r>
      </w:ins>
      <w:ins w:id="3675" w:author="PR Preview" w:date="2026-01-01T00:00:00Z">
        <w:r>
          <w:br/>
        </w:r>
      </w:ins>
      <w:ins w:id="3676" w:author="PR Preview" w:date="2026-01-01T00:00:00Z">
        <w:r>
          <w:rPr>
            <w:rStyle w:val="CommentTok"/>
          </w:rPr>
          <w:t xml:space="preserve"># Always use with version control so you can review changes</w:t>
        </w:r>
      </w:ins>
    </w:p>
    <w:bookmarkEnd w:id="111"/>
    <w:bookmarkStart w:id="112" w:name="lintr-package"/>
    <w:p>
      <w:pPr>
        <w:pStyle w:val="Heading3"/>
      </w:pPr>
      <w:ins w:id="3677" w:author="PR Preview" w:date="2026-01-01T00:00:00Z">
        <w:r>
          <w:t xml:space="preserve">13.3 lintr Package</w:t>
        </w:r>
      </w:ins>
    </w:p>
    <w:p>
      <w:pPr>
        <w:pStyle w:val="FirstParagraph"/>
      </w:pPr>
      <w:ins w:id="3678" w:author="PR Preview" w:date="2026-01-01T00:00:00Z">
        <w:r>
          <w:t xml:space="preserve">For checking code style without modifying files:</w:t>
        </w:r>
      </w:ins>
    </w:p>
    <w:p>
      <w:pPr>
        <w:pStyle w:val="SourceCode"/>
      </w:pPr>
      <w:ins w:id="3679" w:author="PR Preview" w:date="2026-01-01T00:00:00Z">
        <w:r>
          <w:rPr>
            <w:rStyle w:val="CommentTok"/>
          </w:rPr>
          <w:t xml:space="preserve"># Install lintr (and pkgload, used below)</w:t>
        </w:r>
      </w:ins>
      <w:ins w:id="3680" w:author="PR Preview" w:date="2026-01-01T00:00:00Z">
        <w:r>
          <w:br/>
        </w:r>
      </w:ins>
      <w:ins w:id="3681" w:author="PR Preview" w:date="2026-01-01T00:00:00Z">
        <w:r>
          <w:rPr>
            <w:rStyle w:val="FunctionTok"/>
          </w:rPr>
          <w:t xml:space="preserve">install.packages</w:t>
        </w:r>
      </w:ins>
      <w:ins w:id="3682" w:author="PR Preview" w:date="2026-01-01T00:00:00Z">
        <w:r>
          <w:rPr>
            <w:rStyle w:val="NormalTok"/>
          </w:rPr>
          <w:t xml:space="preserve">(</w:t>
        </w:r>
      </w:ins>
      <w:ins w:id="3683" w:author="PR Preview" w:date="2026-01-01T00:00:00Z">
        <w:r>
          <w:rPr>
            <w:rStyle w:val="FunctionTok"/>
          </w:rPr>
          <w:t xml:space="preserve">c</w:t>
        </w:r>
      </w:ins>
      <w:ins w:id="3684" w:author="PR Preview" w:date="2026-01-01T00:00:00Z">
        <w:r>
          <w:rPr>
            <w:rStyle w:val="NormalTok"/>
          </w:rPr>
          <w:t xml:space="preserve">(</w:t>
        </w:r>
      </w:ins>
      <w:ins w:id="3685" w:author="PR Preview" w:date="2026-01-01T00:00:00Z">
        <w:r>
          <w:rPr>
            <w:rStyle w:val="StringTok"/>
          </w:rPr>
          <w:t xml:space="preserve">"lintr"</w:t>
        </w:r>
      </w:ins>
      <w:ins w:id="3686" w:author="PR Preview" w:date="2026-01-01T00:00:00Z">
        <w:r>
          <w:rPr>
            <w:rStyle w:val="NormalTok"/>
          </w:rPr>
          <w:t xml:space="preserve">, </w:t>
        </w:r>
      </w:ins>
      <w:ins w:id="3687" w:author="PR Preview" w:date="2026-01-01T00:00:00Z">
        <w:r>
          <w:rPr>
            <w:rStyle w:val="StringTok"/>
          </w:rPr>
          <w:t xml:space="preserve">"pkgload"</w:t>
        </w:r>
      </w:ins>
      <w:ins w:id="3688" w:author="PR Preview" w:date="2026-01-01T00:00:00Z">
        <w:r>
          <w:rPr>
            <w:rStyle w:val="NormalTok"/>
          </w:rPr>
          <w:t xml:space="preserve">))</w:t>
        </w:r>
      </w:ins>
      <w:ins w:id="3689" w:author="PR Preview" w:date="2026-01-01T00:00:00Z">
        <w:r>
          <w:br/>
        </w:r>
      </w:ins>
      <w:ins w:id="3690" w:author="PR Preview" w:date="2026-01-01T00:00:00Z">
        <w:r>
          <w:br/>
        </w:r>
      </w:ins>
      <w:ins w:id="3691" w:author="PR Preview" w:date="2026-01-01T00:00:00Z">
        <w:r>
          <w:rPr>
            <w:rStyle w:val="CommentTok"/>
          </w:rPr>
          <w:t xml:space="preserve"># For package code, load the package first so object_usage_linter()</w:t>
        </w:r>
      </w:ins>
      <w:ins w:id="3692" w:author="PR Preview" w:date="2026-01-01T00:00:00Z">
        <w:r>
          <w:br/>
        </w:r>
      </w:ins>
      <w:ins w:id="3693" w:author="PR Preview" w:date="2026-01-01T00:00:00Z">
        <w:r>
          <w:rPr>
            <w:rStyle w:val="CommentTok"/>
          </w:rPr>
          <w:t xml:space="preserve"># checks your current source (see the style guide for details)</w:t>
        </w:r>
      </w:ins>
      <w:ins w:id="3694" w:author="PR Preview" w:date="2026-01-01T00:00:00Z">
        <w:r>
          <w:br/>
        </w:r>
      </w:ins>
      <w:ins w:id="3695" w:author="PR Preview" w:date="2026-01-01T00:00:00Z">
        <w:r>
          <w:rPr>
            <w:rStyle w:val="NormalTok"/>
          </w:rPr>
          <w:t xml:space="preserve">pkgload</w:t>
        </w:r>
      </w:ins>
      <w:ins w:id="3696" w:author="PR Preview" w:date="2026-01-01T00:00:00Z">
        <w:r>
          <w:rPr>
            <w:rStyle w:val="SpecialCharTok"/>
          </w:rPr>
          <w:t xml:space="preserve">::</w:t>
        </w:r>
      </w:ins>
      <w:ins w:id="3697" w:author="PR Preview" w:date="2026-01-01T00:00:00Z">
        <w:r>
          <w:rPr>
            <w:rStyle w:val="FunctionTok"/>
          </w:rPr>
          <w:t xml:space="preserve">load_all</w:t>
        </w:r>
      </w:ins>
      <w:ins w:id="3698" w:author="PR Preview" w:date="2026-01-01T00:00:00Z">
        <w:r>
          <w:rPr>
            <w:rStyle w:val="NormalTok"/>
          </w:rPr>
          <w:t xml:space="preserve">()</w:t>
        </w:r>
      </w:ins>
      <w:ins w:id="3699" w:author="PR Preview" w:date="2026-01-01T00:00:00Z">
        <w:r>
          <w:br/>
        </w:r>
      </w:ins>
      <w:ins w:id="3700" w:author="PR Preview" w:date="2026-01-01T00:00:00Z">
        <w:r>
          <w:br/>
        </w:r>
      </w:ins>
      <w:ins w:id="3701" w:author="PR Preview" w:date="2026-01-01T00:00:00Z">
        <w:r>
          <w:rPr>
            <w:rStyle w:val="CommentTok"/>
          </w:rPr>
          <w:t xml:space="preserve"># Lint the entire package</w:t>
        </w:r>
      </w:ins>
      <w:ins w:id="3702" w:author="PR Preview" w:date="2026-01-01T00:00:00Z">
        <w:r>
          <w:br/>
        </w:r>
      </w:ins>
      <w:ins w:id="3703" w:author="PR Preview" w:date="2026-01-01T00:00:00Z">
        <w:r>
          <w:rPr>
            <w:rStyle w:val="NormalTok"/>
          </w:rPr>
          <w:t xml:space="preserve">lintr</w:t>
        </w:r>
      </w:ins>
      <w:ins w:id="3704" w:author="PR Preview" w:date="2026-01-01T00:00:00Z">
        <w:r>
          <w:rPr>
            <w:rStyle w:val="SpecialCharTok"/>
          </w:rPr>
          <w:t xml:space="preserve">::</w:t>
        </w:r>
      </w:ins>
      <w:ins w:id="3705" w:author="PR Preview" w:date="2026-01-01T00:00:00Z">
        <w:r>
          <w:rPr>
            <w:rStyle w:val="FunctionTok"/>
          </w:rPr>
          <w:t xml:space="preserve">lint_package</w:t>
        </w:r>
      </w:ins>
      <w:ins w:id="3706" w:author="PR Preview" w:date="2026-01-01T00:00:00Z">
        <w:r>
          <w:rPr>
            <w:rStyle w:val="NormalTok"/>
          </w:rPr>
          <w:t xml:space="preserve">()</w:t>
        </w:r>
      </w:ins>
      <w:ins w:id="3707" w:author="PR Preview" w:date="2026-01-01T00:00:00Z">
        <w:r>
          <w:br/>
        </w:r>
      </w:ins>
      <w:ins w:id="3708" w:author="PR Preview" w:date="2026-01-01T00:00:00Z">
        <w:r>
          <w:br/>
        </w:r>
      </w:ins>
      <w:ins w:id="3709" w:author="PR Preview" w:date="2026-01-01T00:00:00Z">
        <w:r>
          <w:rPr>
            <w:rStyle w:val="CommentTok"/>
          </w:rPr>
          <w:t xml:space="preserve"># Lint a specific file</w:t>
        </w:r>
      </w:ins>
      <w:ins w:id="3710" w:author="PR Preview" w:date="2026-01-01T00:00:00Z">
        <w:r>
          <w:br/>
        </w:r>
      </w:ins>
      <w:ins w:id="3711" w:author="PR Preview" w:date="2026-01-01T00:00:00Z">
        <w:r>
          <w:rPr>
            <w:rStyle w:val="NormalTok"/>
          </w:rPr>
          <w:t xml:space="preserve">lintr</w:t>
        </w:r>
      </w:ins>
      <w:ins w:id="3712" w:author="PR Preview" w:date="2026-01-01T00:00:00Z">
        <w:r>
          <w:rPr>
            <w:rStyle w:val="SpecialCharTok"/>
          </w:rPr>
          <w:t xml:space="preserve">::</w:t>
        </w:r>
      </w:ins>
      <w:ins w:id="3713" w:author="PR Preview" w:date="2026-01-01T00:00:00Z">
        <w:r>
          <w:rPr>
            <w:rStyle w:val="FunctionTok"/>
          </w:rPr>
          <w:t xml:space="preserve">lint</w:t>
        </w:r>
      </w:ins>
      <w:ins w:id="3714" w:author="PR Preview" w:date="2026-01-01T00:00:00Z">
        <w:r>
          <w:rPr>
            <w:rStyle w:val="NormalTok"/>
          </w:rPr>
          <w:t xml:space="preserve">(</w:t>
        </w:r>
      </w:ins>
      <w:ins w:id="3715" w:author="PR Preview" w:date="2026-01-01T00:00:00Z">
        <w:r>
          <w:rPr>
            <w:rStyle w:val="StringTok"/>
          </w:rPr>
          <w:t xml:space="preserve">"R/my_function.R"</w:t>
        </w:r>
      </w:ins>
      <w:ins w:id="3716" w:author="PR Preview" w:date="2026-01-01T00:00:00Z">
        <w:r>
          <w:rPr>
            <w:rStyle w:val="NormalTok"/>
          </w:rPr>
          <w:t xml:space="preserve">)</w:t>
        </w:r>
      </w:ins>
    </w:p>
    <w:p>
      <w:pPr>
        <w:pStyle w:val="FirstParagraph"/>
      </w:pPr>
      <w:ins w:id="3717" w:author="PR Preview" w:date="2026-01-01T00:00:00Z">
        <w:r>
          <w:t xml:space="preserve">The linter checks for:</w:t>
        </w:r>
      </w:ins>
    </w:p>
    <w:p>
      <w:pPr>
        <w:pStyle w:val="Compact"/>
        <w:numPr>
          <w:ilvl w:val="0"/>
          <w:numId w:val="1047"/>
        </w:numPr>
      </w:pPr>
      <w:ins w:id="3718" w:author="PR Preview" w:date="2026-01-01T00:00:00Z">
        <w:r>
          <w:t xml:space="preserve">Unused variables</w:t>
        </w:r>
      </w:ins>
    </w:p>
    <w:p>
      <w:pPr>
        <w:pStyle w:val="Compact"/>
        <w:numPr>
          <w:ilvl w:val="0"/>
          <w:numId w:val="1047"/>
        </w:numPr>
      </w:pPr>
      <w:ins w:id="3719" w:author="PR Preview" w:date="2026-01-01T00:00:00Z">
        <w:r>
          <w:t xml:space="preserve">Improper whitespace</w:t>
        </w:r>
      </w:ins>
    </w:p>
    <w:p>
      <w:pPr>
        <w:pStyle w:val="Compact"/>
        <w:numPr>
          <w:ilvl w:val="0"/>
          <w:numId w:val="1047"/>
        </w:numPr>
      </w:pPr>
      <w:ins w:id="3720" w:author="PR Preview" w:date="2026-01-01T00:00:00Z">
        <w:r>
          <w:t xml:space="preserve">Line length issues</w:t>
        </w:r>
      </w:ins>
    </w:p>
    <w:p>
      <w:pPr>
        <w:pStyle w:val="Compact"/>
        <w:numPr>
          <w:ilvl w:val="0"/>
          <w:numId w:val="1047"/>
        </w:numPr>
      </w:pPr>
      <w:ins w:id="3721" w:author="PR Preview" w:date="2026-01-01T00:00:00Z">
        <w:r>
          <w:t xml:space="preserve">Style guide violations</w:t>
        </w:r>
      </w:ins>
    </w:p>
    <w:p>
      <w:pPr>
        <w:pStyle w:val="FirstParagraph"/>
      </w:pPr>
      <w:ins w:id="3722" w:author="PR Preview" w:date="2026-01-01T00:00:00Z">
        <w:r>
          <w:t xml:space="preserve">You can customize linting rules by creating a</w:t>
        </w:r>
      </w:ins>
      <w:ins w:id="3723" w:author="PR Preview" w:date="2026-01-01T00:00:00Z">
        <w:r>
          <w:t xml:space="preserve"> </w:t>
        </w:r>
      </w:ins>
      <w:ins w:id="3724" w:author="PR Preview" w:date="2026-01-01T00:00:00Z">
        <w:r>
          <w:rPr>
            <w:rStyle w:val="VerbatimChar"/>
          </w:rPr>
          <w:t xml:space="preserve">.lintr</w:t>
        </w:r>
      </w:ins>
      <w:ins w:id="3725" w:author="PR Preview" w:date="2026-01-01T00:00:00Z">
        <w:r>
          <w:t xml:space="preserve"> </w:t>
        </w:r>
      </w:ins>
      <w:ins w:id="3726" w:author="PR Preview" w:date="2026-01-01T00:00:00Z">
        <w:r>
          <w:t xml:space="preserve">file in your project root.</w:t>
        </w:r>
      </w:ins>
    </w:p>
    <w:bookmarkEnd w:id="112"/>
    <w:bookmarkStart w:id="115" w:name="jarl-fast-rust-powered-linter"/>
    <w:p>
      <w:pPr>
        <w:pStyle w:val="Heading3"/>
      </w:pPr>
      <w:ins w:id="3727" w:author="PR Preview" w:date="2026-01-01T00:00:00Z">
        <w:r>
          <w:t xml:space="preserve">13.4 jarl (Fast Rust-Powered Linter)</w:t>
        </w:r>
      </w:ins>
    </w:p>
    <w:p>
      <w:pPr>
        <w:pStyle w:val="FirstParagraph"/>
      </w:pPr>
      <w:hyperlink r:id="rId113">
        <w:ins w:id="3728" w:author="PR Preview" w:date="2026-01-01T00:00:00Z">
          <w:r>
            <w:rPr>
              <w:rStyle w:val="VerbatimChar"/>
            </w:rPr>
            <w:t xml:space="preserve">{jarl}</w:t>
          </w:r>
        </w:ins>
      </w:hyperlink>
      <w:ins w:id="3729" w:author="PR Preview" w:date="2026-01-01T00:00:00Z">
        <w:r>
          <w:t xml:space="preserve"> </w:t>
        </w:r>
      </w:ins>
      <w:ins w:id="3730" w:author="PR Preview" w:date="2026-01-01T00:00:00Z">
        <w:r>
          <w:t xml:space="preserve">is a high-performance R linter written in Rust by Etienne Bacher.</w:t>
        </w:r>
      </w:ins>
      <w:ins w:id="3731" w:author="PR Preview" w:date="2026-01-01T00:00:00Z">
        <w:r>
          <w:t xml:space="preserve"> </w:t>
        </w:r>
      </w:ins>
      <w:ins w:id="3732" w:author="PR Preview" w:date="2026-01-01T00:00:00Z">
        <w:r>
          <w:t xml:space="preserve">It checks many common style and syntax rules significantly faster than</w:t>
        </w:r>
      </w:ins>
      <w:ins w:id="3733" w:author="PR Preview" w:date="2026-01-01T00:00:00Z">
        <w:r>
          <w:t xml:space="preserve"> </w:t>
        </w:r>
      </w:ins>
      <w:ins w:id="3734" w:author="PR Preview" w:date="2026-01-01T00:00:00Z">
        <w:r>
          <w:rPr>
            <w:rStyle w:val="VerbatimChar"/>
          </w:rPr>
          <w:t xml:space="preserve">{lintr}</w:t>
        </w:r>
      </w:ins>
      <w:ins w:id="3735" w:author="PR Preview" w:date="2026-01-01T00:00:00Z">
        <w:r>
          <w:t xml:space="preserve">, making it well-suited for fast pre-commit hooks and large codebases.</w:t>
        </w:r>
      </w:ins>
    </w:p>
    <w:p>
      <w:pPr>
        <w:pStyle w:val="BodyText"/>
      </w:pPr>
      <w:ins w:id="3736" w:author="PR Preview" w:date="2026-01-01T00:00:00Z">
        <w:r>
          <w:t xml:space="preserve">See also</w:t>
        </w:r>
      </w:ins>
      <w:ins w:id="3737" w:author="PR Preview" w:date="2026-01-01T00:00:00Z">
        <w:r>
          <w:t xml:space="preserve"> </w:t>
        </w:r>
      </w:ins>
      <w:hyperlink r:id="rId114">
        <w:ins w:id="3738" w:author="PR Preview" w:date="2026-01-01T00:00:00Z">
          <w:r>
            <w:rPr>
              <w:rStyle w:val="Hyperlink"/>
            </w:rPr>
            <w:t xml:space="preserve">Automated Tools</w:t>
          </w:r>
        </w:ins>
      </w:hyperlink>
      <w:ins w:id="3739" w:author="PR Preview" w:date="2026-01-01T00:00:00Z">
        <w:r>
          <w:t xml:space="preserve">.</w:t>
        </w:r>
      </w:ins>
    </w:p>
    <w:bookmarkEnd w:id="115"/>
    <w:bookmarkEnd w:id="116"/>
    <w:bookmarkStart w:id="140" w:name="sec-documenting-code"/>
    <w:p>
      <w:pPr>
        <w:pStyle w:val="Heading2"/>
      </w:pPr>
      <w:ins w:id="3740" w:author="PR Preview" w:date="2026-01-01T00:00:00Z">
        <w:r>
          <w:t xml:space="preserve">14 Documenting your code</w:t>
        </w:r>
      </w:ins>
    </w:p>
    <w:bookmarkStart w:id="117" w:name="function-headers"/>
    <w:p>
      <w:pPr>
        <w:pStyle w:val="Heading3"/>
      </w:pPr>
      <w:ins w:id="3741" w:author="PR Preview" w:date="2026-01-01T00:00:00Z">
        <w:r>
          <w:t xml:space="preserve">14.1 Function headers</w:t>
        </w:r>
      </w:ins>
    </w:p>
    <w:p>
      <w:pPr>
        <w:pStyle w:val="FirstParagraph"/>
      </w:pPr>
      <w:ins w:id="3742" w:author="PR Preview" w:date="2026-01-01T00:00:00Z">
        <w:r>
          <w:t xml:space="preserve">Every function you write must include documentation to describe its purpose, inputs, and outputs.</w:t>
        </w:r>
      </w:ins>
      <w:ins w:id="3743" w:author="PR Preview" w:date="2026-01-01T00:00:00Z">
        <w:r>
          <w:t xml:space="preserve"> </w:t>
        </w:r>
      </w:ins>
      <w:ins w:id="3744" w:author="PR Preview" w:date="2026-01-01T00:00:00Z">
        <w:r>
          <w:t xml:space="preserve">For any reproducible workflows, this is essential, because R is dynamically typed.</w:t>
        </w:r>
      </w:ins>
      <w:ins w:id="3745" w:author="PR Preview" w:date="2026-01-01T00:00:00Z">
        <w:r>
          <w:t xml:space="preserve"> </w:t>
        </w:r>
      </w:ins>
      <w:ins w:id="3746" w:author="PR Preview" w:date="2026-01-01T00:00:00Z">
        <w:r>
          <w:t xml:space="preserve">This means you can pass a</w:t>
        </w:r>
      </w:ins>
      <w:ins w:id="3747" w:author="PR Preview" w:date="2026-01-01T00:00:00Z">
        <w:r>
          <w:t xml:space="preserve"> </w:t>
        </w:r>
      </w:ins>
      <w:ins w:id="3748" w:author="PR Preview" w:date="2026-01-01T00:00:00Z">
        <w:r>
          <w:rPr>
            <w:rStyle w:val="VerbatimChar"/>
          </w:rPr>
          <w:t xml:space="preserve">string</w:t>
        </w:r>
      </w:ins>
      <w:ins w:id="3749" w:author="PR Preview" w:date="2026-01-01T00:00:00Z">
        <w:r>
          <w:t xml:space="preserve"> </w:t>
        </w:r>
      </w:ins>
      <w:ins w:id="3750" w:author="PR Preview" w:date="2026-01-01T00:00:00Z">
        <w:r>
          <w:t xml:space="preserve">into an argument that is meant to be a</w:t>
        </w:r>
      </w:ins>
      <w:ins w:id="3751" w:author="PR Preview" w:date="2026-01-01T00:00:00Z">
        <w:r>
          <w:t xml:space="preserve"> </w:t>
        </w:r>
      </w:ins>
      <w:ins w:id="3752" w:author="PR Preview" w:date="2026-01-01T00:00:00Z">
        <w:r>
          <w:rPr>
            <w:rStyle w:val="VerbatimChar"/>
          </w:rPr>
          <w:t xml:space="preserve">data.table</w:t>
        </w:r>
      </w:ins>
      <w:ins w:id="3753" w:author="PR Preview" w:date="2026-01-01T00:00:00Z">
        <w:r>
          <w:t xml:space="preserve">,</w:t>
        </w:r>
      </w:ins>
      <w:ins w:id="3754" w:author="PR Preview" w:date="2026-01-01T00:00:00Z">
        <w:r>
          <w:t xml:space="preserve"> </w:t>
        </w:r>
      </w:ins>
      <w:ins w:id="3755" w:author="PR Preview" w:date="2026-01-01T00:00:00Z">
        <w:r>
          <w:t xml:space="preserve">or a</w:t>
        </w:r>
      </w:ins>
      <w:ins w:id="3756" w:author="PR Preview" w:date="2026-01-01T00:00:00Z">
        <w:r>
          <w:t xml:space="preserve"> </w:t>
        </w:r>
      </w:ins>
      <w:ins w:id="3757" w:author="PR Preview" w:date="2026-01-01T00:00:00Z">
        <w:r>
          <w:rPr>
            <w:rStyle w:val="VerbatimChar"/>
          </w:rPr>
          <w:t xml:space="preserve">list</w:t>
        </w:r>
      </w:ins>
      <w:ins w:id="3758" w:author="PR Preview" w:date="2026-01-01T00:00:00Z">
        <w:r>
          <w:t xml:space="preserve"> </w:t>
        </w:r>
      </w:ins>
      <w:ins w:id="3759" w:author="PR Preview" w:date="2026-01-01T00:00:00Z">
        <w:r>
          <w:t xml:space="preserve">into an argument meant for a</w:t>
        </w:r>
      </w:ins>
      <w:ins w:id="3760" w:author="PR Preview" w:date="2026-01-01T00:00:00Z">
        <w:r>
          <w:t xml:space="preserve"> </w:t>
        </w:r>
      </w:ins>
      <w:ins w:id="3761" w:author="PR Preview" w:date="2026-01-01T00:00:00Z">
        <w:r>
          <w:rPr>
            <w:rStyle w:val="VerbatimChar"/>
          </w:rPr>
          <w:t xml:space="preserve">tibble</w:t>
        </w:r>
      </w:ins>
      <w:ins w:id="3762" w:author="PR Preview" w:date="2026-01-01T00:00:00Z">
        <w:r>
          <w:t xml:space="preserve">.</w:t>
        </w:r>
      </w:ins>
      <w:ins w:id="3763" w:author="PR Preview" w:date="2026-01-01T00:00:00Z">
        <w:r>
          <w:t xml:space="preserve"> </w:t>
        </w:r>
      </w:ins>
      <w:ins w:id="3764" w:author="PR Preview" w:date="2026-01-01T00:00:00Z">
        <w:r>
          <w:t xml:space="preserve">It is the responsibility of a function’s author to document what each argument is meant to do and its basic type.</w:t>
        </w:r>
      </w:ins>
    </w:p>
    <w:p>
      <w:pPr>
        <w:pStyle w:val="BodyText"/>
      </w:pPr>
      <w:ins w:id="3765" w:author="PR Preview" w:date="2026-01-01T00:00:00Z">
        <w:r>
          <w:t xml:space="preserve">We use</w:t>
        </w:r>
      </w:ins>
      <w:ins w:id="3766" w:author="PR Preview" w:date="2026-01-01T00:00:00Z">
        <w:r>
          <w:t xml:space="preserve"> </w:t>
        </w:r>
      </w:ins>
      <w:hyperlink r:id="rId38">
        <w:ins w:id="3767" w:author="PR Preview" w:date="2026-01-01T00:00:00Z">
          <w:r>
            <w:rPr>
              <w:rStyle w:val="VerbatimChar"/>
            </w:rPr>
            <w:t xml:space="preserve">{roxygen2}</w:t>
          </w:r>
        </w:ins>
      </w:hyperlink>
      <w:ins w:id="3768" w:author="PR Preview" w:date="2026-01-01T00:00:00Z">
        <w:r>
          <w:t xml:space="preserve"> </w:t>
        </w:r>
      </w:ins>
      <w:ins w:id="3769" w:author="PR Preview" w:date="2026-01-01T00:00:00Z">
        <w:r>
          <w:t xml:space="preserve">(Wickham et al. 2024)</w:t>
        </w:r>
      </w:ins>
      <w:ins w:id="3770" w:author="PR Preview" w:date="2026-01-01T00:00:00Z">
        <w:r>
          <w:t xml:space="preserve"> </w:t>
        </w:r>
      </w:ins>
      <w:ins w:id="3771" w:author="PR Preview" w:date="2026-01-01T00:00:00Z">
        <w:r>
          <w:t xml:space="preserve">for function documentation.</w:t>
        </w:r>
      </w:ins>
      <w:ins w:id="3772" w:author="PR Preview" w:date="2026-01-01T00:00:00Z">
        <w:r>
          <w:t xml:space="preserve"> </w:t>
        </w:r>
      </w:ins>
      <w:ins w:id="3773" w:author="PR Preview" w:date="2026-01-01T00:00:00Z">
        <w:r>
          <w:t xml:space="preserve">Roxygen2 allows you to describe your functions in special comments next to their definitions,</w:t>
        </w:r>
      </w:ins>
      <w:ins w:id="3774" w:author="PR Preview" w:date="2026-01-01T00:00:00Z">
        <w:r>
          <w:t xml:space="preserve"> </w:t>
        </w:r>
      </w:ins>
      <w:ins w:id="3775" w:author="PR Preview" w:date="2026-01-01T00:00:00Z">
        <w:r>
          <w:t xml:space="preserve">and automatically generates R documentation files (</w:t>
        </w:r>
      </w:ins>
      <w:ins w:id="3776" w:author="PR Preview" w:date="2026-01-01T00:00:00Z">
        <w:r>
          <w:rPr>
            <w:rStyle w:val="VerbatimChar"/>
          </w:rPr>
          <w:t xml:space="preserve">.Rd</w:t>
        </w:r>
      </w:ins>
      <w:ins w:id="3777" w:author="PR Preview" w:date="2026-01-01T00:00:00Z">
        <w:r>
          <w:t xml:space="preserve"> </w:t>
        </w:r>
      </w:ins>
      <w:ins w:id="3778" w:author="PR Preview" w:date="2026-01-01T00:00:00Z">
        <w:r>
          <w:t xml:space="preserve">files) and helps manage your package</w:t>
        </w:r>
      </w:ins>
      <w:ins w:id="3779" w:author="PR Preview" w:date="2026-01-01T00:00:00Z">
        <w:r>
          <w:t xml:space="preserve"> </w:t>
        </w:r>
      </w:ins>
      <w:ins w:id="3780" w:author="PR Preview" w:date="2026-01-01T00:00:00Z">
        <w:r>
          <w:rPr>
            <w:rStyle w:val="VerbatimChar"/>
          </w:rPr>
          <w:t xml:space="preserve">NAMESPACE</w:t>
        </w:r>
      </w:ins>
      <w:ins w:id="3781" w:author="PR Preview" w:date="2026-01-01T00:00:00Z">
        <w:r>
          <w:t xml:space="preserve">.</w:t>
        </w:r>
      </w:ins>
      <w:ins w:id="3782" w:author="PR Preview" w:date="2026-01-01T00:00:00Z">
        <w:r>
          <w:t xml:space="preserve"> </w:t>
        </w:r>
      </w:ins>
      <w:ins w:id="3783" w:author="PR Preview" w:date="2026-01-01T00:00:00Z">
        <w:r>
          <w:t xml:space="preserve">The roxygen2 format uses</w:t>
        </w:r>
      </w:ins>
      <w:ins w:id="3784" w:author="PR Preview" w:date="2026-01-01T00:00:00Z">
        <w:r>
          <w:t xml:space="preserve"> </w:t>
        </w:r>
      </w:ins>
      <w:ins w:id="3785" w:author="PR Preview" w:date="2026-01-01T00:00:00Z">
        <w:r>
          <w:rPr>
            <w:rStyle w:val="VerbatimChar"/>
          </w:rPr>
          <w:t xml:space="preserve">#'</w:t>
        </w:r>
      </w:ins>
      <w:ins w:id="3786" w:author="PR Preview" w:date="2026-01-01T00:00:00Z">
        <w:r>
          <w:t xml:space="preserve"> </w:t>
        </w:r>
      </w:ins>
      <w:ins w:id="3787" w:author="PR Preview" w:date="2026-01-01T00:00:00Z">
        <w:r>
          <w:t xml:space="preserve">comments placed immediately before the function definition.</w:t>
        </w:r>
      </w:ins>
    </w:p>
    <w:p>
      <w:pPr>
        <w:pStyle w:val="BodyText"/>
      </w:pPr>
      <w:ins w:id="3788" w:author="PR Preview" w:date="2026-01-01T00:00:00Z">
        <w:r>
          <w:t xml:space="preserve">Here is an example of documenting a function using roxygen2:</w:t>
        </w:r>
      </w:ins>
    </w:p>
    <w:p>
      <w:pPr>
        <w:pStyle w:val="SourceCode"/>
      </w:pPr>
      <w:ins w:id="3789" w:author="PR Preview" w:date="2026-01-01T00:00:00Z">
        <w:r>
          <w:rPr>
            <w:rStyle w:val="CommentTok"/>
          </w:rPr>
          <w:t xml:space="preserve">#' Calculate flu season means by site</w:t>
        </w:r>
      </w:ins>
      <w:ins w:id="3790" w:author="PR Preview" w:date="2026-01-01T00:00:00Z">
        <w:r>
          <w:br/>
        </w:r>
      </w:ins>
      <w:ins w:id="3791" w:author="PR Preview" w:date="2026-01-01T00:00:00Z">
        <w:r>
          <w:rPr>
            <w:rStyle w:val="CommentTok"/>
          </w:rPr>
          <w:t xml:space="preserve">#'</w:t>
        </w:r>
      </w:ins>
      <w:ins w:id="3792" w:author="PR Preview" w:date="2026-01-01T00:00:00Z">
        <w:r>
          <w:br/>
        </w:r>
      </w:ins>
      <w:ins w:id="3793" w:author="PR Preview" w:date="2026-01-01T00:00:00Z">
        <w:r>
          <w:rPr>
            <w:rStyle w:val="CommentTok"/>
          </w:rPr>
          <w:t xml:space="preserve">#' Make a dataframe with rows for flu season and site</w:t>
        </w:r>
      </w:ins>
      <w:ins w:id="3794" w:author="PR Preview" w:date="2026-01-01T00:00:00Z">
        <w:r>
          <w:br/>
        </w:r>
      </w:ins>
      <w:ins w:id="3795" w:author="PR Preview" w:date="2026-01-01T00:00:00Z">
        <w:r>
          <w:rPr>
            <w:rStyle w:val="CommentTok"/>
          </w:rPr>
          <w:t xml:space="preserve">#' containing the number of patients with an outcome, the total patients,</w:t>
        </w:r>
      </w:ins>
      <w:ins w:id="3796" w:author="PR Preview" w:date="2026-01-01T00:00:00Z">
        <w:r>
          <w:br/>
        </w:r>
      </w:ins>
      <w:ins w:id="3797" w:author="PR Preview" w:date="2026-01-01T00:00:00Z">
        <w:r>
          <w:rPr>
            <w:rStyle w:val="CommentTok"/>
          </w:rPr>
          <w:t xml:space="preserve">#' and the percent of patients with the outcome.</w:t>
        </w:r>
      </w:ins>
      <w:ins w:id="3798" w:author="PR Preview" w:date="2026-01-01T00:00:00Z">
        <w:r>
          <w:br/>
        </w:r>
      </w:ins>
      <w:ins w:id="3799" w:author="PR Preview" w:date="2026-01-01T00:00:00Z">
        <w:r>
          <w:rPr>
            <w:rStyle w:val="CommentTok"/>
          </w:rPr>
          <w:t xml:space="preserve">#'</w:t>
        </w:r>
      </w:ins>
      <w:ins w:id="3800" w:author="PR Preview" w:date="2026-01-01T00:00:00Z">
        <w:r>
          <w:br/>
        </w:r>
      </w:ins>
      <w:ins w:id="3801" w:author="PR Preview" w:date="2026-01-01T00:00:00Z">
        <w:r>
          <w:rPr>
            <w:rStyle w:val="CommentTok"/>
          </w:rPr>
          <w:t xml:space="preserve">#' @param data A data frame with variables flu_season, site, studyID, and yname</w:t>
        </w:r>
      </w:ins>
      <w:ins w:id="3802" w:author="PR Preview" w:date="2026-01-01T00:00:00Z">
        <w:r>
          <w:br/>
        </w:r>
      </w:ins>
      <w:ins w:id="3803" w:author="PR Preview" w:date="2026-01-01T00:00:00Z">
        <w:r>
          <w:rPr>
            <w:rStyle w:val="CommentTok"/>
          </w:rPr>
          <w:t xml:space="preserve">#' @param yname A string for the outcome name</w:t>
        </w:r>
      </w:ins>
      <w:ins w:id="3804" w:author="PR Preview" w:date="2026-01-01T00:00:00Z">
        <w:r>
          <w:br/>
        </w:r>
      </w:ins>
      <w:ins w:id="3805" w:author="PR Preview" w:date="2026-01-01T00:00:00Z">
        <w:r>
          <w:rPr>
            <w:rStyle w:val="CommentTok"/>
          </w:rPr>
          <w:t xml:space="preserve">#' @param silent A boolean specifying whether to suppress console output </w:t>
        </w:r>
      </w:ins>
      <w:ins w:id="3806" w:author="PR Preview" w:date="2026-01-01T00:00:00Z">
        <w:r>
          <w:br/>
        </w:r>
      </w:ins>
      <w:ins w:id="3807" w:author="PR Preview" w:date="2026-01-01T00:00:00Z">
        <w:r>
          <w:rPr>
            <w:rStyle w:val="CommentTok"/>
          </w:rPr>
          <w:t xml:space="preserve">#'   (default: TRUE)</w:t>
        </w:r>
      </w:ins>
      <w:ins w:id="3808" w:author="PR Preview" w:date="2026-01-01T00:00:00Z">
        <w:r>
          <w:br/>
        </w:r>
      </w:ins>
      <w:ins w:id="3809" w:author="PR Preview" w:date="2026-01-01T00:00:00Z">
        <w:r>
          <w:rPr>
            <w:rStyle w:val="CommentTok"/>
          </w:rPr>
          <w:t xml:space="preserve">#'</w:t>
        </w:r>
      </w:ins>
      <w:ins w:id="3810" w:author="PR Preview" w:date="2026-01-01T00:00:00Z">
        <w:r>
          <w:br/>
        </w:r>
      </w:ins>
      <w:ins w:id="3811" w:author="PR Preview" w:date="2026-01-01T00:00:00Z">
        <w:r>
          <w:rPr>
            <w:rStyle w:val="CommentTok"/>
          </w:rPr>
          <w:t xml:space="preserve">#' @returns A dataframe as described above</w:t>
        </w:r>
      </w:ins>
      <w:ins w:id="3812" w:author="PR Preview" w:date="2026-01-01T00:00:00Z">
        <w:r>
          <w:br/>
        </w:r>
      </w:ins>
      <w:ins w:id="3813" w:author="PR Preview" w:date="2026-01-01T00:00:00Z">
        <w:r>
          <w:rPr>
            <w:rStyle w:val="CommentTok"/>
          </w:rPr>
          <w:t xml:space="preserve">#'</w:t>
        </w:r>
      </w:ins>
      <w:ins w:id="3814" w:author="PR Preview" w:date="2026-01-01T00:00:00Z">
        <w:r>
          <w:br/>
        </w:r>
      </w:ins>
      <w:ins w:id="3815" w:author="PR Preview" w:date="2026-01-01T00:00:00Z">
        <w:r>
          <w:rPr>
            <w:rStyle w:val="CommentTok"/>
          </w:rPr>
          <w:t xml:space="preserve">#' @examples</w:t>
        </w:r>
      </w:ins>
      <w:ins w:id="3816" w:author="PR Preview" w:date="2026-01-01T00:00:00Z">
        <w:r>
          <w:br/>
        </w:r>
      </w:ins>
      <w:ins w:id="3817" w:author="PR Preview" w:date="2026-01-01T00:00:00Z">
        <w:r>
          <w:rPr>
            <w:rStyle w:val="CommentTok"/>
          </w:rPr>
          <w:t xml:space="preserve">#' calc_fluseas_mean(my_data, "hospitalized", silent = FALSE)</w:t>
        </w:r>
      </w:ins>
      <w:ins w:id="3818" w:author="PR Preview" w:date="2026-01-01T00:00:00Z">
        <w:r>
          <w:br/>
        </w:r>
      </w:ins>
      <w:ins w:id="3819" w:author="PR Preview" w:date="2026-01-01T00:00:00Z">
        <w:r>
          <w:rPr>
            <w:rStyle w:val="CommentTok"/>
          </w:rPr>
          <w:t xml:space="preserve">#'</w:t>
        </w:r>
      </w:ins>
      <w:ins w:id="3820" w:author="PR Preview" w:date="2026-01-01T00:00:00Z">
        <w:r>
          <w:br/>
        </w:r>
      </w:ins>
      <w:ins w:id="3821" w:author="PR Preview" w:date="2026-01-01T00:00:00Z">
        <w:r>
          <w:rPr>
            <w:rStyle w:val="NormalTok"/>
          </w:rPr>
          <w:t xml:space="preserve">calc_fluseas_mean </w:t>
        </w:r>
      </w:ins>
      <w:ins w:id="3822" w:author="PR Preview" w:date="2026-01-01T00:00:00Z">
        <w:r>
          <w:rPr>
            <w:rStyle w:val="OtherTok"/>
          </w:rPr>
          <w:t xml:space="preserve">&lt;-</w:t>
        </w:r>
      </w:ins>
      <w:ins w:id="3823" w:author="PR Preview" w:date="2026-01-01T00:00:00Z">
        <w:r>
          <w:rPr>
            <w:rStyle w:val="NormalTok"/>
          </w:rPr>
          <w:t xml:space="preserve"> </w:t>
        </w:r>
      </w:ins>
      <w:ins w:id="3824" w:author="PR Preview" w:date="2026-01-01T00:00:00Z">
        <w:r>
          <w:rPr>
            <w:rStyle w:val="ControlFlowTok"/>
          </w:rPr>
          <w:t xml:space="preserve">function</w:t>
        </w:r>
      </w:ins>
      <w:ins w:id="3825" w:author="PR Preview" w:date="2026-01-01T00:00:00Z">
        <w:r>
          <w:rPr>
            <w:rStyle w:val="NormalTok"/>
          </w:rPr>
          <w:t xml:space="preserve">(data, yname, </w:t>
        </w:r>
      </w:ins>
      <w:ins w:id="3826" w:author="PR Preview" w:date="2026-01-01T00:00:00Z">
        <w:r>
          <w:rPr>
            <w:rStyle w:val="AttributeTok"/>
          </w:rPr>
          <w:t xml:space="preserve">silent =</w:t>
        </w:r>
      </w:ins>
      <w:ins w:id="3827" w:author="PR Preview" w:date="2026-01-01T00:00:00Z">
        <w:r>
          <w:rPr>
            <w:rStyle w:val="NormalTok"/>
          </w:rPr>
          <w:t xml:space="preserve"> </w:t>
        </w:r>
      </w:ins>
      <w:ins w:id="3828" w:author="PR Preview" w:date="2026-01-01T00:00:00Z">
        <w:r>
          <w:rPr>
            <w:rStyle w:val="ConstantTok"/>
          </w:rPr>
          <w:t xml:space="preserve">TRUE</w:t>
        </w:r>
      </w:ins>
      <w:ins w:id="3829" w:author="PR Preview" w:date="2026-01-01T00:00:00Z">
        <w:r>
          <w:rPr>
            <w:rStyle w:val="NormalTok"/>
          </w:rPr>
          <w:t xml:space="preserve">) {</w:t>
        </w:r>
      </w:ins>
      <w:ins w:id="3830" w:author="PR Preview" w:date="2026-01-01T00:00:00Z">
        <w:r>
          <w:br/>
        </w:r>
      </w:ins>
      <w:ins w:id="3831" w:author="PR Preview" w:date="2026-01-01T00:00:00Z">
        <w:r>
          <w:rPr>
            <w:rStyle w:val="NormalTok"/>
          </w:rPr>
          <w:t xml:space="preserve">  </w:t>
        </w:r>
      </w:ins>
      <w:ins w:id="3832" w:author="PR Preview" w:date="2026-01-01T00:00:00Z">
        <w:r>
          <w:rPr>
            <w:rStyle w:val="DocumentationTok"/>
          </w:rPr>
          <w:t xml:space="preserve">### function code here</w:t>
        </w:r>
      </w:ins>
      <w:ins w:id="3833" w:author="PR Preview" w:date="2026-01-01T00:00:00Z">
        <w:r>
          <w:br/>
        </w:r>
      </w:ins>
      <w:ins w:id="3834" w:author="PR Preview" w:date="2026-01-01T00:00:00Z">
        <w:r>
          <w:rPr>
            <w:rStyle w:val="NormalTok"/>
          </w:rPr>
          <w:t xml:space="preserve">  </w:t>
        </w:r>
      </w:ins>
      <w:ins w:id="3835" w:author="PR Preview" w:date="2026-01-01T00:00:00Z">
        <w:r>
          <w:br/>
        </w:r>
      </w:ins>
      <w:ins w:id="3836" w:author="PR Preview" w:date="2026-01-01T00:00:00Z">
        <w:r>
          <w:rPr>
            <w:rStyle w:val="NormalTok"/>
          </w:rPr>
          <w:t xml:space="preserve">}</w:t>
        </w:r>
      </w:ins>
    </w:p>
    <w:p>
      <w:pPr>
        <w:pStyle w:val="FirstParagraph"/>
      </w:pPr>
      <w:ins w:id="3837" w:author="PR Preview" w:date="2026-01-01T00:00:00Z">
        <w:r>
          <w:t xml:space="preserve">The roxygen2 header tells you what the function does, its various inputs, and how you might use it.</w:t>
        </w:r>
      </w:ins>
      <w:ins w:id="3838" w:author="PR Preview" w:date="2026-01-01T00:00:00Z">
        <w:r>
          <w:t xml:space="preserve"> </w:t>
        </w:r>
      </w:ins>
      <w:ins w:id="3839" w:author="PR Preview" w:date="2026-01-01T00:00:00Z">
        <w:r>
          <w:t xml:space="preserve">Also notice that all optional arguments (i.e. ones with pre-specified defaults) follow arguments that require user input.</w:t>
        </w:r>
      </w:ins>
    </w:p>
    <w:p>
      <w:pPr>
        <w:pStyle w:val="BodyText"/>
      </w:pPr>
      <w:ins w:id="3840" w:author="PR Preview" w:date="2026-01-01T00:00:00Z">
        <w:r>
          <w:t xml:space="preserve">For more information on roxygen2 syntax and features, see</w:t>
        </w:r>
      </w:ins>
      <w:ins w:id="3841" w:author="PR Preview" w:date="2026-01-01T00:00:00Z">
        <w:r>
          <w:t xml:space="preserve"> </w:t>
        </w:r>
      </w:ins>
      <w:hyperlink r:id="rId38">
        <w:ins w:id="3842" w:author="PR Preview" w:date="2026-01-01T00:00:00Z">
          <w:r>
            <w:rPr>
              <w:rStyle w:val="Hyperlink"/>
            </w:rPr>
            <w:t xml:space="preserve">https://roxygen2.r-lib.org/</w:t>
          </w:r>
        </w:ins>
      </w:hyperlink>
      <w:ins w:id="3843" w:author="PR Preview" w:date="2026-01-01T00:00:00Z">
        <w:r>
          <w:t xml:space="preserve">.</w:t>
        </w:r>
      </w:ins>
    </w:p>
    <w:bookmarkEnd w:id="117"/>
    <w:bookmarkStart w:id="120" w:name="using-...-dots-and-inheritdotparams"/>
    <w:p>
      <w:pPr>
        <w:pStyle w:val="Heading3"/>
      </w:pPr>
      <w:ins w:id="3844" w:author="PR Preview" w:date="2026-01-01T00:00:00Z">
        <w:r>
          <w:t xml:space="preserve">14.2 Using</w:t>
        </w:r>
      </w:ins>
      <w:ins w:id="3845" w:author="PR Preview" w:date="2026-01-01T00:00:00Z">
        <w:r>
          <w:t xml:space="preserve"> </w:t>
        </w:r>
      </w:ins>
      <w:ins w:id="3846" w:author="PR Preview" w:date="2026-01-01T00:00:00Z">
        <w:r>
          <w:rPr>
            <w:rStyle w:val="VerbatimChar"/>
          </w:rPr>
          <w:t xml:space="preserve">...</w:t>
        </w:r>
      </w:ins>
      <w:ins w:id="3847" w:author="PR Preview" w:date="2026-01-01T00:00:00Z">
        <w:r>
          <w:t xml:space="preserve"> </w:t>
        </w:r>
      </w:ins>
      <w:ins w:id="3848" w:author="PR Preview" w:date="2026-01-01T00:00:00Z">
        <w:r>
          <w:t xml:space="preserve">(dots) and</w:t>
        </w:r>
      </w:ins>
      <w:ins w:id="3849" w:author="PR Preview" w:date="2026-01-01T00:00:00Z">
        <w:r>
          <w:t xml:space="preserve"> </w:t>
        </w:r>
      </w:ins>
      <w:ins w:id="3850" w:author="PR Preview" w:date="2026-01-01T00:00:00Z">
        <w:r>
          <w:rPr>
            <w:rStyle w:val="VerbatimChar"/>
          </w:rPr>
          <w:t xml:space="preserve">@inheritDotParams</w:t>
        </w:r>
      </w:ins>
    </w:p>
    <w:p>
      <w:pPr>
        <w:pStyle w:val="FirstParagraph"/>
      </w:pPr>
      <w:ins w:id="3851" w:author="PR Preview" w:date="2026-01-01T00:00:00Z">
        <w:r>
          <w:t xml:space="preserve">The</w:t>
        </w:r>
      </w:ins>
      <w:ins w:id="3852" w:author="PR Preview" w:date="2026-01-01T00:00:00Z">
        <w:r>
          <w:t xml:space="preserve"> </w:t>
        </w:r>
      </w:ins>
      <w:ins w:id="3853" w:author="PR Preview" w:date="2026-01-01T00:00:00Z">
        <w:r>
          <w:rPr>
            <w:rStyle w:val="VerbatimChar"/>
          </w:rPr>
          <w:t xml:space="preserve">...</w:t>
        </w:r>
      </w:ins>
      <w:ins w:id="3854" w:author="PR Preview" w:date="2026-01-01T00:00:00Z">
        <w:r>
          <w:t xml:space="preserve"> </w:t>
        </w:r>
      </w:ins>
      <w:ins w:id="3855" w:author="PR Preview" w:date="2026-01-01T00:00:00Z">
        <w:r>
          <w:t xml:space="preserve">argument (pronounced</w:t>
        </w:r>
      </w:ins>
      <w:ins w:id="3856" w:author="PR Preview" w:date="2026-01-01T00:00:00Z">
        <w:r>
          <w:t xml:space="preserve"> </w:t>
        </w:r>
      </w:ins>
      <w:ins w:id="3857" w:author="PR Preview" w:date="2026-01-01T00:00:00Z">
        <w:r>
          <w:t xml:space="preserve">“dots”</w:t>
        </w:r>
      </w:ins>
      <w:ins w:id="3858" w:author="PR Preview" w:date="2026-01-01T00:00:00Z">
        <w:r>
          <w:t xml:space="preserve"> </w:t>
        </w:r>
      </w:ins>
      <w:ins w:id="3859" w:author="PR Preview" w:date="2026-01-01T00:00:00Z">
        <w:r>
          <w:t xml:space="preserve">or</w:t>
        </w:r>
      </w:ins>
      <w:ins w:id="3860" w:author="PR Preview" w:date="2026-01-01T00:00:00Z">
        <w:r>
          <w:t xml:space="preserve"> </w:t>
        </w:r>
      </w:ins>
      <w:ins w:id="3861" w:author="PR Preview" w:date="2026-01-01T00:00:00Z">
        <w:r>
          <w:t xml:space="preserve">“ellipsis”</w:t>
        </w:r>
      </w:ins>
      <w:ins w:id="3862" w:author="PR Preview" w:date="2026-01-01T00:00:00Z">
        <w:r>
          <w:t xml:space="preserve">) is a special R construct that allows functions to accept additional arguments that are passed to other functions.</w:t>
        </w:r>
      </w:ins>
      <w:ins w:id="3863" w:author="PR Preview" w:date="2026-01-01T00:00:00Z">
        <w:r>
          <w:t xml:space="preserve"> </w:t>
        </w:r>
      </w:ins>
      <w:ins w:id="3864" w:author="PR Preview" w:date="2026-01-01T00:00:00Z">
        <w:r>
          <w:t xml:space="preserve">This is particularly useful when creating wrapper functions that call other functions internally.</w:t>
        </w:r>
      </w:ins>
    </w:p>
    <w:p>
      <w:pPr>
        <w:pStyle w:val="BodyText"/>
      </w:pPr>
      <w:ins w:id="3865" w:author="PR Preview" w:date="2026-01-01T00:00:00Z">
        <w:r>
          <w:rPr>
            <w:b/>
            <w:bCs/>
          </w:rPr>
          <w:t xml:space="preserve">When to use</w:t>
        </w:r>
      </w:ins>
      <w:ins w:id="3866" w:author="PR Preview" w:date="2026-01-01T00:00:00Z">
        <w:r>
          <w:rPr>
            <w:b/>
            <w:bCs/>
          </w:rPr>
          <w:t xml:space="preserve"> </w:t>
        </w:r>
      </w:ins>
      <w:ins w:id="3867" w:author="PR Preview" w:date="2026-01-01T00:00:00Z">
        <w:r>
          <w:rPr>
            <w:rStyle w:val="VerbatimChar"/>
            <w:b/>
            <w:bCs/>
          </w:rPr>
          <w:t xml:space="preserve">...</w:t>
        </w:r>
      </w:ins>
      <w:ins w:id="3868" w:author="PR Preview" w:date="2026-01-01T00:00:00Z">
        <w:r>
          <w:rPr>
            <w:b/>
            <w:bCs/>
          </w:rPr>
          <w:t xml:space="preserve">:</w:t>
        </w:r>
      </w:ins>
    </w:p>
    <w:p>
      <w:pPr>
        <w:pStyle w:val="Compact"/>
        <w:numPr>
          <w:ilvl w:val="0"/>
          <w:numId w:val="1048"/>
        </w:numPr>
      </w:pPr>
      <w:ins w:id="3869" w:author="PR Preview" w:date="2026-01-01T00:00:00Z">
        <w:r>
          <w:t xml:space="preserve">You’re creating a wrapper function that calls another function</w:t>
        </w:r>
      </w:ins>
    </w:p>
    <w:p>
      <w:pPr>
        <w:pStyle w:val="Compact"/>
        <w:numPr>
          <w:ilvl w:val="0"/>
          <w:numId w:val="1048"/>
        </w:numPr>
      </w:pPr>
      <w:ins w:id="3870" w:author="PR Preview" w:date="2026-01-01T00:00:00Z">
        <w:r>
          <w:t xml:space="preserve">You want to allow users to pass additional arguments to an internal function</w:t>
        </w:r>
      </w:ins>
    </w:p>
    <w:p>
      <w:pPr>
        <w:pStyle w:val="Compact"/>
        <w:numPr>
          <w:ilvl w:val="0"/>
          <w:numId w:val="1048"/>
        </w:numPr>
      </w:pPr>
      <w:ins w:id="3871" w:author="PR Preview" w:date="2026-01-01T00:00:00Z">
        <w:r>
          <w:t xml:space="preserve">You want to provide flexibility without explicitly listing all possible arguments</w:t>
        </w:r>
      </w:ins>
    </w:p>
    <w:p>
      <w:pPr>
        <w:pStyle w:val="FirstParagraph"/>
      </w:pPr>
      <w:ins w:id="3872" w:author="PR Preview" w:date="2026-01-01T00:00:00Z">
        <w:r>
          <w:rPr>
            <w:b/>
            <w:bCs/>
          </w:rPr>
          <w:t xml:space="preserve">Basic example with</w:t>
        </w:r>
      </w:ins>
      <w:ins w:id="3873" w:author="PR Preview" w:date="2026-01-01T00:00:00Z">
        <w:r>
          <w:rPr>
            <w:b/>
            <w:bCs/>
          </w:rPr>
          <w:t xml:space="preserve"> </w:t>
        </w:r>
      </w:ins>
      <w:ins w:id="3874" w:author="PR Preview" w:date="2026-01-01T00:00:00Z">
        <w:r>
          <w:rPr>
            <w:rStyle w:val="VerbatimChar"/>
            <w:b/>
            <w:bCs/>
          </w:rPr>
          <w:t xml:space="preserve">...</w:t>
        </w:r>
      </w:ins>
      <w:ins w:id="3875" w:author="PR Preview" w:date="2026-01-01T00:00:00Z">
        <w:r>
          <w:rPr>
            <w:b/>
            <w:bCs/>
          </w:rPr>
          <w:t xml:space="preserve">:</w:t>
        </w:r>
      </w:ins>
    </w:p>
    <w:p>
      <w:pPr>
        <w:pStyle w:val="SourceCode"/>
      </w:pPr>
      <w:ins w:id="3876" w:author="PR Preview" w:date="2026-01-01T00:00:00Z">
        <w:r>
          <w:rPr>
            <w:rStyle w:val="CommentTok"/>
          </w:rPr>
          <w:t xml:space="preserve">#' Plot data with custom ggplot2 styling</w:t>
        </w:r>
      </w:ins>
      <w:ins w:id="3877" w:author="PR Preview" w:date="2026-01-01T00:00:00Z">
        <w:r>
          <w:br/>
        </w:r>
      </w:ins>
      <w:ins w:id="3878" w:author="PR Preview" w:date="2026-01-01T00:00:00Z">
        <w:r>
          <w:rPr>
            <w:rStyle w:val="CommentTok"/>
          </w:rPr>
          <w:t xml:space="preserve">#'</w:t>
        </w:r>
      </w:ins>
      <w:ins w:id="3879" w:author="PR Preview" w:date="2026-01-01T00:00:00Z">
        <w:r>
          <w:br/>
        </w:r>
      </w:ins>
      <w:ins w:id="3880" w:author="PR Preview" w:date="2026-01-01T00:00:00Z">
        <w:r>
          <w:rPr>
            <w:rStyle w:val="CommentTok"/>
          </w:rPr>
          <w:t xml:space="preserve">#' A wrapper function that creates a scatter plot with custom theme settings.</w:t>
        </w:r>
      </w:ins>
      <w:ins w:id="3881" w:author="PR Preview" w:date="2026-01-01T00:00:00Z">
        <w:r>
          <w:br/>
        </w:r>
      </w:ins>
      <w:ins w:id="3882" w:author="PR Preview" w:date="2026-01-01T00:00:00Z">
        <w:r>
          <w:rPr>
            <w:rStyle w:val="CommentTok"/>
          </w:rPr>
          <w:t xml:space="preserve">#' Additional arguments are passed to ggplot2::geom_point().</w:t>
        </w:r>
      </w:ins>
      <w:ins w:id="3883" w:author="PR Preview" w:date="2026-01-01T00:00:00Z">
        <w:r>
          <w:br/>
        </w:r>
      </w:ins>
      <w:ins w:id="3884" w:author="PR Preview" w:date="2026-01-01T00:00:00Z">
        <w:r>
          <w:rPr>
            <w:rStyle w:val="CommentTok"/>
          </w:rPr>
          <w:t xml:space="preserve">#'</w:t>
        </w:r>
      </w:ins>
      <w:ins w:id="3885" w:author="PR Preview" w:date="2026-01-01T00:00:00Z">
        <w:r>
          <w:br/>
        </w:r>
      </w:ins>
      <w:ins w:id="3886" w:author="PR Preview" w:date="2026-01-01T00:00:00Z">
        <w:r>
          <w:rPr>
            <w:rStyle w:val="CommentTok"/>
          </w:rPr>
          <w:t xml:space="preserve">#' @param data A data frame containing the variables to plot</w:t>
        </w:r>
      </w:ins>
      <w:ins w:id="3887" w:author="PR Preview" w:date="2026-01-01T00:00:00Z">
        <w:r>
          <w:br/>
        </w:r>
      </w:ins>
      <w:ins w:id="3888" w:author="PR Preview" w:date="2026-01-01T00:00:00Z">
        <w:r>
          <w:rPr>
            <w:rStyle w:val="CommentTok"/>
          </w:rPr>
          <w:t xml:space="preserve">#' @param x A string specifying the x-axis variable name</w:t>
        </w:r>
      </w:ins>
      <w:ins w:id="3889" w:author="PR Preview" w:date="2026-01-01T00:00:00Z">
        <w:r>
          <w:br/>
        </w:r>
      </w:ins>
      <w:ins w:id="3890" w:author="PR Preview" w:date="2026-01-01T00:00:00Z">
        <w:r>
          <w:rPr>
            <w:rStyle w:val="CommentTok"/>
          </w:rPr>
          <w:t xml:space="preserve">#' @param y A string specifying the y-axis variable name</w:t>
        </w:r>
      </w:ins>
      <w:ins w:id="3891" w:author="PR Preview" w:date="2026-01-01T00:00:00Z">
        <w:r>
          <w:br/>
        </w:r>
      </w:ins>
      <w:ins w:id="3892" w:author="PR Preview" w:date="2026-01-01T00:00:00Z">
        <w:r>
          <w:rPr>
            <w:rStyle w:val="CommentTok"/>
          </w:rPr>
          <w:t xml:space="preserve">#' @param ... Additional arguments passed to ggplot2::geom_point()</w:t>
        </w:r>
      </w:ins>
      <w:ins w:id="3893" w:author="PR Preview" w:date="2026-01-01T00:00:00Z">
        <w:r>
          <w:br/>
        </w:r>
      </w:ins>
      <w:ins w:id="3894" w:author="PR Preview" w:date="2026-01-01T00:00:00Z">
        <w:r>
          <w:rPr>
            <w:rStyle w:val="CommentTok"/>
          </w:rPr>
          <w:t xml:space="preserve">#'</w:t>
        </w:r>
      </w:ins>
      <w:ins w:id="3895" w:author="PR Preview" w:date="2026-01-01T00:00:00Z">
        <w:r>
          <w:br/>
        </w:r>
      </w:ins>
      <w:ins w:id="3896" w:author="PR Preview" w:date="2026-01-01T00:00:00Z">
        <w:r>
          <w:rPr>
            <w:rStyle w:val="CommentTok"/>
          </w:rPr>
          <w:t xml:space="preserve">#' @returns A ggplot2 object</w:t>
        </w:r>
      </w:ins>
      <w:ins w:id="3897" w:author="PR Preview" w:date="2026-01-01T00:00:00Z">
        <w:r>
          <w:br/>
        </w:r>
      </w:ins>
      <w:ins w:id="3898" w:author="PR Preview" w:date="2026-01-01T00:00:00Z">
        <w:r>
          <w:rPr>
            <w:rStyle w:val="CommentTok"/>
          </w:rPr>
          <w:t xml:space="preserve">#'</w:t>
        </w:r>
      </w:ins>
      <w:ins w:id="3899" w:author="PR Preview" w:date="2026-01-01T00:00:00Z">
        <w:r>
          <w:br/>
        </w:r>
      </w:ins>
      <w:ins w:id="3900" w:author="PR Preview" w:date="2026-01-01T00:00:00Z">
        <w:r>
          <w:rPr>
            <w:rStyle w:val="CommentTok"/>
          </w:rPr>
          <w:t xml:space="preserve">#' @examples</w:t>
        </w:r>
      </w:ins>
      <w:ins w:id="3901" w:author="PR Preview" w:date="2026-01-01T00:00:00Z">
        <w:r>
          <w:br/>
        </w:r>
      </w:ins>
      <w:ins w:id="3902" w:author="PR Preview" w:date="2026-01-01T00:00:00Z">
        <w:r>
          <w:rPr>
            <w:rStyle w:val="CommentTok"/>
          </w:rPr>
          <w:t xml:space="preserve">#' # Pass color and size arguments to geom_point</w:t>
        </w:r>
      </w:ins>
      <w:ins w:id="3903" w:author="PR Preview" w:date="2026-01-01T00:00:00Z">
        <w:r>
          <w:br/>
        </w:r>
      </w:ins>
      <w:ins w:id="3904" w:author="PR Preview" w:date="2026-01-01T00:00:00Z">
        <w:r>
          <w:rPr>
            <w:rStyle w:val="CommentTok"/>
          </w:rPr>
          <w:t xml:space="preserve">#' plot_with_style(my_data, "age", "height", color = "blue", size = 3)</w:t>
        </w:r>
      </w:ins>
      <w:ins w:id="3905" w:author="PR Preview" w:date="2026-01-01T00:00:00Z">
        <w:r>
          <w:br/>
        </w:r>
      </w:ins>
      <w:ins w:id="3906" w:author="PR Preview" w:date="2026-01-01T00:00:00Z">
        <w:r>
          <w:rPr>
            <w:rStyle w:val="CommentTok"/>
          </w:rPr>
          <w:t xml:space="preserve">#'</w:t>
        </w:r>
      </w:ins>
      <w:ins w:id="3907" w:author="PR Preview" w:date="2026-01-01T00:00:00Z">
        <w:r>
          <w:br/>
        </w:r>
      </w:ins>
      <w:ins w:id="3908" w:author="PR Preview" w:date="2026-01-01T00:00:00Z">
        <w:r>
          <w:rPr>
            <w:rStyle w:val="NormalTok"/>
          </w:rPr>
          <w:t xml:space="preserve">plot_with_style </w:t>
        </w:r>
      </w:ins>
      <w:ins w:id="3909" w:author="PR Preview" w:date="2026-01-01T00:00:00Z">
        <w:r>
          <w:rPr>
            <w:rStyle w:val="OtherTok"/>
          </w:rPr>
          <w:t xml:space="preserve">&lt;-</w:t>
        </w:r>
      </w:ins>
      <w:ins w:id="3910" w:author="PR Preview" w:date="2026-01-01T00:00:00Z">
        <w:r>
          <w:rPr>
            <w:rStyle w:val="NormalTok"/>
          </w:rPr>
          <w:t xml:space="preserve"> </w:t>
        </w:r>
      </w:ins>
      <w:ins w:id="3911" w:author="PR Preview" w:date="2026-01-01T00:00:00Z">
        <w:r>
          <w:rPr>
            <w:rStyle w:val="ControlFlowTok"/>
          </w:rPr>
          <w:t xml:space="preserve">function</w:t>
        </w:r>
      </w:ins>
      <w:ins w:id="3912" w:author="PR Preview" w:date="2026-01-01T00:00:00Z">
        <w:r>
          <w:rPr>
            <w:rStyle w:val="NormalTok"/>
          </w:rPr>
          <w:t xml:space="preserve">(data, x, y, ...) {</w:t>
        </w:r>
      </w:ins>
      <w:ins w:id="3913" w:author="PR Preview" w:date="2026-01-01T00:00:00Z">
        <w:r>
          <w:br/>
        </w:r>
      </w:ins>
      <w:ins w:id="3914" w:author="PR Preview" w:date="2026-01-01T00:00:00Z">
        <w:r>
          <w:rPr>
            <w:rStyle w:val="NormalTok"/>
          </w:rPr>
          <w:t xml:space="preserve">  ggplot2</w:t>
        </w:r>
      </w:ins>
      <w:ins w:id="3915" w:author="PR Preview" w:date="2026-01-01T00:00:00Z">
        <w:r>
          <w:rPr>
            <w:rStyle w:val="SpecialCharTok"/>
          </w:rPr>
          <w:t xml:space="preserve">::</w:t>
        </w:r>
      </w:ins>
      <w:ins w:id="3916" w:author="PR Preview" w:date="2026-01-01T00:00:00Z">
        <w:r>
          <w:rPr>
            <w:rStyle w:val="FunctionTok"/>
          </w:rPr>
          <w:t xml:space="preserve">ggplot</w:t>
        </w:r>
      </w:ins>
      <w:ins w:id="3917" w:author="PR Preview" w:date="2026-01-01T00:00:00Z">
        <w:r>
          <w:rPr>
            <w:rStyle w:val="NormalTok"/>
          </w:rPr>
          <w:t xml:space="preserve">(data, ggplot2</w:t>
        </w:r>
      </w:ins>
      <w:ins w:id="3918" w:author="PR Preview" w:date="2026-01-01T00:00:00Z">
        <w:r>
          <w:rPr>
            <w:rStyle w:val="SpecialCharTok"/>
          </w:rPr>
          <w:t xml:space="preserve">::</w:t>
        </w:r>
      </w:ins>
      <w:ins w:id="3919" w:author="PR Preview" w:date="2026-01-01T00:00:00Z">
        <w:r>
          <w:rPr>
            <w:rStyle w:val="FunctionTok"/>
          </w:rPr>
          <w:t xml:space="preserve">aes</w:t>
        </w:r>
      </w:ins>
      <w:ins w:id="3920" w:author="PR Preview" w:date="2026-01-01T00:00:00Z">
        <w:r>
          <w:rPr>
            <w:rStyle w:val="NormalTok"/>
          </w:rPr>
          <w:t xml:space="preserve">(.data[[x]], .data[[y]])) </w:t>
        </w:r>
      </w:ins>
      <w:ins w:id="3921" w:author="PR Preview" w:date="2026-01-01T00:00:00Z">
        <w:r>
          <w:rPr>
            <w:rStyle w:val="SpecialCharTok"/>
          </w:rPr>
          <w:t xml:space="preserve">+</w:t>
        </w:r>
      </w:ins>
      <w:ins w:id="3922" w:author="PR Preview" w:date="2026-01-01T00:00:00Z">
        <w:r>
          <w:br/>
        </w:r>
      </w:ins>
      <w:ins w:id="3923" w:author="PR Preview" w:date="2026-01-01T00:00:00Z">
        <w:r>
          <w:rPr>
            <w:rStyle w:val="NormalTok"/>
          </w:rPr>
          <w:t xml:space="preserve">    ggplot2</w:t>
        </w:r>
      </w:ins>
      <w:ins w:id="3924" w:author="PR Preview" w:date="2026-01-01T00:00:00Z">
        <w:r>
          <w:rPr>
            <w:rStyle w:val="SpecialCharTok"/>
          </w:rPr>
          <w:t xml:space="preserve">::</w:t>
        </w:r>
      </w:ins>
      <w:ins w:id="3925" w:author="PR Preview" w:date="2026-01-01T00:00:00Z">
        <w:r>
          <w:rPr>
            <w:rStyle w:val="FunctionTok"/>
          </w:rPr>
          <w:t xml:space="preserve">geom_point</w:t>
        </w:r>
      </w:ins>
      <w:ins w:id="3926" w:author="PR Preview" w:date="2026-01-01T00:00:00Z">
        <w:r>
          <w:rPr>
            <w:rStyle w:val="NormalTok"/>
          </w:rPr>
          <w:t xml:space="preserve">(...) </w:t>
        </w:r>
      </w:ins>
      <w:ins w:id="3927" w:author="PR Preview" w:date="2026-01-01T00:00:00Z">
        <w:r>
          <w:rPr>
            <w:rStyle w:val="SpecialCharTok"/>
          </w:rPr>
          <w:t xml:space="preserve">+</w:t>
        </w:r>
      </w:ins>
      <w:ins w:id="3928" w:author="PR Preview" w:date="2026-01-01T00:00:00Z">
        <w:r>
          <w:br/>
        </w:r>
      </w:ins>
      <w:ins w:id="3929" w:author="PR Preview" w:date="2026-01-01T00:00:00Z">
        <w:r>
          <w:rPr>
            <w:rStyle w:val="NormalTok"/>
          </w:rPr>
          <w:t xml:space="preserve">    ggplot2</w:t>
        </w:r>
      </w:ins>
      <w:ins w:id="3930" w:author="PR Preview" w:date="2026-01-01T00:00:00Z">
        <w:r>
          <w:rPr>
            <w:rStyle w:val="SpecialCharTok"/>
          </w:rPr>
          <w:t xml:space="preserve">::</w:t>
        </w:r>
      </w:ins>
      <w:ins w:id="3931" w:author="PR Preview" w:date="2026-01-01T00:00:00Z">
        <w:r>
          <w:rPr>
            <w:rStyle w:val="FunctionTok"/>
          </w:rPr>
          <w:t xml:space="preserve">theme_minimal</w:t>
        </w:r>
      </w:ins>
      <w:ins w:id="3932" w:author="PR Preview" w:date="2026-01-01T00:00:00Z">
        <w:r>
          <w:rPr>
            <w:rStyle w:val="NormalTok"/>
          </w:rPr>
          <w:t xml:space="preserve">()  </w:t>
        </w:r>
      </w:ins>
      <w:ins w:id="3933" w:author="PR Preview" w:date="2026-01-01T00:00:00Z">
        <w:r>
          <w:rPr>
            <w:rStyle w:val="CommentTok"/>
          </w:rPr>
          <w:t xml:space="preserve"># Apply a minimal theme</w:t>
        </w:r>
      </w:ins>
      <w:ins w:id="3934" w:author="PR Preview" w:date="2026-01-01T00:00:00Z">
        <w:r>
          <w:br/>
        </w:r>
      </w:ins>
      <w:ins w:id="3935" w:author="PR Preview" w:date="2026-01-01T00:00:00Z">
        <w:r>
          <w:rPr>
            <w:rStyle w:val="NormalTok"/>
          </w:rPr>
          <w:t xml:space="preserve">}</w:t>
        </w:r>
      </w:ins>
    </w:p>
    <w:p>
      <w:pPr>
        <w:pStyle w:val="FirstParagraph"/>
      </w:pPr>
      <w:ins w:id="3936" w:author="PR Preview" w:date="2026-01-01T00:00:00Z">
        <w:r>
          <w:t xml:space="preserve">While the example above documents</w:t>
        </w:r>
      </w:ins>
      <w:ins w:id="3937" w:author="PR Preview" w:date="2026-01-01T00:00:00Z">
        <w:r>
          <w:t xml:space="preserve"> </w:t>
        </w:r>
      </w:ins>
      <w:ins w:id="3938" w:author="PR Preview" w:date="2026-01-01T00:00:00Z">
        <w:r>
          <w:rPr>
            <w:rStyle w:val="VerbatimChar"/>
          </w:rPr>
          <w:t xml:space="preserve">...</w:t>
        </w:r>
      </w:ins>
      <w:ins w:id="3939" w:author="PR Preview" w:date="2026-01-01T00:00:00Z">
        <w:r>
          <w:t xml:space="preserve"> </w:t>
        </w:r>
      </w:ins>
      <w:ins w:id="3940" w:author="PR Preview" w:date="2026-01-01T00:00:00Z">
        <w:r>
          <w:t xml:space="preserve">with a simple description,</w:t>
        </w:r>
      </w:ins>
      <w:ins w:id="3941" w:author="PR Preview" w:date="2026-01-01T00:00:00Z">
        <w:r>
          <w:t xml:space="preserve"> </w:t>
        </w:r>
      </w:ins>
      <w:ins w:id="3942" w:author="PR Preview" w:date="2026-01-01T00:00:00Z">
        <w:r>
          <w:t xml:space="preserve">roxygen2 provides</w:t>
        </w:r>
      </w:ins>
      <w:ins w:id="3943" w:author="PR Preview" w:date="2026-01-01T00:00:00Z">
        <w:r>
          <w:t xml:space="preserve"> </w:t>
        </w:r>
      </w:ins>
      <w:ins w:id="3944" w:author="PR Preview" w:date="2026-01-01T00:00:00Z">
        <w:r>
          <w:rPr>
            <w:rStyle w:val="VerbatimChar"/>
          </w:rPr>
          <w:t xml:space="preserve">@inheritDotParams</w:t>
        </w:r>
      </w:ins>
      <w:ins w:id="3945" w:author="PR Preview" w:date="2026-01-01T00:00:00Z">
        <w:r>
          <w:t xml:space="preserve"> </w:t>
        </w:r>
      </w:ins>
      <w:ins w:id="3946" w:author="PR Preview" w:date="2026-01-01T00:00:00Z">
        <w:r>
          <w:t xml:space="preserve">to automatically inherit parameter documentation from the function you’re calling.</w:t>
        </w:r>
      </w:ins>
      <w:ins w:id="3947" w:author="PR Preview" w:date="2026-01-01T00:00:00Z">
        <w:r>
          <w:t xml:space="preserve"> </w:t>
        </w:r>
      </w:ins>
      <w:ins w:id="3948" w:author="PR Preview" w:date="2026-01-01T00:00:00Z">
        <w:r>
          <w:t xml:space="preserve">This is more robust and maintainable because it automatically stays synchronized with the target function’s documentation.</w:t>
        </w:r>
      </w:ins>
    </w:p>
    <w:p>
      <w:pPr>
        <w:pStyle w:val="BodyText"/>
      </w:pPr>
      <w:ins w:id="3949" w:author="PR Preview" w:date="2026-01-01T00:00:00Z">
        <w:r>
          <w:rPr>
            <w:b/>
            <w:bCs/>
          </w:rPr>
          <w:t xml:space="preserve">Using</w:t>
        </w:r>
      </w:ins>
      <w:ins w:id="3950" w:author="PR Preview" w:date="2026-01-01T00:00:00Z">
        <w:r>
          <w:rPr>
            <w:b/>
            <w:bCs/>
          </w:rPr>
          <w:t xml:space="preserve"> </w:t>
        </w:r>
      </w:ins>
      <w:ins w:id="3951" w:author="PR Preview" w:date="2026-01-01T00:00:00Z">
        <w:r>
          <w:rPr>
            <w:rStyle w:val="VerbatimChar"/>
            <w:b/>
            <w:bCs/>
          </w:rPr>
          <w:t xml:space="preserve">@inheritDotParams</w:t>
        </w:r>
      </w:ins>
      <w:ins w:id="3952" w:author="PR Preview" w:date="2026-01-01T00:00:00Z">
        <w:r>
          <w:rPr>
            <w:b/>
            <w:bCs/>
          </w:rPr>
          <w:t xml:space="preserve">:</w:t>
        </w:r>
      </w:ins>
    </w:p>
    <w:p>
      <w:pPr>
        <w:pStyle w:val="SourceCode"/>
      </w:pPr>
      <w:ins w:id="3953" w:author="PR Preview" w:date="2026-01-01T00:00:00Z">
        <w:r>
          <w:rPr>
            <w:rStyle w:val="CommentTok"/>
          </w:rPr>
          <w:t xml:space="preserve">#' Plot data with custom ggplot2 styling</w:t>
        </w:r>
      </w:ins>
      <w:ins w:id="3954" w:author="PR Preview" w:date="2026-01-01T00:00:00Z">
        <w:r>
          <w:br/>
        </w:r>
      </w:ins>
      <w:ins w:id="3955" w:author="PR Preview" w:date="2026-01-01T00:00:00Z">
        <w:r>
          <w:rPr>
            <w:rStyle w:val="CommentTok"/>
          </w:rPr>
          <w:t xml:space="preserve">#'</w:t>
        </w:r>
      </w:ins>
      <w:ins w:id="3956" w:author="PR Preview" w:date="2026-01-01T00:00:00Z">
        <w:r>
          <w:br/>
        </w:r>
      </w:ins>
      <w:ins w:id="3957" w:author="PR Preview" w:date="2026-01-01T00:00:00Z">
        <w:r>
          <w:rPr>
            <w:rStyle w:val="CommentTok"/>
          </w:rPr>
          <w:t xml:space="preserve">#' A wrapper function that creates a scatter plot with custom theme settings.</w:t>
        </w:r>
      </w:ins>
      <w:ins w:id="3958" w:author="PR Preview" w:date="2026-01-01T00:00:00Z">
        <w:r>
          <w:br/>
        </w:r>
      </w:ins>
      <w:ins w:id="3959" w:author="PR Preview" w:date="2026-01-01T00:00:00Z">
        <w:r>
          <w:rPr>
            <w:rStyle w:val="CommentTok"/>
          </w:rPr>
          <w:t xml:space="preserve">#'</w:t>
        </w:r>
      </w:ins>
      <w:ins w:id="3960" w:author="PR Preview" w:date="2026-01-01T00:00:00Z">
        <w:r>
          <w:br/>
        </w:r>
      </w:ins>
      <w:ins w:id="3961" w:author="PR Preview" w:date="2026-01-01T00:00:00Z">
        <w:r>
          <w:rPr>
            <w:rStyle w:val="CommentTok"/>
          </w:rPr>
          <w:t xml:space="preserve">#' @param data A data frame containing the variables to plot</w:t>
        </w:r>
      </w:ins>
      <w:ins w:id="3962" w:author="PR Preview" w:date="2026-01-01T00:00:00Z">
        <w:r>
          <w:br/>
        </w:r>
      </w:ins>
      <w:ins w:id="3963" w:author="PR Preview" w:date="2026-01-01T00:00:00Z">
        <w:r>
          <w:rPr>
            <w:rStyle w:val="CommentTok"/>
          </w:rPr>
          <w:t xml:space="preserve">#' @param x A string specifying the x-axis variable name</w:t>
        </w:r>
      </w:ins>
      <w:ins w:id="3964" w:author="PR Preview" w:date="2026-01-01T00:00:00Z">
        <w:r>
          <w:br/>
        </w:r>
      </w:ins>
      <w:ins w:id="3965" w:author="PR Preview" w:date="2026-01-01T00:00:00Z">
        <w:r>
          <w:rPr>
            <w:rStyle w:val="CommentTok"/>
          </w:rPr>
          <w:t xml:space="preserve">#' @param y A string specifying the y-axis variable name</w:t>
        </w:r>
      </w:ins>
      <w:ins w:id="3966" w:author="PR Preview" w:date="2026-01-01T00:00:00Z">
        <w:r>
          <w:br/>
        </w:r>
      </w:ins>
      <w:ins w:id="3967" w:author="PR Preview" w:date="2026-01-01T00:00:00Z">
        <w:r>
          <w:rPr>
            <w:rStyle w:val="CommentTok"/>
          </w:rPr>
          <w:t xml:space="preserve">#' @inheritDotParams ggplot2::geom_point -mapping -data -stat -position</w:t>
        </w:r>
      </w:ins>
      <w:ins w:id="3968" w:author="PR Preview" w:date="2026-01-01T00:00:00Z">
        <w:r>
          <w:br/>
        </w:r>
      </w:ins>
      <w:ins w:id="3969" w:author="PR Preview" w:date="2026-01-01T00:00:00Z">
        <w:r>
          <w:rPr>
            <w:rStyle w:val="CommentTok"/>
          </w:rPr>
          <w:t xml:space="preserve">#'</w:t>
        </w:r>
      </w:ins>
      <w:ins w:id="3970" w:author="PR Preview" w:date="2026-01-01T00:00:00Z">
        <w:r>
          <w:br/>
        </w:r>
      </w:ins>
      <w:ins w:id="3971" w:author="PR Preview" w:date="2026-01-01T00:00:00Z">
        <w:r>
          <w:rPr>
            <w:rStyle w:val="CommentTok"/>
          </w:rPr>
          <w:t xml:space="preserve">#' @returns A ggplot2 object</w:t>
        </w:r>
      </w:ins>
      <w:ins w:id="3972" w:author="PR Preview" w:date="2026-01-01T00:00:00Z">
        <w:r>
          <w:br/>
        </w:r>
      </w:ins>
      <w:ins w:id="3973" w:author="PR Preview" w:date="2026-01-01T00:00:00Z">
        <w:r>
          <w:rPr>
            <w:rStyle w:val="CommentTok"/>
          </w:rPr>
          <w:t xml:space="preserve">#'</w:t>
        </w:r>
      </w:ins>
      <w:ins w:id="3974" w:author="PR Preview" w:date="2026-01-01T00:00:00Z">
        <w:r>
          <w:br/>
        </w:r>
      </w:ins>
      <w:ins w:id="3975" w:author="PR Preview" w:date="2026-01-01T00:00:00Z">
        <w:r>
          <w:rPr>
            <w:rStyle w:val="CommentTok"/>
          </w:rPr>
          <w:t xml:space="preserve">#' @examples</w:t>
        </w:r>
      </w:ins>
      <w:ins w:id="3976" w:author="PR Preview" w:date="2026-01-01T00:00:00Z">
        <w:r>
          <w:br/>
        </w:r>
      </w:ins>
      <w:ins w:id="3977" w:author="PR Preview" w:date="2026-01-01T00:00:00Z">
        <w:r>
          <w:rPr>
            <w:rStyle w:val="CommentTok"/>
          </w:rPr>
          <w:t xml:space="preserve">#' # Pass color and size arguments to geom_point</w:t>
        </w:r>
      </w:ins>
      <w:ins w:id="3978" w:author="PR Preview" w:date="2026-01-01T00:00:00Z">
        <w:r>
          <w:br/>
        </w:r>
      </w:ins>
      <w:ins w:id="3979" w:author="PR Preview" w:date="2026-01-01T00:00:00Z">
        <w:r>
          <w:rPr>
            <w:rStyle w:val="CommentTok"/>
          </w:rPr>
          <w:t xml:space="preserve">#' plot_with_style(my_data, "age", "height", color = "blue", size = 3)</w:t>
        </w:r>
      </w:ins>
      <w:ins w:id="3980" w:author="PR Preview" w:date="2026-01-01T00:00:00Z">
        <w:r>
          <w:br/>
        </w:r>
      </w:ins>
      <w:ins w:id="3981" w:author="PR Preview" w:date="2026-01-01T00:00:00Z">
        <w:r>
          <w:rPr>
            <w:rStyle w:val="CommentTok"/>
          </w:rPr>
          <w:t xml:space="preserve">#'</w:t>
        </w:r>
      </w:ins>
      <w:ins w:id="3982" w:author="PR Preview" w:date="2026-01-01T00:00:00Z">
        <w:r>
          <w:br/>
        </w:r>
      </w:ins>
      <w:ins w:id="3983" w:author="PR Preview" w:date="2026-01-01T00:00:00Z">
        <w:r>
          <w:rPr>
            <w:rStyle w:val="NormalTok"/>
          </w:rPr>
          <w:t xml:space="preserve">plot_with_style </w:t>
        </w:r>
      </w:ins>
      <w:ins w:id="3984" w:author="PR Preview" w:date="2026-01-01T00:00:00Z">
        <w:r>
          <w:rPr>
            <w:rStyle w:val="OtherTok"/>
          </w:rPr>
          <w:t xml:space="preserve">&lt;-</w:t>
        </w:r>
      </w:ins>
      <w:ins w:id="3985" w:author="PR Preview" w:date="2026-01-01T00:00:00Z">
        <w:r>
          <w:rPr>
            <w:rStyle w:val="NormalTok"/>
          </w:rPr>
          <w:t xml:space="preserve"> </w:t>
        </w:r>
      </w:ins>
      <w:ins w:id="3986" w:author="PR Preview" w:date="2026-01-01T00:00:00Z">
        <w:r>
          <w:rPr>
            <w:rStyle w:val="ControlFlowTok"/>
          </w:rPr>
          <w:t xml:space="preserve">function</w:t>
        </w:r>
      </w:ins>
      <w:ins w:id="3987" w:author="PR Preview" w:date="2026-01-01T00:00:00Z">
        <w:r>
          <w:rPr>
            <w:rStyle w:val="NormalTok"/>
          </w:rPr>
          <w:t xml:space="preserve">(data, x, y, ...) {</w:t>
        </w:r>
      </w:ins>
      <w:ins w:id="3988" w:author="PR Preview" w:date="2026-01-01T00:00:00Z">
        <w:r>
          <w:br/>
        </w:r>
      </w:ins>
      <w:ins w:id="3989" w:author="PR Preview" w:date="2026-01-01T00:00:00Z">
        <w:r>
          <w:rPr>
            <w:rStyle w:val="NormalTok"/>
          </w:rPr>
          <w:t xml:space="preserve">  ggplot2</w:t>
        </w:r>
      </w:ins>
      <w:ins w:id="3990" w:author="PR Preview" w:date="2026-01-01T00:00:00Z">
        <w:r>
          <w:rPr>
            <w:rStyle w:val="SpecialCharTok"/>
          </w:rPr>
          <w:t xml:space="preserve">::</w:t>
        </w:r>
      </w:ins>
      <w:ins w:id="3991" w:author="PR Preview" w:date="2026-01-01T00:00:00Z">
        <w:r>
          <w:rPr>
            <w:rStyle w:val="FunctionTok"/>
          </w:rPr>
          <w:t xml:space="preserve">ggplot</w:t>
        </w:r>
      </w:ins>
      <w:ins w:id="3992" w:author="PR Preview" w:date="2026-01-01T00:00:00Z">
        <w:r>
          <w:rPr>
            <w:rStyle w:val="NormalTok"/>
          </w:rPr>
          <w:t xml:space="preserve">(data, ggplot2</w:t>
        </w:r>
      </w:ins>
      <w:ins w:id="3993" w:author="PR Preview" w:date="2026-01-01T00:00:00Z">
        <w:r>
          <w:rPr>
            <w:rStyle w:val="SpecialCharTok"/>
          </w:rPr>
          <w:t xml:space="preserve">::</w:t>
        </w:r>
      </w:ins>
      <w:ins w:id="3994" w:author="PR Preview" w:date="2026-01-01T00:00:00Z">
        <w:r>
          <w:rPr>
            <w:rStyle w:val="FunctionTok"/>
          </w:rPr>
          <w:t xml:space="preserve">aes</w:t>
        </w:r>
      </w:ins>
      <w:ins w:id="3995" w:author="PR Preview" w:date="2026-01-01T00:00:00Z">
        <w:r>
          <w:rPr>
            <w:rStyle w:val="NormalTok"/>
          </w:rPr>
          <w:t xml:space="preserve">(.data[[x]], .data[[y]])) </w:t>
        </w:r>
      </w:ins>
      <w:ins w:id="3996" w:author="PR Preview" w:date="2026-01-01T00:00:00Z">
        <w:r>
          <w:rPr>
            <w:rStyle w:val="SpecialCharTok"/>
          </w:rPr>
          <w:t xml:space="preserve">+</w:t>
        </w:r>
      </w:ins>
      <w:ins w:id="3997" w:author="PR Preview" w:date="2026-01-01T00:00:00Z">
        <w:r>
          <w:br/>
        </w:r>
      </w:ins>
      <w:ins w:id="3998" w:author="PR Preview" w:date="2026-01-01T00:00:00Z">
        <w:r>
          <w:rPr>
            <w:rStyle w:val="NormalTok"/>
          </w:rPr>
          <w:t xml:space="preserve">    ggplot2</w:t>
        </w:r>
      </w:ins>
      <w:ins w:id="3999" w:author="PR Preview" w:date="2026-01-01T00:00:00Z">
        <w:r>
          <w:rPr>
            <w:rStyle w:val="SpecialCharTok"/>
          </w:rPr>
          <w:t xml:space="preserve">::</w:t>
        </w:r>
      </w:ins>
      <w:ins w:id="4000" w:author="PR Preview" w:date="2026-01-01T00:00:00Z">
        <w:r>
          <w:rPr>
            <w:rStyle w:val="FunctionTok"/>
          </w:rPr>
          <w:t xml:space="preserve">geom_point</w:t>
        </w:r>
      </w:ins>
      <w:ins w:id="4001" w:author="PR Preview" w:date="2026-01-01T00:00:00Z">
        <w:r>
          <w:rPr>
            <w:rStyle w:val="NormalTok"/>
          </w:rPr>
          <w:t xml:space="preserve">(...) </w:t>
        </w:r>
      </w:ins>
      <w:ins w:id="4002" w:author="PR Preview" w:date="2026-01-01T00:00:00Z">
        <w:r>
          <w:rPr>
            <w:rStyle w:val="SpecialCharTok"/>
          </w:rPr>
          <w:t xml:space="preserve">+</w:t>
        </w:r>
      </w:ins>
      <w:ins w:id="4003" w:author="PR Preview" w:date="2026-01-01T00:00:00Z">
        <w:r>
          <w:br/>
        </w:r>
      </w:ins>
      <w:ins w:id="4004" w:author="PR Preview" w:date="2026-01-01T00:00:00Z">
        <w:r>
          <w:rPr>
            <w:rStyle w:val="NormalTok"/>
          </w:rPr>
          <w:t xml:space="preserve">    ggplot2</w:t>
        </w:r>
      </w:ins>
      <w:ins w:id="4005" w:author="PR Preview" w:date="2026-01-01T00:00:00Z">
        <w:r>
          <w:rPr>
            <w:rStyle w:val="SpecialCharTok"/>
          </w:rPr>
          <w:t xml:space="preserve">::</w:t>
        </w:r>
      </w:ins>
      <w:ins w:id="4006" w:author="PR Preview" w:date="2026-01-01T00:00:00Z">
        <w:r>
          <w:rPr>
            <w:rStyle w:val="FunctionTok"/>
          </w:rPr>
          <w:t xml:space="preserve">theme_minimal</w:t>
        </w:r>
      </w:ins>
      <w:ins w:id="4007" w:author="PR Preview" w:date="2026-01-01T00:00:00Z">
        <w:r>
          <w:rPr>
            <w:rStyle w:val="NormalTok"/>
          </w:rPr>
          <w:t xml:space="preserve">()  </w:t>
        </w:r>
      </w:ins>
      <w:ins w:id="4008" w:author="PR Preview" w:date="2026-01-01T00:00:00Z">
        <w:r>
          <w:rPr>
            <w:rStyle w:val="CommentTok"/>
          </w:rPr>
          <w:t xml:space="preserve"># Apply a minimal theme</w:t>
        </w:r>
      </w:ins>
      <w:ins w:id="4009" w:author="PR Preview" w:date="2026-01-01T00:00:00Z">
        <w:r>
          <w:br/>
        </w:r>
      </w:ins>
      <w:ins w:id="4010" w:author="PR Preview" w:date="2026-01-01T00:00:00Z">
        <w:r>
          <w:rPr>
            <w:rStyle w:val="NormalTok"/>
          </w:rPr>
          <w:t xml:space="preserve">}</w:t>
        </w:r>
      </w:ins>
    </w:p>
    <w:p>
      <w:pPr>
        <w:pStyle w:val="FirstParagraph"/>
      </w:pPr>
      <w:ins w:id="4011" w:author="PR Preview" w:date="2026-01-01T00:00:00Z">
        <w:r>
          <w:t xml:space="preserve">The</w:t>
        </w:r>
      </w:ins>
      <w:ins w:id="4012" w:author="PR Preview" w:date="2026-01-01T00:00:00Z">
        <w:r>
          <w:t xml:space="preserve"> </w:t>
        </w:r>
      </w:ins>
      <w:ins w:id="4013" w:author="PR Preview" w:date="2026-01-01T00:00:00Z">
        <w:r>
          <w:rPr>
            <w:rStyle w:val="VerbatimChar"/>
          </w:rPr>
          <w:t xml:space="preserve">@inheritDotParams</w:t>
        </w:r>
      </w:ins>
      <w:ins w:id="4014" w:author="PR Preview" w:date="2026-01-01T00:00:00Z">
        <w:r>
          <w:t xml:space="preserve"> </w:t>
        </w:r>
      </w:ins>
      <w:ins w:id="4015" w:author="PR Preview" w:date="2026-01-01T00:00:00Z">
        <w:r>
          <w:t xml:space="preserve">tag:</w:t>
        </w:r>
      </w:ins>
    </w:p>
    <w:p>
      <w:pPr>
        <w:pStyle w:val="Compact"/>
        <w:numPr>
          <w:ilvl w:val="0"/>
          <w:numId w:val="1049"/>
        </w:numPr>
      </w:pPr>
      <w:ins w:id="4016" w:author="PR Preview" w:date="2026-01-01T00:00:00Z">
        <w:r>
          <w:t xml:space="preserve">Automatically imports parameter documentation from</w:t>
        </w:r>
      </w:ins>
      <w:ins w:id="4017" w:author="PR Preview" w:date="2026-01-01T00:00:00Z">
        <w:r>
          <w:t xml:space="preserve"> </w:t>
        </w:r>
      </w:ins>
      <w:ins w:id="4018" w:author="PR Preview" w:date="2026-01-01T00:00:00Z">
        <w:r>
          <w:rPr>
            <w:rStyle w:val="VerbatimChar"/>
          </w:rPr>
          <w:t xml:space="preserve">ggplot2::geom_point()</w:t>
        </w:r>
      </w:ins>
    </w:p>
    <w:p>
      <w:pPr>
        <w:pStyle w:val="Compact"/>
        <w:numPr>
          <w:ilvl w:val="0"/>
          <w:numId w:val="1049"/>
        </w:numPr>
      </w:pPr>
      <w:ins w:id="4019" w:author="PR Preview" w:date="2026-01-01T00:00:00Z">
        <w:r>
          <w:t xml:space="preserve">Uses</w:t>
        </w:r>
      </w:ins>
      <w:ins w:id="4020" w:author="PR Preview" w:date="2026-01-01T00:00:00Z">
        <w:r>
          <w:t xml:space="preserve"> </w:t>
        </w:r>
      </w:ins>
      <w:ins w:id="4021" w:author="PR Preview" w:date="2026-01-01T00:00:00Z">
        <w:r>
          <w:rPr>
            <w:rStyle w:val="VerbatimChar"/>
          </w:rPr>
          <w:t xml:space="preserve">-mapping -data -stat -position</w:t>
        </w:r>
      </w:ins>
      <w:ins w:id="4022" w:author="PR Preview" w:date="2026-01-01T00:00:00Z">
        <w:r>
          <w:t xml:space="preserve"> </w:t>
        </w:r>
      </w:ins>
      <w:ins w:id="4023" w:author="PR Preview" w:date="2026-01-01T00:00:00Z">
        <w:r>
          <w:t xml:space="preserve">to exclude parameters that don’t make sense in this context</w:t>
        </w:r>
      </w:ins>
    </w:p>
    <w:p>
      <w:pPr>
        <w:pStyle w:val="Compact"/>
        <w:numPr>
          <w:ilvl w:val="0"/>
          <w:numId w:val="1049"/>
        </w:numPr>
      </w:pPr>
      <w:ins w:id="4024" w:author="PR Preview" w:date="2026-01-01T00:00:00Z">
        <w:r>
          <w:t xml:space="preserve">Keeps documentation synchronized if the underlying function changes</w:t>
        </w:r>
      </w:ins>
    </w:p>
    <w:p>
      <w:pPr>
        <w:pStyle w:val="Compact"/>
        <w:numPr>
          <w:ilvl w:val="0"/>
          <w:numId w:val="1049"/>
        </w:numPr>
      </w:pPr>
      <w:ins w:id="4025" w:author="PR Preview" w:date="2026-01-01T00:00:00Z">
        <w:r>
          <w:t xml:space="preserve">Makes it clear which function receives the</w:t>
        </w:r>
      </w:ins>
      <w:ins w:id="4026" w:author="PR Preview" w:date="2026-01-01T00:00:00Z">
        <w:r>
          <w:t xml:space="preserve"> </w:t>
        </w:r>
      </w:ins>
      <w:ins w:id="4027" w:author="PR Preview" w:date="2026-01-01T00:00:00Z">
        <w:r>
          <w:rPr>
            <w:rStyle w:val="VerbatimChar"/>
          </w:rPr>
          <w:t xml:space="preserve">...</w:t>
        </w:r>
      </w:ins>
      <w:ins w:id="4028" w:author="PR Preview" w:date="2026-01-01T00:00:00Z">
        <w:r>
          <w:t xml:space="preserve"> </w:t>
        </w:r>
      </w:ins>
      <w:ins w:id="4029" w:author="PR Preview" w:date="2026-01-01T00:00:00Z">
        <w:r>
          <w:t xml:space="preserve">arguments</w:t>
        </w:r>
      </w:ins>
    </w:p>
    <w:p>
      <w:pPr>
        <w:pStyle w:val="FirstParagraph"/>
      </w:pPr>
      <w:ins w:id="4030" w:author="PR Preview" w:date="2026-01-01T00:00:00Z">
        <w:r>
          <w:rPr>
            <w:b/>
            <w:bCs/>
          </w:rPr>
          <w:t xml:space="preserve">Best practices for</w:t>
        </w:r>
      </w:ins>
      <w:ins w:id="4031" w:author="PR Preview" w:date="2026-01-01T00:00:00Z">
        <w:r>
          <w:rPr>
            <w:b/>
            <w:bCs/>
          </w:rPr>
          <w:t xml:space="preserve"> </w:t>
        </w:r>
      </w:ins>
      <w:ins w:id="4032" w:author="PR Preview" w:date="2026-01-01T00:00:00Z">
        <w:r>
          <w:rPr>
            <w:rStyle w:val="VerbatimChar"/>
            <w:b/>
            <w:bCs/>
          </w:rPr>
          <w:t xml:space="preserve">...</w:t>
        </w:r>
      </w:ins>
      <w:ins w:id="4033" w:author="PR Preview" w:date="2026-01-01T00:00:00Z">
        <w:r>
          <w:rPr>
            <w:b/>
            <w:bCs/>
          </w:rPr>
          <w:t xml:space="preserve">:</w:t>
        </w:r>
      </w:ins>
    </w:p>
    <w:p>
      <w:pPr>
        <w:numPr>
          <w:ilvl w:val="0"/>
          <w:numId w:val="1050"/>
        </w:numPr>
      </w:pPr>
      <w:ins w:id="4034" w:author="PR Preview" w:date="2026-01-01T00:00:00Z">
        <w:r>
          <w:rPr>
            <w:b/>
            <w:bCs/>
          </w:rPr>
          <w:t xml:space="preserve">Always document what receives the dots</w:t>
        </w:r>
      </w:ins>
      <w:ins w:id="4035" w:author="PR Preview" w:date="2026-01-01T00:00:00Z">
        <w:r>
          <w:t xml:space="preserve">: Use</w:t>
        </w:r>
      </w:ins>
      <w:ins w:id="4036" w:author="PR Preview" w:date="2026-01-01T00:00:00Z">
        <w:r>
          <w:t xml:space="preserve"> </w:t>
        </w:r>
      </w:ins>
      <w:ins w:id="4037" w:author="PR Preview" w:date="2026-01-01T00:00:00Z">
        <w:r>
          <w:rPr>
            <w:rStyle w:val="VerbatimChar"/>
          </w:rPr>
          <w:t xml:space="preserve">@inheritDotParams</w:t>
        </w:r>
      </w:ins>
      <w:ins w:id="4038" w:author="PR Preview" w:date="2026-01-01T00:00:00Z">
        <w:r>
          <w:t xml:space="preserve"> </w:t>
        </w:r>
      </w:ins>
      <w:ins w:id="4039" w:author="PR Preview" w:date="2026-01-01T00:00:00Z">
        <w:r>
          <w:t xml:space="preserve">when passing to a specific function,</w:t>
        </w:r>
      </w:ins>
      <w:ins w:id="4040" w:author="PR Preview" w:date="2026-01-01T00:00:00Z">
        <w:r>
          <w:t xml:space="preserve"> </w:t>
        </w:r>
      </w:ins>
      <w:ins w:id="4041" w:author="PR Preview" w:date="2026-01-01T00:00:00Z">
        <w:r>
          <w:t xml:space="preserve">or clearly describe where the arguments go</w:t>
        </w:r>
      </w:ins>
    </w:p>
    <w:p>
      <w:pPr>
        <w:numPr>
          <w:ilvl w:val="0"/>
          <w:numId w:val="1050"/>
        </w:numPr>
      </w:pPr>
      <w:ins w:id="4042" w:author="PR Preview" w:date="2026-01-01T00:00:00Z">
        <w:r>
          <w:rPr>
            <w:b/>
            <w:bCs/>
          </w:rPr>
          <w:t xml:space="preserve">Exclude irrelevant parameters</w:t>
        </w:r>
      </w:ins>
      <w:ins w:id="4043" w:author="PR Preview" w:date="2026-01-01T00:00:00Z">
        <w:r>
          <w:t xml:space="preserve">: Use the</w:t>
        </w:r>
      </w:ins>
      <w:ins w:id="4044" w:author="PR Preview" w:date="2026-01-01T00:00:00Z">
        <w:r>
          <w:t xml:space="preserve"> </w:t>
        </w:r>
      </w:ins>
      <w:ins w:id="4045" w:author="PR Preview" w:date="2026-01-01T00:00:00Z">
        <w:r>
          <w:rPr>
            <w:rStyle w:val="VerbatimChar"/>
          </w:rPr>
          <w:t xml:space="preserve">-param_name</w:t>
        </w:r>
      </w:ins>
      <w:ins w:id="4046" w:author="PR Preview" w:date="2026-01-01T00:00:00Z">
        <w:r>
          <w:t xml:space="preserve"> </w:t>
        </w:r>
      </w:ins>
      <w:ins w:id="4047" w:author="PR Preview" w:date="2026-01-01T00:00:00Z">
        <w:r>
          <w:t xml:space="preserve">syntax to exclude parameters that don’t apply</w:t>
        </w:r>
      </w:ins>
    </w:p>
    <w:p>
      <w:pPr>
        <w:numPr>
          <w:ilvl w:val="0"/>
          <w:numId w:val="1050"/>
        </w:numPr>
      </w:pPr>
      <w:ins w:id="4048" w:author="PR Preview" w:date="2026-01-01T00:00:00Z">
        <w:r>
          <w:rPr>
            <w:b/>
            <w:bCs/>
          </w:rPr>
          <w:t xml:space="preserve">Validate unexpected arguments</w:t>
        </w:r>
      </w:ins>
      <w:ins w:id="4049" w:author="PR Preview" w:date="2026-01-01T00:00:00Z">
        <w:r>
          <w:t xml:space="preserve">: Consider using the</w:t>
        </w:r>
      </w:ins>
      <w:ins w:id="4050" w:author="PR Preview" w:date="2026-01-01T00:00:00Z">
        <w:r>
          <w:t xml:space="preserve"> </w:t>
        </w:r>
      </w:ins>
      <w:hyperlink r:id="rId118">
        <w:ins w:id="4051" w:author="PR Preview" w:date="2026-01-01T00:00:00Z">
          <w:r>
            <w:rPr>
              <w:rStyle w:val="VerbatimChar"/>
            </w:rPr>
            <w:t xml:space="preserve">{ellipsis}</w:t>
          </w:r>
        </w:ins>
      </w:hyperlink>
      <w:ins w:id="4052" w:author="PR Preview" w:date="2026-01-01T00:00:00Z">
        <w:r>
          <w:t xml:space="preserve"> </w:t>
        </w:r>
      </w:ins>
      <w:ins w:id="4053" w:author="PR Preview" w:date="2026-01-01T00:00:00Z">
        <w:r>
          <w:t xml:space="preserve">package to catch misspelled argument names:</w:t>
        </w:r>
      </w:ins>
    </w:p>
    <w:p>
      <w:pPr>
        <w:pStyle w:val="SourceCode"/>
        <w:numPr>
          <w:ilvl w:val="0"/>
          <w:numId w:val="1000"/>
        </w:numPr>
      </w:pPr>
      <w:ins w:id="4054" w:author="PR Preview" w:date="2026-01-01T00:00:00Z">
        <w:r>
          <w:rPr>
            <w:rStyle w:val="NormalTok"/>
          </w:rPr>
          <w:t xml:space="preserve">my_function </w:t>
        </w:r>
      </w:ins>
      <w:ins w:id="4055" w:author="PR Preview" w:date="2026-01-01T00:00:00Z">
        <w:r>
          <w:rPr>
            <w:rStyle w:val="OtherTok"/>
          </w:rPr>
          <w:t xml:space="preserve">&lt;-</w:t>
        </w:r>
      </w:ins>
      <w:ins w:id="4056" w:author="PR Preview" w:date="2026-01-01T00:00:00Z">
        <w:r>
          <w:rPr>
            <w:rStyle w:val="NormalTok"/>
          </w:rPr>
          <w:t xml:space="preserve"> </w:t>
        </w:r>
      </w:ins>
      <w:ins w:id="4057" w:author="PR Preview" w:date="2026-01-01T00:00:00Z">
        <w:r>
          <w:rPr>
            <w:rStyle w:val="ControlFlowTok"/>
          </w:rPr>
          <w:t xml:space="preserve">function</w:t>
        </w:r>
      </w:ins>
      <w:ins w:id="4058" w:author="PR Preview" w:date="2026-01-01T00:00:00Z">
        <w:r>
          <w:rPr>
            <w:rStyle w:val="NormalTok"/>
          </w:rPr>
          <w:t xml:space="preserve">(x, y, ...) {</w:t>
        </w:r>
      </w:ins>
      <w:ins w:id="4059" w:author="PR Preview" w:date="2026-01-01T00:00:00Z">
        <w:r>
          <w:br/>
        </w:r>
      </w:ins>
      <w:ins w:id="4060" w:author="PR Preview" w:date="2026-01-01T00:00:00Z">
        <w:r>
          <w:rPr>
            <w:rStyle w:val="NormalTok"/>
          </w:rPr>
          <w:t xml:space="preserve">  ellipsis</w:t>
        </w:r>
      </w:ins>
      <w:ins w:id="4061" w:author="PR Preview" w:date="2026-01-01T00:00:00Z">
        <w:r>
          <w:rPr>
            <w:rStyle w:val="SpecialCharTok"/>
          </w:rPr>
          <w:t xml:space="preserve">::</w:t>
        </w:r>
      </w:ins>
      <w:ins w:id="4062" w:author="PR Preview" w:date="2026-01-01T00:00:00Z">
        <w:r>
          <w:rPr>
            <w:rStyle w:val="FunctionTok"/>
          </w:rPr>
          <w:t xml:space="preserve">check_dots_used</w:t>
        </w:r>
      </w:ins>
      <w:ins w:id="4063" w:author="PR Preview" w:date="2026-01-01T00:00:00Z">
        <w:r>
          <w:rPr>
            <w:rStyle w:val="NormalTok"/>
          </w:rPr>
          <w:t xml:space="preserve">()</w:t>
        </w:r>
      </w:ins>
      <w:ins w:id="4064" w:author="PR Preview" w:date="2026-01-01T00:00:00Z">
        <w:r>
          <w:br/>
        </w:r>
      </w:ins>
      <w:ins w:id="4065" w:author="PR Preview" w:date="2026-01-01T00:00:00Z">
        <w:r>
          <w:rPr>
            <w:rStyle w:val="NormalTok"/>
          </w:rPr>
          <w:t xml:space="preserve">  </w:t>
        </w:r>
      </w:ins>
      <w:ins w:id="4066" w:author="PR Preview" w:date="2026-01-01T00:00:00Z">
        <w:r>
          <w:rPr>
            <w:rStyle w:val="CommentTok"/>
          </w:rPr>
          <w:t xml:space="preserve"># function code</w:t>
        </w:r>
      </w:ins>
      <w:ins w:id="4067" w:author="PR Preview" w:date="2026-01-01T00:00:00Z">
        <w:r>
          <w:br/>
        </w:r>
      </w:ins>
      <w:ins w:id="4068" w:author="PR Preview" w:date="2026-01-01T00:00:00Z">
        <w:r>
          <w:rPr>
            <w:rStyle w:val="NormalTok"/>
          </w:rPr>
          <w:t xml:space="preserve">}</w:t>
        </w:r>
      </w:ins>
    </w:p>
    <w:p>
      <w:pPr>
        <w:numPr>
          <w:ilvl w:val="0"/>
          <w:numId w:val="1050"/>
        </w:numPr>
      </w:pPr>
      <w:ins w:id="4069" w:author="PR Preview" w:date="2026-01-01T00:00:00Z">
        <w:r>
          <w:rPr>
            <w:b/>
            <w:bCs/>
          </w:rPr>
          <w:t xml:space="preserve">Consider alternatives</w:t>
        </w:r>
      </w:ins>
      <w:ins w:id="4070" w:author="PR Preview" w:date="2026-01-01T00:00:00Z">
        <w:r>
          <w:t xml:space="preserve">: If you’re only passing a few specific arguments,</w:t>
        </w:r>
      </w:ins>
      <w:ins w:id="4071" w:author="PR Preview" w:date="2026-01-01T00:00:00Z">
        <w:r>
          <w:t xml:space="preserve"> </w:t>
        </w:r>
      </w:ins>
      <w:ins w:id="4072" w:author="PR Preview" w:date="2026-01-01T00:00:00Z">
        <w:r>
          <w:t xml:space="preserve">it may be clearer to list them explicitly rather than using</w:t>
        </w:r>
      </w:ins>
      <w:ins w:id="4073" w:author="PR Preview" w:date="2026-01-01T00:00:00Z">
        <w:r>
          <w:t xml:space="preserve"> </w:t>
        </w:r>
      </w:ins>
      <w:ins w:id="4074" w:author="PR Preview" w:date="2026-01-01T00:00:00Z">
        <w:r>
          <w:rPr>
            <w:rStyle w:val="VerbatimChar"/>
          </w:rPr>
          <w:t xml:space="preserve">...</w:t>
        </w:r>
      </w:ins>
    </w:p>
    <w:p>
      <w:pPr>
        <w:pStyle w:val="FirstParagraph"/>
      </w:pPr>
      <w:ins w:id="4075" w:author="PR Preview" w:date="2026-01-01T00:00:00Z">
        <w:r>
          <w:t xml:space="preserve">For more details on</w:t>
        </w:r>
      </w:ins>
      <w:ins w:id="4076" w:author="PR Preview" w:date="2026-01-01T00:00:00Z">
        <w:r>
          <w:t xml:space="preserve"> </w:t>
        </w:r>
      </w:ins>
      <w:ins w:id="4077" w:author="PR Preview" w:date="2026-01-01T00:00:00Z">
        <w:r>
          <w:rPr>
            <w:rStyle w:val="VerbatimChar"/>
          </w:rPr>
          <w:t xml:space="preserve">@inheritDotParams</w:t>
        </w:r>
      </w:ins>
      <w:ins w:id="4078" w:author="PR Preview" w:date="2026-01-01T00:00:00Z">
        <w:r>
          <w:t xml:space="preserve">,</w:t>
        </w:r>
      </w:ins>
      <w:ins w:id="4079" w:author="PR Preview" w:date="2026-01-01T00:00:00Z">
        <w:r>
          <w:t xml:space="preserve"> </w:t>
        </w:r>
      </w:ins>
      <w:ins w:id="4080" w:author="PR Preview" w:date="2026-01-01T00:00:00Z">
        <w:r>
          <w:t xml:space="preserve">see the</w:t>
        </w:r>
      </w:ins>
      <w:ins w:id="4081" w:author="PR Preview" w:date="2026-01-01T00:00:00Z">
        <w:r>
          <w:t xml:space="preserve"> </w:t>
        </w:r>
      </w:ins>
      <w:hyperlink r:id="rId119">
        <w:ins w:id="4082" w:author="PR Preview" w:date="2026-01-01T00:00:00Z">
          <w:r>
            <w:rPr>
              <w:rStyle w:val="Hyperlink"/>
            </w:rPr>
            <w:t xml:space="preserve">roxygen2 documentation on inheriting parameters</w:t>
          </w:r>
        </w:ins>
      </w:hyperlink>
      <w:ins w:id="4083" w:author="PR Preview" w:date="2026-01-01T00:00:00Z">
        <w:r>
          <w:t xml:space="preserve">.</w:t>
        </w:r>
      </w:ins>
    </w:p>
    <w:bookmarkEnd w:id="120"/>
    <w:bookmarkStart w:id="128" w:name="Xb061274386e3abd6de6716700a715b4a6eea4ca"/>
    <w:p>
      <w:pPr>
        <w:pStyle w:val="Heading3"/>
      </w:pPr>
      <w:ins w:id="4084" w:author="PR Preview" w:date="2026-01-01T00:00:00Z">
        <w:r>
          <w:t xml:space="preserve">14.3 Documenting internal helpers:</w:t>
        </w:r>
      </w:ins>
      <w:ins w:id="4085" w:author="PR Preview" w:date="2026-01-01T00:00:00Z">
        <w:r>
          <w:t xml:space="preserve"> </w:t>
        </w:r>
      </w:ins>
      <w:ins w:id="4086" w:author="PR Preview" w:date="2026-01-01T00:00:00Z">
        <w:r>
          <w:rPr>
            <w:rStyle w:val="VerbatimChar"/>
          </w:rPr>
          <w:t xml:space="preserve">@keywords internal</w:t>
        </w:r>
      </w:ins>
      <w:ins w:id="4087" w:author="PR Preview" w:date="2026-01-01T00:00:00Z">
        <w:r>
          <w:t xml:space="preserve"> </w:t>
        </w:r>
      </w:ins>
      <w:ins w:id="4088" w:author="PR Preview" w:date="2026-01-01T00:00:00Z">
        <w:r>
          <w:t xml:space="preserve">over</w:t>
        </w:r>
      </w:ins>
      <w:ins w:id="4089" w:author="PR Preview" w:date="2026-01-01T00:00:00Z">
        <w:r>
          <w:t xml:space="preserve"> </w:t>
        </w:r>
      </w:ins>
      <w:ins w:id="4090" w:author="PR Preview" w:date="2026-01-01T00:00:00Z">
        <w:r>
          <w:rPr>
            <w:rStyle w:val="VerbatimChar"/>
          </w:rPr>
          <w:t xml:space="preserve">@noRd</w:t>
        </w:r>
      </w:ins>
    </w:p>
    <w:p>
      <w:pPr>
        <w:pStyle w:val="FirstParagraph"/>
      </w:pPr>
      <w:ins w:id="4091" w:author="PR Preview" w:date="2026-01-01T00:00:00Z">
        <w:r>
          <w:t xml:space="preserve">Document every function you write,</w:t>
        </w:r>
      </w:ins>
      <w:ins w:id="4092" w:author="PR Preview" w:date="2026-01-01T00:00:00Z">
        <w:r>
          <w:t xml:space="preserve"> </w:t>
        </w:r>
      </w:ins>
      <w:ins w:id="4093" w:author="PR Preview" w:date="2026-01-01T00:00:00Z">
        <w:r>
          <w:t xml:space="preserve">including internal helpers that only your other package functions call.</w:t>
        </w:r>
      </w:ins>
      <w:ins w:id="4094" w:author="PR Preview" w:date="2026-01-01T00:00:00Z">
        <w:r>
          <w:t xml:space="preserve"> </w:t>
        </w:r>
      </w:ins>
      <w:ins w:id="4095" w:author="PR Preview" w:date="2026-01-01T00:00:00Z">
        <w:r>
          <w:t xml:space="preserve">The question is</w:t>
        </w:r>
      </w:ins>
      <w:ins w:id="4096" w:author="PR Preview" w:date="2026-01-01T00:00:00Z">
        <w:r>
          <w:t xml:space="preserve"> </w:t>
        </w:r>
      </w:ins>
      <w:ins w:id="4097" w:author="PR Preview" w:date="2026-01-01T00:00:00Z">
        <w:r>
          <w:rPr>
            <w:i/>
            <w:iCs/>
          </w:rPr>
          <w:t xml:space="preserve">how</w:t>
        </w:r>
      </w:ins>
      <w:ins w:id="4098" w:author="PR Preview" w:date="2026-01-01T00:00:00Z">
        <w:r>
          <w:t xml:space="preserve"> </w:t>
        </w:r>
      </w:ins>
      <w:ins w:id="4099" w:author="PR Preview" w:date="2026-01-01T00:00:00Z">
        <w:r>
          <w:t xml:space="preserve">the documentation is exposed,</w:t>
        </w:r>
      </w:ins>
      <w:ins w:id="4100" w:author="PR Preview" w:date="2026-01-01T00:00:00Z">
        <w:r>
          <w:t xml:space="preserve"> </w:t>
        </w:r>
      </w:ins>
      <w:ins w:id="4101" w:author="PR Preview" w:date="2026-01-01T00:00:00Z">
        <w:r>
          <w:t xml:space="preserve">not whether it exists.</w:t>
        </w:r>
      </w:ins>
    </w:p>
    <w:p>
      <w:pPr>
        <w:pStyle w:val="BodyText"/>
      </w:pPr>
      <w:ins w:id="4102" w:author="PR Preview" w:date="2026-01-01T00:00:00Z">
        <w:r>
          <w:t xml:space="preserve">A helper is kept internal by omitting</w:t>
        </w:r>
      </w:ins>
      <w:ins w:id="4103" w:author="PR Preview" w:date="2026-01-01T00:00:00Z">
        <w:r>
          <w:t xml:space="preserve"> </w:t>
        </w:r>
      </w:ins>
      <w:ins w:id="4104" w:author="PR Preview" w:date="2026-01-01T00:00:00Z">
        <w:r>
          <w:rPr>
            <w:rStyle w:val="VerbatimChar"/>
          </w:rPr>
          <w:t xml:space="preserve">@export</w:t>
        </w:r>
      </w:ins>
      <w:ins w:id="4105" w:author="PR Preview" w:date="2026-01-01T00:00:00Z">
        <w:r>
          <w:t xml:space="preserve">,</w:t>
        </w:r>
      </w:ins>
      <w:ins w:id="4106" w:author="PR Preview" w:date="2026-01-01T00:00:00Z">
        <w:r>
          <w:t xml:space="preserve"> </w:t>
        </w:r>
      </w:ins>
      <w:ins w:id="4107" w:author="PR Preview" w:date="2026-01-01T00:00:00Z">
        <w:r>
          <w:t xml:space="preserve">which leaves it out of the</w:t>
        </w:r>
      </w:ins>
      <w:ins w:id="4108" w:author="PR Preview" w:date="2026-01-01T00:00:00Z">
        <w:r>
          <w:t xml:space="preserve"> </w:t>
        </w:r>
      </w:ins>
      <w:ins w:id="4109" w:author="PR Preview" w:date="2026-01-01T00:00:00Z">
        <w:r>
          <w:rPr>
            <w:rStyle w:val="VerbatimChar"/>
          </w:rPr>
          <w:t xml:space="preserve">export()</w:t>
        </w:r>
      </w:ins>
      <w:ins w:id="4110" w:author="PR Preview" w:date="2026-01-01T00:00:00Z">
        <w:r>
          <w:t xml:space="preserve"> </w:t>
        </w:r>
      </w:ins>
      <w:ins w:id="4111" w:author="PR Preview" w:date="2026-01-01T00:00:00Z">
        <w:r>
          <w:t xml:space="preserve">directives in</w:t>
        </w:r>
      </w:ins>
      <w:ins w:id="4112" w:author="PR Preview" w:date="2026-01-01T00:00:00Z">
        <w:r>
          <w:t xml:space="preserve"> </w:t>
        </w:r>
      </w:ins>
      <w:ins w:id="4113" w:author="PR Preview" w:date="2026-01-01T00:00:00Z">
        <w:r>
          <w:rPr>
            <w:rStyle w:val="VerbatimChar"/>
          </w:rPr>
          <w:t xml:space="preserve">NAMESPACE</w:t>
        </w:r>
      </w:ins>
      <w:ins w:id="4114" w:author="PR Preview" w:date="2026-01-01T00:00:00Z">
        <w:r>
          <w:t xml:space="preserve"> </w:t>
        </w:r>
      </w:ins>
      <w:ins w:id="4115" w:author="PR Preview" w:date="2026-01-01T00:00:00Z">
        <w:r>
          <w:t xml:space="preserve">(the function is still in the package namespace, which is why</w:t>
        </w:r>
      </w:ins>
      <w:ins w:id="4116" w:author="PR Preview" w:date="2026-01-01T00:00:00Z">
        <w:r>
          <w:t xml:space="preserve"> </w:t>
        </w:r>
      </w:ins>
      <w:ins w:id="4117" w:author="PR Preview" w:date="2026-01-01T00:00:00Z">
        <w:r>
          <w:rPr>
            <w:rStyle w:val="VerbatimChar"/>
          </w:rPr>
          <w:t xml:space="preserve">pkg:::fn</w:t>
        </w:r>
      </w:ins>
      <w:ins w:id="4118" w:author="PR Preview" w:date="2026-01-01T00:00:00Z">
        <w:r>
          <w:t xml:space="preserve"> </w:t>
        </w:r>
      </w:ins>
      <w:ins w:id="4119" w:author="PR Preview" w:date="2026-01-01T00:00:00Z">
        <w:r>
          <w:t xml:space="preserve">works).</w:t>
        </w:r>
      </w:ins>
      <w:ins w:id="4120" w:author="PR Preview" w:date="2026-01-01T00:00:00Z">
        <w:r>
          <w:t xml:space="preserve"> </w:t>
        </w:r>
      </w:ins>
      <w:ins w:id="4121" w:author="PR Preview" w:date="2026-01-01T00:00:00Z">
        <w:r>
          <w:t xml:space="preserve">Once the function is non-exported, two roxygen tags control how its documentation</w:t>
        </w:r>
      </w:ins>
      <w:ins w:id="4122" w:author="PR Preview" w:date="2026-01-01T00:00:00Z">
        <w:r>
          <w:t xml:space="preserve"> </w:t>
        </w:r>
      </w:ins>
      <w:ins w:id="4123" w:author="PR Preview" w:date="2026-01-01T00:00:00Z">
        <w:r>
          <w:t xml:space="preserve">is generated and indexed, and they behave differently:</w:t>
        </w:r>
      </w:ins>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ins w:id="4124" w:author="PR Preview" w:date="2026-01-01T00:00:00Z">
        <w:r>
          <w:rPr>
            <w:b/>
            <w:bCs/>
          </w:rPr>
          <w:t xml:space="preserve">Prefer</w:t>
        </w:r>
      </w:ins>
      <w:ins w:id="4125" w:author="PR Preview" w:date="2026-01-01T00:00:00Z">
        <w:r>
          <w:rPr>
            <w:b/>
            <w:bCs/>
          </w:rPr>
          <w:t xml:space="preserve"> </w:t>
        </w:r>
      </w:ins>
      <w:ins w:id="4126" w:author="PR Preview" w:date="2026-01-01T00:00:00Z">
        <w:r>
          <w:rPr>
            <w:rStyle w:val="VerbatimChar"/>
            <w:b/>
            <w:bCs/>
          </w:rPr>
          <w:t xml:space="preserve">@keywords internal</w:t>
        </w:r>
      </w:ins>
      <w:ins w:id="4127" w:author="PR Preview" w:date="2026-01-01T00:00:00Z">
        <w:r>
          <w:rPr>
            <w:b/>
            <w:bCs/>
          </w:rPr>
          <w:t xml:space="preserve"> </w:t>
        </w:r>
      </w:ins>
      <w:ins w:id="4128" w:author="PR Preview" w:date="2026-01-01T00:00:00Z">
        <w:r>
          <w:rPr>
            <w:b/>
            <w:bCs/>
          </w:rPr>
          <w:t xml:space="preserve">for any helper that isn’t part of the</w:t>
        </w:r>
      </w:ins>
      <w:ins w:id="4129" w:author="PR Preview" w:date="2026-01-01T00:00:00Z">
        <w:r>
          <w:rPr>
            <w:b/>
            <w:bCs/>
          </w:rPr>
          <w:t xml:space="preserve"> </w:t>
        </w:r>
      </w:ins>
      <w:ins w:id="4130" w:author="PR Preview" w:date="2026-01-01T00:00:00Z">
        <w:r>
          <w:rPr>
            <w:b/>
            <w:bCs/>
          </w:rPr>
          <w:t xml:space="preserve">package’s public API.</w:t>
        </w:r>
      </w:ins>
    </w:p>
    <w:p>
      <w:pPr>
        <w:pStyle w:val="BodyText"/>
      </w:pPr>
      <w:ins w:id="4131" w:author="PR Preview" w:date="2026-01-01T00:00:00Z">
        <w:r>
          <w:t xml:space="preserve">For more on these tags, see the</w:t>
        </w:r>
      </w:ins>
      <w:ins w:id="4132" w:author="PR Preview" w:date="2026-01-01T00:00:00Z">
        <w:r>
          <w:t xml:space="preserve"> </w:t>
        </w:r>
      </w:ins>
      <w:hyperlink r:id="rId122">
        <w:ins w:id="4133" w:author="PR Preview" w:date="2026-01-01T00:00:00Z">
          <w:r>
            <w:rPr>
              <w:rStyle w:val="Hyperlink"/>
            </w:rPr>
            <w:t xml:space="preserve">roxygen2 documentation</w:t>
          </w:r>
        </w:ins>
      </w:hyperlink>
      <w:ins w:id="4134" w:author="PR Preview" w:date="2026-01-01T00:00:00Z">
        <w:r>
          <w:t xml:space="preserve"> </w:t>
        </w:r>
      </w:ins>
      <w:ins w:id="4135" w:author="PR Preview" w:date="2026-01-01T00:00:00Z">
        <w:r>
          <w:t xml:space="preserve">and</w:t>
        </w:r>
      </w:ins>
      <w:ins w:id="4136" w:author="PR Preview" w:date="2026-01-01T00:00:00Z">
        <w:r>
          <w:t xml:space="preserve"> </w:t>
        </w:r>
      </w:ins>
      <w:hyperlink r:id="rId123">
        <w:ins w:id="4137" w:author="PR Preview" w:date="2026-01-01T00:00:00Z">
          <w:r>
            <w:rPr>
              <w:rStyle w:val="Hyperlink"/>
            </w:rPr>
            <w:t xml:space="preserve">R Packages (2e): Function documentation</w:t>
          </w:r>
        </w:ins>
      </w:hyperlink>
      <w:ins w:id="4138" w:author="PR Preview" w:date="2026-01-01T00:00:00Z">
        <w:r>
          <w:t xml:space="preserve">.</w:t>
        </w:r>
      </w:ins>
      <w:ins w:id="4139" w:author="PR Preview" w:date="2026-01-01T00:00:00Z">
        <w:r>
          <w:t xml:space="preserve"> </w:t>
        </w:r>
      </w:ins>
      <w:ins w:id="4140" w:author="PR Preview" w:date="2026-01-01T00:00:00Z">
        <w:r>
          <w:t xml:space="preserve">You still get a real</w:t>
        </w:r>
      </w:ins>
      <w:ins w:id="4141" w:author="PR Preview" w:date="2026-01-01T00:00:00Z">
        <w:r>
          <w:t xml:space="preserve"> </w:t>
        </w:r>
      </w:ins>
      <w:ins w:id="4142" w:author="PR Preview" w:date="2026-01-01T00:00:00Z">
        <w:r>
          <w:rPr>
            <w:rStyle w:val="VerbatimChar"/>
          </w:rPr>
          <w:t xml:space="preserve">.Rd</w:t>
        </w:r>
      </w:ins>
      <w:ins w:id="4143" w:author="PR Preview" w:date="2026-01-01T00:00:00Z">
        <w:r>
          <w:t xml:space="preserve"> </w:t>
        </w:r>
      </w:ins>
      <w:ins w:id="4144" w:author="PR Preview" w:date="2026-01-01T00:00:00Z">
        <w:r>
          <w:t xml:space="preserve">file —</w:t>
        </w:r>
      </w:ins>
      <w:ins w:id="4145" w:author="PR Preview" w:date="2026-01-01T00:00:00Z">
        <w:r>
          <w:t xml:space="preserve"> </w:t>
        </w:r>
      </w:ins>
      <w:ins w:id="4146" w:author="PR Preview" w:date="2026-01-01T00:00:00Z">
        <w:r>
          <w:t xml:space="preserve">so future maintainers (or future-you) can run</w:t>
        </w:r>
      </w:ins>
      <w:ins w:id="4147" w:author="PR Preview" w:date="2026-01-01T00:00:00Z">
        <w:r>
          <w:t xml:space="preserve"> </w:t>
        </w:r>
      </w:ins>
      <w:ins w:id="4148" w:author="PR Preview" w:date="2026-01-01T00:00:00Z">
        <w:r>
          <w:rPr>
            <w:rStyle w:val="VerbatimChar"/>
          </w:rPr>
          <w:t xml:space="preserve">?pkg:::internal_helper</w:t>
        </w:r>
      </w:ins>
      <w:ins w:id="4149" w:author="PR Preview" w:date="2026-01-01T00:00:00Z">
        <w:r>
          <w:t xml:space="preserve"> </w:t>
        </w:r>
      </w:ins>
      <w:ins w:id="4150" w:author="PR Preview" w:date="2026-01-01T00:00:00Z">
        <w:r>
          <w:t xml:space="preserve">and see</w:t>
        </w:r>
      </w:ins>
      <w:ins w:id="4151" w:author="PR Preview" w:date="2026-01-01T00:00:00Z">
        <w:r>
          <w:t xml:space="preserve"> </w:t>
        </w:r>
      </w:ins>
      <w:ins w:id="4152" w:author="PR Preview" w:date="2026-01-01T00:00:00Z">
        <w:r>
          <w:t xml:space="preserve">the documentation —</w:t>
        </w:r>
      </w:ins>
      <w:ins w:id="4153" w:author="PR Preview" w:date="2026-01-01T00:00:00Z">
        <w:r>
          <w:t xml:space="preserve"> </w:t>
        </w:r>
      </w:ins>
      <w:ins w:id="4154" w:author="PR Preview" w:date="2026-01-01T00:00:00Z">
        <w:r>
          <w:t xml:space="preserve">but the function stays out of the pkgdown reference and the package’s</w:t>
        </w:r>
      </w:ins>
      <w:ins w:id="4155" w:author="PR Preview" w:date="2026-01-01T00:00:00Z">
        <w:r>
          <w:t xml:space="preserve"> </w:t>
        </w:r>
      </w:ins>
      <w:ins w:id="4156" w:author="PR Preview" w:date="2026-01-01T00:00:00Z">
        <w:r>
          <w:t xml:space="preserve">main help page.</w:t>
        </w:r>
      </w:ins>
    </w:p>
    <w:p>
      <w:pPr>
        <w:pStyle w:val="BodyText"/>
      </w:pPr>
      <w:ins w:id="4157" w:author="PR Preview" w:date="2026-01-01T00:00:00Z">
        <w:r>
          <w:rPr>
            <w:rStyle w:val="VerbatimChar"/>
          </w:rPr>
          <w:t xml:space="preserve">@noRd</w:t>
        </w:r>
      </w:ins>
      <w:ins w:id="4158" w:author="PR Preview" w:date="2026-01-01T00:00:00Z">
        <w:r>
          <w:t xml:space="preserve"> </w:t>
        </w:r>
      </w:ins>
      <w:ins w:id="4159" w:author="PR Preview" w:date="2026-01-01T00:00:00Z">
        <w:r>
          <w:t xml:space="preserve">is for cases where you genuinely don’t want documentation to</w:t>
        </w:r>
      </w:ins>
      <w:ins w:id="4160" w:author="PR Preview" w:date="2026-01-01T00:00:00Z">
        <w:r>
          <w:t xml:space="preserve"> </w:t>
        </w:r>
      </w:ins>
      <w:ins w:id="4161" w:author="PR Preview" w:date="2026-01-01T00:00:00Z">
        <w:r>
          <w:t xml:space="preserve">exist at all</w:t>
        </w:r>
      </w:ins>
      <w:ins w:id="4162" w:author="PR Preview" w:date="2026-01-01T00:00:00Z">
        <w:r>
          <w:t xml:space="preserve"> </w:t>
        </w:r>
      </w:ins>
      <w:ins w:id="4163" w:author="PR Preview" w:date="2026-01-01T00:00:00Z">
        <w:r>
          <w:t xml:space="preserve">(e.g., a one-line internal shim where the docstring would be longer than</w:t>
        </w:r>
      </w:ins>
      <w:ins w:id="4164" w:author="PR Preview" w:date="2026-01-01T00:00:00Z">
        <w:r>
          <w:t xml:space="preserve"> </w:t>
        </w:r>
      </w:ins>
      <w:ins w:id="4165" w:author="PR Preview" w:date="2026-01-01T00:00:00Z">
        <w:r>
          <w:t xml:space="preserve">the function).</w:t>
        </w:r>
      </w:ins>
      <w:ins w:id="4166" w:author="PR Preview" w:date="2026-01-01T00:00:00Z">
        <w:r>
          <w:t xml:space="preserve"> </w:t>
        </w:r>
      </w:ins>
      <w:ins w:id="4167" w:author="PR Preview" w:date="2026-01-01T00:00:00Z">
        <w:r>
          <w:t xml:space="preserve">Reach for it sparingly.</w:t>
        </w:r>
      </w:ins>
    </w:p>
    <w:p>
      <w:pPr>
        <w:pStyle w:val="BodyText"/>
      </w:pPr>
      <w:ins w:id="4168" w:author="PR Preview" w:date="2026-01-01T00:00:00Z">
        <w:r>
          <w:rPr>
            <w:b/>
            <w:bCs/>
          </w:rPr>
          <w:t xml:space="preserve">Example:</w:t>
        </w:r>
      </w:ins>
    </w:p>
    <w:p>
      <w:pPr>
        <w:pStyle w:val="SourceCode"/>
      </w:pPr>
      <w:ins w:id="4169" w:author="PR Preview" w:date="2026-01-01T00:00:00Z">
        <w:r>
          <w:rPr>
            <w:rStyle w:val="CommentTok"/>
          </w:rPr>
          <w:t xml:space="preserve">#' Compute the per-row score</w:t>
        </w:r>
      </w:ins>
      <w:ins w:id="4170" w:author="PR Preview" w:date="2026-01-01T00:00:00Z">
        <w:r>
          <w:br/>
        </w:r>
      </w:ins>
      <w:ins w:id="4171" w:author="PR Preview" w:date="2026-01-01T00:00:00Z">
        <w:r>
          <w:rPr>
            <w:rStyle w:val="CommentTok"/>
          </w:rPr>
          <w:t xml:space="preserve">#'</w:t>
        </w:r>
      </w:ins>
      <w:ins w:id="4172" w:author="PR Preview" w:date="2026-01-01T00:00:00Z">
        <w:r>
          <w:br/>
        </w:r>
      </w:ins>
      <w:ins w:id="4173" w:author="PR Preview" w:date="2026-01-01T00:00:00Z">
        <w:r>
          <w:rPr>
            <w:rStyle w:val="CommentTok"/>
          </w:rPr>
          <w:t xml:space="preserve">#' Internal worker for [public_summary()].</w:t>
        </w:r>
      </w:ins>
      <w:ins w:id="4174" w:author="PR Preview" w:date="2026-01-01T00:00:00Z">
        <w:r>
          <w:br/>
        </w:r>
      </w:ins>
      <w:ins w:id="4175" w:author="PR Preview" w:date="2026-01-01T00:00:00Z">
        <w:r>
          <w:rPr>
            <w:rStyle w:val="CommentTok"/>
          </w:rPr>
          <w:t xml:space="preserve">#'</w:t>
        </w:r>
      </w:ins>
      <w:ins w:id="4176" w:author="PR Preview" w:date="2026-01-01T00:00:00Z">
        <w:r>
          <w:br/>
        </w:r>
      </w:ins>
      <w:ins w:id="4177" w:author="PR Preview" w:date="2026-01-01T00:00:00Z">
        <w:r>
          <w:rPr>
            <w:rStyle w:val="CommentTok"/>
          </w:rPr>
          <w:t xml:space="preserve">#' @param row A one-row data frame.</w:t>
        </w:r>
      </w:ins>
      <w:ins w:id="4178" w:author="PR Preview" w:date="2026-01-01T00:00:00Z">
        <w:r>
          <w:br/>
        </w:r>
      </w:ins>
      <w:ins w:id="4179" w:author="PR Preview" w:date="2026-01-01T00:00:00Z">
        <w:r>
          <w:rPr>
            <w:rStyle w:val="CommentTok"/>
          </w:rPr>
          <w:t xml:space="preserve">#' @returns A numeric scalar.</w:t>
        </w:r>
      </w:ins>
      <w:ins w:id="4180" w:author="PR Preview" w:date="2026-01-01T00:00:00Z">
        <w:r>
          <w:br/>
        </w:r>
      </w:ins>
      <w:ins w:id="4181" w:author="PR Preview" w:date="2026-01-01T00:00:00Z">
        <w:r>
          <w:rPr>
            <w:rStyle w:val="CommentTok"/>
          </w:rPr>
          <w:t xml:space="preserve">#'</w:t>
        </w:r>
      </w:ins>
      <w:ins w:id="4182" w:author="PR Preview" w:date="2026-01-01T00:00:00Z">
        <w:r>
          <w:br/>
        </w:r>
      </w:ins>
      <w:ins w:id="4183" w:author="PR Preview" w:date="2026-01-01T00:00:00Z">
        <w:r>
          <w:rPr>
            <w:rStyle w:val="CommentTok"/>
          </w:rPr>
          <w:t xml:space="preserve">#' @keywords internal</w:t>
        </w:r>
      </w:ins>
      <w:ins w:id="4184" w:author="PR Preview" w:date="2026-01-01T00:00:00Z">
        <w:r>
          <w:br/>
        </w:r>
      </w:ins>
      <w:ins w:id="4185" w:author="PR Preview" w:date="2026-01-01T00:00:00Z">
        <w:r>
          <w:rPr>
            <w:rStyle w:val="NormalTok"/>
          </w:rPr>
          <w:t xml:space="preserve">score_one_row </w:t>
        </w:r>
      </w:ins>
      <w:ins w:id="4186" w:author="PR Preview" w:date="2026-01-01T00:00:00Z">
        <w:r>
          <w:rPr>
            <w:rStyle w:val="OtherTok"/>
          </w:rPr>
          <w:t xml:space="preserve">&lt;-</w:t>
        </w:r>
      </w:ins>
      <w:ins w:id="4187" w:author="PR Preview" w:date="2026-01-01T00:00:00Z">
        <w:r>
          <w:rPr>
            <w:rStyle w:val="NormalTok"/>
          </w:rPr>
          <w:t xml:space="preserve"> </w:t>
        </w:r>
      </w:ins>
      <w:ins w:id="4188" w:author="PR Preview" w:date="2026-01-01T00:00:00Z">
        <w:r>
          <w:rPr>
            <w:rStyle w:val="ControlFlowTok"/>
          </w:rPr>
          <w:t xml:space="preserve">function</w:t>
        </w:r>
      </w:ins>
      <w:ins w:id="4189" w:author="PR Preview" w:date="2026-01-01T00:00:00Z">
        <w:r>
          <w:rPr>
            <w:rStyle w:val="NormalTok"/>
          </w:rPr>
          <w:t xml:space="preserve">(row) {</w:t>
        </w:r>
      </w:ins>
      <w:ins w:id="4190" w:author="PR Preview" w:date="2026-01-01T00:00:00Z">
        <w:r>
          <w:br/>
        </w:r>
      </w:ins>
      <w:ins w:id="4191" w:author="PR Preview" w:date="2026-01-01T00:00:00Z">
        <w:r>
          <w:rPr>
            <w:rStyle w:val="NormalTok"/>
          </w:rPr>
          <w:t xml:space="preserve">  </w:t>
        </w:r>
      </w:ins>
      <w:ins w:id="4192" w:author="PR Preview" w:date="2026-01-01T00:00:00Z">
        <w:r>
          <w:rPr>
            <w:rStyle w:val="DocumentationTok"/>
          </w:rPr>
          <w:t xml:space="preserve">### function code here</w:t>
        </w:r>
      </w:ins>
      <w:ins w:id="4193" w:author="PR Preview" w:date="2026-01-01T00:00:00Z">
        <w:r>
          <w:br/>
        </w:r>
      </w:ins>
      <w:ins w:id="4194" w:author="PR Preview" w:date="2026-01-01T00:00:00Z">
        <w:r>
          <w:rPr>
            <w:rStyle w:val="NormalTok"/>
          </w:rPr>
          <w:t xml:space="preserve">}</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ins w:id="4195" w:author="PR Preview" w:date="2026-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ins w:id="4196" w:author="PR Preview" w:date="2026-01-01T00:00:00Z">
        <w:r>
          <w:t xml:space="preserve">14.4 Script headers</w:t>
        </w:r>
      </w:ins>
    </w:p>
    <w:p>
      <w:pPr>
        <w:pStyle w:val="FirstParagraph"/>
      </w:pPr>
      <w:ins w:id="4197" w:author="PR Preview" w:date="2026-01-01T00:00:00Z">
        <w:r>
          <w:t xml:space="preserve">Every file in a project that doesn’t have roxygen function documentation</w:t>
        </w:r>
      </w:ins>
      <w:ins w:id="4198" w:author="PR Preview" w:date="2026-01-01T00:00:00Z">
        <w:r>
          <w:t xml:space="preserve"> </w:t>
        </w:r>
      </w:ins>
      <w:ins w:id="4199" w:author="PR Preview" w:date="2026-01-01T00:00:00Z">
        <w:r>
          <w:t xml:space="preserve">should at least have a header that allows it to be interpreted on its own.</w:t>
        </w:r>
      </w:ins>
      <w:ins w:id="4200" w:author="PR Preview" w:date="2026-01-01T00:00:00Z">
        <w:r>
          <w:t xml:space="preserve"> </w:t>
        </w:r>
      </w:ins>
      <w:ins w:id="4201" w:author="PR Preview" w:date="2026-01-01T00:00:00Z">
        <w:r>
          <w:t xml:space="preserve">It should include the name of the project and a short description for what this file (among the many in your project) does specifically.</w:t>
        </w:r>
      </w:ins>
      <w:ins w:id="4202" w:author="PR Preview" w:date="2026-01-01T00:00:00Z">
        <w:r>
          <w:t xml:space="preserve"> </w:t>
        </w:r>
      </w:ins>
      <w:ins w:id="4203" w:author="PR Preview" w:date="2026-01-01T00:00:00Z">
        <w:r>
          <w:t xml:space="preserve">You may optionally wish to include the inputs and outputs of the script as well, though the next section makes this significantly less necessary.</w:t>
        </w:r>
      </w:ins>
    </w:p>
    <w:p>
      <w:pPr>
        <w:pStyle w:val="SourceCode"/>
      </w:pPr>
      <w:ins w:id="4204" w:author="PR Preview" w:date="2026-01-01T00:00:00Z">
        <w:r>
          <w:rPr>
            <w:rStyle w:val="VerbatimChar"/>
          </w:rPr>
          <w:t xml:space="preserve">################################################################################</w:t>
        </w:r>
      </w:ins>
      <w:ins w:id="4205" w:author="PR Preview" w:date="2026-01-01T00:00:00Z">
        <w:r>
          <w:br/>
        </w:r>
      </w:ins>
      <w:ins w:id="4206" w:author="PR Preview" w:date="2026-01-01T00:00:00Z">
        <w:r>
          <w:rPr>
            <w:rStyle w:val="VerbatimChar"/>
          </w:rPr>
          <w:t xml:space="preserve"># @Organization - Example Organization</w:t>
        </w:r>
      </w:ins>
      <w:ins w:id="4207" w:author="PR Preview" w:date="2026-01-01T00:00:00Z">
        <w:r>
          <w:br/>
        </w:r>
      </w:ins>
      <w:ins w:id="4208" w:author="PR Preview" w:date="2026-01-01T00:00:00Z">
        <w:r>
          <w:rPr>
            <w:rStyle w:val="VerbatimChar"/>
          </w:rPr>
          <w:t xml:space="preserve"># @Project - Example Project</w:t>
        </w:r>
      </w:ins>
      <w:ins w:id="4209" w:author="PR Preview" w:date="2026-01-01T00:00:00Z">
        <w:r>
          <w:br/>
        </w:r>
      </w:ins>
      <w:ins w:id="4210" w:author="PR Preview" w:date="2026-01-01T00:00:00Z">
        <w:r>
          <w:rPr>
            <w:rStyle w:val="VerbatimChar"/>
          </w:rPr>
          <w:t xml:space="preserve"># @Description - This file is responsible for [...]</w:t>
        </w:r>
      </w:ins>
      <w:ins w:id="4211" w:author="PR Preview" w:date="2026-01-01T00:00:00Z">
        <w:r>
          <w:br/>
        </w:r>
      </w:ins>
      <w:ins w:id="4212" w:author="PR Preview" w:date="2026-01-01T00:00:00Z">
        <w:r>
          <w:rPr>
            <w:rStyle w:val="VerbatimChar"/>
          </w:rPr>
          <w:t xml:space="preserve">################################################################################</w:t>
        </w:r>
      </w:ins>
    </w:p>
    <w:bookmarkEnd w:id="129"/>
    <w:bookmarkStart w:id="131" w:name="sections-and-subsections"/>
    <w:p>
      <w:pPr>
        <w:pStyle w:val="Heading3"/>
      </w:pPr>
      <w:ins w:id="4213" w:author="PR Preview" w:date="2026-01-01T00:00:00Z">
        <w:r>
          <w:t xml:space="preserve">14.5 Sections and subsections</w:t>
        </w:r>
      </w:ins>
    </w:p>
    <w:p>
      <w:pPr>
        <w:pStyle w:val="FirstParagraph"/>
      </w:pPr>
      <w:ins w:id="4214" w:author="PR Preview" w:date="2026-01-01T00:00:00Z">
        <w:r>
          <w:t xml:space="preserve">Rstudio (</w:t>
        </w:r>
      </w:ins>
      <w:hyperlink r:id="rId130">
        <w:ins w:id="4215" w:author="PR Preview" w:date="2026-01-01T00:00:00Z">
          <w:r>
            <w:rPr>
              <w:rStyle w:val="Hyperlink"/>
            </w:rPr>
            <w:t xml:space="preserve">v1.4 or more recent</w:t>
          </w:r>
        </w:ins>
      </w:hyperlink>
      <w:ins w:id="4216" w:author="PR Preview" w:date="2026-01-01T00:00:00Z">
        <w:r>
          <w:t xml:space="preserve">) supports the use of Sections and Subsections. You can easily navigate through longer scripts using the navigation pane in RStudio, as shown on the right below.</w:t>
        </w:r>
      </w:ins>
    </w:p>
    <w:p>
      <w:pPr>
        <w:pStyle w:val="SourceCode"/>
      </w:pPr>
      <w:ins w:id="4217" w:author="PR Preview" w:date="2026-01-01T00:00:00Z">
        <w:r>
          <w:rPr>
            <w:rStyle w:val="VerbatimChar"/>
          </w:rPr>
          <w:t xml:space="preserve"># Section -------</w:t>
        </w:r>
      </w:ins>
      <w:ins w:id="4218" w:author="PR Preview" w:date="2026-01-01T00:00:00Z">
        <w:r>
          <w:br/>
        </w:r>
      </w:ins>
      <w:ins w:id="4219" w:author="PR Preview" w:date="2026-01-01T00:00:00Z">
        <w:r>
          <w:br/>
        </w:r>
      </w:ins>
      <w:ins w:id="4220" w:author="PR Preview" w:date="2026-01-01T00:00:00Z">
        <w:r>
          <w:rPr>
            <w:rStyle w:val="VerbatimChar"/>
          </w:rPr>
          <w:t xml:space="preserve">## Subsection -------</w:t>
        </w:r>
      </w:ins>
      <w:ins w:id="4221" w:author="PR Preview" w:date="2026-01-01T00:00:00Z">
        <w:r>
          <w:br/>
        </w:r>
      </w:ins>
      <w:ins w:id="4222" w:author="PR Preview" w:date="2026-01-01T00:00:00Z">
        <w:r>
          <w:br/>
        </w:r>
      </w:ins>
      <w:ins w:id="4223" w:author="PR Preview" w:date="2026-01-01T00:00:00Z">
        <w:r>
          <w:rPr>
            <w:rStyle w:val="VerbatimChar"/>
          </w:rPr>
          <w:t xml:space="preserve">### Sub-subsection -------</w:t>
        </w:r>
      </w:ins>
    </w:p>
    <w:bookmarkEnd w:id="131"/>
    <w:bookmarkStart w:id="133" w:name="code-folding"/>
    <w:p>
      <w:pPr>
        <w:pStyle w:val="Heading3"/>
      </w:pPr>
      <w:ins w:id="4224" w:author="PR Preview" w:date="2026-01-01T00:00:00Z">
        <w:r>
          <w:t xml:space="preserve">14.6 Code folding</w:t>
        </w:r>
      </w:ins>
    </w:p>
    <w:p>
      <w:pPr>
        <w:pStyle w:val="FirstParagraph"/>
      </w:pPr>
      <w:ins w:id="4225" w:author="PR Preview" w:date="2026-01-01T00:00:00Z">
        <w:r>
          <w:t xml:space="preserve">Consider using RStudio’s</w:t>
        </w:r>
      </w:ins>
      <w:ins w:id="4226" w:author="PR Preview" w:date="2026-01-01T00:00:00Z">
        <w:r>
          <w:t xml:space="preserve"> </w:t>
        </w:r>
      </w:ins>
      <w:hyperlink r:id="rId132">
        <w:ins w:id="4227" w:author="PR Preview" w:date="2026-01-01T00:00:00Z">
          <w:r>
            <w:rPr>
              <w:rStyle w:val="Hyperlink"/>
            </w:rPr>
            <w:t xml:space="preserve">code folding</w:t>
          </w:r>
        </w:ins>
      </w:hyperlink>
      <w:ins w:id="4228" w:author="PR Preview" w:date="2026-01-01T00:00:00Z">
        <w:r>
          <w:t xml:space="preserve"> </w:t>
        </w:r>
      </w:ins>
      <w:ins w:id="4229" w:author="PR Preview" w:date="2026-01-01T00:00:00Z">
        <w:r>
          <w:t xml:space="preserve">feature to collapse and expand different sections of your code. Any comment line with at least four trailing dashes (-), equal signs (=), or pound signs (#) automatically creates a code section. For example:</w:t>
        </w:r>
      </w:ins>
    </w:p>
    <w:bookmarkEnd w:id="133"/>
    <w:bookmarkStart w:id="135" w:name="comments-in-the-body-of-your-code"/>
    <w:p>
      <w:pPr>
        <w:pStyle w:val="Heading3"/>
      </w:pPr>
      <w:ins w:id="4230" w:author="PR Preview" w:date="2026-01-01T00:00:00Z">
        <w:r>
          <w:t xml:space="preserve">14.7 Comments in the body of your code</w:t>
        </w:r>
      </w:ins>
    </w:p>
    <w:p>
      <w:pPr>
        <w:pStyle w:val="FirstParagraph"/>
      </w:pPr>
      <w:ins w:id="4231" w:author="PR Preview" w:date="2026-01-01T00:00:00Z">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ins>
      <w:ins w:id="4232" w:author="PR Preview" w:date="2026-01-01T00:00:00Z">
        <w:r>
          <w:t xml:space="preserve"> </w:t>
        </w:r>
      </w:ins>
      <w:hyperlink r:id="rId134">
        <w:ins w:id="4233" w:author="PR Preview" w:date="2026-01-01T00:00:00Z">
          <w:r>
            <w:rPr>
              <w:rStyle w:val="Hyperlink"/>
            </w:rPr>
            <w:t xml:space="preserve">this file</w:t>
          </w:r>
        </w:ins>
      </w:hyperlink>
      <w:ins w:id="4234" w:author="PR Preview" w:date="2026-01-01T00:00:00Z">
        <w:r>
          <w:t xml:space="preserve"> </w:t>
        </w:r>
      </w:ins>
      <w:ins w:id="4235" w:author="PR Preview" w:date="2026-01-01T00:00:00Z">
        <w:r>
          <w:t xml:space="preserve">for an example of how to comment your code and notice that comments are always in the form of:</w:t>
        </w:r>
      </w:ins>
    </w:p>
    <w:p>
      <w:pPr>
        <w:pStyle w:val="SourceCode"/>
      </w:pPr>
      <w:ins w:id="4236" w:author="PR Preview" w:date="2026-01-01T00:00:00Z">
        <w:r>
          <w:rPr>
            <w:rStyle w:val="VerbatimChar"/>
          </w:rPr>
          <w:t xml:space="preserve"># This is a comment -- first letter is capitalized and spaced away from the pound sign</w:t>
        </w:r>
      </w:ins>
    </w:p>
    <w:bookmarkEnd w:id="135"/>
    <w:bookmarkStart w:id="139" w:name="sec-variable-labels"/>
    <w:p>
      <w:pPr>
        <w:pStyle w:val="Heading3"/>
      </w:pPr>
      <w:ins w:id="4237" w:author="PR Preview" w:date="2026-01-01T00:00:00Z">
        <w:r>
          <w:t xml:space="preserve">14.8 Variable labels</w:t>
        </w:r>
      </w:ins>
    </w:p>
    <w:p>
      <w:pPr>
        <w:pStyle w:val="FirstParagraph"/>
      </w:pPr>
      <w:ins w:id="4238" w:author="PR Preview" w:date="2026-01-01T00:00:00Z">
        <w:r>
          <w:t xml:space="preserve">Add a descriptive label as soon as you create each key variable</w:t>
        </w:r>
      </w:ins>
      <w:ins w:id="4239" w:author="PR Preview" w:date="2026-01-01T00:00:00Z">
        <w:r>
          <w:t xml:space="preserve"> </w:t>
        </w:r>
      </w:ins>
      <w:ins w:id="4240" w:author="PR Preview" w:date="2026-01-01T00:00:00Z">
        <w:r>
          <w:t xml:space="preserve">(any variable that might end up in a figure, table, or output model).</w:t>
        </w:r>
      </w:ins>
      <w:ins w:id="4241" w:author="PR Preview" w:date="2026-01-01T00:00:00Z">
        <w:r>
          <w:t xml:space="preserve"> </w:t>
        </w:r>
      </w:ins>
      <w:ins w:id="4242" w:author="PR Preview" w:date="2026-01-01T00:00:00Z">
        <w:r>
          <w:t xml:space="preserve">The label should explicitly include measurement units where applicable.</w:t>
        </w:r>
      </w:ins>
    </w:p>
    <w:p>
      <w:pPr>
        <w:pStyle w:val="BodyText"/>
      </w:pPr>
      <w:ins w:id="4243" w:author="PR Preview" w:date="2026-01-01T00:00:00Z">
        <w:r>
          <w:t xml:space="preserve">In R, prefer the</w:t>
        </w:r>
      </w:ins>
      <w:ins w:id="4244" w:author="PR Preview" w:date="2026-01-01T00:00:00Z">
        <w:r>
          <w:t xml:space="preserve"> </w:t>
        </w:r>
      </w:ins>
      <w:hyperlink r:id="rId136">
        <w:ins w:id="4245" w:author="PR Preview" w:date="2026-01-01T00:00:00Z">
          <w:r>
            <w:rPr>
              <w:rStyle w:val="VerbatimChar"/>
            </w:rPr>
            <w:t xml:space="preserve">{labelled}</w:t>
          </w:r>
        </w:ins>
      </w:hyperlink>
      <w:ins w:id="4246" w:author="PR Preview" w:date="2026-01-01T00:00:00Z">
        <w:r>
          <w:t xml:space="preserve"> </w:t>
        </w:r>
      </w:ins>
      <w:ins w:id="4247" w:author="PR Preview" w:date="2026-01-01T00:00:00Z">
        <w:r>
          <w:t xml:space="preserve">package</w:t>
        </w:r>
      </w:ins>
      <w:ins w:id="4248" w:author="PR Preview" w:date="2026-01-01T00:00:00Z">
        <w:r>
          <w:t xml:space="preserve"> </w:t>
        </w:r>
      </w:ins>
      <w:ins w:id="4249" w:author="PR Preview" w:date="2026-01-01T00:00:00Z">
        <w:r>
          <w:t xml:space="preserve">over raw base R attributes.</w:t>
        </w:r>
      </w:ins>
      <w:ins w:id="4250" w:author="PR Preview" w:date="2026-01-01T00:00:00Z">
        <w:r>
          <w:t xml:space="preserve"> </w:t>
        </w:r>
      </w:ins>
      <w:ins w:id="4251" w:author="PR Preview" w:date="2026-01-01T00:00:00Z">
        <w:r>
          <w:rPr>
            <w:rStyle w:val="VerbatimChar"/>
          </w:rPr>
          <w:t xml:space="preserve">{labelled}</w:t>
        </w:r>
      </w:ins>
      <w:ins w:id="4252" w:author="PR Preview" w:date="2026-01-01T00:00:00Z">
        <w:r>
          <w:t xml:space="preserve"> </w:t>
        </w:r>
      </w:ins>
      <w:ins w:id="4253" w:author="PR Preview" w:date="2026-01-01T00:00:00Z">
        <w:r>
          <w:t xml:space="preserve">integrates seamlessly with tidyverse pipelines:</w:t>
        </w:r>
      </w:ins>
    </w:p>
    <w:p>
      <w:pPr>
        <w:pStyle w:val="SourceCode"/>
      </w:pPr>
      <w:ins w:id="4254" w:author="PR Preview" w:date="2026-01-01T00:00:00Z">
        <w:r>
          <w:rPr>
            <w:rStyle w:val="FunctionTok"/>
          </w:rPr>
          <w:t xml:space="preserve">library</w:t>
        </w:r>
      </w:ins>
      <w:ins w:id="4255" w:author="PR Preview" w:date="2026-01-01T00:00:00Z">
        <w:r>
          <w:rPr>
            <w:rStyle w:val="NormalTok"/>
          </w:rPr>
          <w:t xml:space="preserve">(labelled)</w:t>
        </w:r>
      </w:ins>
      <w:ins w:id="4256" w:author="PR Preview" w:date="2026-01-01T00:00:00Z">
        <w:r>
          <w:br/>
        </w:r>
      </w:ins>
      <w:ins w:id="4257" w:author="PR Preview" w:date="2026-01-01T00:00:00Z">
        <w:r>
          <w:br/>
        </w:r>
      </w:ins>
      <w:ins w:id="4258" w:author="PR Preview" w:date="2026-01-01T00:00:00Z">
        <w:r>
          <w:rPr>
            <w:rStyle w:val="CommentTok"/>
          </w:rPr>
          <w:t xml:space="preserve"># Set variable labels directly in a pipeline</w:t>
        </w:r>
      </w:ins>
      <w:ins w:id="4259" w:author="PR Preview" w:date="2026-01-01T00:00:00Z">
        <w:r>
          <w:br/>
        </w:r>
      </w:ins>
      <w:ins w:id="4260" w:author="PR Preview" w:date="2026-01-01T00:00:00Z">
        <w:r>
          <w:rPr>
            <w:rStyle w:val="NormalTok"/>
          </w:rPr>
          <w:t xml:space="preserve">data </w:t>
        </w:r>
      </w:ins>
      <w:ins w:id="4261" w:author="PR Preview" w:date="2026-01-01T00:00:00Z">
        <w:r>
          <w:rPr>
            <w:rStyle w:val="OtherTok"/>
          </w:rPr>
          <w:t xml:space="preserve">&lt;-</w:t>
        </w:r>
      </w:ins>
      <w:ins w:id="4262" w:author="PR Preview" w:date="2026-01-01T00:00:00Z">
        <w:r>
          <w:rPr>
            <w:rStyle w:val="NormalTok"/>
          </w:rPr>
          <w:t xml:space="preserve"> data </w:t>
        </w:r>
      </w:ins>
      <w:ins w:id="4263" w:author="PR Preview" w:date="2026-01-01T00:00:00Z">
        <w:r>
          <w:rPr>
            <w:rStyle w:val="SpecialCharTok"/>
          </w:rPr>
          <w:t xml:space="preserve">|&gt;</w:t>
        </w:r>
      </w:ins>
      <w:ins w:id="4264" w:author="PR Preview" w:date="2026-01-01T00:00:00Z">
        <w:r>
          <w:br/>
        </w:r>
      </w:ins>
      <w:ins w:id="4265" w:author="PR Preview" w:date="2026-01-01T00:00:00Z">
        <w:r>
          <w:rPr>
            <w:rStyle w:val="NormalTok"/>
          </w:rPr>
          <w:t xml:space="preserve">  </w:t>
        </w:r>
      </w:ins>
      <w:ins w:id="4266" w:author="PR Preview" w:date="2026-01-01T00:00:00Z">
        <w:r>
          <w:rPr>
            <w:rStyle w:val="FunctionTok"/>
          </w:rPr>
          <w:t xml:space="preserve">set_variable_labels</w:t>
        </w:r>
      </w:ins>
      <w:ins w:id="4267" w:author="PR Preview" w:date="2026-01-01T00:00:00Z">
        <w:r>
          <w:rPr>
            <w:rStyle w:val="NormalTok"/>
          </w:rPr>
          <w:t xml:space="preserve">(</w:t>
        </w:r>
      </w:ins>
      <w:ins w:id="4268" w:author="PR Preview" w:date="2026-01-01T00:00:00Z">
        <w:r>
          <w:br/>
        </w:r>
      </w:ins>
      <w:ins w:id="4269" w:author="PR Preview" w:date="2026-01-01T00:00:00Z">
        <w:r>
          <w:rPr>
            <w:rStyle w:val="NormalTok"/>
          </w:rPr>
          <w:t xml:space="preserve">    </w:t>
        </w:r>
      </w:ins>
      <w:ins w:id="4270" w:author="PR Preview" w:date="2026-01-01T00:00:00Z">
        <w:r>
          <w:rPr>
            <w:rStyle w:val="AttributeTok"/>
          </w:rPr>
          <w:t xml:space="preserve">blood_lead_level =</w:t>
        </w:r>
      </w:ins>
      <w:ins w:id="4271" w:author="PR Preview" w:date="2026-01-01T00:00:00Z">
        <w:r>
          <w:rPr>
            <w:rStyle w:val="NormalTok"/>
          </w:rPr>
          <w:t xml:space="preserve"> </w:t>
        </w:r>
      </w:ins>
      <w:ins w:id="4272" w:author="PR Preview" w:date="2026-01-01T00:00:00Z">
        <w:r>
          <w:rPr>
            <w:rStyle w:val="StringTok"/>
          </w:rPr>
          <w:t xml:space="preserve">"Blood lead concentration (ug/dL)"</w:t>
        </w:r>
      </w:ins>
      <w:ins w:id="4273" w:author="PR Preview" w:date="2026-01-01T00:00:00Z">
        <w:r>
          <w:rPr>
            <w:rStyle w:val="NormalTok"/>
          </w:rPr>
          <w:t xml:space="preserve">,</w:t>
        </w:r>
      </w:ins>
      <w:ins w:id="4274" w:author="PR Preview" w:date="2026-01-01T00:00:00Z">
        <w:r>
          <w:br/>
        </w:r>
      </w:ins>
      <w:ins w:id="4275" w:author="PR Preview" w:date="2026-01-01T00:00:00Z">
        <w:r>
          <w:rPr>
            <w:rStyle w:val="NormalTok"/>
          </w:rPr>
          <w:t xml:space="preserve">    </w:t>
        </w:r>
      </w:ins>
      <w:ins w:id="4276" w:author="PR Preview" w:date="2026-01-01T00:00:00Z">
        <w:r>
          <w:rPr>
            <w:rStyle w:val="AttributeTok"/>
          </w:rPr>
          <w:t xml:space="preserve">pm25_exposure =</w:t>
        </w:r>
      </w:ins>
      <w:ins w:id="4277" w:author="PR Preview" w:date="2026-01-01T00:00:00Z">
        <w:r>
          <w:rPr>
            <w:rStyle w:val="NormalTok"/>
          </w:rPr>
          <w:t xml:space="preserve"> </w:t>
        </w:r>
      </w:ins>
      <w:ins w:id="4278" w:author="PR Preview" w:date="2026-01-01T00:00:00Z">
        <w:r>
          <w:rPr>
            <w:rStyle w:val="StringTok"/>
          </w:rPr>
          <w:t xml:space="preserve">"Annual average PM2.5 exposure (ug/m^3)"</w:t>
        </w:r>
      </w:ins>
      <w:ins w:id="4279" w:author="PR Preview" w:date="2026-01-01T00:00:00Z">
        <w:r>
          <w:br/>
        </w:r>
      </w:ins>
      <w:ins w:id="4280" w:author="PR Preview" w:date="2026-01-01T00:00:00Z">
        <w:r>
          <w:rPr>
            <w:rStyle w:val="NormalTok"/>
          </w:rPr>
          <w:t xml:space="preserve">  )</w:t>
        </w:r>
      </w:ins>
      <w:ins w:id="4281" w:author="PR Preview" w:date="2026-01-01T00:00:00Z">
        <w:r>
          <w:br/>
        </w:r>
      </w:ins>
      <w:ins w:id="4282" w:author="PR Preview" w:date="2026-01-01T00:00:00Z">
        <w:r>
          <w:br/>
        </w:r>
      </w:ins>
      <w:ins w:id="4283" w:author="PR Preview" w:date="2026-01-01T00:00:00Z">
        <w:r>
          <w:rPr>
            <w:rStyle w:val="CommentTok"/>
          </w:rPr>
          <w:t xml:space="preserve"># Set a single variable label using var_label()</w:t>
        </w:r>
      </w:ins>
      <w:ins w:id="4284" w:author="PR Preview" w:date="2026-01-01T00:00:00Z">
        <w:r>
          <w:br/>
        </w:r>
      </w:ins>
      <w:ins w:id="4285" w:author="PR Preview" w:date="2026-01-01T00:00:00Z">
        <w:r>
          <w:rPr>
            <w:rStyle w:val="FunctionTok"/>
          </w:rPr>
          <w:t xml:space="preserve">var_label</w:t>
        </w:r>
      </w:ins>
      <w:ins w:id="4286" w:author="PR Preview" w:date="2026-01-01T00:00:00Z">
        <w:r>
          <w:rPr>
            <w:rStyle w:val="NormalTok"/>
          </w:rPr>
          <w:t xml:space="preserve">(data</w:t>
        </w:r>
      </w:ins>
      <w:ins w:id="4287" w:author="PR Preview" w:date="2026-01-01T00:00:00Z">
        <w:r>
          <w:rPr>
            <w:rStyle w:val="SpecialCharTok"/>
          </w:rPr>
          <w:t xml:space="preserve">$</w:t>
        </w:r>
      </w:ins>
      <w:ins w:id="4288" w:author="PR Preview" w:date="2026-01-01T00:00:00Z">
        <w:r>
          <w:rPr>
            <w:rStyle w:val="NormalTok"/>
          </w:rPr>
          <w:t xml:space="preserve">blood_lead_level) </w:t>
        </w:r>
      </w:ins>
      <w:ins w:id="4289" w:author="PR Preview" w:date="2026-01-01T00:00:00Z">
        <w:r>
          <w:rPr>
            <w:rStyle w:val="OtherTok"/>
          </w:rPr>
          <w:t xml:space="preserve">&lt;-</w:t>
        </w:r>
      </w:ins>
      <w:ins w:id="4290" w:author="PR Preview" w:date="2026-01-01T00:00:00Z">
        <w:r>
          <w:rPr>
            <w:rStyle w:val="NormalTok"/>
          </w:rPr>
          <w:t xml:space="preserve"> </w:t>
        </w:r>
      </w:ins>
      <w:ins w:id="4291" w:author="PR Preview" w:date="2026-01-01T00:00:00Z">
        <w:r>
          <w:rPr>
            <w:rStyle w:val="StringTok"/>
          </w:rPr>
          <w:t xml:space="preserve">"Blood lead concentration (ug/dL)"</w:t>
        </w:r>
      </w:ins>
    </w:p>
    <w:p>
      <w:pPr>
        <w:pStyle w:val="FirstParagraph"/>
      </w:pPr>
      <w:ins w:id="4292" w:author="PR Preview" w:date="2026-01-01T00:00:00Z">
        <w:r>
          <w:t xml:space="preserve">Labeling key variables at the point of creation ensures that</w:t>
        </w:r>
      </w:ins>
      <w:ins w:id="4293" w:author="PR Preview" w:date="2026-01-01T00:00:00Z">
        <w:r>
          <w:t xml:space="preserve"> </w:t>
        </w:r>
      </w:ins>
      <w:ins w:id="4294" w:author="PR Preview" w:date="2026-01-01T00:00:00Z">
        <w:r>
          <w:t xml:space="preserve">downstream table generators</w:t>
        </w:r>
      </w:ins>
      <w:ins w:id="4295" w:author="PR Preview" w:date="2026-01-01T00:00:00Z">
        <w:r>
          <w:t xml:space="preserve"> </w:t>
        </w:r>
      </w:ins>
      <w:ins w:id="4296" w:author="PR Preview" w:date="2026-01-01T00:00:00Z">
        <w:r>
          <w:t xml:space="preserve">(such as</w:t>
        </w:r>
      </w:ins>
      <w:ins w:id="4297" w:author="PR Preview" w:date="2026-01-01T00:00:00Z">
        <w:r>
          <w:t xml:space="preserve"> </w:t>
        </w:r>
      </w:ins>
      <w:hyperlink r:id="rId137">
        <w:ins w:id="4298" w:author="PR Preview" w:date="2026-01-01T00:00:00Z">
          <w:r>
            <w:rPr>
              <w:rStyle w:val="VerbatimChar"/>
            </w:rPr>
            <w:t xml:space="preserve">{gtsummary}</w:t>
          </w:r>
        </w:ins>
      </w:hyperlink>
      <w:ins w:id="4299" w:author="PR Preview" w:date="2026-01-01T00:00:00Z">
        <w:r>
          <w:t xml:space="preserve">)</w:t>
        </w:r>
      </w:ins>
      <w:ins w:id="4300" w:author="PR Preview" w:date="2026-01-01T00:00:00Z">
        <w:r>
          <w:t xml:space="preserve"> </w:t>
        </w:r>
      </w:ins>
      <w:ins w:id="4301" w:author="PR Preview" w:date="2026-01-01T00:00:00Z">
        <w:r>
          <w:t xml:space="preserve">can automatically display human-readable descriptions and correct units</w:t>
        </w:r>
      </w:ins>
      <w:ins w:id="4302" w:author="PR Preview" w:date="2026-01-01T00:00:00Z">
        <w:r>
          <w:t xml:space="preserve"> </w:t>
        </w:r>
      </w:ins>
      <w:ins w:id="4303" w:author="PR Preview" w:date="2026-01-01T00:00:00Z">
        <w:r>
          <w:t xml:space="preserve">without error-prone manual relabeling.</w:t>
        </w:r>
      </w:ins>
    </w:p>
    <w:p>
      <w:pPr>
        <w:pStyle w:val="BodyText"/>
      </w:pPr>
      <w:ins w:id="4304" w:author="PR Preview" w:date="2026-01-01T00:00:00Z">
        <w:r>
          <w:rPr>
            <w:i/>
            <w:iCs/>
          </w:rPr>
          <w:t xml:space="preserve">See also</w:t>
        </w:r>
      </w:ins>
      <w:ins w:id="4305" w:author="PR Preview" w:date="2026-01-01T00:00:00Z">
        <w:r>
          <w:rPr>
            <w:i/>
            <w:iCs/>
          </w:rPr>
          <w:t xml:space="preserve"> </w:t>
        </w:r>
      </w:ins>
      <w:hyperlink r:id="rId138">
        <w:ins w:id="4306" w:author="PR Preview" w:date="2026-01-01T00:00:00Z">
          <w:r>
            <w:rPr>
              <w:rStyle w:val="Hyperlink"/>
              <w:i/>
              <w:iCs/>
            </w:rPr>
            <w:t xml:space="preserve">Function Structure and Documentation</w:t>
          </w:r>
        </w:ins>
      </w:hyperlink>
      <w:ins w:id="4307" w:author="PR Preview" w:date="2026-01-01T00:00:00Z">
        <w:r>
          <w:rPr>
            <w:i/>
            <w:iCs/>
          </w:rPr>
          <w:t xml:space="preserve"> </w:t>
        </w:r>
      </w:ins>
      <w:ins w:id="4308" w:author="PR Preview" w:date="2026-01-01T00:00:00Z">
        <w:r>
          <w:rPr>
            <w:i/>
            <w:iCs/>
          </w:rPr>
          <w:t xml:space="preserve">for function documentation style guidelines.</w:t>
        </w:r>
      </w:ins>
    </w:p>
    <w:bookmarkEnd w:id="139"/>
    <w:bookmarkEnd w:id="140"/>
    <w:bookmarkStart w:id="147" w:name="sec-adrs"/>
    <w:p>
      <w:pPr>
        <w:pStyle w:val="Heading2"/>
      </w:pPr>
      <w:ins w:id="4309" w:author="PR Preview" w:date="2026-01-01T00:00:00Z">
        <w:r>
          <w:t xml:space="preserve">15 Design Documentation with ADRs</w:t>
        </w:r>
      </w:ins>
    </w:p>
    <w:p>
      <w:pPr>
        <w:pStyle w:val="FirstParagraph"/>
      </w:pPr>
      <w:ins w:id="4310" w:author="PR Preview" w:date="2026-01-01T00:00:00Z">
        <w:r>
          <w:t xml:space="preserve">An Architecture Decision Record (ADR) is a short, versioned document</w:t>
        </w:r>
      </w:ins>
      <w:ins w:id="4311" w:author="PR Preview" w:date="2026-01-01T00:00:00Z">
        <w:r>
          <w:t xml:space="preserve"> </w:t>
        </w:r>
      </w:ins>
      <w:ins w:id="4312" w:author="PR Preview" w:date="2026-01-01T00:00:00Z">
        <w:r>
          <w:t xml:space="preserve">that captures a significant design decision:</w:t>
        </w:r>
      </w:ins>
      <w:ins w:id="4313" w:author="PR Preview" w:date="2026-01-01T00:00:00Z">
        <w:r>
          <w:t xml:space="preserve"> </w:t>
        </w:r>
      </w:ins>
      <w:ins w:id="4314" w:author="PR Preview" w:date="2026-01-01T00:00:00Z">
        <w:r>
          <w:t xml:space="preserve">the context that forced the choice,</w:t>
        </w:r>
      </w:ins>
      <w:ins w:id="4315" w:author="PR Preview" w:date="2026-01-01T00:00:00Z">
        <w:r>
          <w:t xml:space="preserve"> </w:t>
        </w:r>
      </w:ins>
      <w:ins w:id="4316" w:author="PR Preview" w:date="2026-01-01T00:00:00Z">
        <w:r>
          <w:t xml:space="preserve">the alternatives considered,</w:t>
        </w:r>
      </w:ins>
      <w:ins w:id="4317" w:author="PR Preview" w:date="2026-01-01T00:00:00Z">
        <w:r>
          <w:t xml:space="preserve"> </w:t>
        </w:r>
      </w:ins>
      <w:ins w:id="4318" w:author="PR Preview" w:date="2026-01-01T00:00:00Z">
        <w:r>
          <w:t xml:space="preserve">the decision itself,</w:t>
        </w:r>
      </w:ins>
      <w:ins w:id="4319" w:author="PR Preview" w:date="2026-01-01T00:00:00Z">
        <w:r>
          <w:t xml:space="preserve"> </w:t>
        </w:r>
      </w:ins>
      <w:ins w:id="4320" w:author="PR Preview" w:date="2026-01-01T00:00:00Z">
        <w:r>
          <w:t xml:space="preserve">and its consequences.</w:t>
        </w:r>
      </w:ins>
      <w:ins w:id="4321" w:author="PR Preview" w:date="2026-01-01T00:00:00Z">
        <w:r>
          <w:t xml:space="preserve"> </w:t>
        </w:r>
      </w:ins>
      <w:ins w:id="4322" w:author="PR Preview" w:date="2026-01-01T00:00:00Z">
        <w:r>
          <w:t xml:space="preserve">Function-level documentation and inline comments explain</w:t>
        </w:r>
      </w:ins>
      <w:ins w:id="4323" w:author="PR Preview" w:date="2026-01-01T00:00:00Z">
        <w:r>
          <w:t xml:space="preserve"> </w:t>
        </w:r>
      </w:ins>
      <w:ins w:id="4324" w:author="PR Preview" w:date="2026-01-01T00:00:00Z">
        <w:r>
          <w:rPr>
            <w:i/>
            <w:iCs/>
          </w:rPr>
          <w:t xml:space="preserve">code</w:t>
        </w:r>
      </w:ins>
      <w:ins w:id="4325" w:author="PR Preview" w:date="2026-01-01T00:00:00Z">
        <w:r>
          <w:t xml:space="preserve">;</w:t>
        </w:r>
      </w:ins>
      <w:ins w:id="4326" w:author="PR Preview" w:date="2026-01-01T00:00:00Z">
        <w:r>
          <w:t xml:space="preserve"> </w:t>
        </w:r>
      </w:ins>
      <w:ins w:id="4327" w:author="PR Preview" w:date="2026-01-01T00:00:00Z">
        <w:r>
          <w:t xml:space="preserve">an ADR explains a</w:t>
        </w:r>
      </w:ins>
      <w:ins w:id="4328" w:author="PR Preview" w:date="2026-01-01T00:00:00Z">
        <w:r>
          <w:t xml:space="preserve"> </w:t>
        </w:r>
      </w:ins>
      <w:ins w:id="4329" w:author="PR Preview" w:date="2026-01-01T00:00:00Z">
        <w:r>
          <w:rPr>
            <w:i/>
            <w:iCs/>
          </w:rPr>
          <w:t xml:space="preserve">decision</w:t>
        </w:r>
      </w:ins>
      <w:ins w:id="4330" w:author="PR Preview" w:date="2026-01-01T00:00:00Z">
        <w:r>
          <w:t xml:space="preserve"> </w:t>
        </w:r>
      </w:ins>
      <w:ins w:id="4331" w:author="PR Preview" w:date="2026-01-01T00:00:00Z">
        <w:r>
          <w:t xml:space="preserve">that shapes many files at once</w:t>
        </w:r>
      </w:ins>
      <w:ins w:id="4332" w:author="PR Preview" w:date="2026-01-01T00:00:00Z">
        <w:r>
          <w:t xml:space="preserve"> </w:t>
        </w:r>
      </w:ins>
      <w:ins w:id="4333" w:author="PR Preview" w:date="2026-01-01T00:00:00Z">
        <w:r>
          <w:t xml:space="preserve">and would otherwise live only in someone’s memory</w:t>
        </w:r>
      </w:ins>
      <w:ins w:id="4334" w:author="PR Preview" w:date="2026-01-01T00:00:00Z">
        <w:r>
          <w:t xml:space="preserve"> </w:t>
        </w:r>
      </w:ins>
      <w:ins w:id="4335" w:author="PR Preview" w:date="2026-01-01T00:00:00Z">
        <w:r>
          <w:t xml:space="preserve">or a long-merged pull request thread.</w:t>
        </w:r>
      </w:ins>
    </w:p>
    <w:bookmarkStart w:id="141" w:name="sec-adr-when"/>
    <w:p>
      <w:pPr>
        <w:pStyle w:val="Heading3"/>
      </w:pPr>
      <w:ins w:id="4336" w:author="PR Preview" w:date="2026-01-01T00:00:00Z">
        <w:r>
          <w:t xml:space="preserve">15.1 When to write one</w:t>
        </w:r>
      </w:ins>
    </w:p>
    <w:p>
      <w:pPr>
        <w:pStyle w:val="FirstParagraph"/>
      </w:pPr>
      <w:ins w:id="4337" w:author="PR Preview" w:date="2026-01-01T00:00:00Z">
        <w:r>
          <w:t xml:space="preserve">Write an ADR for a non-obvious design choice that affects</w:t>
        </w:r>
      </w:ins>
      <w:ins w:id="4338" w:author="PR Preview" w:date="2026-01-01T00:00:00Z">
        <w:r>
          <w:t xml:space="preserve"> </w:t>
        </w:r>
      </w:ins>
      <w:ins w:id="4339" w:author="PR Preview" w:date="2026-01-01T00:00:00Z">
        <w:r>
          <w:t xml:space="preserve">multiple files or systems:</w:t>
        </w:r>
      </w:ins>
      <w:ins w:id="4340" w:author="PR Preview" w:date="2026-01-01T00:00:00Z">
        <w:r>
          <w:t xml:space="preserve"> </w:t>
        </w:r>
      </w:ins>
      <w:ins w:id="4341" w:author="PR Preview" w:date="2026-01-01T00:00:00Z">
        <w:r>
          <w:t xml:space="preserve">a concurrency or security trade-off,</w:t>
        </w:r>
      </w:ins>
      <w:ins w:id="4342" w:author="PR Preview" w:date="2026-01-01T00:00:00Z">
        <w:r>
          <w:t xml:space="preserve"> </w:t>
        </w:r>
      </w:ins>
      <w:ins w:id="4343" w:author="PR Preview" w:date="2026-01-01T00:00:00Z">
        <w:r>
          <w:t xml:space="preserve">a data layout or dependency choice with long-term consequences,</w:t>
        </w:r>
      </w:ins>
      <w:ins w:id="4344" w:author="PR Preview" w:date="2026-01-01T00:00:00Z">
        <w:r>
          <w:t xml:space="preserve"> </w:t>
        </w:r>
      </w:ins>
      <w:ins w:id="4345" w:author="PR Preview" w:date="2026-01-01T00:00:00Z">
        <w:r>
          <w:t xml:space="preserve">or a naming convention that needs justification.</w:t>
        </w:r>
      </w:ins>
      <w:ins w:id="4346" w:author="PR Preview" w:date="2026-01-01T00:00:00Z">
        <w:r>
          <w:t xml:space="preserve"> </w:t>
        </w:r>
      </w:ins>
      <w:ins w:id="4347" w:author="PR Preview" w:date="2026-01-01T00:00:00Z">
        <w:r>
          <w:t xml:space="preserve">Routine choices that any reader would make the same way</w:t>
        </w:r>
      </w:ins>
      <w:ins w:id="4348" w:author="PR Preview" w:date="2026-01-01T00:00:00Z">
        <w:r>
          <w:t xml:space="preserve"> </w:t>
        </w:r>
      </w:ins>
      <w:ins w:id="4349" w:author="PR Preview" w:date="2026-01-01T00:00:00Z">
        <w:r>
          <w:t xml:space="preserve">do not need one.</w:t>
        </w:r>
      </w:ins>
    </w:p>
    <w:bookmarkEnd w:id="141"/>
    <w:bookmarkStart w:id="143" w:name="sec-adr-format"/>
    <w:p>
      <w:pPr>
        <w:pStyle w:val="Heading3"/>
      </w:pPr>
      <w:ins w:id="4350" w:author="PR Preview" w:date="2026-01-01T00:00:00Z">
        <w:r>
          <w:t xml:space="preserve">15.2 Recommended format</w:t>
        </w:r>
      </w:ins>
    </w:p>
    <w:p>
      <w:pPr>
        <w:pStyle w:val="FirstParagraph"/>
      </w:pPr>
      <w:ins w:id="4351" w:author="PR Preview" w:date="2026-01-01T00:00:00Z">
        <w:r>
          <w:t xml:space="preserve">Use the four-part template from</w:t>
        </w:r>
      </w:ins>
      <w:ins w:id="4352" w:author="PR Preview" w:date="2026-01-01T00:00:00Z">
        <w:r>
          <w:t xml:space="preserve"> </w:t>
        </w:r>
      </w:ins>
      <w:hyperlink r:id="rId142">
        <w:ins w:id="4353" w:author="PR Preview" w:date="2026-01-01T00:00:00Z">
          <w:r>
            <w:rPr>
              <w:rStyle w:val="Hyperlink"/>
            </w:rPr>
            <w:t xml:space="preserve">Michael Nygard’s</w:t>
          </w:r>
        </w:ins>
        <w:ins w:id="4354" w:author="PR Preview" w:date="2026-01-01T00:00:00Z">
          <w:r>
            <w:rPr>
              <w:rStyle w:val="Hyperlink"/>
            </w:rPr>
            <w:t xml:space="preserve"> </w:t>
          </w:r>
        </w:ins>
        <w:ins w:id="4355" w:author="PR Preview" w:date="2026-01-01T00:00:00Z">
          <w:r>
            <w:rPr>
              <w:rStyle w:val="Hyperlink"/>
            </w:rPr>
            <w:t xml:space="preserve">“Documenting Architecture Decisions”</w:t>
          </w:r>
        </w:ins>
      </w:hyperlink>
      <w:ins w:id="4356" w:author="PR Preview" w:date="2026-01-01T00:00:00Z">
        <w:r>
          <w:t xml:space="preserve">:</w:t>
        </w:r>
      </w:ins>
    </w:p>
    <w:p>
      <w:pPr>
        <w:pStyle w:val="Compact"/>
        <w:numPr>
          <w:ilvl w:val="0"/>
          <w:numId w:val="1051"/>
        </w:numPr>
      </w:pPr>
      <w:ins w:id="4357" w:author="PR Preview" w:date="2026-01-01T00:00:00Z">
        <w:r>
          <w:rPr>
            <w:b/>
            <w:bCs/>
          </w:rPr>
          <w:t xml:space="preserve">Status</w:t>
        </w:r>
      </w:ins>
      <w:ins w:id="4358" w:author="PR Preview" w:date="2026-01-01T00:00:00Z">
        <w:r>
          <w:t xml:space="preserve">: proposed, accepted, deprecated, or superseded</w:t>
        </w:r>
      </w:ins>
      <w:ins w:id="4359" w:author="PR Preview" w:date="2026-01-01T00:00:00Z">
        <w:r>
          <w:t xml:space="preserve"> </w:t>
        </w:r>
      </w:ins>
      <w:ins w:id="4360" w:author="PR Preview" w:date="2026-01-01T00:00:00Z">
        <w:r>
          <w:t xml:space="preserve">(with a pointer to the successor).</w:t>
        </w:r>
      </w:ins>
    </w:p>
    <w:p>
      <w:pPr>
        <w:pStyle w:val="Compact"/>
        <w:numPr>
          <w:ilvl w:val="0"/>
          <w:numId w:val="1051"/>
        </w:numPr>
      </w:pPr>
      <w:ins w:id="4361" w:author="PR Preview" w:date="2026-01-01T00:00:00Z">
        <w:r>
          <w:rPr>
            <w:b/>
            <w:bCs/>
          </w:rPr>
          <w:t xml:space="preserve">Context</w:t>
        </w:r>
      </w:ins>
      <w:ins w:id="4362" w:author="PR Preview" w:date="2026-01-01T00:00:00Z">
        <w:r>
          <w:t xml:space="preserve">: the forces at play —</w:t>
        </w:r>
      </w:ins>
      <w:ins w:id="4363" w:author="PR Preview" w:date="2026-01-01T00:00:00Z">
        <w:r>
          <w:t xml:space="preserve"> </w:t>
        </w:r>
      </w:ins>
      <w:ins w:id="4364" w:author="PR Preview" w:date="2026-01-01T00:00:00Z">
        <w:r>
          <w:t xml:space="preserve">what problem existed and what constraints applied.</w:t>
        </w:r>
      </w:ins>
    </w:p>
    <w:p>
      <w:pPr>
        <w:pStyle w:val="Compact"/>
        <w:numPr>
          <w:ilvl w:val="0"/>
          <w:numId w:val="1051"/>
        </w:numPr>
      </w:pPr>
      <w:ins w:id="4365" w:author="PR Preview" w:date="2026-01-01T00:00:00Z">
        <w:r>
          <w:rPr>
            <w:b/>
            <w:bCs/>
          </w:rPr>
          <w:t xml:space="preserve">Decision</w:t>
        </w:r>
      </w:ins>
      <w:ins w:id="4366" w:author="PR Preview" w:date="2026-01-01T00:00:00Z">
        <w:r>
          <w:t xml:space="preserve">: what was chosen, stated in full sentences</w:t>
        </w:r>
      </w:ins>
      <w:ins w:id="4367" w:author="PR Preview" w:date="2026-01-01T00:00:00Z">
        <w:r>
          <w:t xml:space="preserve"> </w:t>
        </w:r>
      </w:ins>
      <w:ins w:id="4368" w:author="PR Preview" w:date="2026-01-01T00:00:00Z">
        <w:r>
          <w:t xml:space="preserve">with an active voice (</w:t>
        </w:r>
      </w:ins>
      <w:ins w:id="4369" w:author="PR Preview" w:date="2026-01-01T00:00:00Z">
        <w:r>
          <w:t xml:space="preserve">“We will …”</w:t>
        </w:r>
      </w:ins>
      <w:ins w:id="4370" w:author="PR Preview" w:date="2026-01-01T00:00:00Z">
        <w:r>
          <w:t xml:space="preserve">).</w:t>
        </w:r>
      </w:ins>
    </w:p>
    <w:p>
      <w:pPr>
        <w:pStyle w:val="Compact"/>
        <w:numPr>
          <w:ilvl w:val="0"/>
          <w:numId w:val="1051"/>
        </w:numPr>
      </w:pPr>
      <w:ins w:id="4371" w:author="PR Preview" w:date="2026-01-01T00:00:00Z">
        <w:r>
          <w:rPr>
            <w:b/>
            <w:bCs/>
          </w:rPr>
          <w:t xml:space="preserve">Consequences</w:t>
        </w:r>
      </w:ins>
      <w:ins w:id="4372" w:author="PR Preview" w:date="2026-01-01T00:00:00Z">
        <w:r>
          <w:t xml:space="preserve">: what becomes easier, what becomes harder,</w:t>
        </w:r>
      </w:ins>
      <w:ins w:id="4373" w:author="PR Preview" w:date="2026-01-01T00:00:00Z">
        <w:r>
          <w:t xml:space="preserve"> </w:t>
        </w:r>
      </w:ins>
      <w:ins w:id="4374" w:author="PR Preview" w:date="2026-01-01T00:00:00Z">
        <w:r>
          <w:t xml:space="preserve">and what future work the decision commits you to.</w:t>
        </w:r>
      </w:ins>
    </w:p>
    <w:bookmarkEnd w:id="143"/>
    <w:bookmarkStart w:id="144" w:name="sec-adr-storage"/>
    <w:p>
      <w:pPr>
        <w:pStyle w:val="Heading3"/>
      </w:pPr>
      <w:ins w:id="4375" w:author="PR Preview" w:date="2026-01-01T00:00:00Z">
        <w:r>
          <w:t xml:space="preserve">15.3 Where to store them</w:t>
        </w:r>
      </w:ins>
    </w:p>
    <w:p>
      <w:pPr>
        <w:pStyle w:val="FirstParagraph"/>
      </w:pPr>
      <w:ins w:id="4376" w:author="PR Preview" w:date="2026-01-01T00:00:00Z">
        <w:r>
          <w:t xml:space="preserve">Keep ADRs in the repository they describe,</w:t>
        </w:r>
      </w:ins>
      <w:ins w:id="4377" w:author="PR Preview" w:date="2026-01-01T00:00:00Z">
        <w:r>
          <w:t xml:space="preserve"> </w:t>
        </w:r>
      </w:ins>
      <w:ins w:id="4378" w:author="PR Preview" w:date="2026-01-01T00:00:00Z">
        <w:r>
          <w:t xml:space="preserve">as</w:t>
        </w:r>
      </w:ins>
      <w:ins w:id="4379" w:author="PR Preview" w:date="2026-01-01T00:00:00Z">
        <w:r>
          <w:t xml:space="preserve"> </w:t>
        </w:r>
      </w:ins>
      <w:ins w:id="4380" w:author="PR Preview" w:date="2026-01-01T00:00:00Z">
        <w:r>
          <w:rPr>
            <w:rStyle w:val="VerbatimChar"/>
          </w:rPr>
          <w:t xml:space="preserve">docs/adr-&lt;topic&gt;.md</w:t>
        </w:r>
      </w:ins>
      <w:ins w:id="4381" w:author="PR Preview" w:date="2026-01-01T00:00:00Z">
        <w:r>
          <w:t xml:space="preserve"> </w:t>
        </w:r>
      </w:ins>
      <w:ins w:id="4382" w:author="PR Preview" w:date="2026-01-01T00:00:00Z">
        <w:r>
          <w:t xml:space="preserve">files</w:t>
        </w:r>
      </w:ins>
      <w:ins w:id="4383" w:author="PR Preview" w:date="2026-01-01T00:00:00Z">
        <w:r>
          <w:t xml:space="preserve"> </w:t>
        </w:r>
      </w:ins>
      <w:ins w:id="4384" w:author="PR Preview" w:date="2026-01-01T00:00:00Z">
        <w:r>
          <w:t xml:space="preserve">(or a</w:t>
        </w:r>
      </w:ins>
      <w:ins w:id="4385" w:author="PR Preview" w:date="2026-01-01T00:00:00Z">
        <w:r>
          <w:t xml:space="preserve"> </w:t>
        </w:r>
      </w:ins>
      <w:ins w:id="4386" w:author="PR Preview" w:date="2026-01-01T00:00:00Z">
        <w:r>
          <w:rPr>
            <w:rStyle w:val="VerbatimChar"/>
          </w:rPr>
          <w:t xml:space="preserve">docs/decisions/</w:t>
        </w:r>
      </w:ins>
      <w:ins w:id="4387" w:author="PR Preview" w:date="2026-01-01T00:00:00Z">
        <w:r>
          <w:t xml:space="preserve"> </w:t>
        </w:r>
      </w:ins>
      <w:ins w:id="4388" w:author="PR Preview" w:date="2026-01-01T00:00:00Z">
        <w:r>
          <w:t xml:space="preserve">directory once there are more than a few),</w:t>
        </w:r>
      </w:ins>
      <w:ins w:id="4389" w:author="PR Preview" w:date="2026-01-01T00:00:00Z">
        <w:r>
          <w:t xml:space="preserve"> </w:t>
        </w:r>
      </w:ins>
      <w:ins w:id="4390" w:author="PR Preview" w:date="2026-01-01T00:00:00Z">
        <w:r>
          <w:t xml:space="preserve">so they are versioned, reviewable, and greppable alongside the code.</w:t>
        </w:r>
      </w:ins>
    </w:p>
    <w:bookmarkEnd w:id="144"/>
    <w:bookmarkStart w:id="145" w:name="sec-adr-code-pointers"/>
    <w:p>
      <w:pPr>
        <w:pStyle w:val="Heading3"/>
      </w:pPr>
      <w:ins w:id="4391" w:author="PR Preview" w:date="2026-01-01T00:00:00Z">
        <w:r>
          <w:t xml:space="preserve">15.4 How to reference them from code</w:t>
        </w:r>
      </w:ins>
    </w:p>
    <w:p>
      <w:pPr>
        <w:pStyle w:val="FirstParagraph"/>
      </w:pPr>
      <w:ins w:id="4392" w:author="PR Preview" w:date="2026-01-01T00:00:00Z">
        <w:r>
          <w:t xml:space="preserve">Point to the ADR with a terse inline comment —</w:t>
        </w:r>
      </w:ins>
      <w:ins w:id="4393" w:author="PR Preview" w:date="2026-01-01T00:00:00Z">
        <w:r>
          <w:t xml:space="preserve"> </w:t>
        </w:r>
      </w:ins>
      <w:ins w:id="4394" w:author="PR Preview" w:date="2026-01-01T00:00:00Z">
        <w:r>
          <w:rPr>
            <w:rStyle w:val="VerbatimChar"/>
          </w:rPr>
          <w:t xml:space="preserve"># see docs/adr-&lt;topic&gt;.md, "&lt;section&gt;" section</w:t>
        </w:r>
      </w:ins>
      <w:ins w:id="4395" w:author="PR Preview" w:date="2026-01-01T00:00:00Z">
        <w:r>
          <w:t xml:space="preserve"> </w:t>
        </w:r>
      </w:ins>
      <w:ins w:id="4396" w:author="PR Preview" w:date="2026-01-01T00:00:00Z">
        <w:r>
          <w:t xml:space="preserve">—</w:t>
        </w:r>
      </w:ins>
      <w:ins w:id="4397" w:author="PR Preview" w:date="2026-01-01T00:00:00Z">
        <w:r>
          <w:t xml:space="preserve"> </w:t>
        </w:r>
      </w:ins>
      <w:ins w:id="4398" w:author="PR Preview" w:date="2026-01-01T00:00:00Z">
        <w:r>
          <w:t xml:space="preserve">instead of duplicating the rationale in comments.</w:t>
        </w:r>
      </w:ins>
      <w:ins w:id="4399" w:author="PR Preview" w:date="2026-01-01T00:00:00Z">
        <w:r>
          <w:t xml:space="preserve"> </w:t>
        </w:r>
      </w:ins>
      <w:ins w:id="4400" w:author="PR Preview" w:date="2026-01-01T00:00:00Z">
        <w:r>
          <w:t xml:space="preserve">This keeps scripts readable while making the full reasoning</w:t>
        </w:r>
      </w:ins>
      <w:ins w:id="4401" w:author="PR Preview" w:date="2026-01-01T00:00:00Z">
        <w:r>
          <w:t xml:space="preserve"> </w:t>
        </w:r>
      </w:ins>
      <w:ins w:id="4402" w:author="PR Preview" w:date="2026-01-01T00:00:00Z">
        <w:r>
          <w:t xml:space="preserve">one hop away,</w:t>
        </w:r>
      </w:ins>
      <w:ins w:id="4403" w:author="PR Preview" w:date="2026-01-01T00:00:00Z">
        <w:r>
          <w:t xml:space="preserve"> </w:t>
        </w:r>
      </w:ins>
      <w:ins w:id="4404" w:author="PR Preview" w:date="2026-01-01T00:00:00Z">
        <w:r>
          <w:t xml:space="preserve">and it means the rationale has one home to update</w:t>
        </w:r>
      </w:ins>
      <w:ins w:id="4405" w:author="PR Preview" w:date="2026-01-01T00:00:00Z">
        <w:r>
          <w:t xml:space="preserve"> </w:t>
        </w:r>
      </w:ins>
      <w:ins w:id="4406" w:author="PR Preview" w:date="2026-01-01T00:00:00Z">
        <w:r>
          <w:t xml:space="preserve">when the decision changes.</w:t>
        </w:r>
      </w:ins>
    </w:p>
    <w:bookmarkEnd w:id="145"/>
    <w:bookmarkStart w:id="146" w:name="sec-adr-vs-pr"/>
    <w:p>
      <w:pPr>
        <w:pStyle w:val="Heading3"/>
      </w:pPr>
      <w:ins w:id="4407" w:author="PR Preview" w:date="2026-01-01T00:00:00Z">
        <w:r>
          <w:t xml:space="preserve">15.5 Relationship to pull request descriptions</w:t>
        </w:r>
      </w:ins>
    </w:p>
    <w:p>
      <w:pPr>
        <w:pStyle w:val="FirstParagraph"/>
      </w:pPr>
      <w:ins w:id="4408" w:author="PR Preview" w:date="2026-01-01T00:00:00Z">
        <w:r>
          <w:t xml:space="preserve">A PR description explains</w:t>
        </w:r>
      </w:ins>
      <w:ins w:id="4409" w:author="PR Preview" w:date="2026-01-01T00:00:00Z">
        <w:r>
          <w:t xml:space="preserve"> </w:t>
        </w:r>
      </w:ins>
      <w:ins w:id="4410" w:author="PR Preview" w:date="2026-01-01T00:00:00Z">
        <w:r>
          <w:rPr>
            <w:i/>
            <w:iCs/>
          </w:rPr>
          <w:t xml:space="preserve">why this change, now</w:t>
        </w:r>
      </w:ins>
      <w:ins w:id="4411" w:author="PR Preview" w:date="2026-01-01T00:00:00Z">
        <w:r>
          <w:t xml:space="preserve">,</w:t>
        </w:r>
      </w:ins>
      <w:ins w:id="4412" w:author="PR Preview" w:date="2026-01-01T00:00:00Z">
        <w:r>
          <w:t xml:space="preserve"> </w:t>
        </w:r>
      </w:ins>
      <w:ins w:id="4413" w:author="PR Preview" w:date="2026-01-01T00:00:00Z">
        <w:r>
          <w:t xml:space="preserve">and effectively disappears from view once the PR merges;</w:t>
        </w:r>
      </w:ins>
      <w:ins w:id="4414" w:author="PR Preview" w:date="2026-01-01T00:00:00Z">
        <w:r>
          <w:t xml:space="preserve"> </w:t>
        </w:r>
      </w:ins>
      <w:ins w:id="4415" w:author="PR Preview" w:date="2026-01-01T00:00:00Z">
        <w:r>
          <w:t xml:space="preserve">an ADR persists in the repository</w:t>
        </w:r>
      </w:ins>
      <w:ins w:id="4416" w:author="PR Preview" w:date="2026-01-01T00:00:00Z">
        <w:r>
          <w:t xml:space="preserve"> </w:t>
        </w:r>
      </w:ins>
      <w:ins w:id="4417" w:author="PR Preview" w:date="2026-01-01T00:00:00Z">
        <w:r>
          <w:t xml:space="preserve">and keeps answering</w:t>
        </w:r>
      </w:ins>
      <w:ins w:id="4418" w:author="PR Preview" w:date="2026-01-01T00:00:00Z">
        <w:r>
          <w:t xml:space="preserve"> </w:t>
        </w:r>
      </w:ins>
      <w:ins w:id="4419" w:author="PR Preview" w:date="2026-01-01T00:00:00Z">
        <w:r>
          <w:t xml:space="preserve">“why is it built this way?”</w:t>
        </w:r>
      </w:ins>
      <w:ins w:id="4420" w:author="PR Preview" w:date="2026-01-01T00:00:00Z">
        <w:r>
          <w:t xml:space="preserve"> </w:t>
        </w:r>
      </w:ins>
      <w:ins w:id="4421" w:author="PR Preview" w:date="2026-01-01T00:00:00Z">
        <w:r>
          <w:t xml:space="preserve">long after the merge.</w:t>
        </w:r>
      </w:ins>
      <w:ins w:id="4422" w:author="PR Preview" w:date="2026-01-01T00:00:00Z">
        <w:r>
          <w:t xml:space="preserve"> </w:t>
        </w:r>
      </w:ins>
      <w:ins w:id="4423" w:author="PR Preview" w:date="2026-01-01T00:00:00Z">
        <w:r>
          <w:t xml:space="preserve">When a PR implements a significant decision,</w:t>
        </w:r>
      </w:ins>
      <w:ins w:id="4424" w:author="PR Preview" w:date="2026-01-01T00:00:00Z">
        <w:r>
          <w:t xml:space="preserve"> </w:t>
        </w:r>
      </w:ins>
      <w:ins w:id="4425" w:author="PR Preview" w:date="2026-01-01T00:00:00Z">
        <w:r>
          <w:t xml:space="preserve">write the ADR in that PR</w:t>
        </w:r>
      </w:ins>
      <w:ins w:id="4426" w:author="PR Preview" w:date="2026-01-01T00:00:00Z">
        <w:r>
          <w:t xml:space="preserve"> </w:t>
        </w:r>
      </w:ins>
      <w:ins w:id="4427" w:author="PR Preview" w:date="2026-01-01T00:00:00Z">
        <w:r>
          <w:t xml:space="preserve">and let the PR description summarize and link to it.</w:t>
        </w:r>
      </w:ins>
    </w:p>
    <w:bookmarkEnd w:id="146"/>
    <w:bookmarkEnd w:id="147"/>
    <w:bookmarkStart w:id="154" w:name="object-naming"/>
    <w:p>
      <w:pPr>
        <w:pStyle w:val="Heading2"/>
      </w:pPr>
      <w:ins w:id="4428" w:author="PR Preview" w:date="2026-01-01T00:00:00Z">
        <w:r>
          <w:t xml:space="preserve">16 Object naming</w:t>
        </w:r>
      </w:ins>
    </w:p>
    <w:p>
      <w:pPr>
        <w:pStyle w:val="FirstParagraph"/>
      </w:pPr>
      <w:ins w:id="4429" w:author="PR Preview" w:date="2026-01-01T00:00:00Z">
        <w:r>
          <w:t xml:space="preserve">Generally we recommend using nouns for objects and verbs for functions. This is because functions are performing actions, while objects are not.</w:t>
        </w:r>
      </w:ins>
    </w:p>
    <w:p>
      <w:pPr>
        <w:pStyle w:val="BodyText"/>
      </w:pPr>
      <w:ins w:id="4430" w:author="PR Preview" w:date="2026-01-01T00:00:00Z">
        <w:r>
          <w:t xml:space="preserve">Try to make your variable names both more expressive and more explicit. Being a bit more verbose is useful and easy in the age of autocompletion! For example, instead of naming a variable</w:t>
        </w:r>
      </w:ins>
      <w:ins w:id="4431" w:author="PR Preview" w:date="2026-01-01T00:00:00Z">
        <w:r>
          <w:t xml:space="preserve"> </w:t>
        </w:r>
      </w:ins>
      <w:ins w:id="4432" w:author="PR Preview" w:date="2026-01-01T00:00:00Z">
        <w:r>
          <w:rPr>
            <w:rStyle w:val="VerbatimChar"/>
          </w:rPr>
          <w:t xml:space="preserve">vaxcov_1718</w:t>
        </w:r>
      </w:ins>
      <w:ins w:id="4433" w:author="PR Preview" w:date="2026-01-01T00:00:00Z">
        <w:r>
          <w:t xml:space="preserve">, try naming it</w:t>
        </w:r>
      </w:ins>
      <w:ins w:id="4434" w:author="PR Preview" w:date="2026-01-01T00:00:00Z">
        <w:r>
          <w:t xml:space="preserve"> </w:t>
        </w:r>
      </w:ins>
      <w:ins w:id="4435" w:author="PR Preview" w:date="2026-01-01T00:00:00Z">
        <w:r>
          <w:rPr>
            <w:rStyle w:val="VerbatimChar"/>
          </w:rPr>
          <w:t xml:space="preserve">vaccination_coverage_2017_18</w:t>
        </w:r>
      </w:ins>
      <w:ins w:id="4436" w:author="PR Preview" w:date="2026-01-01T00:00:00Z">
        <w:r>
          <w:t xml:space="preserve">. Similarly,</w:t>
        </w:r>
      </w:ins>
      <w:ins w:id="4437" w:author="PR Preview" w:date="2026-01-01T00:00:00Z">
        <w:r>
          <w:t xml:space="preserve"> </w:t>
        </w:r>
      </w:ins>
      <w:ins w:id="4438" w:author="PR Preview" w:date="2026-01-01T00:00:00Z">
        <w:r>
          <w:rPr>
            <w:rStyle w:val="VerbatimChar"/>
          </w:rPr>
          <w:t xml:space="preserve">flu_res</w:t>
        </w:r>
      </w:ins>
      <w:ins w:id="4439" w:author="PR Preview" w:date="2026-01-01T00:00:00Z">
        <w:r>
          <w:t xml:space="preserve"> </w:t>
        </w:r>
      </w:ins>
      <w:ins w:id="4440" w:author="PR Preview" w:date="2026-01-01T00:00:00Z">
        <w:r>
          <w:t xml:space="preserve">could be named</w:t>
        </w:r>
      </w:ins>
      <w:ins w:id="4441" w:author="PR Preview" w:date="2026-01-01T00:00:00Z">
        <w:r>
          <w:t xml:space="preserve"> </w:t>
        </w:r>
      </w:ins>
      <w:ins w:id="4442" w:author="PR Preview" w:date="2026-01-01T00:00:00Z">
        <w:r>
          <w:rPr>
            <w:rStyle w:val="VerbatimChar"/>
          </w:rPr>
          <w:t xml:space="preserve">absentee_flu_residuals</w:t>
        </w:r>
      </w:ins>
      <w:ins w:id="4443" w:author="PR Preview" w:date="2026-01-01T00:00:00Z">
        <w:r>
          <w:t xml:space="preserve">, making your code more readable and explicit.</w:t>
        </w:r>
      </w:ins>
    </w:p>
    <w:p>
      <w:pPr>
        <w:pStyle w:val="Compact"/>
        <w:numPr>
          <w:ilvl w:val="0"/>
          <w:numId w:val="1052"/>
        </w:numPr>
      </w:pPr>
      <w:ins w:id="4444" w:author="PR Preview" w:date="2026-01-01T00:00:00Z">
        <w:r>
          <w:t xml:space="preserve">For more help, check out</w:t>
        </w:r>
      </w:ins>
      <w:ins w:id="4445" w:author="PR Preview" w:date="2026-01-01T00:00:00Z">
        <w:r>
          <w:t xml:space="preserve"> </w:t>
        </w:r>
      </w:ins>
      <w:hyperlink r:id="rId148">
        <w:ins w:id="4446" w:author="PR Preview" w:date="2026-01-01T00:00:00Z">
          <w:r>
            <w:rPr>
              <w:rStyle w:val="Hyperlink"/>
            </w:rPr>
            <w:t xml:space="preserve">Be Expressive: How to Give Your Variables Better Names</w:t>
          </w:r>
        </w:ins>
      </w:hyperlink>
    </w:p>
    <w:p>
      <w:pPr>
        <w:pStyle w:val="FirstParagraph"/>
      </w:pPr>
      <w:ins w:id="4447" w:author="PR Preview" w:date="2026-01-01T00:00:00Z">
        <w:r>
          <w:t xml:space="preserve">We recommend you use</w:t>
        </w:r>
      </w:ins>
      <w:ins w:id="4448" w:author="PR Preview" w:date="2026-01-01T00:00:00Z">
        <w:r>
          <w:t xml:space="preserve"> </w:t>
        </w:r>
      </w:ins>
      <w:ins w:id="4449" w:author="PR Preview" w:date="2026-01-01T00:00:00Z">
        <w:r>
          <w:rPr>
            <w:b/>
            <w:bCs/>
          </w:rPr>
          <w:t xml:space="preserve">snake_case</w:t>
        </w:r>
      </w:ins>
      <w:ins w:id="4450" w:author="PR Preview" w:date="2026-01-01T00:00:00Z">
        <w:r>
          <w:t xml:space="preserve">.</w:t>
        </w:r>
      </w:ins>
    </w:p>
    <w:p>
      <w:pPr>
        <w:pStyle w:val="Compact"/>
        <w:numPr>
          <w:ilvl w:val="0"/>
          <w:numId w:val="1053"/>
        </w:numPr>
      </w:pPr>
      <w:ins w:id="4451" w:author="PR Preview" w:date="2026-01-01T00:00:00Z">
        <w:r>
          <w:t xml:space="preserve">Base R allows</w:t>
        </w:r>
      </w:ins>
      <w:ins w:id="4452" w:author="PR Preview" w:date="2026-01-01T00:00:00Z">
        <w:r>
          <w:t xml:space="preserve"> </w:t>
        </w:r>
      </w:ins>
      <w:ins w:id="4453" w:author="PR Preview" w:date="2026-01-01T00:00:00Z">
        <w:r>
          <w:rPr>
            <w:rStyle w:val="VerbatimChar"/>
          </w:rPr>
          <w:t xml:space="preserve">.</w:t>
        </w:r>
      </w:ins>
      <w:ins w:id="4454" w:author="PR Preview" w:date="2026-01-01T00:00:00Z">
        <w:r>
          <w:t xml:space="preserve"> </w:t>
        </w:r>
      </w:ins>
      <w:ins w:id="4455" w:author="PR Preview" w:date="2026-01-01T00:00:00Z">
        <w:r>
          <w:t xml:space="preserve">in variable names and functions (such as</w:t>
        </w:r>
      </w:ins>
      <w:ins w:id="4456" w:author="PR Preview" w:date="2026-01-01T00:00:00Z">
        <w:r>
          <w:t xml:space="preserve"> </w:t>
        </w:r>
      </w:ins>
      <w:ins w:id="4457" w:author="PR Preview" w:date="2026-01-01T00:00:00Z">
        <w:r>
          <w:rPr>
            <w:rStyle w:val="VerbatimChar"/>
          </w:rPr>
          <w:t xml:space="preserve">read.csv()</w:t>
        </w:r>
      </w:ins>
      <w:ins w:id="4458" w:author="PR Preview" w:date="2026-01-01T00:00:00Z">
        <w:r>
          <w:t xml:space="preserve">), but this goes against best practices for variable naming in many other coding languages. For consistency’s sake,</w:t>
        </w:r>
      </w:ins>
      <w:ins w:id="4459" w:author="PR Preview" w:date="2026-01-01T00:00:00Z">
        <w:r>
          <w:t xml:space="preserve"> </w:t>
        </w:r>
      </w:ins>
      <w:ins w:id="4460" w:author="PR Preview" w:date="2026-01-01T00:00:00Z">
        <w:r>
          <w:rPr>
            <w:rStyle w:val="VerbatimChar"/>
          </w:rPr>
          <w:t xml:space="preserve">snake_case</w:t>
        </w:r>
      </w:ins>
      <w:ins w:id="4461" w:author="PR Preview" w:date="2026-01-01T00:00:00Z">
        <w:r>
          <w:t xml:space="preserve"> </w:t>
        </w:r>
      </w:ins>
      <w:ins w:id="4462" w:author="PR Preview" w:date="2026-01-01T00:00:00Z">
        <w:r>
          <w:t xml:space="preserve">has been adopted across languages, and modern packages and functions typically use it (i.e. </w:t>
        </w:r>
      </w:ins>
      <w:ins w:id="4463" w:author="PR Preview" w:date="2026-01-01T00:00:00Z">
        <w:r>
          <w:rPr>
            <w:rStyle w:val="VerbatimChar"/>
          </w:rPr>
          <w:t xml:space="preserve">readr::read_csv()</w:t>
        </w:r>
      </w:ins>
      <w:ins w:id="4464" w:author="PR Preview" w:date="2026-01-01T00:00:00Z">
        <w:r>
          <w:t xml:space="preserve">). As a very general rule of thumb, if a package you’re using doesn’t use</w:t>
        </w:r>
      </w:ins>
      <w:ins w:id="4465" w:author="PR Preview" w:date="2026-01-01T00:00:00Z">
        <w:r>
          <w:t xml:space="preserve"> </w:t>
        </w:r>
      </w:ins>
      <w:ins w:id="4466" w:author="PR Preview" w:date="2026-01-01T00:00:00Z">
        <w:r>
          <w:rPr>
            <w:rStyle w:val="VerbatimChar"/>
          </w:rPr>
          <w:t xml:space="preserve">snake_case</w:t>
        </w:r>
      </w:ins>
      <w:ins w:id="4467" w:author="PR Preview" w:date="2026-01-01T00:00:00Z">
        <w:r>
          <w:t xml:space="preserve">, there may be an updated version or more modern package that</w:t>
        </w:r>
      </w:ins>
      <w:ins w:id="4468" w:author="PR Preview" w:date="2026-01-01T00:00:00Z">
        <w:r>
          <w:t xml:space="preserve"> </w:t>
        </w:r>
      </w:ins>
      <w:ins w:id="4469" w:author="PR Preview" w:date="2026-01-01T00:00:00Z">
        <w:r>
          <w:rPr>
            <w:i/>
            <w:iCs/>
          </w:rPr>
          <w:t xml:space="preserve">does</w:t>
        </w:r>
      </w:ins>
      <w:ins w:id="4470" w:author="PR Preview" w:date="2026-01-01T00:00:00Z">
        <w:r>
          <w:t xml:space="preserve">, bringing with it the variety of performance improvements and bug fixes inherent in more mature and modern software.</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ins w:id="4471" w:author="PR Preview" w:date="2026-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ins w:id="4472" w:author="PR Preview" w:date="2026-01-01T00:00:00Z">
        <w:r>
          <w:t xml:space="preserve">See also</w:t>
        </w:r>
      </w:ins>
      <w:ins w:id="4473" w:author="PR Preview" w:date="2026-01-01T00:00:00Z">
        <w:r>
          <w:t xml:space="preserve"> </w:t>
        </w:r>
      </w:ins>
      <w:hyperlink r:id="rId153">
        <w:ins w:id="4474" w:author="PR Preview" w:date="2026-01-01T00:00:00Z">
          <w:r>
            <w:rPr>
              <w:rStyle w:val="Hyperlink"/>
            </w:rPr>
            <w:t xml:space="preserve">Object Naming</w:t>
          </w:r>
        </w:ins>
      </w:hyperlink>
      <w:ins w:id="4475" w:author="PR Preview" w:date="2026-01-01T00:00:00Z">
        <w:r>
          <w:t xml:space="preserve">.</w:t>
        </w:r>
      </w:ins>
    </w:p>
    <w:bookmarkEnd w:id="154"/>
    <w:bookmarkStart w:id="155" w:name="function-calls"/>
    <w:p>
      <w:pPr>
        <w:pStyle w:val="Heading2"/>
      </w:pPr>
      <w:ins w:id="4476" w:author="PR Preview" w:date="2026-01-01T00:00:00Z">
        <w:r>
          <w:t xml:space="preserve">17 Function calls</w:t>
        </w:r>
      </w:ins>
    </w:p>
    <w:p>
      <w:pPr>
        <w:pStyle w:val="FirstParagraph"/>
      </w:pPr>
      <w:ins w:id="4477" w:author="PR Preview" w:date="2026-01-01T00:00:00Z">
        <w:r>
          <w:t xml:space="preserve">In a function call, use</w:t>
        </w:r>
      </w:ins>
      <w:ins w:id="4478" w:author="PR Preview" w:date="2026-01-01T00:00:00Z">
        <w:r>
          <w:t xml:space="preserve"> </w:t>
        </w:r>
      </w:ins>
      <w:ins w:id="4479" w:author="PR Preview" w:date="2026-01-01T00:00:00Z">
        <w:r>
          <w:t xml:space="preserve">“named arguments”</w:t>
        </w:r>
      </w:ins>
      <w:ins w:id="4480" w:author="PR Preview" w:date="2026-01-01T00:00:00Z">
        <w:r>
          <w:t xml:space="preserve"> </w:t>
        </w:r>
      </w:ins>
      <w:ins w:id="4481" w:author="PR Preview" w:date="2026-01-01T00:00:00Z">
        <w:r>
          <w:t xml:space="preserve">and put each argument on a separate line to make your code more readable.</w:t>
        </w:r>
      </w:ins>
    </w:p>
    <w:p>
      <w:pPr>
        <w:pStyle w:val="BodyText"/>
      </w:pPr>
      <w:ins w:id="4482" w:author="PR Preview" w:date="2026-01-01T00:00:00Z">
        <w:r>
          <w:t xml:space="preserve">Here’s an example of what not to do when calling the function a function</w:t>
        </w:r>
      </w:ins>
      <w:ins w:id="4483" w:author="PR Preview" w:date="2026-01-01T00:00:00Z">
        <w:r>
          <w:t xml:space="preserve"> </w:t>
        </w:r>
      </w:ins>
      <w:ins w:id="4484" w:author="PR Preview" w:date="2026-01-01T00:00:00Z">
        <w:r>
          <w:rPr>
            <w:rStyle w:val="VerbatimChar"/>
          </w:rPr>
          <w:t xml:space="preserve">calc_fluseas_mean</w:t>
        </w:r>
      </w:ins>
      <w:ins w:id="4485" w:author="PR Preview" w:date="2026-01-01T00:00:00Z">
        <w:r>
          <w:t xml:space="preserve"> </w:t>
        </w:r>
      </w:ins>
      <w:ins w:id="4486" w:author="PR Preview" w:date="2026-01-01T00:00:00Z">
        <w:r>
          <w:t xml:space="preserve">(defined above):</w:t>
        </w:r>
      </w:ins>
    </w:p>
    <w:p>
      <w:pPr>
        <w:pStyle w:val="SourceCode"/>
      </w:pPr>
      <w:ins w:id="4487" w:author="PR Preview" w:date="2026-01-01T00:00:00Z">
        <w:r>
          <w:rPr>
            <w:rStyle w:val="VerbatimChar"/>
          </w:rPr>
          <w:t xml:space="preserve">mean_Y = calc_fluseas_mean(flu_data, "maari_yn", FALSE)</w:t>
        </w:r>
      </w:ins>
    </w:p>
    <w:p>
      <w:pPr>
        <w:pStyle w:val="FirstParagraph"/>
      </w:pPr>
      <w:ins w:id="4488" w:author="PR Preview" w:date="2026-01-01T00:00:00Z">
        <w:r>
          <w:t xml:space="preserve">And here it is again using the best practices we’ve outlined:</w:t>
        </w:r>
      </w:ins>
    </w:p>
    <w:p>
      <w:pPr>
        <w:pStyle w:val="SourceCode"/>
      </w:pPr>
      <w:ins w:id="4489" w:author="PR Preview" w:date="2026-01-01T00:00:00Z">
        <w:r>
          <w:rPr>
            <w:rStyle w:val="VerbatimChar"/>
          </w:rPr>
          <w:t xml:space="preserve">mean_Y &lt;- calc_fluseas_mean(</w:t>
        </w:r>
      </w:ins>
      <w:ins w:id="4490" w:author="PR Preview" w:date="2026-01-01T00:00:00Z">
        <w:r>
          <w:br/>
        </w:r>
      </w:ins>
      <w:ins w:id="4491" w:author="PR Preview" w:date="2026-01-01T00:00:00Z">
        <w:r>
          <w:rPr>
            <w:rStyle w:val="VerbatimChar"/>
          </w:rPr>
          <w:t xml:space="preserve">  data = flu_data, </w:t>
        </w:r>
      </w:ins>
      <w:ins w:id="4492" w:author="PR Preview" w:date="2026-01-01T00:00:00Z">
        <w:r>
          <w:br/>
        </w:r>
      </w:ins>
      <w:ins w:id="4493" w:author="PR Preview" w:date="2026-01-01T00:00:00Z">
        <w:r>
          <w:rPr>
            <w:rStyle w:val="VerbatimChar"/>
          </w:rPr>
          <w:t xml:space="preserve">  yname = "maari_yn",</w:t>
        </w:r>
      </w:ins>
      <w:ins w:id="4494" w:author="PR Preview" w:date="2026-01-01T00:00:00Z">
        <w:r>
          <w:br/>
        </w:r>
      </w:ins>
      <w:ins w:id="4495" w:author="PR Preview" w:date="2026-01-01T00:00:00Z">
        <w:r>
          <w:rPr>
            <w:rStyle w:val="VerbatimChar"/>
          </w:rPr>
          <w:t xml:space="preserve">  silent = FALSE</w:t>
        </w:r>
      </w:ins>
      <w:ins w:id="4496" w:author="PR Preview" w:date="2026-01-01T00:00:00Z">
        <w:r>
          <w:br/>
        </w:r>
      </w:ins>
      <w:ins w:id="4497" w:author="PR Preview" w:date="2026-01-01T00:00:00Z">
        <w:r>
          <w:rPr>
            <w:rStyle w:val="VerbatimChar"/>
          </w:rPr>
          <w:t xml:space="preserve">)</w:t>
        </w:r>
      </w:ins>
    </w:p>
    <w:bookmarkEnd w:id="155"/>
    <w:bookmarkStart w:id="156" w:name="sec-function-decomposition"/>
    <w:p>
      <w:pPr>
        <w:pStyle w:val="Heading2"/>
      </w:pPr>
      <w:ins w:id="4498" w:author="PR Preview" w:date="2026-01-01T00:00:00Z">
        <w:r>
          <w:t xml:space="preserve">18 Function decomposition</w:t>
        </w:r>
      </w:ins>
    </w:p>
    <w:p>
      <w:pPr>
        <w:pStyle w:val="FirstParagraph"/>
      </w:pPr>
      <w:ins w:id="4499" w:author="PR Preview" w:date="2026-01-01T00:00:00Z">
        <w:r>
          <w:t xml:space="preserve">Function decomposition improves code readability and maintainability</w:t>
        </w:r>
      </w:ins>
      <w:ins w:id="4500" w:author="PR Preview" w:date="2026-01-01T00:00:00Z">
        <w:r>
          <w:t xml:space="preserve"> </w:t>
        </w:r>
      </w:ins>
      <w:ins w:id="4501" w:author="PR Preview" w:date="2026-01-01T00:00:00Z">
        <w:r>
          <w:t xml:space="preserve">by breaking complex logic into focused, reusable units.</w:t>
        </w:r>
      </w:ins>
      <w:ins w:id="4502" w:author="PR Preview" w:date="2026-01-01T00:00:00Z">
        <w:r>
          <w:t xml:space="preserve"> </w:t>
        </w:r>
      </w:ins>
      <w:ins w:id="4503" w:author="PR Preview" w:date="2026-01-01T00:00:00Z">
        <w:r>
          <w:t xml:space="preserve">When a function becomes too long or handles too many concerns,</w:t>
        </w:r>
      </w:ins>
      <w:ins w:id="4504" w:author="PR Preview" w:date="2026-01-01T00:00:00Z">
        <w:r>
          <w:t xml:space="preserve"> </w:t>
        </w:r>
      </w:ins>
      <w:ins w:id="4505" w:author="PR Preview" w:date="2026-01-01T00:00:00Z">
        <w:r>
          <w:t xml:space="preserve">split it into smaller helper functions with clear responsibilities.</w:t>
        </w:r>
      </w:ins>
    </w:p>
    <w:p>
      <w:pPr>
        <w:pStyle w:val="BodyText"/>
      </w:pPr>
      <w:ins w:id="4506" w:author="PR Preview" w:date="2026-01-01T00:00:00Z">
        <w:r>
          <w:t xml:space="preserve">Key goals of decomposition include:</w:t>
        </w:r>
      </w:ins>
    </w:p>
    <w:p>
      <w:pPr>
        <w:pStyle w:val="Compact"/>
        <w:numPr>
          <w:ilvl w:val="0"/>
          <w:numId w:val="1054"/>
        </w:numPr>
      </w:pPr>
      <w:ins w:id="4507" w:author="PR Preview" w:date="2026-01-01T00:00:00Z">
        <w:r>
          <w:t xml:space="preserve">Breaking a big problem into smaller subproblems that are easier to reason about</w:t>
        </w:r>
      </w:ins>
    </w:p>
    <w:p>
      <w:pPr>
        <w:pStyle w:val="Compact"/>
        <w:numPr>
          <w:ilvl w:val="0"/>
          <w:numId w:val="1054"/>
        </w:numPr>
      </w:pPr>
      <w:ins w:id="4508" w:author="PR Preview" w:date="2026-01-01T00:00:00Z">
        <w:r>
          <w:t xml:space="preserve">Making code easier to read, review, and test</w:t>
        </w:r>
      </w:ins>
    </w:p>
    <w:p>
      <w:pPr>
        <w:pStyle w:val="Compact"/>
        <w:numPr>
          <w:ilvl w:val="0"/>
          <w:numId w:val="1054"/>
        </w:numPr>
      </w:pPr>
      <w:ins w:id="4509" w:author="PR Preview" w:date="2026-01-01T00:00:00Z">
        <w:r>
          <w:t xml:space="preserve">Pushing low-level complexity</w:t>
        </w:r>
      </w:ins>
      <w:ins w:id="4510" w:author="PR Preview" w:date="2026-01-01T00:00:00Z">
        <w:r>
          <w:t xml:space="preserve"> </w:t>
        </w:r>
      </w:ins>
      <w:ins w:id="4511" w:author="PR Preview" w:date="2026-01-01T00:00:00Z">
        <w:r>
          <w:t xml:space="preserve">“downward”</w:t>
        </w:r>
      </w:ins>
      <w:ins w:id="4512" w:author="PR Preview" w:date="2026-01-01T00:00:00Z">
        <w:r>
          <w:t xml:space="preserve"> </w:t>
        </w:r>
      </w:ins>
      <w:ins w:id="4513" w:author="PR Preview" w:date="2026-01-01T00:00:00Z">
        <w:r>
          <w:t xml:space="preserve">into helper functions so the main workflow stays clear</w:t>
        </w:r>
      </w:ins>
    </w:p>
    <w:bookmarkEnd w:id="156"/>
    <w:bookmarkStart w:id="157" w:name="when-to-decompose-a-function"/>
    <w:p>
      <w:pPr>
        <w:pStyle w:val="Heading2"/>
      </w:pPr>
      <w:ins w:id="4514" w:author="PR Preview" w:date="2026-01-01T00:00:00Z">
        <w:r>
          <w:t xml:space="preserve">19 When to decompose a function</w:t>
        </w:r>
      </w:ins>
    </w:p>
    <w:p>
      <w:pPr>
        <w:pStyle w:val="FirstParagraph"/>
      </w:pPr>
      <w:ins w:id="4515" w:author="PR Preview" w:date="2026-01-01T00:00:00Z">
        <w:r>
          <w:t xml:space="preserve">Consider decomposition when one or more of these are true:</w:t>
        </w:r>
      </w:ins>
    </w:p>
    <w:p>
      <w:pPr>
        <w:pStyle w:val="Compact"/>
        <w:numPr>
          <w:ilvl w:val="0"/>
          <w:numId w:val="1055"/>
        </w:numPr>
      </w:pPr>
      <w:ins w:id="4516" w:author="PR Preview" w:date="2026-01-01T00:00:00Z">
        <w:r>
          <w:t xml:space="preserve">A function is doing multiple jobs (validation, transformation, modeling, and formatting)</w:t>
        </w:r>
      </w:ins>
    </w:p>
    <w:p>
      <w:pPr>
        <w:pStyle w:val="Compact"/>
        <w:numPr>
          <w:ilvl w:val="0"/>
          <w:numId w:val="1055"/>
        </w:numPr>
      </w:pPr>
      <w:ins w:id="4517" w:author="PR Preview" w:date="2026-01-01T00:00:00Z">
        <w:r>
          <w:t xml:space="preserve">Most of the function body is a single</w:t>
        </w:r>
      </w:ins>
      <w:ins w:id="4518" w:author="PR Preview" w:date="2026-01-01T00:00:00Z">
        <w:r>
          <w:t xml:space="preserve"> </w:t>
        </w:r>
      </w:ins>
      <w:ins w:id="4519" w:author="PR Preview" w:date="2026-01-01T00:00:00Z">
        <w:r>
          <w:rPr>
            <w:rStyle w:val="VerbatimChar"/>
          </w:rPr>
          <w:t xml:space="preserve">if</w:t>
        </w:r>
      </w:ins>
      <w:ins w:id="4520" w:author="PR Preview" w:date="2026-01-01T00:00:00Z">
        <w:r>
          <w:t xml:space="preserve">-</w:t>
        </w:r>
      </w:ins>
      <w:ins w:id="4521" w:author="PR Preview" w:date="2026-01-01T00:00:00Z">
        <w:r>
          <w:rPr>
            <w:rStyle w:val="VerbatimChar"/>
          </w:rPr>
          <w:t xml:space="preserve">else</w:t>
        </w:r>
      </w:ins>
      <w:ins w:id="4522" w:author="PR Preview" w:date="2026-01-01T00:00:00Z">
        <w:r>
          <w:t xml:space="preserve">;</w:t>
        </w:r>
      </w:ins>
      <w:ins w:id="4523" w:author="PR Preview" w:date="2026-01-01T00:00:00Z">
        <w:r>
          <w:t xml:space="preserve"> </w:t>
        </w:r>
      </w:ins>
      <w:ins w:id="4524" w:author="PR Preview" w:date="2026-01-01T00:00:00Z">
        <w:r>
          <w:t xml:space="preserve">split the two cases into separate functions</w:t>
        </w:r>
      </w:ins>
      <w:ins w:id="4525" w:author="PR Preview" w:date="2026-01-01T00:00:00Z">
        <w:r>
          <w:t xml:space="preserve"> </w:t>
        </w:r>
      </w:ins>
      <w:ins w:id="4526" w:author="PR Preview" w:date="2026-01-01T00:00:00Z">
        <w:r>
          <w:t xml:space="preserve">so each path has a clear name and contract</w:t>
        </w:r>
      </w:ins>
    </w:p>
    <w:p>
      <w:pPr>
        <w:pStyle w:val="Compact"/>
        <w:numPr>
          <w:ilvl w:val="0"/>
          <w:numId w:val="1055"/>
        </w:numPr>
      </w:pPr>
      <w:ins w:id="4527" w:author="PR Preview" w:date="2026-01-01T00:00:00Z">
        <w:r>
          <w:t xml:space="preserve">You need comments to explain every few lines just to follow the logic</w:t>
        </w:r>
      </w:ins>
    </w:p>
    <w:p>
      <w:pPr>
        <w:pStyle w:val="Compact"/>
        <w:numPr>
          <w:ilvl w:val="0"/>
          <w:numId w:val="1055"/>
        </w:numPr>
      </w:pPr>
      <w:ins w:id="4528" w:author="PR Preview" w:date="2026-01-01T00:00:00Z">
        <w:r>
          <w:t xml:space="preserve">You are repeating the same block in multiple places</w:t>
        </w:r>
      </w:ins>
    </w:p>
    <w:p>
      <w:pPr>
        <w:pStyle w:val="Compact"/>
        <w:numPr>
          <w:ilvl w:val="0"/>
          <w:numId w:val="1055"/>
        </w:numPr>
      </w:pPr>
      <w:ins w:id="4529" w:author="PR Preview" w:date="2026-01-01T00:00:00Z">
        <w:r>
          <w:t xml:space="preserve">You want to test one part of a workflow independently of the rest</w:t>
        </w:r>
      </w:ins>
    </w:p>
    <w:p>
      <w:pPr>
        <w:pStyle w:val="Compact"/>
        <w:numPr>
          <w:ilvl w:val="0"/>
          <w:numId w:val="1055"/>
        </w:numPr>
      </w:pPr>
      <w:ins w:id="4530" w:author="PR Preview" w:date="2026-01-01T00:00:00Z">
        <w:r>
          <w:t xml:space="preserve">The current function is hard to scan because implementation details hide the main idea</w:t>
        </w:r>
      </w:ins>
    </w:p>
    <w:bookmarkEnd w:id="157"/>
    <w:bookmarkStart w:id="158" w:name="how-to-decompose-in-practice"/>
    <w:p>
      <w:pPr>
        <w:pStyle w:val="Heading2"/>
      </w:pPr>
      <w:ins w:id="4531" w:author="PR Preview" w:date="2026-01-01T00:00:00Z">
        <w:r>
          <w:t xml:space="preserve">20 How to decompose in practice</w:t>
        </w:r>
      </w:ins>
    </w:p>
    <w:p>
      <w:pPr>
        <w:pStyle w:val="FirstParagraph"/>
      </w:pPr>
      <w:ins w:id="4532" w:author="PR Preview" w:date="2026-01-01T00:00:00Z">
        <w:r>
          <w:t xml:space="preserve">A practical sequence is:</w:t>
        </w:r>
      </w:ins>
    </w:p>
    <w:p>
      <w:pPr>
        <w:pStyle w:val="Compact"/>
        <w:numPr>
          <w:ilvl w:val="0"/>
          <w:numId w:val="1056"/>
        </w:numPr>
      </w:pPr>
      <w:ins w:id="4533" w:author="PR Preview" w:date="2026-01-01T00:00:00Z">
        <w:r>
          <w:t xml:space="preserve">Write down the top-level steps in plain language.</w:t>
        </w:r>
      </w:ins>
    </w:p>
    <w:p>
      <w:pPr>
        <w:pStyle w:val="Compact"/>
        <w:numPr>
          <w:ilvl w:val="0"/>
          <w:numId w:val="1056"/>
        </w:numPr>
      </w:pPr>
      <w:ins w:id="4534" w:author="PR Preview" w:date="2026-01-01T00:00:00Z">
        <w:r>
          <w:t xml:space="preserve">Extract one step at a time into a helper function.</w:t>
        </w:r>
      </w:ins>
    </w:p>
    <w:p>
      <w:pPr>
        <w:pStyle w:val="Compact"/>
        <w:numPr>
          <w:ilvl w:val="0"/>
          <w:numId w:val="1056"/>
        </w:numPr>
      </w:pPr>
      <w:ins w:id="4535" w:author="PR Preview" w:date="2026-01-01T00:00:00Z">
        <w:r>
          <w:t xml:space="preserve">Give each helper a single, specific contract (inputs, outputs, and assumptions).</w:t>
        </w:r>
      </w:ins>
    </w:p>
    <w:p>
      <w:pPr>
        <w:pStyle w:val="Compact"/>
        <w:numPr>
          <w:ilvl w:val="0"/>
          <w:numId w:val="1056"/>
        </w:numPr>
      </w:pPr>
      <w:ins w:id="4536" w:author="PR Preview" w:date="2026-01-01T00:00:00Z">
        <w:r>
          <w:t xml:space="preserve">Keep the orchestration function short, so it reads like a workflow outline.</w:t>
        </w:r>
      </w:ins>
    </w:p>
    <w:p>
      <w:pPr>
        <w:pStyle w:val="Compact"/>
        <w:numPr>
          <w:ilvl w:val="0"/>
          <w:numId w:val="1056"/>
        </w:numPr>
      </w:pPr>
      <w:ins w:id="4537" w:author="PR Preview" w:date="2026-01-01T00:00:00Z">
        <w:r>
          <w:t xml:space="preserve">Add or update tests around each helper and the top-level function.</w:t>
        </w:r>
      </w:ins>
    </w:p>
    <w:bookmarkEnd w:id="158"/>
    <w:bookmarkStart w:id="159" w:name="sec-decompose-validation"/>
    <w:p>
      <w:pPr>
        <w:pStyle w:val="Heading2"/>
      </w:pPr>
      <w:ins w:id="4538" w:author="PR Preview" w:date="2026-01-01T00:00:00Z">
        <w:r>
          <w:t xml:space="preserve">21 Decomposing validation blocks</w:t>
        </w:r>
      </w:ins>
    </w:p>
    <w:p>
      <w:pPr>
        <w:pStyle w:val="FirstParagraph"/>
      </w:pPr>
      <w:ins w:id="4539" w:author="PR Preview" w:date="2026-01-01T00:00:00Z">
        <w:r>
          <w:t xml:space="preserve">A common case for decomposition is a function</w:t>
        </w:r>
      </w:ins>
      <w:ins w:id="4540" w:author="PR Preview" w:date="2026-01-01T00:00:00Z">
        <w:r>
          <w:t xml:space="preserve"> </w:t>
        </w:r>
      </w:ins>
      <w:ins w:id="4541" w:author="PR Preview" w:date="2026-01-01T00:00:00Z">
        <w:r>
          <w:t xml:space="preserve">that opens with a long sequence of input-validation checks.</w:t>
        </w:r>
      </w:ins>
      <w:ins w:id="4542" w:author="PR Preview" w:date="2026-01-01T00:00:00Z">
        <w:r>
          <w:t xml:space="preserve"> </w:t>
        </w:r>
      </w:ins>
      <w:ins w:id="4543" w:author="PR Preview" w:date="2026-01-01T00:00:00Z">
        <w:r>
          <w:t xml:space="preserve">When the same validation pattern repeats for multiple inputs,</w:t>
        </w:r>
      </w:ins>
      <w:ins w:id="4544" w:author="PR Preview" w:date="2026-01-01T00:00:00Z">
        <w:r>
          <w:t xml:space="preserve"> </w:t>
        </w:r>
      </w:ins>
      <w:ins w:id="4545" w:author="PR Preview" w:date="2026-01-01T00:00:00Z">
        <w:r>
          <w:t xml:space="preserve">extract it into a helper:</w:t>
        </w:r>
      </w:ins>
    </w:p>
    <w:p>
      <w:pPr>
        <w:pStyle w:val="SourceCode"/>
      </w:pPr>
      <w:ins w:id="4546" w:author="PR Preview" w:date="2026-01-01T00:00:00Z">
        <w:r>
          <w:rPr>
            <w:rStyle w:val="CommentTok"/>
          </w:rPr>
          <w:t xml:space="preserve"># Before: repeated validation blocks inline</w:t>
        </w:r>
      </w:ins>
      <w:ins w:id="4547" w:author="PR Preview" w:date="2026-01-01T00:00:00Z">
        <w:r>
          <w:br/>
        </w:r>
      </w:ins>
      <w:ins w:id="4548" w:author="PR Preview" w:date="2026-01-01T00:00:00Z">
        <w:r>
          <w:rPr>
            <w:rStyle w:val="NormalTok"/>
          </w:rPr>
          <w:t xml:space="preserve">build_analysis_cache </w:t>
        </w:r>
      </w:ins>
      <w:ins w:id="4549" w:author="PR Preview" w:date="2026-01-01T00:00:00Z">
        <w:r>
          <w:rPr>
            <w:rStyle w:val="OtherTok"/>
          </w:rPr>
          <w:t xml:space="preserve">&lt;-</w:t>
        </w:r>
      </w:ins>
      <w:ins w:id="4550" w:author="PR Preview" w:date="2026-01-01T00:00:00Z">
        <w:r>
          <w:rPr>
            <w:rStyle w:val="NormalTok"/>
          </w:rPr>
          <w:t xml:space="preserve"> </w:t>
        </w:r>
      </w:ins>
      <w:ins w:id="4551" w:author="PR Preview" w:date="2026-01-01T00:00:00Z">
        <w:r>
          <w:rPr>
            <w:rStyle w:val="ControlFlowTok"/>
          </w:rPr>
          <w:t xml:space="preserve">function</w:t>
        </w:r>
      </w:ins>
      <w:ins w:id="4552" w:author="PR Preview" w:date="2026-01-01T00:00:00Z">
        <w:r>
          <w:rPr>
            <w:rStyle w:val="NormalTok"/>
          </w:rPr>
          <w:t xml:space="preserve">(</w:t>
        </w:r>
      </w:ins>
      <w:ins w:id="4553" w:author="PR Preview" w:date="2026-01-01T00:00:00Z">
        <w:r>
          <w:br/>
        </w:r>
      </w:ins>
      <w:ins w:id="4554" w:author="PR Preview" w:date="2026-01-01T00:00:00Z">
        <w:r>
          <w:rPr>
            <w:rStyle w:val="NormalTok"/>
          </w:rPr>
          <w:t xml:space="preserve">    rebuild_signal, signal_files, signal_dir,</w:t>
        </w:r>
      </w:ins>
      <w:ins w:id="4555" w:author="PR Preview" w:date="2026-01-01T00:00:00Z">
        <w:r>
          <w:br/>
        </w:r>
      </w:ins>
      <w:ins w:id="4556" w:author="PR Preview" w:date="2026-01-01T00:00:00Z">
        <w:r>
          <w:rPr>
            <w:rStyle w:val="NormalTok"/>
          </w:rPr>
          <w:t xml:space="preserve">    rebuild_finance, finance_files, finance_dir,</w:t>
        </w:r>
      </w:ins>
      <w:ins w:id="4557" w:author="PR Preview" w:date="2026-01-01T00:00:00Z">
        <w:r>
          <w:br/>
        </w:r>
      </w:ins>
      <w:ins w:id="4558" w:author="PR Preview" w:date="2026-01-01T00:00:00Z">
        <w:r>
          <w:rPr>
            <w:rStyle w:val="NormalTok"/>
          </w:rPr>
          <w:t xml:space="preserve">    ...) {</w:t>
        </w:r>
      </w:ins>
      <w:ins w:id="4559" w:author="PR Preview" w:date="2026-01-01T00:00:00Z">
        <w:r>
          <w:br/>
        </w:r>
      </w:ins>
      <w:ins w:id="4560" w:author="PR Preview" w:date="2026-01-01T00:00:00Z">
        <w:r>
          <w:rPr>
            <w:rStyle w:val="NormalTok"/>
          </w:rPr>
          <w:t xml:space="preserve">  </w:t>
        </w:r>
      </w:ins>
      <w:ins w:id="4561" w:author="PR Preview" w:date="2026-01-01T00:00:00Z">
        <w:r>
          <w:rPr>
            <w:rStyle w:val="ControlFlowTok"/>
          </w:rPr>
          <w:t xml:space="preserve">if</w:t>
        </w:r>
      </w:ins>
      <w:ins w:id="4562" w:author="PR Preview" w:date="2026-01-01T00:00:00Z">
        <w:r>
          <w:rPr>
            <w:rStyle w:val="NormalTok"/>
          </w:rPr>
          <w:t xml:space="preserve"> (rebuild_signal </w:t>
        </w:r>
      </w:ins>
      <w:ins w:id="4563" w:author="PR Preview" w:date="2026-01-01T00:00:00Z">
        <w:r>
          <w:rPr>
            <w:rStyle w:val="SpecialCharTok"/>
          </w:rPr>
          <w:t xml:space="preserve">&amp;&amp;</w:t>
        </w:r>
      </w:ins>
      <w:ins w:id="4564" w:author="PR Preview" w:date="2026-01-01T00:00:00Z">
        <w:r>
          <w:rPr>
            <w:rStyle w:val="NormalTok"/>
          </w:rPr>
          <w:t xml:space="preserve"> </w:t>
        </w:r>
      </w:ins>
      <w:ins w:id="4565" w:author="PR Preview" w:date="2026-01-01T00:00:00Z">
        <w:r>
          <w:rPr>
            <w:rStyle w:val="FunctionTok"/>
          </w:rPr>
          <w:t xml:space="preserve">length</w:t>
        </w:r>
      </w:ins>
      <w:ins w:id="4566" w:author="PR Preview" w:date="2026-01-01T00:00:00Z">
        <w:r>
          <w:rPr>
            <w:rStyle w:val="NormalTok"/>
          </w:rPr>
          <w:t xml:space="preserve">(signal_files) </w:t>
        </w:r>
      </w:ins>
      <w:ins w:id="4567" w:author="PR Preview" w:date="2026-01-01T00:00:00Z">
        <w:r>
          <w:rPr>
            <w:rStyle w:val="SpecialCharTok"/>
          </w:rPr>
          <w:t xml:space="preserve">==</w:t>
        </w:r>
      </w:ins>
      <w:ins w:id="4568" w:author="PR Preview" w:date="2026-01-01T00:00:00Z">
        <w:r>
          <w:rPr>
            <w:rStyle w:val="NormalTok"/>
          </w:rPr>
          <w:t xml:space="preserve"> </w:t>
        </w:r>
      </w:ins>
      <w:ins w:id="4569" w:author="PR Preview" w:date="2026-01-01T00:00:00Z">
        <w:r>
          <w:rPr>
            <w:rStyle w:val="DecValTok"/>
          </w:rPr>
          <w:t xml:space="preserve">0</w:t>
        </w:r>
      </w:ins>
      <w:ins w:id="4570" w:author="PR Preview" w:date="2026-01-01T00:00:00Z">
        <w:r>
          <w:rPr>
            <w:rStyle w:val="NormalTok"/>
          </w:rPr>
          <w:t xml:space="preserve">L) {</w:t>
        </w:r>
      </w:ins>
      <w:ins w:id="4571" w:author="PR Preview" w:date="2026-01-01T00:00:00Z">
        <w:r>
          <w:br/>
        </w:r>
      </w:ins>
      <w:ins w:id="4572" w:author="PR Preview" w:date="2026-01-01T00:00:00Z">
        <w:r>
          <w:rPr>
            <w:rStyle w:val="NormalTok"/>
          </w:rPr>
          <w:t xml:space="preserve">    cli</w:t>
        </w:r>
      </w:ins>
      <w:ins w:id="4573" w:author="PR Preview" w:date="2026-01-01T00:00:00Z">
        <w:r>
          <w:rPr>
            <w:rStyle w:val="SpecialCharTok"/>
          </w:rPr>
          <w:t xml:space="preserve">::</w:t>
        </w:r>
      </w:ins>
      <w:ins w:id="4574" w:author="PR Preview" w:date="2026-01-01T00:00:00Z">
        <w:r>
          <w:rPr>
            <w:rStyle w:val="FunctionTok"/>
          </w:rPr>
          <w:t xml:space="preserve">cli_abort</w:t>
        </w:r>
      </w:ins>
      <w:ins w:id="4575" w:author="PR Preview" w:date="2026-01-01T00:00:00Z">
        <w:r>
          <w:rPr>
            <w:rStyle w:val="NormalTok"/>
          </w:rPr>
          <w:t xml:space="preserve">(</w:t>
        </w:r>
      </w:ins>
      <w:ins w:id="4576" w:author="PR Preview" w:date="2026-01-01T00:00:00Z">
        <w:r>
          <w:rPr>
            <w:rStyle w:val="FunctionTok"/>
          </w:rPr>
          <w:t xml:space="preserve">c</w:t>
        </w:r>
      </w:ins>
      <w:ins w:id="4577" w:author="PR Preview" w:date="2026-01-01T00:00:00Z">
        <w:r>
          <w:rPr>
            <w:rStyle w:val="NormalTok"/>
          </w:rPr>
          <w:t xml:space="preserve">(</w:t>
        </w:r>
      </w:ins>
      <w:ins w:id="4578" w:author="PR Preview" w:date="2026-01-01T00:00:00Z">
        <w:r>
          <w:br/>
        </w:r>
      </w:ins>
      <w:ins w:id="4579" w:author="PR Preview" w:date="2026-01-01T00:00:00Z">
        <w:r>
          <w:rPr>
            <w:rStyle w:val="NormalTok"/>
          </w:rPr>
          <w:t xml:space="preserve">      </w:t>
        </w:r>
      </w:ins>
      <w:ins w:id="4580" w:author="PR Preview" w:date="2026-01-01T00:00:00Z">
        <w:r>
          <w:rPr>
            <w:rStyle w:val="StringTok"/>
          </w:rPr>
          <w:t xml:space="preserve">"Cannot rebuild Signal source data."</w:t>
        </w:r>
      </w:ins>
      <w:ins w:id="4581" w:author="PR Preview" w:date="2026-01-01T00:00:00Z">
        <w:r>
          <w:rPr>
            <w:rStyle w:val="NormalTok"/>
          </w:rPr>
          <w:t xml:space="preserve">,</w:t>
        </w:r>
      </w:ins>
      <w:ins w:id="4582" w:author="PR Preview" w:date="2026-01-01T00:00:00Z">
        <w:r>
          <w:br/>
        </w:r>
      </w:ins>
      <w:ins w:id="4583" w:author="PR Preview" w:date="2026-01-01T00:00:00Z">
        <w:r>
          <w:rPr>
            <w:rStyle w:val="NormalTok"/>
          </w:rPr>
          <w:t xml:space="preserve">      </w:t>
        </w:r>
      </w:ins>
      <w:ins w:id="4584" w:author="PR Preview" w:date="2026-01-01T00:00:00Z">
        <w:r>
          <w:rPr>
            <w:rStyle w:val="StringTok"/>
          </w:rPr>
          <w:t xml:space="preserve">"x"</w:t>
        </w:r>
      </w:ins>
      <w:ins w:id="4585" w:author="PR Preview" w:date="2026-01-01T00:00:00Z">
        <w:r>
          <w:rPr>
            <w:rStyle w:val="NormalTok"/>
          </w:rPr>
          <w:t xml:space="preserve"> </w:t>
        </w:r>
      </w:ins>
      <w:ins w:id="4586" w:author="PR Preview" w:date="2026-01-01T00:00:00Z">
        <w:r>
          <w:rPr>
            <w:rStyle w:val="OtherTok"/>
          </w:rPr>
          <w:t xml:space="preserve">=</w:t>
        </w:r>
      </w:ins>
      <w:ins w:id="4587" w:author="PR Preview" w:date="2026-01-01T00:00:00Z">
        <w:r>
          <w:rPr>
            <w:rStyle w:val="NormalTok"/>
          </w:rPr>
          <w:t xml:space="preserve"> </w:t>
        </w:r>
      </w:ins>
      <w:ins w:id="4588" w:author="PR Preview" w:date="2026-01-01T00:00:00Z">
        <w:r>
          <w:rPr>
            <w:rStyle w:val="StringTok"/>
          </w:rPr>
          <w:t xml:space="preserve">"No raw files found in {.path {signal_dir}}."</w:t>
        </w:r>
      </w:ins>
      <w:ins w:id="4589" w:author="PR Preview" w:date="2026-01-01T00:00:00Z">
        <w:r>
          <w:rPr>
            <w:rStyle w:val="NormalTok"/>
          </w:rPr>
          <w:t xml:space="preserve">,</w:t>
        </w:r>
      </w:ins>
      <w:ins w:id="4590" w:author="PR Preview" w:date="2026-01-01T00:00:00Z">
        <w:r>
          <w:br/>
        </w:r>
      </w:ins>
      <w:ins w:id="4591" w:author="PR Preview" w:date="2026-01-01T00:00:00Z">
        <w:r>
          <w:rPr>
            <w:rStyle w:val="NormalTok"/>
          </w:rPr>
          <w:t xml:space="preserve">      </w:t>
        </w:r>
      </w:ins>
      <w:ins w:id="4592" w:author="PR Preview" w:date="2026-01-01T00:00:00Z">
        <w:r>
          <w:rPr>
            <w:rStyle w:val="StringTok"/>
          </w:rPr>
          <w:t xml:space="preserve">"i"</w:t>
        </w:r>
      </w:ins>
      <w:ins w:id="4593" w:author="PR Preview" w:date="2026-01-01T00:00:00Z">
        <w:r>
          <w:rPr>
            <w:rStyle w:val="NormalTok"/>
          </w:rPr>
          <w:t xml:space="preserve"> </w:t>
        </w:r>
      </w:ins>
      <w:ins w:id="4594" w:author="PR Preview" w:date="2026-01-01T00:00:00Z">
        <w:r>
          <w:rPr>
            <w:rStyle w:val="OtherTok"/>
          </w:rPr>
          <w:t xml:space="preserve">=</w:t>
        </w:r>
      </w:ins>
      <w:ins w:id="4595" w:author="PR Preview" w:date="2026-01-01T00:00:00Z">
        <w:r>
          <w:rPr>
            <w:rStyle w:val="NormalTok"/>
          </w:rPr>
          <w:t xml:space="preserve"> </w:t>
        </w:r>
      </w:ins>
      <w:ins w:id="4596" w:author="PR Preview" w:date="2026-01-01T00:00:00Z">
        <w:r>
          <w:rPr>
            <w:rStyle w:val="StringTok"/>
          </w:rPr>
          <w:t xml:space="preserve">"Use {.val auto} to reuse an existing RDS."</w:t>
        </w:r>
      </w:ins>
      <w:ins w:id="4597" w:author="PR Preview" w:date="2026-01-01T00:00:00Z">
        <w:r>
          <w:br/>
        </w:r>
      </w:ins>
      <w:ins w:id="4598" w:author="PR Preview" w:date="2026-01-01T00:00:00Z">
        <w:r>
          <w:rPr>
            <w:rStyle w:val="NormalTok"/>
          </w:rPr>
          <w:t xml:space="preserve">    ))</w:t>
        </w:r>
      </w:ins>
      <w:ins w:id="4599" w:author="PR Preview" w:date="2026-01-01T00:00:00Z">
        <w:r>
          <w:br/>
        </w:r>
      </w:ins>
      <w:ins w:id="4600" w:author="PR Preview" w:date="2026-01-01T00:00:00Z">
        <w:r>
          <w:rPr>
            <w:rStyle w:val="NormalTok"/>
          </w:rPr>
          <w:t xml:space="preserve">  }</w:t>
        </w:r>
      </w:ins>
      <w:ins w:id="4601" w:author="PR Preview" w:date="2026-01-01T00:00:00Z">
        <w:r>
          <w:br/>
        </w:r>
      </w:ins>
      <w:ins w:id="4602" w:author="PR Preview" w:date="2026-01-01T00:00:00Z">
        <w:r>
          <w:rPr>
            <w:rStyle w:val="NormalTok"/>
          </w:rPr>
          <w:t xml:space="preserve">  </w:t>
        </w:r>
      </w:ins>
      <w:ins w:id="4603" w:author="PR Preview" w:date="2026-01-01T00:00:00Z">
        <w:r>
          <w:rPr>
            <w:rStyle w:val="ControlFlowTok"/>
          </w:rPr>
          <w:t xml:space="preserve">if</w:t>
        </w:r>
      </w:ins>
      <w:ins w:id="4604" w:author="PR Preview" w:date="2026-01-01T00:00:00Z">
        <w:r>
          <w:rPr>
            <w:rStyle w:val="NormalTok"/>
          </w:rPr>
          <w:t xml:space="preserve"> (rebuild_finance </w:t>
        </w:r>
      </w:ins>
      <w:ins w:id="4605" w:author="PR Preview" w:date="2026-01-01T00:00:00Z">
        <w:r>
          <w:rPr>
            <w:rStyle w:val="SpecialCharTok"/>
          </w:rPr>
          <w:t xml:space="preserve">&amp;&amp;</w:t>
        </w:r>
      </w:ins>
      <w:ins w:id="4606" w:author="PR Preview" w:date="2026-01-01T00:00:00Z">
        <w:r>
          <w:rPr>
            <w:rStyle w:val="NormalTok"/>
          </w:rPr>
          <w:t xml:space="preserve"> </w:t>
        </w:r>
      </w:ins>
      <w:ins w:id="4607" w:author="PR Preview" w:date="2026-01-01T00:00:00Z">
        <w:r>
          <w:rPr>
            <w:rStyle w:val="FunctionTok"/>
          </w:rPr>
          <w:t xml:space="preserve">length</w:t>
        </w:r>
      </w:ins>
      <w:ins w:id="4608" w:author="PR Preview" w:date="2026-01-01T00:00:00Z">
        <w:r>
          <w:rPr>
            <w:rStyle w:val="NormalTok"/>
          </w:rPr>
          <w:t xml:space="preserve">(finance_files) </w:t>
        </w:r>
      </w:ins>
      <w:ins w:id="4609" w:author="PR Preview" w:date="2026-01-01T00:00:00Z">
        <w:r>
          <w:rPr>
            <w:rStyle w:val="SpecialCharTok"/>
          </w:rPr>
          <w:t xml:space="preserve">==</w:t>
        </w:r>
      </w:ins>
      <w:ins w:id="4610" w:author="PR Preview" w:date="2026-01-01T00:00:00Z">
        <w:r>
          <w:rPr>
            <w:rStyle w:val="NormalTok"/>
          </w:rPr>
          <w:t xml:space="preserve"> </w:t>
        </w:r>
      </w:ins>
      <w:ins w:id="4611" w:author="PR Preview" w:date="2026-01-01T00:00:00Z">
        <w:r>
          <w:rPr>
            <w:rStyle w:val="DecValTok"/>
          </w:rPr>
          <w:t xml:space="preserve">0</w:t>
        </w:r>
      </w:ins>
      <w:ins w:id="4612" w:author="PR Preview" w:date="2026-01-01T00:00:00Z">
        <w:r>
          <w:rPr>
            <w:rStyle w:val="NormalTok"/>
          </w:rPr>
          <w:t xml:space="preserve">L) {</w:t>
        </w:r>
      </w:ins>
      <w:ins w:id="4613" w:author="PR Preview" w:date="2026-01-01T00:00:00Z">
        <w:r>
          <w:br/>
        </w:r>
      </w:ins>
      <w:ins w:id="4614" w:author="PR Preview" w:date="2026-01-01T00:00:00Z">
        <w:r>
          <w:rPr>
            <w:rStyle w:val="NormalTok"/>
          </w:rPr>
          <w:t xml:space="preserve">    cli</w:t>
        </w:r>
      </w:ins>
      <w:ins w:id="4615" w:author="PR Preview" w:date="2026-01-01T00:00:00Z">
        <w:r>
          <w:rPr>
            <w:rStyle w:val="SpecialCharTok"/>
          </w:rPr>
          <w:t xml:space="preserve">::</w:t>
        </w:r>
      </w:ins>
      <w:ins w:id="4616" w:author="PR Preview" w:date="2026-01-01T00:00:00Z">
        <w:r>
          <w:rPr>
            <w:rStyle w:val="FunctionTok"/>
          </w:rPr>
          <w:t xml:space="preserve">cli_abort</w:t>
        </w:r>
      </w:ins>
      <w:ins w:id="4617" w:author="PR Preview" w:date="2026-01-01T00:00:00Z">
        <w:r>
          <w:rPr>
            <w:rStyle w:val="NormalTok"/>
          </w:rPr>
          <w:t xml:space="preserve">(</w:t>
        </w:r>
      </w:ins>
      <w:ins w:id="4618" w:author="PR Preview" w:date="2026-01-01T00:00:00Z">
        <w:r>
          <w:rPr>
            <w:rStyle w:val="FunctionTok"/>
          </w:rPr>
          <w:t xml:space="preserve">c</w:t>
        </w:r>
      </w:ins>
      <w:ins w:id="4619" w:author="PR Preview" w:date="2026-01-01T00:00:00Z">
        <w:r>
          <w:rPr>
            <w:rStyle w:val="NormalTok"/>
          </w:rPr>
          <w:t xml:space="preserve">(</w:t>
        </w:r>
      </w:ins>
      <w:ins w:id="4620" w:author="PR Preview" w:date="2026-01-01T00:00:00Z">
        <w:r>
          <w:br/>
        </w:r>
      </w:ins>
      <w:ins w:id="4621" w:author="PR Preview" w:date="2026-01-01T00:00:00Z">
        <w:r>
          <w:rPr>
            <w:rStyle w:val="NormalTok"/>
          </w:rPr>
          <w:t xml:space="preserve">      </w:t>
        </w:r>
      </w:ins>
      <w:ins w:id="4622" w:author="PR Preview" w:date="2026-01-01T00:00:00Z">
        <w:r>
          <w:rPr>
            <w:rStyle w:val="StringTok"/>
          </w:rPr>
          <w:t xml:space="preserve">"Cannot rebuild finance source data."</w:t>
        </w:r>
      </w:ins>
      <w:ins w:id="4623" w:author="PR Preview" w:date="2026-01-01T00:00:00Z">
        <w:r>
          <w:rPr>
            <w:rStyle w:val="NormalTok"/>
          </w:rPr>
          <w:t xml:space="preserve">,</w:t>
        </w:r>
      </w:ins>
      <w:ins w:id="4624" w:author="PR Preview" w:date="2026-01-01T00:00:00Z">
        <w:r>
          <w:br/>
        </w:r>
      </w:ins>
      <w:ins w:id="4625" w:author="PR Preview" w:date="2026-01-01T00:00:00Z">
        <w:r>
          <w:rPr>
            <w:rStyle w:val="NormalTok"/>
          </w:rPr>
          <w:t xml:space="preserve">      </w:t>
        </w:r>
      </w:ins>
      <w:ins w:id="4626" w:author="PR Preview" w:date="2026-01-01T00:00:00Z">
        <w:r>
          <w:rPr>
            <w:rStyle w:val="StringTok"/>
          </w:rPr>
          <w:t xml:space="preserve">"x"</w:t>
        </w:r>
      </w:ins>
      <w:ins w:id="4627" w:author="PR Preview" w:date="2026-01-01T00:00:00Z">
        <w:r>
          <w:rPr>
            <w:rStyle w:val="NormalTok"/>
          </w:rPr>
          <w:t xml:space="preserve"> </w:t>
        </w:r>
      </w:ins>
      <w:ins w:id="4628" w:author="PR Preview" w:date="2026-01-01T00:00:00Z">
        <w:r>
          <w:rPr>
            <w:rStyle w:val="OtherTok"/>
          </w:rPr>
          <w:t xml:space="preserve">=</w:t>
        </w:r>
      </w:ins>
      <w:ins w:id="4629" w:author="PR Preview" w:date="2026-01-01T00:00:00Z">
        <w:r>
          <w:rPr>
            <w:rStyle w:val="NormalTok"/>
          </w:rPr>
          <w:t xml:space="preserve"> </w:t>
        </w:r>
      </w:ins>
      <w:ins w:id="4630" w:author="PR Preview" w:date="2026-01-01T00:00:00Z">
        <w:r>
          <w:rPr>
            <w:rStyle w:val="StringTok"/>
          </w:rPr>
          <w:t xml:space="preserve">"No raw files found in {.path {finance_dir}}."</w:t>
        </w:r>
      </w:ins>
      <w:ins w:id="4631" w:author="PR Preview" w:date="2026-01-01T00:00:00Z">
        <w:r>
          <w:rPr>
            <w:rStyle w:val="NormalTok"/>
          </w:rPr>
          <w:t xml:space="preserve">,</w:t>
        </w:r>
      </w:ins>
      <w:ins w:id="4632" w:author="PR Preview" w:date="2026-01-01T00:00:00Z">
        <w:r>
          <w:br/>
        </w:r>
      </w:ins>
      <w:ins w:id="4633" w:author="PR Preview" w:date="2026-01-01T00:00:00Z">
        <w:r>
          <w:rPr>
            <w:rStyle w:val="NormalTok"/>
          </w:rPr>
          <w:t xml:space="preserve">      </w:t>
        </w:r>
      </w:ins>
      <w:ins w:id="4634" w:author="PR Preview" w:date="2026-01-01T00:00:00Z">
        <w:r>
          <w:rPr>
            <w:rStyle w:val="StringTok"/>
          </w:rPr>
          <w:t xml:space="preserve">"i"</w:t>
        </w:r>
      </w:ins>
      <w:ins w:id="4635" w:author="PR Preview" w:date="2026-01-01T00:00:00Z">
        <w:r>
          <w:rPr>
            <w:rStyle w:val="NormalTok"/>
          </w:rPr>
          <w:t xml:space="preserve"> </w:t>
        </w:r>
      </w:ins>
      <w:ins w:id="4636" w:author="PR Preview" w:date="2026-01-01T00:00:00Z">
        <w:r>
          <w:rPr>
            <w:rStyle w:val="OtherTok"/>
          </w:rPr>
          <w:t xml:space="preserve">=</w:t>
        </w:r>
      </w:ins>
      <w:ins w:id="4637" w:author="PR Preview" w:date="2026-01-01T00:00:00Z">
        <w:r>
          <w:rPr>
            <w:rStyle w:val="NormalTok"/>
          </w:rPr>
          <w:t xml:space="preserve"> </w:t>
        </w:r>
      </w:ins>
      <w:ins w:id="4638" w:author="PR Preview" w:date="2026-01-01T00:00:00Z">
        <w:r>
          <w:rPr>
            <w:rStyle w:val="StringTok"/>
          </w:rPr>
          <w:t xml:space="preserve">"Use {.val auto} to reuse an existing RDS."</w:t>
        </w:r>
      </w:ins>
      <w:ins w:id="4639" w:author="PR Preview" w:date="2026-01-01T00:00:00Z">
        <w:r>
          <w:br/>
        </w:r>
      </w:ins>
      <w:ins w:id="4640" w:author="PR Preview" w:date="2026-01-01T00:00:00Z">
        <w:r>
          <w:rPr>
            <w:rStyle w:val="NormalTok"/>
          </w:rPr>
          <w:t xml:space="preserve">    ))</w:t>
        </w:r>
      </w:ins>
      <w:ins w:id="4641" w:author="PR Preview" w:date="2026-01-01T00:00:00Z">
        <w:r>
          <w:br/>
        </w:r>
      </w:ins>
      <w:ins w:id="4642" w:author="PR Preview" w:date="2026-01-01T00:00:00Z">
        <w:r>
          <w:rPr>
            <w:rStyle w:val="NormalTok"/>
          </w:rPr>
          <w:t xml:space="preserve">  }</w:t>
        </w:r>
      </w:ins>
      <w:ins w:id="4643" w:author="PR Preview" w:date="2026-01-01T00:00:00Z">
        <w:r>
          <w:br/>
        </w:r>
      </w:ins>
      <w:ins w:id="4644" w:author="PR Preview" w:date="2026-01-01T00:00:00Z">
        <w:r>
          <w:rPr>
            <w:rStyle w:val="NormalTok"/>
          </w:rPr>
          <w:t xml:space="preserve">  </w:t>
        </w:r>
      </w:ins>
      <w:ins w:id="4645" w:author="PR Preview" w:date="2026-01-01T00:00:00Z">
        <w:r>
          <w:rPr>
            <w:rStyle w:val="CommentTok"/>
          </w:rPr>
          <w:t xml:space="preserve"># ... same pattern for mapping, then more for cached-RDS checks ...</w:t>
        </w:r>
      </w:ins>
      <w:ins w:id="4646" w:author="PR Preview" w:date="2026-01-01T00:00:00Z">
        <w:r>
          <w:br/>
        </w:r>
      </w:ins>
      <w:ins w:id="4647" w:author="PR Preview" w:date="2026-01-01T00:00:00Z">
        <w:r>
          <w:rPr>
            <w:rStyle w:val="NormalTok"/>
          </w:rPr>
          <w:t xml:space="preserve">}</w:t>
        </w:r>
      </w:ins>
      <w:ins w:id="4648" w:author="PR Preview" w:date="2026-01-01T00:00:00Z">
        <w:r>
          <w:br/>
        </w:r>
      </w:ins>
      <w:ins w:id="4649" w:author="PR Preview" w:date="2026-01-01T00:00:00Z">
        <w:r>
          <w:br/>
        </w:r>
      </w:ins>
      <w:ins w:id="4650" w:author="PR Preview" w:date="2026-01-01T00:00:00Z">
        <w:r>
          <w:rPr>
            <w:rStyle w:val="CommentTok"/>
          </w:rPr>
          <w:t xml:space="preserve"># After: extract the repeated pattern into a helper</w:t>
        </w:r>
      </w:ins>
      <w:ins w:id="4651" w:author="PR Preview" w:date="2026-01-01T00:00:00Z">
        <w:r>
          <w:br/>
        </w:r>
      </w:ins>
      <w:ins w:id="4652" w:author="PR Preview" w:date="2026-01-01T00:00:00Z">
        <w:r>
          <w:rPr>
            <w:rStyle w:val="NormalTok"/>
          </w:rPr>
          <w:t xml:space="preserve">validate_source_rebuild </w:t>
        </w:r>
      </w:ins>
      <w:ins w:id="4653" w:author="PR Preview" w:date="2026-01-01T00:00:00Z">
        <w:r>
          <w:rPr>
            <w:rStyle w:val="OtherTok"/>
          </w:rPr>
          <w:t xml:space="preserve">&lt;-</w:t>
        </w:r>
      </w:ins>
      <w:ins w:id="4654" w:author="PR Preview" w:date="2026-01-01T00:00:00Z">
        <w:r>
          <w:rPr>
            <w:rStyle w:val="NormalTok"/>
          </w:rPr>
          <w:t xml:space="preserve"> </w:t>
        </w:r>
      </w:ins>
      <w:ins w:id="4655" w:author="PR Preview" w:date="2026-01-01T00:00:00Z">
        <w:r>
          <w:rPr>
            <w:rStyle w:val="ControlFlowTok"/>
          </w:rPr>
          <w:t xml:space="preserve">function</w:t>
        </w:r>
      </w:ins>
      <w:ins w:id="4656" w:author="PR Preview" w:date="2026-01-01T00:00:00Z">
        <w:r>
          <w:rPr>
            <w:rStyle w:val="NormalTok"/>
          </w:rPr>
          <w:t xml:space="preserve">(</w:t>
        </w:r>
      </w:ins>
      <w:ins w:id="4657" w:author="PR Preview" w:date="2026-01-01T00:00:00Z">
        <w:r>
          <w:br/>
        </w:r>
      </w:ins>
      <w:ins w:id="4658" w:author="PR Preview" w:date="2026-01-01T00:00:00Z">
        <w:r>
          <w:rPr>
            <w:rStyle w:val="NormalTok"/>
          </w:rPr>
          <w:t xml:space="preserve">    rebuild,</w:t>
        </w:r>
      </w:ins>
      <w:ins w:id="4659" w:author="PR Preview" w:date="2026-01-01T00:00:00Z">
        <w:r>
          <w:br/>
        </w:r>
      </w:ins>
      <w:ins w:id="4660" w:author="PR Preview" w:date="2026-01-01T00:00:00Z">
        <w:r>
          <w:rPr>
            <w:rStyle w:val="NormalTok"/>
          </w:rPr>
          <w:t xml:space="preserve">    source_files,</w:t>
        </w:r>
      </w:ins>
      <w:ins w:id="4661" w:author="PR Preview" w:date="2026-01-01T00:00:00Z">
        <w:r>
          <w:br/>
        </w:r>
      </w:ins>
      <w:ins w:id="4662" w:author="PR Preview" w:date="2026-01-01T00:00:00Z">
        <w:r>
          <w:rPr>
            <w:rStyle w:val="NormalTok"/>
          </w:rPr>
          <w:t xml:space="preserve">    label,</w:t>
        </w:r>
      </w:ins>
      <w:ins w:id="4663" w:author="PR Preview" w:date="2026-01-01T00:00:00Z">
        <w:r>
          <w:br/>
        </w:r>
      </w:ins>
      <w:ins w:id="4664" w:author="PR Preview" w:date="2026-01-01T00:00:00Z">
        <w:r>
          <w:rPr>
            <w:rStyle w:val="NormalTok"/>
          </w:rPr>
          <w:t xml:space="preserve">    search_path,</w:t>
        </w:r>
      </w:ins>
      <w:ins w:id="4665" w:author="PR Preview" w:date="2026-01-01T00:00:00Z">
        <w:r>
          <w:br/>
        </w:r>
      </w:ins>
      <w:ins w:id="4666" w:author="PR Preview" w:date="2026-01-01T00:00:00Z">
        <w:r>
          <w:rPr>
            <w:rStyle w:val="NormalTok"/>
          </w:rPr>
          <w:t xml:space="preserve">    </w:t>
        </w:r>
      </w:ins>
      <w:ins w:id="4667" w:author="PR Preview" w:date="2026-01-01T00:00:00Z">
        <w:r>
          <w:rPr>
            <w:rStyle w:val="AttributeTok"/>
          </w:rPr>
          <w:t xml:space="preserve">call =</w:t>
        </w:r>
      </w:ins>
      <w:ins w:id="4668" w:author="PR Preview" w:date="2026-01-01T00:00:00Z">
        <w:r>
          <w:rPr>
            <w:rStyle w:val="NormalTok"/>
          </w:rPr>
          <w:t xml:space="preserve"> rlang</w:t>
        </w:r>
      </w:ins>
      <w:ins w:id="4669" w:author="PR Preview" w:date="2026-01-01T00:00:00Z">
        <w:r>
          <w:rPr>
            <w:rStyle w:val="SpecialCharTok"/>
          </w:rPr>
          <w:t xml:space="preserve">::</w:t>
        </w:r>
      </w:ins>
      <w:ins w:id="4670" w:author="PR Preview" w:date="2026-01-01T00:00:00Z">
        <w:r>
          <w:rPr>
            <w:rStyle w:val="FunctionTok"/>
          </w:rPr>
          <w:t xml:space="preserve">caller_env</w:t>
        </w:r>
      </w:ins>
      <w:ins w:id="4671" w:author="PR Preview" w:date="2026-01-01T00:00:00Z">
        <w:r>
          <w:rPr>
            <w:rStyle w:val="NormalTok"/>
          </w:rPr>
          <w:t xml:space="preserve">()) {</w:t>
        </w:r>
      </w:ins>
      <w:ins w:id="4672" w:author="PR Preview" w:date="2026-01-01T00:00:00Z">
        <w:r>
          <w:br/>
        </w:r>
      </w:ins>
      <w:ins w:id="4673" w:author="PR Preview" w:date="2026-01-01T00:00:00Z">
        <w:r>
          <w:rPr>
            <w:rStyle w:val="NormalTok"/>
          </w:rPr>
          <w:t xml:space="preserve">  </w:t>
        </w:r>
      </w:ins>
      <w:ins w:id="4674" w:author="PR Preview" w:date="2026-01-01T00:00:00Z">
        <w:r>
          <w:rPr>
            <w:rStyle w:val="ControlFlowTok"/>
          </w:rPr>
          <w:t xml:space="preserve">if</w:t>
        </w:r>
      </w:ins>
      <w:ins w:id="4675" w:author="PR Preview" w:date="2026-01-01T00:00:00Z">
        <w:r>
          <w:rPr>
            <w:rStyle w:val="NormalTok"/>
          </w:rPr>
          <w:t xml:space="preserve"> (</w:t>
        </w:r>
      </w:ins>
      <w:ins w:id="4676" w:author="PR Preview" w:date="2026-01-01T00:00:00Z">
        <w:r>
          <w:rPr>
            <w:rStyle w:val="SpecialCharTok"/>
          </w:rPr>
          <w:t xml:space="preserve">!</w:t>
        </w:r>
      </w:ins>
      <w:ins w:id="4677" w:author="PR Preview" w:date="2026-01-01T00:00:00Z">
        <w:r>
          <w:rPr>
            <w:rStyle w:val="NormalTok"/>
          </w:rPr>
          <w:t xml:space="preserve">rebuild </w:t>
        </w:r>
      </w:ins>
      <w:ins w:id="4678" w:author="PR Preview" w:date="2026-01-01T00:00:00Z">
        <w:r>
          <w:rPr>
            <w:rStyle w:val="SpecialCharTok"/>
          </w:rPr>
          <w:t xml:space="preserve">||</w:t>
        </w:r>
      </w:ins>
      <w:ins w:id="4679" w:author="PR Preview" w:date="2026-01-01T00:00:00Z">
        <w:r>
          <w:rPr>
            <w:rStyle w:val="NormalTok"/>
          </w:rPr>
          <w:t xml:space="preserve"> </w:t>
        </w:r>
      </w:ins>
      <w:ins w:id="4680" w:author="PR Preview" w:date="2026-01-01T00:00:00Z">
        <w:r>
          <w:rPr>
            <w:rStyle w:val="FunctionTok"/>
          </w:rPr>
          <w:t xml:space="preserve">length</w:t>
        </w:r>
      </w:ins>
      <w:ins w:id="4681" w:author="PR Preview" w:date="2026-01-01T00:00:00Z">
        <w:r>
          <w:rPr>
            <w:rStyle w:val="NormalTok"/>
          </w:rPr>
          <w:t xml:space="preserve">(source_files) </w:t>
        </w:r>
      </w:ins>
      <w:ins w:id="4682" w:author="PR Preview" w:date="2026-01-01T00:00:00Z">
        <w:r>
          <w:rPr>
            <w:rStyle w:val="SpecialCharTok"/>
          </w:rPr>
          <w:t xml:space="preserve">&gt;</w:t>
        </w:r>
      </w:ins>
      <w:ins w:id="4683" w:author="PR Preview" w:date="2026-01-01T00:00:00Z">
        <w:r>
          <w:rPr>
            <w:rStyle w:val="NormalTok"/>
          </w:rPr>
          <w:t xml:space="preserve"> </w:t>
        </w:r>
      </w:ins>
      <w:ins w:id="4684" w:author="PR Preview" w:date="2026-01-01T00:00:00Z">
        <w:r>
          <w:rPr>
            <w:rStyle w:val="DecValTok"/>
          </w:rPr>
          <w:t xml:space="preserve">0</w:t>
        </w:r>
      </w:ins>
      <w:ins w:id="4685" w:author="PR Preview" w:date="2026-01-01T00:00:00Z">
        <w:r>
          <w:rPr>
            <w:rStyle w:val="NormalTok"/>
          </w:rPr>
          <w:t xml:space="preserve">L) </w:t>
        </w:r>
      </w:ins>
      <w:ins w:id="4686" w:author="PR Preview" w:date="2026-01-01T00:00:00Z">
        <w:r>
          <w:rPr>
            <w:rStyle w:val="FunctionTok"/>
          </w:rPr>
          <w:t xml:space="preserve">return</w:t>
        </w:r>
      </w:ins>
      <w:ins w:id="4687" w:author="PR Preview" w:date="2026-01-01T00:00:00Z">
        <w:r>
          <w:rPr>
            <w:rStyle w:val="NormalTok"/>
          </w:rPr>
          <w:t xml:space="preserve">(</w:t>
        </w:r>
      </w:ins>
      <w:ins w:id="4688" w:author="PR Preview" w:date="2026-01-01T00:00:00Z">
        <w:r>
          <w:rPr>
            <w:rStyle w:val="FunctionTok"/>
          </w:rPr>
          <w:t xml:space="preserve">invisible</w:t>
        </w:r>
      </w:ins>
      <w:ins w:id="4689" w:author="PR Preview" w:date="2026-01-01T00:00:00Z">
        <w:r>
          <w:rPr>
            <w:rStyle w:val="NormalTok"/>
          </w:rPr>
          <w:t xml:space="preserve">(</w:t>
        </w:r>
      </w:ins>
      <w:ins w:id="4690" w:author="PR Preview" w:date="2026-01-01T00:00:00Z">
        <w:r>
          <w:rPr>
            <w:rStyle w:val="ConstantTok"/>
          </w:rPr>
          <w:t xml:space="preserve">NULL</w:t>
        </w:r>
      </w:ins>
      <w:ins w:id="4691" w:author="PR Preview" w:date="2026-01-01T00:00:00Z">
        <w:r>
          <w:rPr>
            <w:rStyle w:val="NormalTok"/>
          </w:rPr>
          <w:t xml:space="preserve">))</w:t>
        </w:r>
      </w:ins>
      <w:ins w:id="4692" w:author="PR Preview" w:date="2026-01-01T00:00:00Z">
        <w:r>
          <w:br/>
        </w:r>
      </w:ins>
      <w:ins w:id="4693" w:author="PR Preview" w:date="2026-01-01T00:00:00Z">
        <w:r>
          <w:rPr>
            <w:rStyle w:val="NormalTok"/>
          </w:rPr>
          <w:t xml:space="preserve">  cli</w:t>
        </w:r>
      </w:ins>
      <w:ins w:id="4694" w:author="PR Preview" w:date="2026-01-01T00:00:00Z">
        <w:r>
          <w:rPr>
            <w:rStyle w:val="SpecialCharTok"/>
          </w:rPr>
          <w:t xml:space="preserve">::</w:t>
        </w:r>
      </w:ins>
      <w:ins w:id="4695" w:author="PR Preview" w:date="2026-01-01T00:00:00Z">
        <w:r>
          <w:rPr>
            <w:rStyle w:val="FunctionTok"/>
          </w:rPr>
          <w:t xml:space="preserve">cli_abort</w:t>
        </w:r>
      </w:ins>
      <w:ins w:id="4696" w:author="PR Preview" w:date="2026-01-01T00:00:00Z">
        <w:r>
          <w:rPr>
            <w:rStyle w:val="NormalTok"/>
          </w:rPr>
          <w:t xml:space="preserve">(</w:t>
        </w:r>
      </w:ins>
      <w:ins w:id="4697" w:author="PR Preview" w:date="2026-01-01T00:00:00Z">
        <w:r>
          <w:br/>
        </w:r>
      </w:ins>
      <w:ins w:id="4698" w:author="PR Preview" w:date="2026-01-01T00:00:00Z">
        <w:r>
          <w:rPr>
            <w:rStyle w:val="NormalTok"/>
          </w:rPr>
          <w:t xml:space="preserve">    </w:t>
        </w:r>
      </w:ins>
      <w:ins w:id="4699" w:author="PR Preview" w:date="2026-01-01T00:00:00Z">
        <w:r>
          <w:rPr>
            <w:rStyle w:val="FunctionTok"/>
          </w:rPr>
          <w:t xml:space="preserve">c</w:t>
        </w:r>
      </w:ins>
      <w:ins w:id="4700" w:author="PR Preview" w:date="2026-01-01T00:00:00Z">
        <w:r>
          <w:rPr>
            <w:rStyle w:val="NormalTok"/>
          </w:rPr>
          <w:t xml:space="preserve">(</w:t>
        </w:r>
      </w:ins>
      <w:ins w:id="4701" w:author="PR Preview" w:date="2026-01-01T00:00:00Z">
        <w:r>
          <w:br/>
        </w:r>
      </w:ins>
      <w:ins w:id="4702" w:author="PR Preview" w:date="2026-01-01T00:00:00Z">
        <w:r>
          <w:rPr>
            <w:rStyle w:val="NormalTok"/>
          </w:rPr>
          <w:t xml:space="preserve">      </w:t>
        </w:r>
      </w:ins>
      <w:ins w:id="4703" w:author="PR Preview" w:date="2026-01-01T00:00:00Z">
        <w:r>
          <w:rPr>
            <w:rStyle w:val="StringTok"/>
          </w:rPr>
          <w:t xml:space="preserve">"Cannot rebuild {label} source data."</w:t>
        </w:r>
      </w:ins>
      <w:ins w:id="4704" w:author="PR Preview" w:date="2026-01-01T00:00:00Z">
        <w:r>
          <w:rPr>
            <w:rStyle w:val="NormalTok"/>
          </w:rPr>
          <w:t xml:space="preserve">,</w:t>
        </w:r>
      </w:ins>
      <w:ins w:id="4705" w:author="PR Preview" w:date="2026-01-01T00:00:00Z">
        <w:r>
          <w:br/>
        </w:r>
      </w:ins>
      <w:ins w:id="4706" w:author="PR Preview" w:date="2026-01-01T00:00:00Z">
        <w:r>
          <w:rPr>
            <w:rStyle w:val="NormalTok"/>
          </w:rPr>
          <w:t xml:space="preserve">      </w:t>
        </w:r>
      </w:ins>
      <w:ins w:id="4707" w:author="PR Preview" w:date="2026-01-01T00:00:00Z">
        <w:r>
          <w:rPr>
            <w:rStyle w:val="StringTok"/>
          </w:rPr>
          <w:t xml:space="preserve">"x"</w:t>
        </w:r>
      </w:ins>
      <w:ins w:id="4708" w:author="PR Preview" w:date="2026-01-01T00:00:00Z">
        <w:r>
          <w:rPr>
            <w:rStyle w:val="NormalTok"/>
          </w:rPr>
          <w:t xml:space="preserve"> </w:t>
        </w:r>
      </w:ins>
      <w:ins w:id="4709" w:author="PR Preview" w:date="2026-01-01T00:00:00Z">
        <w:r>
          <w:rPr>
            <w:rStyle w:val="OtherTok"/>
          </w:rPr>
          <w:t xml:space="preserve">=</w:t>
        </w:r>
      </w:ins>
      <w:ins w:id="4710" w:author="PR Preview" w:date="2026-01-01T00:00:00Z">
        <w:r>
          <w:rPr>
            <w:rStyle w:val="NormalTok"/>
          </w:rPr>
          <w:t xml:space="preserve"> </w:t>
        </w:r>
      </w:ins>
      <w:ins w:id="4711" w:author="PR Preview" w:date="2026-01-01T00:00:00Z">
        <w:r>
          <w:rPr>
            <w:rStyle w:val="StringTok"/>
          </w:rPr>
          <w:t xml:space="preserve">"No raw {label} files were found in {.path {search_path}}."</w:t>
        </w:r>
      </w:ins>
      <w:ins w:id="4712" w:author="PR Preview" w:date="2026-01-01T00:00:00Z">
        <w:r>
          <w:rPr>
            <w:rStyle w:val="NormalTok"/>
          </w:rPr>
          <w:t xml:space="preserve">,</w:t>
        </w:r>
      </w:ins>
      <w:ins w:id="4713" w:author="PR Preview" w:date="2026-01-01T00:00:00Z">
        <w:r>
          <w:br/>
        </w:r>
      </w:ins>
      <w:ins w:id="4714" w:author="PR Preview" w:date="2026-01-01T00:00:00Z">
        <w:r>
          <w:rPr>
            <w:rStyle w:val="NormalTok"/>
          </w:rPr>
          <w:t xml:space="preserve">      </w:t>
        </w:r>
      </w:ins>
      <w:ins w:id="4715" w:author="PR Preview" w:date="2026-01-01T00:00:00Z">
        <w:r>
          <w:rPr>
            <w:rStyle w:val="StringTok"/>
          </w:rPr>
          <w:t xml:space="preserve">"i"</w:t>
        </w:r>
      </w:ins>
      <w:ins w:id="4716" w:author="PR Preview" w:date="2026-01-01T00:00:00Z">
        <w:r>
          <w:rPr>
            <w:rStyle w:val="NormalTok"/>
          </w:rPr>
          <w:t xml:space="preserve"> </w:t>
        </w:r>
      </w:ins>
      <w:ins w:id="4717" w:author="PR Preview" w:date="2026-01-01T00:00:00Z">
        <w:r>
          <w:rPr>
            <w:rStyle w:val="OtherTok"/>
          </w:rPr>
          <w:t xml:space="preserve">=</w:t>
        </w:r>
      </w:ins>
      <w:ins w:id="4718" w:author="PR Preview" w:date="2026-01-01T00:00:00Z">
        <w:r>
          <w:rPr>
            <w:rStyle w:val="NormalTok"/>
          </w:rPr>
          <w:t xml:space="preserve"> </w:t>
        </w:r>
      </w:ins>
      <w:ins w:id="4719" w:author="PR Preview" w:date="2026-01-01T00:00:00Z">
        <w:r>
          <w:rPr>
            <w:rStyle w:val="StringTok"/>
          </w:rPr>
          <w:t xml:space="preserve">"Use {.val auto} to reuse an existing source RDS."</w:t>
        </w:r>
      </w:ins>
      <w:ins w:id="4720" w:author="PR Preview" w:date="2026-01-01T00:00:00Z">
        <w:r>
          <w:br/>
        </w:r>
      </w:ins>
      <w:ins w:id="4721" w:author="PR Preview" w:date="2026-01-01T00:00:00Z">
        <w:r>
          <w:rPr>
            <w:rStyle w:val="NormalTok"/>
          </w:rPr>
          <w:t xml:space="preserve">    ),</w:t>
        </w:r>
      </w:ins>
      <w:ins w:id="4722" w:author="PR Preview" w:date="2026-01-01T00:00:00Z">
        <w:r>
          <w:br/>
        </w:r>
      </w:ins>
      <w:ins w:id="4723" w:author="PR Preview" w:date="2026-01-01T00:00:00Z">
        <w:r>
          <w:rPr>
            <w:rStyle w:val="NormalTok"/>
          </w:rPr>
          <w:t xml:space="preserve">    </w:t>
        </w:r>
      </w:ins>
      <w:ins w:id="4724" w:author="PR Preview" w:date="2026-01-01T00:00:00Z">
        <w:r>
          <w:rPr>
            <w:rStyle w:val="AttributeTok"/>
          </w:rPr>
          <w:t xml:space="preserve">call =</w:t>
        </w:r>
      </w:ins>
      <w:ins w:id="4725" w:author="PR Preview" w:date="2026-01-01T00:00:00Z">
        <w:r>
          <w:rPr>
            <w:rStyle w:val="NormalTok"/>
          </w:rPr>
          <w:t xml:space="preserve"> call</w:t>
        </w:r>
      </w:ins>
      <w:ins w:id="4726" w:author="PR Preview" w:date="2026-01-01T00:00:00Z">
        <w:r>
          <w:br/>
        </w:r>
      </w:ins>
      <w:ins w:id="4727" w:author="PR Preview" w:date="2026-01-01T00:00:00Z">
        <w:r>
          <w:rPr>
            <w:rStyle w:val="NormalTok"/>
          </w:rPr>
          <w:t xml:space="preserve">  )</w:t>
        </w:r>
      </w:ins>
      <w:ins w:id="4728" w:author="PR Preview" w:date="2026-01-01T00:00:00Z">
        <w:r>
          <w:br/>
        </w:r>
      </w:ins>
      <w:ins w:id="4729" w:author="PR Preview" w:date="2026-01-01T00:00:00Z">
        <w:r>
          <w:rPr>
            <w:rStyle w:val="NormalTok"/>
          </w:rPr>
          <w:t xml:space="preserve">}</w:t>
        </w:r>
      </w:ins>
      <w:ins w:id="4730" w:author="PR Preview" w:date="2026-01-01T00:00:00Z">
        <w:r>
          <w:br/>
        </w:r>
      </w:ins>
      <w:ins w:id="4731" w:author="PR Preview" w:date="2026-01-01T00:00:00Z">
        <w:r>
          <w:br/>
        </w:r>
      </w:ins>
      <w:ins w:id="4732" w:author="PR Preview" w:date="2026-01-01T00:00:00Z">
        <w:r>
          <w:rPr>
            <w:rStyle w:val="NormalTok"/>
          </w:rPr>
          <w:t xml:space="preserve">build_analysis_cache </w:t>
        </w:r>
      </w:ins>
      <w:ins w:id="4733" w:author="PR Preview" w:date="2026-01-01T00:00:00Z">
        <w:r>
          <w:rPr>
            <w:rStyle w:val="OtherTok"/>
          </w:rPr>
          <w:t xml:space="preserve">&lt;-</w:t>
        </w:r>
      </w:ins>
      <w:ins w:id="4734" w:author="PR Preview" w:date="2026-01-01T00:00:00Z">
        <w:r>
          <w:rPr>
            <w:rStyle w:val="NormalTok"/>
          </w:rPr>
          <w:t xml:space="preserve"> </w:t>
        </w:r>
      </w:ins>
      <w:ins w:id="4735" w:author="PR Preview" w:date="2026-01-01T00:00:00Z">
        <w:r>
          <w:rPr>
            <w:rStyle w:val="ControlFlowTok"/>
          </w:rPr>
          <w:t xml:space="preserve">function</w:t>
        </w:r>
      </w:ins>
      <w:ins w:id="4736" w:author="PR Preview" w:date="2026-01-01T00:00:00Z">
        <w:r>
          <w:rPr>
            <w:rStyle w:val="NormalTok"/>
          </w:rPr>
          <w:t xml:space="preserve">(</w:t>
        </w:r>
      </w:ins>
      <w:ins w:id="4737" w:author="PR Preview" w:date="2026-01-01T00:00:00Z">
        <w:r>
          <w:br/>
        </w:r>
      </w:ins>
      <w:ins w:id="4738" w:author="PR Preview" w:date="2026-01-01T00:00:00Z">
        <w:r>
          <w:rPr>
            <w:rStyle w:val="NormalTok"/>
          </w:rPr>
          <w:t xml:space="preserve">    rebuild_signal, signal_files, signal_dir,</w:t>
        </w:r>
      </w:ins>
      <w:ins w:id="4739" w:author="PR Preview" w:date="2026-01-01T00:00:00Z">
        <w:r>
          <w:br/>
        </w:r>
      </w:ins>
      <w:ins w:id="4740" w:author="PR Preview" w:date="2026-01-01T00:00:00Z">
        <w:r>
          <w:rPr>
            <w:rStyle w:val="NormalTok"/>
          </w:rPr>
          <w:t xml:space="preserve">    rebuild_finance, finance_files, finance_dir,</w:t>
        </w:r>
      </w:ins>
      <w:ins w:id="4741" w:author="PR Preview" w:date="2026-01-01T00:00:00Z">
        <w:r>
          <w:br/>
        </w:r>
      </w:ins>
      <w:ins w:id="4742" w:author="PR Preview" w:date="2026-01-01T00:00:00Z">
        <w:r>
          <w:rPr>
            <w:rStyle w:val="NormalTok"/>
          </w:rPr>
          <w:t xml:space="preserve">    rebuild_mapping, mapping_files, s_drive_path,</w:t>
        </w:r>
      </w:ins>
      <w:ins w:id="4743" w:author="PR Preview" w:date="2026-01-01T00:00:00Z">
        <w:r>
          <w:br/>
        </w:r>
      </w:ins>
      <w:ins w:id="4744" w:author="PR Preview" w:date="2026-01-01T00:00:00Z">
        <w:r>
          <w:rPr>
            <w:rStyle w:val="NormalTok"/>
          </w:rPr>
          <w:t xml:space="preserve">    ...) {</w:t>
        </w:r>
      </w:ins>
      <w:ins w:id="4745" w:author="PR Preview" w:date="2026-01-01T00:00:00Z">
        <w:r>
          <w:br/>
        </w:r>
      </w:ins>
      <w:ins w:id="4746" w:author="PR Preview" w:date="2026-01-01T00:00:00Z">
        <w:r>
          <w:rPr>
            <w:rStyle w:val="NormalTok"/>
          </w:rPr>
          <w:t xml:space="preserve">  </w:t>
        </w:r>
      </w:ins>
      <w:ins w:id="4747" w:author="PR Preview" w:date="2026-01-01T00:00:00Z">
        <w:r>
          <w:rPr>
            <w:rStyle w:val="FunctionTok"/>
          </w:rPr>
          <w:t xml:space="preserve">validate_source_rebuild</w:t>
        </w:r>
      </w:ins>
      <w:ins w:id="4748" w:author="PR Preview" w:date="2026-01-01T00:00:00Z">
        <w:r>
          <w:rPr>
            <w:rStyle w:val="NormalTok"/>
          </w:rPr>
          <w:t xml:space="preserve">(rebuild_signal, signal_files, </w:t>
        </w:r>
      </w:ins>
      <w:ins w:id="4749" w:author="PR Preview" w:date="2026-01-01T00:00:00Z">
        <w:r>
          <w:rPr>
            <w:rStyle w:val="StringTok"/>
          </w:rPr>
          <w:t xml:space="preserve">"Signal"</w:t>
        </w:r>
      </w:ins>
      <w:ins w:id="4750" w:author="PR Preview" w:date="2026-01-01T00:00:00Z">
        <w:r>
          <w:rPr>
            <w:rStyle w:val="NormalTok"/>
          </w:rPr>
          <w:t xml:space="preserve">, signal_dir)</w:t>
        </w:r>
      </w:ins>
      <w:ins w:id="4751" w:author="PR Preview" w:date="2026-01-01T00:00:00Z">
        <w:r>
          <w:br/>
        </w:r>
      </w:ins>
      <w:ins w:id="4752" w:author="PR Preview" w:date="2026-01-01T00:00:00Z">
        <w:r>
          <w:rPr>
            <w:rStyle w:val="NormalTok"/>
          </w:rPr>
          <w:t xml:space="preserve">  </w:t>
        </w:r>
      </w:ins>
      <w:ins w:id="4753" w:author="PR Preview" w:date="2026-01-01T00:00:00Z">
        <w:r>
          <w:rPr>
            <w:rStyle w:val="FunctionTok"/>
          </w:rPr>
          <w:t xml:space="preserve">validate_source_rebuild</w:t>
        </w:r>
      </w:ins>
      <w:ins w:id="4754" w:author="PR Preview" w:date="2026-01-01T00:00:00Z">
        <w:r>
          <w:rPr>
            <w:rStyle w:val="NormalTok"/>
          </w:rPr>
          <w:t xml:space="preserve">(rebuild_finance, finance_files, </w:t>
        </w:r>
      </w:ins>
      <w:ins w:id="4755" w:author="PR Preview" w:date="2026-01-01T00:00:00Z">
        <w:r>
          <w:rPr>
            <w:rStyle w:val="StringTok"/>
          </w:rPr>
          <w:t xml:space="preserve">"finance"</w:t>
        </w:r>
      </w:ins>
      <w:ins w:id="4756" w:author="PR Preview" w:date="2026-01-01T00:00:00Z">
        <w:r>
          <w:rPr>
            <w:rStyle w:val="NormalTok"/>
          </w:rPr>
          <w:t xml:space="preserve">, finance_dir)</w:t>
        </w:r>
      </w:ins>
      <w:ins w:id="4757" w:author="PR Preview" w:date="2026-01-01T00:00:00Z">
        <w:r>
          <w:br/>
        </w:r>
      </w:ins>
      <w:ins w:id="4758" w:author="PR Preview" w:date="2026-01-01T00:00:00Z">
        <w:r>
          <w:rPr>
            <w:rStyle w:val="NormalTok"/>
          </w:rPr>
          <w:t xml:space="preserve">  </w:t>
        </w:r>
      </w:ins>
      <w:ins w:id="4759" w:author="PR Preview" w:date="2026-01-01T00:00:00Z">
        <w:r>
          <w:rPr>
            <w:rStyle w:val="FunctionTok"/>
          </w:rPr>
          <w:t xml:space="preserve">validate_source_rebuild</w:t>
        </w:r>
      </w:ins>
      <w:ins w:id="4760" w:author="PR Preview" w:date="2026-01-01T00:00:00Z">
        <w:r>
          <w:rPr>
            <w:rStyle w:val="NormalTok"/>
          </w:rPr>
          <w:t xml:space="preserve">(rebuild_mapping, mapping_files, </w:t>
        </w:r>
      </w:ins>
      <w:ins w:id="4761" w:author="PR Preview" w:date="2026-01-01T00:00:00Z">
        <w:r>
          <w:rPr>
            <w:rStyle w:val="StringTok"/>
          </w:rPr>
          <w:t xml:space="preserve">"mapping"</w:t>
        </w:r>
      </w:ins>
      <w:ins w:id="4762" w:author="PR Preview" w:date="2026-01-01T00:00:00Z">
        <w:r>
          <w:rPr>
            <w:rStyle w:val="NormalTok"/>
          </w:rPr>
          <w:t xml:space="preserve">, s_drive_path)</w:t>
        </w:r>
      </w:ins>
      <w:ins w:id="4763" w:author="PR Preview" w:date="2026-01-01T00:00:00Z">
        <w:r>
          <w:br/>
        </w:r>
      </w:ins>
      <w:ins w:id="4764" w:author="PR Preview" w:date="2026-01-01T00:00:00Z">
        <w:r>
          <w:rPr>
            <w:rStyle w:val="NormalTok"/>
          </w:rPr>
          <w:t xml:space="preserve">  </w:t>
        </w:r>
      </w:ins>
      <w:ins w:id="4765" w:author="PR Preview" w:date="2026-01-01T00:00:00Z">
        <w:r>
          <w:rPr>
            <w:rStyle w:val="CommentTok"/>
          </w:rPr>
          <w:t xml:space="preserve"># ... main logic is now immediately visible</w:t>
        </w:r>
      </w:ins>
      <w:ins w:id="4766" w:author="PR Preview" w:date="2026-01-01T00:00:00Z">
        <w:r>
          <w:br/>
        </w:r>
      </w:ins>
      <w:ins w:id="4767" w:author="PR Preview" w:date="2026-01-01T00:00:00Z">
        <w:r>
          <w:rPr>
            <w:rStyle w:val="NormalTok"/>
          </w:rPr>
          <w:t xml:space="preserve">}</w:t>
        </w:r>
      </w:ins>
    </w:p>
    <w:p>
      <w:pPr>
        <w:pStyle w:val="FirstParagraph"/>
      </w:pPr>
      <w:ins w:id="4768" w:author="PR Preview" w:date="2026-01-01T00:00:00Z">
        <w:r>
          <w:t xml:space="preserve">Benefits of this pattern:</w:t>
        </w:r>
      </w:ins>
    </w:p>
    <w:p>
      <w:pPr>
        <w:pStyle w:val="Compact"/>
        <w:numPr>
          <w:ilvl w:val="0"/>
          <w:numId w:val="1057"/>
        </w:numPr>
      </w:pPr>
      <w:ins w:id="4769" w:author="PR Preview" w:date="2026-01-01T00:00:00Z">
        <w:r>
          <w:t xml:space="preserve">The main function reads as a workflow outline</w:t>
        </w:r>
      </w:ins>
      <w:ins w:id="4770" w:author="PR Preview" w:date="2026-01-01T00:00:00Z">
        <w:r>
          <w:t xml:space="preserve"> </w:t>
        </w:r>
      </w:ins>
      <w:ins w:id="4771" w:author="PR Preview" w:date="2026-01-01T00:00:00Z">
        <w:r>
          <w:t xml:space="preserve">rather than a wall of</w:t>
        </w:r>
      </w:ins>
      <w:ins w:id="4772" w:author="PR Preview" w:date="2026-01-01T00:00:00Z">
        <w:r>
          <w:t xml:space="preserve"> </w:t>
        </w:r>
      </w:ins>
      <w:ins w:id="4773" w:author="PR Preview" w:date="2026-01-01T00:00:00Z">
        <w:r>
          <w:rPr>
            <w:rStyle w:val="VerbatimChar"/>
          </w:rPr>
          <w:t xml:space="preserve">if</w:t>
        </w:r>
      </w:ins>
      <w:ins w:id="4774" w:author="PR Preview" w:date="2026-01-01T00:00:00Z">
        <w:r>
          <w:t xml:space="preserve">/</w:t>
        </w:r>
      </w:ins>
      <w:ins w:id="4775" w:author="PR Preview" w:date="2026-01-01T00:00:00Z">
        <w:r>
          <w:rPr>
            <w:rStyle w:val="VerbatimChar"/>
          </w:rPr>
          <w:t xml:space="preserve">cli_abort</w:t>
        </w:r>
      </w:ins>
      <w:ins w:id="4776" w:author="PR Preview" w:date="2026-01-01T00:00:00Z">
        <w:r>
          <w:t xml:space="preserve"> </w:t>
        </w:r>
      </w:ins>
      <w:ins w:id="4777" w:author="PR Preview" w:date="2026-01-01T00:00:00Z">
        <w:r>
          <w:t xml:space="preserve">blocks.</w:t>
        </w:r>
      </w:ins>
    </w:p>
    <w:p>
      <w:pPr>
        <w:pStyle w:val="Compact"/>
        <w:numPr>
          <w:ilvl w:val="0"/>
          <w:numId w:val="1057"/>
        </w:numPr>
      </w:pPr>
      <w:ins w:id="4778" w:author="PR Preview" w:date="2026-01-01T00:00:00Z">
        <w:r>
          <w:t xml:space="preserve">Each validation rule is defined once and tested once.</w:t>
        </w:r>
      </w:ins>
    </w:p>
    <w:p>
      <w:pPr>
        <w:pStyle w:val="Compact"/>
        <w:numPr>
          <w:ilvl w:val="0"/>
          <w:numId w:val="1057"/>
        </w:numPr>
      </w:pPr>
      <w:ins w:id="4779" w:author="PR Preview" w:date="2026-01-01T00:00:00Z">
        <w:r>
          <w:t xml:space="preserve">Adding a new data source requires one new call, not a copy-pasted block.</w:t>
        </w:r>
      </w:ins>
    </w:p>
    <w:p>
      <w:pPr>
        <w:pStyle w:val="Compact"/>
        <w:numPr>
          <w:ilvl w:val="0"/>
          <w:numId w:val="1057"/>
        </w:numPr>
      </w:pPr>
      <w:ins w:id="4780" w:author="PR Preview" w:date="2026-01-01T00:00:00Z">
        <w:r>
          <w:t xml:space="preserve">Error message formatting stays consistent across all sources.</w:t>
        </w:r>
      </w:ins>
    </w:p>
    <w:p>
      <w:pPr>
        <w:pStyle w:val="FirstParagraph"/>
      </w:pPr>
      <w:ins w:id="4781" w:author="PR Preview" w:date="2026-01-01T00:00:00Z">
        <w:r>
          <w:t xml:space="preserve">Place each extracted helper in its own file</w:t>
        </w:r>
      </w:ins>
      <w:ins w:id="4782" w:author="PR Preview" w:date="2026-01-01T00:00:00Z">
        <w:r>
          <w:t xml:space="preserve"> </w:t>
        </w:r>
      </w:ins>
      <w:ins w:id="4783" w:author="PR Preview" w:date="2026-01-01T00:00:00Z">
        <w:r>
          <w:t xml:space="preserve">(</w:t>
        </w:r>
      </w:ins>
      <w:hyperlink w:anchor="sec-one-function-per-file">
        <w:ins w:id="4784" w:author="PR Preview" w:date="2026-01-01T00:00:00Z">
          <w:r>
            <w:rPr>
              <w:rStyle w:val="Hyperlink"/>
            </w:rPr>
            <w:t xml:space="preserve">Section 24</w:t>
          </w:r>
        </w:ins>
      </w:hyperlink>
      <w:ins w:id="4785" w:author="PR Preview" w:date="2026-01-01T00:00:00Z">
        <w:r>
          <w:t xml:space="preserve">),</w:t>
        </w:r>
      </w:ins>
      <w:ins w:id="4786" w:author="PR Preview" w:date="2026-01-01T00:00:00Z">
        <w:r>
          <w:t xml:space="preserve"> </w:t>
        </w:r>
      </w:ins>
      <w:ins w:id="4787" w:author="PR Preview" w:date="2026-01-01T00:00:00Z">
        <w:r>
          <w:t xml:space="preserve">not above or below the caller in the same file.</w:t>
        </w:r>
      </w:ins>
    </w:p>
    <w:bookmarkEnd w:id="159"/>
    <w:bookmarkStart w:id="162" w:name="examples-borrowed-from-lab-package-prs"/>
    <w:p>
      <w:pPr>
        <w:pStyle w:val="Heading2"/>
      </w:pPr>
      <w:ins w:id="4788" w:author="PR Preview" w:date="2026-01-01T00:00:00Z">
        <w:r>
          <w:t xml:space="preserve">22 Examples borrowed from lab package PRs</w:t>
        </w:r>
      </w:ins>
    </w:p>
    <w:p>
      <w:pPr>
        <w:pStyle w:val="FirstParagraph"/>
      </w:pPr>
      <w:ins w:id="4789" w:author="PR Preview" w:date="2026-01-01T00:00:00Z">
        <w:r>
          <w:t xml:space="preserve">In</w:t>
        </w:r>
      </w:ins>
      <w:ins w:id="4790" w:author="PR Preview" w:date="2026-01-01T00:00:00Z">
        <w:r>
          <w:t xml:space="preserve"> </w:t>
        </w:r>
      </w:ins>
      <w:hyperlink r:id="rId160">
        <w:ins w:id="4791" w:author="PR Preview" w:date="2026-01-01T00:00:00Z">
          <w:r>
            <w:rPr>
              <w:rStyle w:val="VerbatimChar"/>
            </w:rPr>
            <w:t xml:space="preserve">UCD-SERG/rpt</w:t>
          </w:r>
        </w:ins>
        <w:ins w:id="4792" w:author="PR Preview" w:date="2026-01-01T00:00:00Z">
          <w:r>
            <w:rPr>
              <w:rStyle w:val="Hyperlink"/>
            </w:rPr>
            <w:t xml:space="preserve"> </w:t>
          </w:r>
        </w:ins>
        <w:ins w:id="4793" w:author="PR Preview" w:date="2026-01-01T00:00:00Z">
          <w:r>
            <w:rPr>
              <w:rStyle w:val="Hyperlink"/>
            </w:rPr>
            <w:t xml:space="preserve">PR #100</w:t>
          </w:r>
        </w:ins>
      </w:hyperlink>
      <w:ins w:id="4794" w:author="PR Preview" w:date="2026-01-01T00:00:00Z">
        <w:r>
          <w:t xml:space="preserve">,</w:t>
        </w:r>
      </w:ins>
      <w:ins w:id="4795" w:author="PR Preview" w:date="2026-01-01T00:00:00Z">
        <w:r>
          <w:t xml:space="preserve"> </w:t>
        </w:r>
      </w:ins>
      <w:ins w:id="4796" w:author="PR Preview" w:date="2026-01-01T00:00:00Z">
        <w:r>
          <w:t xml:space="preserve">a top-level function was updated to call dedicated helpers,</w:t>
        </w:r>
      </w:ins>
      <w:ins w:id="4797" w:author="PR Preview" w:date="2026-01-01T00:00:00Z">
        <w:r>
          <w:t xml:space="preserve"> </w:t>
        </w:r>
      </w:ins>
      <w:ins w:id="4798" w:author="PR Preview" w:date="2026-01-01T00:00:00Z">
        <w:r>
          <w:t xml:space="preserve">with helper logic split into separate files.</w:t>
        </w:r>
      </w:ins>
      <w:ins w:id="4799" w:author="PR Preview" w:date="2026-01-01T00:00:00Z">
        <w:r>
          <w:t xml:space="preserve"> </w:t>
        </w:r>
      </w:ins>
      <w:ins w:id="4800" w:author="PR Preview" w:date="2026-01-01T00:00:00Z">
        <w:r>
          <w:t xml:space="preserve">The workflow moved from</w:t>
        </w:r>
      </w:ins>
      <w:ins w:id="4801" w:author="PR Preview" w:date="2026-01-01T00:00:00Z">
        <w:r>
          <w:t xml:space="preserve"> </w:t>
        </w:r>
      </w:ins>
      <w:ins w:id="4802" w:author="PR Preview" w:date="2026-01-01T00:00:00Z">
        <w:r>
          <w:t xml:space="preserve">“do everything in one function”</w:t>
        </w:r>
      </w:ins>
      <w:ins w:id="4803" w:author="PR Preview" w:date="2026-01-01T00:00:00Z">
        <w:r>
          <w:t xml:space="preserve"> </w:t>
        </w:r>
      </w:ins>
      <w:ins w:id="4804" w:author="PR Preview" w:date="2026-01-01T00:00:00Z">
        <w:r>
          <w:t xml:space="preserve">toward a clearer sequence of validation, cleaning, calculation,</w:t>
        </w:r>
      </w:ins>
      <w:ins w:id="4805" w:author="PR Preview" w:date="2026-01-01T00:00:00Z">
        <w:r>
          <w:t xml:space="preserve"> </w:t>
        </w:r>
      </w:ins>
      <w:ins w:id="4806" w:author="PR Preview" w:date="2026-01-01T00:00:00Z">
        <w:r>
          <w:t xml:space="preserve">and formatting steps.</w:t>
        </w:r>
      </w:ins>
      <w:ins w:id="4807" w:author="PR Preview" w:date="2026-01-01T00:00:00Z">
        <w:r>
          <w:t xml:space="preserve"> </w:t>
        </w:r>
      </w:ins>
      <w:ins w:id="4808" w:author="PR Preview" w:date="2026-01-01T00:00:00Z">
        <w:r>
          <w:t xml:space="preserve">This made the top-level function easier to read,</w:t>
        </w:r>
      </w:ins>
      <w:ins w:id="4809" w:author="PR Preview" w:date="2026-01-01T00:00:00Z">
        <w:r>
          <w:t xml:space="preserve"> </w:t>
        </w:r>
      </w:ins>
      <w:ins w:id="4810" w:author="PR Preview" w:date="2026-01-01T00:00:00Z">
        <w:r>
          <w:t xml:space="preserve">while isolating validation and formatting details in reusable units.</w:t>
        </w:r>
      </w:ins>
    </w:p>
    <w:p>
      <w:pPr>
        <w:pStyle w:val="BodyText"/>
      </w:pPr>
      <w:ins w:id="4811" w:author="PR Preview" w:date="2026-01-01T00:00:00Z">
        <w:r>
          <w:t xml:space="preserve">In</w:t>
        </w:r>
      </w:ins>
      <w:ins w:id="4812" w:author="PR Preview" w:date="2026-01-01T00:00:00Z">
        <w:r>
          <w:t xml:space="preserve"> </w:t>
        </w:r>
      </w:ins>
      <w:hyperlink r:id="rId161">
        <w:ins w:id="4813" w:author="PR Preview" w:date="2026-01-01T00:00:00Z">
          <w:r>
            <w:rPr>
              <w:rStyle w:val="VerbatimChar"/>
            </w:rPr>
            <w:t xml:space="preserve">UCD-SERG/shigella</w:t>
          </w:r>
        </w:ins>
        <w:ins w:id="4814" w:author="PR Preview" w:date="2026-01-01T00:00:00Z">
          <w:r>
            <w:rPr>
              <w:rStyle w:val="Hyperlink"/>
            </w:rPr>
            <w:t xml:space="preserve"> </w:t>
          </w:r>
        </w:ins>
        <w:ins w:id="4815" w:author="PR Preview" w:date="2026-01-01T00:00:00Z">
          <w:r>
            <w:rPr>
              <w:rStyle w:val="Hyperlink"/>
            </w:rPr>
            <w:t xml:space="preserve">PR #11</w:t>
          </w:r>
        </w:ins>
      </w:hyperlink>
      <w:ins w:id="4816" w:author="PR Preview" w:date="2026-01-01T00:00:00Z">
        <w:r>
          <w:t xml:space="preserve">,</w:t>
        </w:r>
      </w:ins>
      <w:ins w:id="4817" w:author="PR Preview" w:date="2026-01-01T00:00:00Z">
        <w:r>
          <w:t xml:space="preserve"> </w:t>
        </w:r>
      </w:ins>
      <w:ins w:id="4818" w:author="PR Preview" w:date="2026-01-01T00:00:00Z">
        <w:r>
          <w:t xml:space="preserve">focused analysis functions were added in separate files,</w:t>
        </w:r>
      </w:ins>
      <w:ins w:id="4819" w:author="PR Preview" w:date="2026-01-01T00:00:00Z">
        <w:r>
          <w:t xml:space="preserve"> </w:t>
        </w:r>
      </w:ins>
      <w:ins w:id="4820" w:author="PR Preview" w:date="2026-01-01T00:00:00Z">
        <w:r>
          <w:t xml:space="preserve">moving away from larger script-style helpers toward</w:t>
        </w:r>
      </w:ins>
      <w:ins w:id="4821" w:author="PR Preview" w:date="2026-01-01T00:00:00Z">
        <w:r>
          <w:t xml:space="preserve"> </w:t>
        </w:r>
      </w:ins>
      <w:ins w:id="4822" w:author="PR Preview" w:date="2026-01-01T00:00:00Z">
        <w:r>
          <w:t xml:space="preserve">single-purpose, testable package functions.</w:t>
        </w:r>
      </w:ins>
    </w:p>
    <w:bookmarkEnd w:id="162"/>
    <w:bookmarkStart w:id="166" w:name="related-references"/>
    <w:p>
      <w:pPr>
        <w:pStyle w:val="Heading2"/>
      </w:pPr>
      <w:ins w:id="4823" w:author="PR Preview" w:date="2026-01-01T00:00:00Z">
        <w:r>
          <w:t xml:space="preserve">23 Related references</w:t>
        </w:r>
      </w:ins>
    </w:p>
    <w:p>
      <w:pPr>
        <w:pStyle w:val="FirstParagraph"/>
      </w:pPr>
      <w:ins w:id="4824" w:author="PR Preview" w:date="2026-01-01T00:00:00Z">
        <w:r>
          <w:t xml:space="preserve">For background and related ideas,</w:t>
        </w:r>
      </w:ins>
      <w:ins w:id="4825" w:author="PR Preview" w:date="2026-01-01T00:00:00Z">
        <w:r>
          <w:t xml:space="preserve"> </w:t>
        </w:r>
      </w:ins>
      <w:ins w:id="4826" w:author="PR Preview" w:date="2026-01-01T00:00:00Z">
        <w:r>
          <w:t xml:space="preserve">see</w:t>
        </w:r>
      </w:ins>
      <w:ins w:id="4827" w:author="PR Preview" w:date="2026-01-01T00:00:00Z">
        <w:r>
          <w:t xml:space="preserve"> </w:t>
        </w:r>
      </w:ins>
      <w:hyperlink r:id="rId163">
        <w:ins w:id="4828" w:author="PR Preview" w:date="2026-01-01T00:00:00Z">
          <w:r>
            <w:rPr>
              <w:rStyle w:val="Hyperlink"/>
            </w:rPr>
            <w:t xml:space="preserve">Decomposition (computer science)</w:t>
          </w:r>
        </w:ins>
      </w:hyperlink>
      <w:ins w:id="4829" w:author="PR Preview" w:date="2026-01-01T00:00:00Z">
        <w:r>
          <w:t xml:space="preserve">,</w:t>
        </w:r>
      </w:ins>
      <w:ins w:id="4830" w:author="PR Preview" w:date="2026-01-01T00:00:00Z">
        <w:r>
          <w:t xml:space="preserve"> </w:t>
        </w:r>
      </w:ins>
      <w:hyperlink r:id="rId164">
        <w:ins w:id="4831" w:author="PR Preview" w:date="2026-01-01T00:00:00Z">
          <w:r>
            <w:rPr>
              <w:rStyle w:val="Hyperlink"/>
            </w:rPr>
            <w:t xml:space="preserve">Code refactoring</w:t>
          </w:r>
        </w:ins>
      </w:hyperlink>
      <w:ins w:id="4832" w:author="PR Preview" w:date="2026-01-01T00:00:00Z">
        <w:r>
          <w:t xml:space="preserve">,</w:t>
        </w:r>
      </w:ins>
      <w:ins w:id="4833" w:author="PR Preview" w:date="2026-01-01T00:00:00Z">
        <w:r>
          <w:t xml:space="preserve"> </w:t>
        </w:r>
      </w:ins>
      <w:ins w:id="4834" w:author="PR Preview" w:date="2026-01-01T00:00:00Z">
        <w:r>
          <w:t xml:space="preserve">and</w:t>
        </w:r>
      </w:ins>
      <w:ins w:id="4835" w:author="PR Preview" w:date="2026-01-01T00:00:00Z">
        <w:r>
          <w:t xml:space="preserve"> </w:t>
        </w:r>
      </w:ins>
      <w:hyperlink r:id="rId165">
        <w:ins w:id="4836" w:author="PR Preview" w:date="2026-01-01T00:00:00Z">
          <w:r>
            <w:rPr>
              <w:rStyle w:val="Hyperlink"/>
            </w:rPr>
            <w:t xml:space="preserve">Functional decomposition</w:t>
          </w:r>
        </w:ins>
      </w:hyperlink>
      <w:ins w:id="4837" w:author="PR Preview" w:date="2026-01-01T00:00:00Z">
        <w:r>
          <w:t xml:space="preserve">.</w:t>
        </w:r>
      </w:ins>
    </w:p>
    <w:bookmarkEnd w:id="166"/>
    <w:bookmarkStart w:id="171" w:name="sec-one-function-per-file"/>
    <w:p>
      <w:pPr>
        <w:pStyle w:val="Heading2"/>
      </w:pPr>
      <w:ins w:id="4838" w:author="PR Preview" w:date="2026-01-01T00:00:00Z">
        <w:r>
          <w:t xml:space="preserve">24 One function per file</w:t>
        </w:r>
      </w:ins>
    </w:p>
    <w:p>
      <w:pPr>
        <w:pStyle w:val="FirstParagraph"/>
      </w:pPr>
      <w:ins w:id="4839" w:author="PR Preview" w:date="2026-01-01T00:00:00Z">
        <w:r>
          <w:t xml:space="preserve">Give each function its own file</w:t>
        </w:r>
      </w:ins>
      <w:ins w:id="4840" w:author="PR Preview" w:date="2026-01-01T00:00:00Z">
        <w:r>
          <w:t xml:space="preserve"> </w:t>
        </w:r>
      </w:ins>
      <w:ins w:id="4841" w:author="PR Preview" w:date="2026-01-01T00:00:00Z">
        <w:r>
          <w:t xml:space="preserve">rather than bundling multiple functions into one file.</w:t>
        </w:r>
      </w:ins>
      <w:ins w:id="4842" w:author="PR Preview" w:date="2026-01-01T00:00:00Z">
        <w:r>
          <w:t xml:space="preserve"> </w:t>
        </w:r>
      </w:ins>
      <w:ins w:id="4843" w:author="PR Preview" w:date="2026-01-01T00:00:00Z">
        <w:r>
          <w:t xml:space="preserve">This applies to exported functions, internal helpers,</w:t>
        </w:r>
      </w:ins>
      <w:ins w:id="4844" w:author="PR Preview" w:date="2026-01-01T00:00:00Z">
        <w:r>
          <w:t xml:space="preserve"> </w:t>
        </w:r>
      </w:ins>
      <w:ins w:id="4845" w:author="PR Preview" w:date="2026-01-01T00:00:00Z">
        <w:r>
          <w:t xml:space="preserve">and test helpers alike —</w:t>
        </w:r>
      </w:ins>
      <w:ins w:id="4846" w:author="PR Preview" w:date="2026-01-01T00:00:00Z">
        <w:r>
          <w:t xml:space="preserve"> </w:t>
        </w:r>
      </w:ins>
      <w:ins w:id="4847" w:author="PR Preview" w:date="2026-01-01T00:00:00Z">
        <w:r>
          <w:t xml:space="preserve">the only exception is a trivial two-line wrapper</w:t>
        </w:r>
      </w:ins>
      <w:ins w:id="4848" w:author="PR Preview" w:date="2026-01-01T00:00:00Z">
        <w:r>
          <w:t xml:space="preserve"> </w:t>
        </w:r>
      </w:ins>
      <w:ins w:id="4849" w:author="PR Preview" w:date="2026-01-01T00:00:00Z">
        <w:r>
          <w:t xml:space="preserve">that is inseparable from its caller.</w:t>
        </w:r>
      </w:ins>
    </w:p>
    <w:bookmarkStart w:id="167" w:name="r-packages"/>
    <w:p>
      <w:pPr>
        <w:pStyle w:val="Heading3"/>
      </w:pPr>
      <w:ins w:id="4850" w:author="PR Preview" w:date="2026-01-01T00:00:00Z">
        <w:r>
          <w:t xml:space="preserve">24.1 R packages</w:t>
        </w:r>
      </w:ins>
    </w:p>
    <w:p>
      <w:pPr>
        <w:pStyle w:val="FirstParagraph"/>
      </w:pPr>
      <w:ins w:id="4851" w:author="PR Preview" w:date="2026-01-01T00:00:00Z">
        <w:r>
          <w:t xml:space="preserve">Under</w:t>
        </w:r>
      </w:ins>
      <w:ins w:id="4852" w:author="PR Preview" w:date="2026-01-01T00:00:00Z">
        <w:r>
          <w:t xml:space="preserve"> </w:t>
        </w:r>
      </w:ins>
      <w:ins w:id="4853" w:author="PR Preview" w:date="2026-01-01T00:00:00Z">
        <w:r>
          <w:rPr>
            <w:rStyle w:val="VerbatimChar"/>
          </w:rPr>
          <w:t xml:space="preserve">R/</w:t>
        </w:r>
      </w:ins>
      <w:ins w:id="4854" w:author="PR Preview" w:date="2026-01-01T00:00:00Z">
        <w:r>
          <w:t xml:space="preserve">, name the file after the function it contains:</w:t>
        </w:r>
      </w:ins>
      <w:ins w:id="4855" w:author="PR Preview" w:date="2026-01-01T00:00:00Z">
        <w:r>
          <w:t xml:space="preserve"> </w:t>
        </w:r>
      </w:ins>
      <w:ins w:id="4856" w:author="PR Preview" w:date="2026-01-01T00:00:00Z">
        <w:r>
          <w:rPr>
            <w:rStyle w:val="VerbatimChar"/>
          </w:rPr>
          <w:t xml:space="preserve">simulate_data()</w:t>
        </w:r>
      </w:ins>
      <w:ins w:id="4857" w:author="PR Preview" w:date="2026-01-01T00:00:00Z">
        <w:r>
          <w:t xml:space="preserve"> </w:t>
        </w:r>
      </w:ins>
      <w:ins w:id="4858" w:author="PR Preview" w:date="2026-01-01T00:00:00Z">
        <w:r>
          <w:t xml:space="preserve">lives in</w:t>
        </w:r>
      </w:ins>
      <w:ins w:id="4859" w:author="PR Preview" w:date="2026-01-01T00:00:00Z">
        <w:r>
          <w:t xml:space="preserve"> </w:t>
        </w:r>
      </w:ins>
      <w:ins w:id="4860" w:author="PR Preview" w:date="2026-01-01T00:00:00Z">
        <w:r>
          <w:rPr>
            <w:rStyle w:val="VerbatimChar"/>
          </w:rPr>
          <w:t xml:space="preserve">R/simulate_data.R</w:t>
        </w:r>
      </w:ins>
      <w:ins w:id="4861" w:author="PR Preview" w:date="2026-01-01T00:00:00Z">
        <w:r>
          <w:t xml:space="preserve">.</w:t>
        </w:r>
      </w:ins>
      <w:ins w:id="4862" w:author="PR Preview" w:date="2026-01-01T00:00:00Z">
        <w:r>
          <w:t xml:space="preserve"> </w:t>
        </w:r>
      </w:ins>
      <w:ins w:id="4863" w:author="PR Preview" w:date="2026-01-01T00:00:00Z">
        <w:r>
          <w:t xml:space="preserve">A private helper that is more than a two-liner</w:t>
        </w:r>
      </w:ins>
      <w:ins w:id="4864" w:author="PR Preview" w:date="2026-01-01T00:00:00Z">
        <w:r>
          <w:t xml:space="preserve"> </w:t>
        </w:r>
      </w:ins>
      <w:ins w:id="4865" w:author="PR Preview" w:date="2026-01-01T00:00:00Z">
        <w:r>
          <w:t xml:space="preserve">still gets its own file, named after the helper,</w:t>
        </w:r>
      </w:ins>
      <w:ins w:id="4866" w:author="PR Preview" w:date="2026-01-01T00:00:00Z">
        <w:r>
          <w:t xml:space="preserve"> </w:t>
        </w:r>
      </w:ins>
      <w:ins w:id="4867" w:author="PR Preview" w:date="2026-01-01T00:00:00Z">
        <w:r>
          <w:t xml:space="preserve">even if only one caller uses it.</w:t>
        </w:r>
      </w:ins>
    </w:p>
    <w:bookmarkEnd w:id="167"/>
    <w:bookmarkStart w:id="168" w:name="why"/>
    <w:p>
      <w:pPr>
        <w:pStyle w:val="Heading3"/>
      </w:pPr>
      <w:ins w:id="4868" w:author="PR Preview" w:date="2026-01-01T00:00:00Z">
        <w:r>
          <w:t xml:space="preserve">24.2 Why</w:t>
        </w:r>
      </w:ins>
    </w:p>
    <w:p>
      <w:pPr>
        <w:pStyle w:val="FirstParagraph"/>
      </w:pPr>
      <w:ins w:id="4869" w:author="PR Preview" w:date="2026-01-01T00:00:00Z">
        <w:r>
          <w:t xml:space="preserve">A file with one function is easier to find,</w:t>
        </w:r>
      </w:ins>
      <w:ins w:id="4870" w:author="PR Preview" w:date="2026-01-01T00:00:00Z">
        <w:r>
          <w:t xml:space="preserve"> </w:t>
        </w:r>
      </w:ins>
      <w:ins w:id="4871" w:author="PR Preview" w:date="2026-01-01T00:00:00Z">
        <w:r>
          <w:t xml:space="preserve">easier to diff</w:t>
        </w:r>
      </w:ins>
      <w:ins w:id="4872" w:author="PR Preview" w:date="2026-01-01T00:00:00Z">
        <w:r>
          <w:t xml:space="preserve"> </w:t>
        </w:r>
      </w:ins>
      <w:ins w:id="4873" w:author="PR Preview" w:date="2026-01-01T00:00:00Z">
        <w:r>
          <w:t xml:space="preserve">(a change to one function does not sit inside</w:t>
        </w:r>
      </w:ins>
      <w:ins w:id="4874" w:author="PR Preview" w:date="2026-01-01T00:00:00Z">
        <w:r>
          <w:t xml:space="preserve"> </w:t>
        </w:r>
      </w:ins>
      <w:ins w:id="4875" w:author="PR Preview" w:date="2026-01-01T00:00:00Z">
        <w:r>
          <w:t xml:space="preserve">an unrelated grep hit for a different one),</w:t>
        </w:r>
      </w:ins>
      <w:ins w:id="4876" w:author="PR Preview" w:date="2026-01-01T00:00:00Z">
        <w:r>
          <w:t xml:space="preserve"> </w:t>
        </w:r>
      </w:ins>
      <w:ins w:id="4877" w:author="PR Preview" w:date="2026-01-01T00:00:00Z">
        <w:r>
          <w:t xml:space="preserve">and matches how</w:t>
        </w:r>
      </w:ins>
      <w:ins w:id="4878" w:author="PR Preview" w:date="2026-01-01T00:00:00Z">
        <w:r>
          <w:t xml:space="preserve"> </w:t>
        </w:r>
      </w:ins>
      <w:ins w:id="4879" w:author="PR Preview" w:date="2026-01-01T00:00:00Z">
        <w:r>
          <w:rPr>
            <w:rStyle w:val="VerbatimChar"/>
          </w:rPr>
          <w:t xml:space="preserve">git blame</w:t>
        </w:r>
      </w:ins>
      <w:ins w:id="4880" w:author="PR Preview" w:date="2026-01-01T00:00:00Z">
        <w:r>
          <w:t xml:space="preserve"> </w:t>
        </w:r>
      </w:ins>
      <w:ins w:id="4881" w:author="PR Preview" w:date="2026-01-01T00:00:00Z">
        <w:r>
          <w:t xml:space="preserve">and code-review tools</w:t>
        </w:r>
      </w:ins>
      <w:ins w:id="4882" w:author="PR Preview" w:date="2026-01-01T00:00:00Z">
        <w:r>
          <w:t xml:space="preserve"> </w:t>
        </w:r>
      </w:ins>
      <w:ins w:id="4883" w:author="PR Preview" w:date="2026-01-01T00:00:00Z">
        <w:r>
          <w:t xml:space="preserve">attribute changes.</w:t>
        </w:r>
      </w:ins>
      <w:ins w:id="4884" w:author="PR Preview" w:date="2026-01-01T00:00:00Z">
        <w:r>
          <w:t xml:space="preserve"> </w:t>
        </w:r>
      </w:ins>
      <w:ins w:id="4885" w:author="PR Preview" w:date="2026-01-01T00:00:00Z">
        <w:r>
          <w:t xml:space="preserve">Bundling unrelated functions into one file —</w:t>
        </w:r>
      </w:ins>
      <w:ins w:id="4886" w:author="PR Preview" w:date="2026-01-01T00:00:00Z">
        <w:r>
          <w:t xml:space="preserve"> </w:t>
        </w:r>
      </w:ins>
      <w:ins w:id="4887" w:author="PR Preview" w:date="2026-01-01T00:00:00Z">
        <w:r>
          <w:t xml:space="preserve">because they were added in the same PR,</w:t>
        </w:r>
      </w:ins>
      <w:ins w:id="4888" w:author="PR Preview" w:date="2026-01-01T00:00:00Z">
        <w:r>
          <w:t xml:space="preserve"> </w:t>
        </w:r>
      </w:ins>
      <w:ins w:id="4889" w:author="PR Preview" w:date="2026-01-01T00:00:00Z">
        <w:r>
          <w:t xml:space="preserve">or because an existing file happened to be open —</w:t>
        </w:r>
      </w:ins>
      <w:ins w:id="4890" w:author="PR Preview" w:date="2026-01-01T00:00:00Z">
        <w:r>
          <w:t xml:space="preserve"> </w:t>
        </w:r>
      </w:ins>
      <w:ins w:id="4891" w:author="PR Preview" w:date="2026-01-01T00:00:00Z">
        <w:r>
          <w:t xml:space="preserve">accumulates unrelated concerns over time.</w:t>
        </w:r>
      </w:ins>
    </w:p>
    <w:bookmarkEnd w:id="168"/>
    <w:bookmarkStart w:id="169" w:name="X82cb167292354e6d55f501d979db1106686a1af"/>
    <w:p>
      <w:pPr>
        <w:pStyle w:val="Heading3"/>
      </w:pPr>
      <w:ins w:id="4892" w:author="PR Preview" w:date="2026-01-01T00:00:00Z">
        <w:r>
          <w:t xml:space="preserve">24.3 Adding to an existing multi-function file</w:t>
        </w:r>
      </w:ins>
    </w:p>
    <w:p>
      <w:pPr>
        <w:pStyle w:val="FirstParagraph"/>
      </w:pPr>
      <w:ins w:id="4893" w:author="PR Preview" w:date="2026-01-01T00:00:00Z">
        <w:r>
          <w:t xml:space="preserve">When adding a function to a file that already holds others</w:t>
        </w:r>
      </w:ins>
      <w:ins w:id="4894" w:author="PR Preview" w:date="2026-01-01T00:00:00Z">
        <w:r>
          <w:t xml:space="preserve"> </w:t>
        </w:r>
      </w:ins>
      <w:ins w:id="4895" w:author="PR Preview" w:date="2026-01-01T00:00:00Z">
        <w:r>
          <w:t xml:space="preserve">(common in older code that predates this convention),</w:t>
        </w:r>
      </w:ins>
      <w:ins w:id="4896" w:author="PR Preview" w:date="2026-01-01T00:00:00Z">
        <w:r>
          <w:t xml:space="preserve"> </w:t>
        </w:r>
      </w:ins>
      <w:ins w:id="4897" w:author="PR Preview" w:date="2026-01-01T00:00:00Z">
        <w:r>
          <w:t xml:space="preserve">put the</w:t>
        </w:r>
      </w:ins>
      <w:ins w:id="4898" w:author="PR Preview" w:date="2026-01-01T00:00:00Z">
        <w:r>
          <w:t xml:space="preserve"> </w:t>
        </w:r>
      </w:ins>
      <w:ins w:id="4899" w:author="PR Preview" w:date="2026-01-01T00:00:00Z">
        <w:r>
          <w:rPr>
            <w:b/>
            <w:bCs/>
          </w:rPr>
          <w:t xml:space="preserve">new</w:t>
        </w:r>
      </w:ins>
      <w:ins w:id="4900" w:author="PR Preview" w:date="2026-01-01T00:00:00Z">
        <w:r>
          <w:t xml:space="preserve"> </w:t>
        </w:r>
      </w:ins>
      <w:ins w:id="4901" w:author="PR Preview" w:date="2026-01-01T00:00:00Z">
        <w:r>
          <w:t xml:space="preserve">function in its own file</w:t>
        </w:r>
      </w:ins>
      <w:ins w:id="4902" w:author="PR Preview" w:date="2026-01-01T00:00:00Z">
        <w:r>
          <w:t xml:space="preserve"> </w:t>
        </w:r>
      </w:ins>
      <w:ins w:id="4903" w:author="PR Preview" w:date="2026-01-01T00:00:00Z">
        <w:r>
          <w:t xml:space="preserve">so at least new code follows the convention going forward.</w:t>
        </w:r>
      </w:ins>
      <w:ins w:id="4904" w:author="PR Preview" w:date="2026-01-01T00:00:00Z">
        <w:r>
          <w:t xml:space="preserve"> </w:t>
        </w:r>
      </w:ins>
      <w:ins w:id="4905" w:author="PR Preview" w:date="2026-01-01T00:00:00Z">
        <w:r>
          <w:t xml:space="preserve">Splitting every pre-existing function out</w:t>
        </w:r>
      </w:ins>
      <w:ins w:id="4906" w:author="PR Preview" w:date="2026-01-01T00:00:00Z">
        <w:r>
          <w:t xml:space="preserve"> </w:t>
        </w:r>
      </w:ins>
      <w:ins w:id="4907" w:author="PR Preview" w:date="2026-01-01T00:00:00Z">
        <w:r>
          <w:t xml:space="preserve">is a separate, larger refactor.</w:t>
        </w:r>
      </w:ins>
    </w:p>
    <w:bookmarkEnd w:id="169"/>
    <w:bookmarkStart w:id="170" w:name="relationship-to-function-decomposition"/>
    <w:p>
      <w:pPr>
        <w:pStyle w:val="Heading3"/>
      </w:pPr>
      <w:ins w:id="4908" w:author="PR Preview" w:date="2026-01-01T00:00:00Z">
        <w:r>
          <w:t xml:space="preserve">24.4 Relationship to function decomposition</w:t>
        </w:r>
      </w:ins>
    </w:p>
    <w:p>
      <w:pPr>
        <w:pStyle w:val="FirstParagraph"/>
      </w:pPr>
      <w:ins w:id="4909" w:author="PR Preview" w:date="2026-01-01T00:00:00Z">
        <w:r>
          <w:t xml:space="preserve">When decomposing a large function</w:t>
        </w:r>
      </w:ins>
      <w:ins w:id="4910" w:author="PR Preview" w:date="2026-01-01T00:00:00Z">
        <w:r>
          <w:t xml:space="preserve"> </w:t>
        </w:r>
      </w:ins>
      <w:ins w:id="4911" w:author="PR Preview" w:date="2026-01-01T00:00:00Z">
        <w:r>
          <w:t xml:space="preserve">(1),</w:t>
        </w:r>
      </w:ins>
      <w:ins w:id="4912" w:author="PR Preview" w:date="2026-01-01T00:00:00Z">
        <w:r>
          <w:t xml:space="preserve"> </w:t>
        </w:r>
      </w:ins>
      <w:ins w:id="4913" w:author="PR Preview" w:date="2026-01-01T00:00:00Z">
        <w:r>
          <w:t xml:space="preserve">place each extracted helper in its own file</w:t>
        </w:r>
      </w:ins>
      <w:ins w:id="4914" w:author="PR Preview" w:date="2026-01-01T00:00:00Z">
        <w:r>
          <w:t xml:space="preserve"> </w:t>
        </w:r>
      </w:ins>
      <w:ins w:id="4915" w:author="PR Preview" w:date="2026-01-01T00:00:00Z">
        <w:r>
          <w:t xml:space="preserve">rather than above or below the caller in the same file.</w:t>
        </w:r>
      </w:ins>
      <w:ins w:id="4916" w:author="PR Preview" w:date="2026-01-01T00:00:00Z">
        <w:r>
          <w:t xml:space="preserve"> </w:t>
        </w:r>
      </w:ins>
      <w:ins w:id="4917" w:author="PR Preview" w:date="2026-01-01T00:00:00Z">
        <w:r>
          <w:t xml:space="preserve">The caller file then contains only the orchestration function,</w:t>
        </w:r>
      </w:ins>
      <w:ins w:id="4918" w:author="PR Preview" w:date="2026-01-01T00:00:00Z">
        <w:r>
          <w:t xml:space="preserve"> </w:t>
        </w:r>
      </w:ins>
      <w:ins w:id="4919" w:author="PR Preview" w:date="2026-01-01T00:00:00Z">
        <w:r>
          <w:t xml:space="preserve">and each helper is independently findable and testable.</w:t>
        </w:r>
      </w:ins>
    </w:p>
    <w:bookmarkEnd w:id="170"/>
    <w:bookmarkEnd w:id="171"/>
    <w:bookmarkStart w:id="177" w:name="sec-function-length-limits"/>
    <w:p>
      <w:pPr>
        <w:pStyle w:val="Heading2"/>
      </w:pPr>
      <w:ins w:id="4920" w:author="PR Preview" w:date="2026-01-01T00:00:00Z">
        <w:r>
          <w:t xml:space="preserve">25 Function length limits</w:t>
        </w:r>
      </w:ins>
    </w:p>
    <w:p>
      <w:pPr>
        <w:pStyle w:val="FirstParagraph"/>
      </w:pPr>
      <w:ins w:id="4921" w:author="PR Preview" w:date="2026-01-01T00:00:00Z">
        <w:r>
          <w:t xml:space="preserve">Function length matters because very long functions can hide workflow intent,</w:t>
        </w:r>
      </w:ins>
      <w:ins w:id="4922" w:author="PR Preview" w:date="2026-01-01T00:00:00Z">
        <w:r>
          <w:t xml:space="preserve"> </w:t>
        </w:r>
      </w:ins>
      <w:ins w:id="4923" w:author="PR Preview" w:date="2026-01-01T00:00:00Z">
        <w:r>
          <w:t xml:space="preserve">increase maintenance burden,</w:t>
        </w:r>
      </w:ins>
      <w:ins w:id="4924" w:author="PR Preview" w:date="2026-01-01T00:00:00Z">
        <w:r>
          <w:t xml:space="preserve"> </w:t>
        </w:r>
      </w:ins>
      <w:ins w:id="4925" w:author="PR Preview" w:date="2026-01-01T00:00:00Z">
        <w:r>
          <w:t xml:space="preserve">and make targeted testing harder.</w:t>
        </w:r>
      </w:ins>
      <w:ins w:id="4926" w:author="PR Preview" w:date="2026-01-01T00:00:00Z">
        <w:r>
          <w:t xml:space="preserve"> </w:t>
        </w:r>
      </w:ins>
      <w:ins w:id="4927" w:author="PR Preview" w:date="2026-01-01T00:00:00Z">
        <w:r>
          <w:t xml:space="preserve">The sources below combine community discussions (opinion-based)</w:t>
        </w:r>
      </w:ins>
      <w:ins w:id="4928" w:author="PR Preview" w:date="2026-01-01T00:00:00Z">
        <w:r>
          <w:t xml:space="preserve"> </w:t>
        </w:r>
      </w:ins>
      <w:ins w:id="4929" w:author="PR Preview" w:date="2026-01-01T00:00:00Z">
        <w:r>
          <w:t xml:space="preserve">with a formal complexity reference.</w:t>
        </w:r>
      </w:ins>
      <w:ins w:id="4930" w:author="PR Preview" w:date="2026-01-01T00:00:00Z">
        <w:r>
          <w:t xml:space="preserve"> </w:t>
        </w:r>
      </w:ins>
      <w:ins w:id="4931" w:author="PR Preview" w:date="2026-01-01T00:00:00Z">
        <w:r>
          <w:t xml:space="preserve">Use the community links for examples of practitioner viewpoints,</w:t>
        </w:r>
      </w:ins>
      <w:ins w:id="4932" w:author="PR Preview" w:date="2026-01-01T00:00:00Z">
        <w:r>
          <w:t xml:space="preserve"> </w:t>
        </w:r>
      </w:ins>
      <w:ins w:id="4933" w:author="PR Preview" w:date="2026-01-01T00:00:00Z">
        <w:r>
          <w:t xml:space="preserve">and the complexity reference for a formal metric.</w:t>
        </w:r>
      </w:ins>
    </w:p>
    <w:p>
      <w:pPr>
        <w:pStyle w:val="BodyText"/>
      </w:pPr>
      <w:ins w:id="4934" w:author="PR Preview" w:date="2026-01-01T00:00:00Z">
        <w:r>
          <w:t xml:space="preserve">Sources:</w:t>
        </w:r>
      </w:ins>
    </w:p>
    <w:p>
      <w:pPr>
        <w:pStyle w:val="Compact"/>
        <w:numPr>
          <w:ilvl w:val="0"/>
          <w:numId w:val="1058"/>
        </w:numPr>
      </w:pPr>
      <w:hyperlink r:id="rId172">
        <w:ins w:id="4935" w:author="PR Preview" w:date="2026-01-01T00:00:00Z">
          <w:r>
            <w:rPr>
              <w:rStyle w:val="Hyperlink"/>
            </w:rPr>
            <w:t xml:space="preserve">Reddit (r/learnprogramming)</w:t>
          </w:r>
        </w:ins>
      </w:hyperlink>
      <w:ins w:id="4936" w:author="PR Preview" w:date="2026-01-01T00:00:00Z">
        <w:r>
          <w:t xml:space="preserve">:</w:t>
        </w:r>
      </w:ins>
      <w:ins w:id="4937" w:author="PR Preview" w:date="2026-01-01T00:00:00Z">
        <w:r>
          <w:t xml:space="preserve"> </w:t>
        </w:r>
      </w:ins>
      <w:ins w:id="4938" w:author="PR Preview" w:date="2026-01-01T00:00:00Z">
        <w:r>
          <w:t xml:space="preserve">February 2016 community thread asking whether one long function</w:t>
        </w:r>
      </w:ins>
      <w:ins w:id="4939" w:author="PR Preview" w:date="2026-01-01T00:00:00Z">
        <w:r>
          <w:t xml:space="preserve"> </w:t>
        </w:r>
      </w:ins>
      <w:ins w:id="4940" w:author="PR Preview" w:date="2026-01-01T00:00:00Z">
        <w:r>
          <w:t xml:space="preserve">or many smaller functions is preferable.</w:t>
        </w:r>
      </w:ins>
    </w:p>
    <w:p>
      <w:pPr>
        <w:pStyle w:val="Compact"/>
        <w:numPr>
          <w:ilvl w:val="0"/>
          <w:numId w:val="1058"/>
        </w:numPr>
      </w:pPr>
      <w:hyperlink r:id="rId173">
        <w:ins w:id="4941" w:author="PR Preview" w:date="2026-01-01T00:00:00Z">
          <w:r>
            <w:rPr>
              <w:rStyle w:val="Hyperlink"/>
            </w:rPr>
            <w:t xml:space="preserve">SoloLearn discussion</w:t>
          </w:r>
        </w:ins>
      </w:hyperlink>
      <w:ins w:id="4942" w:author="PR Preview" w:date="2026-01-01T00:00:00Z">
        <w:r>
          <w:t xml:space="preserve">:</w:t>
        </w:r>
      </w:ins>
      <w:ins w:id="4943" w:author="PR Preview" w:date="2026-01-01T00:00:00Z">
        <w:r>
          <w:t xml:space="preserve"> </w:t>
        </w:r>
      </w:ins>
      <w:ins w:id="4944" w:author="PR Preview" w:date="2026-01-01T00:00:00Z">
        <w:r>
          <w:t xml:space="preserve">commenters describe different line-count conventions</w:t>
        </w:r>
      </w:ins>
      <w:ins w:id="4945" w:author="PR Preview" w:date="2026-01-01T00:00:00Z">
        <w:r>
          <w:t xml:space="preserve"> </w:t>
        </w:r>
      </w:ins>
      <w:ins w:id="4946" w:author="PR Preview" w:date="2026-01-01T00:00:00Z">
        <w:r>
          <w:t xml:space="preserve">(including 20-line and 100-line limits)</w:t>
        </w:r>
      </w:ins>
      <w:ins w:id="4947" w:author="PR Preview" w:date="2026-01-01T00:00:00Z">
        <w:r>
          <w:t xml:space="preserve"> </w:t>
        </w:r>
      </w:ins>
      <w:ins w:id="4948" w:author="PR Preview" w:date="2026-01-01T00:00:00Z">
        <w:r>
          <w:t xml:space="preserve">and discuss readability and testability tradeoffs.</w:t>
        </w:r>
      </w:ins>
    </w:p>
    <w:p>
      <w:pPr>
        <w:pStyle w:val="Compact"/>
        <w:numPr>
          <w:ilvl w:val="0"/>
          <w:numId w:val="1058"/>
        </w:numPr>
      </w:pPr>
      <w:hyperlink r:id="rId174">
        <w:ins w:id="4949" w:author="PR Preview" w:date="2026-01-01T00:00:00Z">
          <w:r>
            <w:rPr>
              <w:rStyle w:val="Hyperlink"/>
            </w:rPr>
            <w:t xml:space="preserve">Stack Overflow:</w:t>
          </w:r>
        </w:ins>
        <w:ins w:id="4950" w:author="PR Preview" w:date="2026-01-01T00:00:00Z">
          <w:r>
            <w:rPr>
              <w:rStyle w:val="Hyperlink"/>
            </w:rPr>
            <w:t xml:space="preserve"> </w:t>
          </w:r>
        </w:ins>
        <w:ins w:id="4951" w:author="PR Preview" w:date="2026-01-01T00:00:00Z">
          <w:r>
            <w:rPr>
              <w:rStyle w:val="Hyperlink"/>
            </w:rPr>
            <w:t xml:space="preserve">“When is a function too long?”</w:t>
          </w:r>
        </w:ins>
      </w:hyperlink>
      <w:ins w:id="4952" w:author="PR Preview" w:date="2026-01-01T00:00:00Z">
        <w:r>
          <w:t xml:space="preserve"> </w:t>
        </w:r>
      </w:ins>
      <w:ins w:id="4953" w:author="PR Preview" w:date="2026-01-01T00:00:00Z">
        <w:r>
          <w:t xml:space="preserve">and</w:t>
        </w:r>
      </w:ins>
      <w:ins w:id="4954" w:author="PR Preview" w:date="2026-01-01T00:00:00Z">
        <w:r>
          <w:t xml:space="preserve"> </w:t>
        </w:r>
      </w:ins>
      <w:hyperlink r:id="rId175">
        <w:ins w:id="4955" w:author="PR Preview" w:date="2026-01-01T00:00:00Z">
          <w:r>
            <w:rPr>
              <w:rStyle w:val="Hyperlink"/>
            </w:rPr>
            <w:t xml:space="preserve">Software Engineering Stack Exchange:</w:t>
          </w:r>
        </w:ins>
        <w:ins w:id="4956" w:author="PR Preview" w:date="2026-01-01T00:00:00Z">
          <w:r>
            <w:rPr>
              <w:rStyle w:val="Hyperlink"/>
            </w:rPr>
            <w:t xml:space="preserve"> </w:t>
          </w:r>
        </w:ins>
        <w:ins w:id="4957" w:author="PR Preview" w:date="2026-01-01T00:00:00Z">
          <w:r>
            <w:rPr>
              <w:rStyle w:val="Hyperlink"/>
            </w:rPr>
            <w:t xml:space="preserve">“What is the ideal length of a method for you?”</w:t>
          </w:r>
        </w:ins>
      </w:hyperlink>
      <w:ins w:id="4958" w:author="PR Preview" w:date="2026-01-01T00:00:00Z">
        <w:r>
          <w:t xml:space="preserve">:</w:t>
        </w:r>
      </w:ins>
      <w:ins w:id="4959" w:author="PR Preview" w:date="2026-01-01T00:00:00Z">
        <w:r>
          <w:t xml:space="preserve"> </w:t>
        </w:r>
      </w:ins>
      <w:ins w:id="4960" w:author="PR Preview" w:date="2026-01-01T00:00:00Z">
        <w:r>
          <w:t xml:space="preserve">older Q&amp;A threads (September 2008 and February 2012, respectively)</w:t>
        </w:r>
      </w:ins>
      <w:ins w:id="4961" w:author="PR Preview" w:date="2026-01-01T00:00:00Z">
        <w:r>
          <w:t xml:space="preserve"> </w:t>
        </w:r>
      </w:ins>
      <w:ins w:id="4962" w:author="PR Preview" w:date="2026-01-01T00:00:00Z">
        <w:r>
          <w:t xml:space="preserve">focused on practical criteria</w:t>
        </w:r>
      </w:ins>
      <w:ins w:id="4963" w:author="PR Preview" w:date="2026-01-01T00:00:00Z">
        <w:r>
          <w:t xml:space="preserve"> </w:t>
        </w:r>
      </w:ins>
      <w:ins w:id="4964" w:author="PR Preview" w:date="2026-01-01T00:00:00Z">
        <w:r>
          <w:t xml:space="preserve">for deciding when to split methods.</w:t>
        </w:r>
      </w:ins>
    </w:p>
    <w:p>
      <w:pPr>
        <w:pStyle w:val="Compact"/>
        <w:numPr>
          <w:ilvl w:val="0"/>
          <w:numId w:val="1058"/>
        </w:numPr>
      </w:pPr>
      <w:hyperlink r:id="rId176">
        <w:ins w:id="4965" w:author="PR Preview" w:date="2026-01-01T00:00:00Z">
          <w:r>
            <w:rPr>
              <w:rStyle w:val="Hyperlink"/>
            </w:rPr>
            <w:t xml:space="preserve">Cyclomatic complexity</w:t>
          </w:r>
        </w:ins>
      </w:hyperlink>
      <w:ins w:id="4966" w:author="PR Preview" w:date="2026-01-01T00:00:00Z">
        <w:r>
          <w:t xml:space="preserve">:</w:t>
        </w:r>
      </w:ins>
      <w:ins w:id="4967" w:author="PR Preview" w:date="2026-01-01T00:00:00Z">
        <w:r>
          <w:t xml:space="preserve"> </w:t>
        </w:r>
      </w:ins>
      <w:ins w:id="4968" w:author="PR Preview" w:date="2026-01-01T00:00:00Z">
        <w:r>
          <w:t xml:space="preserve">defines complexity by counting independent execution paths/decision points;</w:t>
        </w:r>
      </w:ins>
      <w:ins w:id="4969" w:author="PR Preview" w:date="2026-01-01T00:00:00Z">
        <w:r>
          <w:t xml:space="preserve"> </w:t>
        </w:r>
      </w:ins>
      <w:ins w:id="4970" w:author="PR Preview" w:date="2026-01-01T00:00:00Z">
        <w:r>
          <w:t xml:space="preserve">this reinforces that branching complexity is often a better risk indicator</w:t>
        </w:r>
      </w:ins>
      <w:ins w:id="4971" w:author="PR Preview" w:date="2026-01-01T00:00:00Z">
        <w:r>
          <w:t xml:space="preserve"> </w:t>
        </w:r>
      </w:ins>
      <w:ins w:id="4972" w:author="PR Preview" w:date="2026-01-01T00:00:00Z">
        <w:r>
          <w:t xml:space="preserve">than raw line count alone.</w:t>
        </w:r>
      </w:ins>
    </w:p>
    <w:p>
      <w:pPr>
        <w:pStyle w:val="FirstParagraph"/>
      </w:pPr>
      <w:ins w:id="4973" w:author="PR Preview" w:date="2026-01-01T00:00:00Z">
        <w:r>
          <w:t xml:space="preserve">Synthesizing these viewpoints for lab code</w:t>
        </w:r>
      </w:ins>
      <w:ins w:id="4974" w:author="PR Preview" w:date="2026-01-01T00:00:00Z">
        <w:r>
          <w:t xml:space="preserve"> </w:t>
        </w:r>
      </w:ins>
      <w:ins w:id="4975" w:author="PR Preview" w:date="2026-01-01T00:00:00Z">
        <w:r>
          <w:t xml:space="preserve">yields the following practical rules:</w:t>
        </w:r>
      </w:ins>
    </w:p>
    <w:p>
      <w:pPr>
        <w:pStyle w:val="Compact"/>
        <w:numPr>
          <w:ilvl w:val="0"/>
          <w:numId w:val="1059"/>
        </w:numPr>
      </w:pPr>
      <w:ins w:id="4976" w:author="PR Preview" w:date="2026-01-01T00:00:00Z">
        <w:r>
          <w:t xml:space="preserve">Use</w:t>
        </w:r>
      </w:ins>
      <w:ins w:id="4977" w:author="PR Preview" w:date="2026-01-01T00:00:00Z">
        <w:r>
          <w:t xml:space="preserve"> </w:t>
        </w:r>
      </w:ins>
      <w:ins w:id="4978" w:author="PR Preview" w:date="2026-01-01T00:00:00Z">
        <w:r>
          <w:rPr>
            <w:rStyle w:val="VerbatimChar"/>
          </w:rPr>
          <w:t xml:space="preserve">&lt;150</w:t>
        </w:r>
      </w:ins>
      <w:ins w:id="4979" w:author="PR Preview" w:date="2026-01-01T00:00:00Z">
        <w:r>
          <w:t xml:space="preserve"> </w:t>
        </w:r>
      </w:ins>
      <w:ins w:id="4980" w:author="PR Preview" w:date="2026-01-01T00:00:00Z">
        <w:r>
          <w:t xml:space="preserve">lines as a provisional heuristic trigger to reassess decomposition, not a hard constraint.</w:t>
        </w:r>
      </w:ins>
    </w:p>
    <w:p>
      <w:pPr>
        <w:pStyle w:val="Compact"/>
        <w:numPr>
          <w:ilvl w:val="0"/>
          <w:numId w:val="1059"/>
        </w:numPr>
      </w:pPr>
      <w:ins w:id="4981" w:author="PR Preview" w:date="2026-01-01T00:00:00Z">
        <w:r>
          <w:t xml:space="preserve">Prefer single-purpose functions with clear names and contracts.</w:t>
        </w:r>
      </w:ins>
    </w:p>
    <w:p>
      <w:pPr>
        <w:pStyle w:val="Compact"/>
        <w:numPr>
          <w:ilvl w:val="0"/>
          <w:numId w:val="1059"/>
        </w:numPr>
      </w:pPr>
      <w:ins w:id="4982" w:author="PR Preview" w:date="2026-01-01T00:00:00Z">
        <w:r>
          <w:t xml:space="preserve">Watch decision complexity (branching and nesting), not only length.</w:t>
        </w:r>
      </w:ins>
    </w:p>
    <w:p>
      <w:pPr>
        <w:pStyle w:val="Compact"/>
        <w:numPr>
          <w:ilvl w:val="0"/>
          <w:numId w:val="1059"/>
        </w:numPr>
      </w:pPr>
      <w:ins w:id="4983" w:author="PR Preview" w:date="2026-01-01T00:00:00Z">
        <w:r>
          <w:t xml:space="preserve">Decompose when the top-level story is hard to follow or hard to test.</w:t>
        </w:r>
      </w:ins>
    </w:p>
    <w:bookmarkEnd w:id="177"/>
    <w:bookmarkStart w:id="180" w:name="sec-kiss"/>
    <w:p>
      <w:pPr>
        <w:pStyle w:val="Heading2"/>
      </w:pPr>
      <w:ins w:id="4984" w:author="PR Preview" w:date="2026-01-01T00:00:00Z">
        <w:r>
          <w:t xml:space="preserve">26 Keep It Short and Simple (KISS)</w:t>
        </w:r>
      </w:ins>
    </w:p>
    <w:p>
      <w:pPr>
        <w:pStyle w:val="FirstParagraph"/>
      </w:pPr>
      <w:ins w:id="4985" w:author="PR Preview" w:date="2026-01-01T00:00:00Z">
        <w:r>
          <w:t xml:space="preserve">The</w:t>
        </w:r>
      </w:ins>
      <w:ins w:id="4986" w:author="PR Preview" w:date="2026-01-01T00:00:00Z">
        <w:r>
          <w:t xml:space="preserve"> </w:t>
        </w:r>
      </w:ins>
      <w:hyperlink r:id="rId178">
        <w:ins w:id="4987" w:author="PR Preview" w:date="2026-01-01T00:00:00Z">
          <w:r>
            <w:rPr>
              <w:rStyle w:val="Hyperlink"/>
            </w:rPr>
            <w:t xml:space="preserve">KISS principle</w:t>
          </w:r>
        </w:ins>
      </w:hyperlink>
      <w:ins w:id="4988" w:author="PR Preview" w:date="2026-01-01T00:00:00Z">
        <w:r>
          <w:t xml:space="preserve"> </w:t>
        </w:r>
      </w:ins>
      <w:ins w:id="4989" w:author="PR Preview" w:date="2026-01-01T00:00:00Z">
        <w:r>
          <w:t xml:space="preserve">—</w:t>
        </w:r>
      </w:ins>
      <w:ins w:id="4990" w:author="PR Preview" w:date="2026-01-01T00:00:00Z">
        <w:r>
          <w:t xml:space="preserve"> </w:t>
        </w:r>
      </w:ins>
      <w:ins w:id="4991" w:author="PR Preview" w:date="2026-01-01T00:00:00Z">
        <w:r>
          <w:t xml:space="preserve">“Keep It Short and Simple”</w:t>
        </w:r>
      </w:ins>
      <w:ins w:id="4992" w:author="PR Preview" w:date="2026-01-01T00:00:00Z">
        <w:r>
          <w:t xml:space="preserve"> </w:t>
        </w:r>
      </w:ins>
      <w:ins w:id="4993" w:author="PR Preview" w:date="2026-01-01T00:00:00Z">
        <w:r>
          <w:t xml:space="preserve">—</w:t>
        </w:r>
      </w:ins>
      <w:ins w:id="4994" w:author="PR Preview" w:date="2026-01-01T00:00:00Z">
        <w:r>
          <w:t xml:space="preserve"> </w:t>
        </w:r>
      </w:ins>
      <w:ins w:id="4995" w:author="PR Preview" w:date="2026-01-01T00:00:00Z">
        <w:r>
          <w:t xml:space="preserve">says that most systems work best when they are kept simple,</w:t>
        </w:r>
      </w:ins>
      <w:ins w:id="4996" w:author="PR Preview" w:date="2026-01-01T00:00:00Z">
        <w:r>
          <w:t xml:space="preserve"> </w:t>
        </w:r>
      </w:ins>
      <w:ins w:id="4997" w:author="PR Preview" w:date="2026-01-01T00:00:00Z">
        <w:r>
          <w:t xml:space="preserve">so unnecessary complexity should be avoided rather than managed.</w:t>
        </w:r>
      </w:ins>
      <w:ins w:id="4998" w:author="PR Preview" w:date="2026-01-01T00:00:00Z">
        <w:r>
          <w:t xml:space="preserve"> </w:t>
        </w:r>
      </w:ins>
      <w:ins w:id="4999" w:author="PR Preview" w:date="2026-01-01T00:00:00Z">
        <w:r>
          <w:t xml:space="preserve">A blunter phrasing —</w:t>
        </w:r>
      </w:ins>
      <w:ins w:id="5000" w:author="PR Preview" w:date="2026-01-01T00:00:00Z">
        <w:r>
          <w:t xml:space="preserve"> </w:t>
        </w:r>
      </w:ins>
      <w:ins w:id="5001" w:author="PR Preview" w:date="2026-01-01T00:00:00Z">
        <w:r>
          <w:t xml:space="preserve">the one aircraft engineer Kelly Johnson actually coined</w:t>
        </w:r>
      </w:ins>
      <w:ins w:id="5002" w:author="PR Preview" w:date="2026-01-01T00:00:00Z">
        <w:r>
          <w:t xml:space="preserve"> </w:t>
        </w:r>
      </w:ins>
      <w:ins w:id="5003" w:author="PR Preview" w:date="2026-01-01T00:00:00Z">
        <w:r>
          <w:t xml:space="preserve">at the Lockheed Skunk Works —</w:t>
        </w:r>
      </w:ins>
      <w:ins w:id="5004" w:author="PR Preview" w:date="2026-01-01T00:00:00Z">
        <w:r>
          <w:t xml:space="preserve"> </w:t>
        </w:r>
      </w:ins>
      <w:ins w:id="5005" w:author="PR Preview" w:date="2026-01-01T00:00:00Z">
        <w:r>
          <w:t xml:space="preserve">is</w:t>
        </w:r>
      </w:ins>
      <w:ins w:id="5006" w:author="PR Preview" w:date="2026-01-01T00:00:00Z">
        <w:r>
          <w:t xml:space="preserve"> </w:t>
        </w:r>
      </w:ins>
      <w:ins w:id="5007" w:author="PR Preview" w:date="2026-01-01T00:00:00Z">
        <w:r>
          <w:t xml:space="preserve">“keep it simple, stupid”</w:t>
        </w:r>
      </w:ins>
      <w:ins w:id="5008" w:author="PR Preview" w:date="2026-01-01T00:00:00Z">
        <w:r>
          <w:t xml:space="preserve">:</w:t>
        </w:r>
      </w:ins>
      <w:ins w:id="5009" w:author="PR Preview" w:date="2026-01-01T00:00:00Z">
        <w:r>
          <w:t xml:space="preserve"> </w:t>
        </w:r>
      </w:ins>
      <w:ins w:id="5010" w:author="PR Preview" w:date="2026-01-01T00:00:00Z">
        <w:r>
          <w:t xml:space="preserve">his standing challenge was that his team’s aircraft</w:t>
        </w:r>
      </w:ins>
      <w:ins w:id="5011" w:author="PR Preview" w:date="2026-01-01T00:00:00Z">
        <w:r>
          <w:t xml:space="preserve"> </w:t>
        </w:r>
      </w:ins>
      <w:ins w:id="5012" w:author="PR Preview" w:date="2026-01-01T00:00:00Z">
        <w:r>
          <w:t xml:space="preserve">must be repairable by an average mechanic in the field</w:t>
        </w:r>
      </w:ins>
      <w:ins w:id="5013" w:author="PR Preview" w:date="2026-01-01T00:00:00Z">
        <w:r>
          <w:t xml:space="preserve"> </w:t>
        </w:r>
      </w:ins>
      <w:ins w:id="5014" w:author="PR Preview" w:date="2026-01-01T00:00:00Z">
        <w:r>
          <w:t xml:space="preserve">with only a handful of common tools.</w:t>
        </w:r>
      </w:ins>
    </w:p>
    <w:p>
      <w:pPr>
        <w:pStyle w:val="BodyText"/>
      </w:pPr>
      <w:ins w:id="5015" w:author="PR Preview" w:date="2026-01-01T00:00:00Z">
        <w:r>
          <w:t xml:space="preserve">The principle carries directly into software development:</w:t>
        </w:r>
      </w:ins>
      <w:ins w:id="5016" w:author="PR Preview" w:date="2026-01-01T00:00:00Z">
        <w:r>
          <w:t xml:space="preserve"> </w:t>
        </w:r>
      </w:ins>
      <w:ins w:id="5017" w:author="PR Preview" w:date="2026-01-01T00:00:00Z">
        <w:r>
          <w:t xml:space="preserve">code is read, debugged, and modified far more often than it is written,</w:t>
        </w:r>
      </w:ins>
      <w:ins w:id="5018" w:author="PR Preview" w:date="2026-01-01T00:00:00Z">
        <w:r>
          <w:t xml:space="preserve"> </w:t>
        </w:r>
      </w:ins>
      <w:ins w:id="5019" w:author="PR Preview" w:date="2026-01-01T00:00:00Z">
        <w:r>
          <w:t xml:space="preserve">and it is usually maintained by someone with less context</w:t>
        </w:r>
      </w:ins>
      <w:ins w:id="5020" w:author="PR Preview" w:date="2026-01-01T00:00:00Z">
        <w:r>
          <w:t xml:space="preserve"> </w:t>
        </w:r>
      </w:ins>
      <w:ins w:id="5021" w:author="PR Preview" w:date="2026-01-01T00:00:00Z">
        <w:r>
          <w:t xml:space="preserve">than the original author had —</w:t>
        </w:r>
      </w:ins>
      <w:ins w:id="5022" w:author="PR Preview" w:date="2026-01-01T00:00:00Z">
        <w:r>
          <w:t xml:space="preserve"> </w:t>
        </w:r>
      </w:ins>
      <w:ins w:id="5023" w:author="PR Preview" w:date="2026-01-01T00:00:00Z">
        <w:r>
          <w:t xml:space="preserve">often your own future self.</w:t>
        </w:r>
      </w:ins>
    </w:p>
    <w:p>
      <w:pPr>
        <w:pStyle w:val="BodyText"/>
      </w:pPr>
      <w:ins w:id="5024" w:author="PR Preview" w:date="2026-01-01T00:00:00Z">
        <w:r>
          <w:t xml:space="preserve">Rationales for keeping code short and simple:</w:t>
        </w:r>
      </w:ins>
    </w:p>
    <w:p>
      <w:pPr>
        <w:pStyle w:val="Compact"/>
        <w:numPr>
          <w:ilvl w:val="0"/>
          <w:numId w:val="1060"/>
        </w:numPr>
      </w:pPr>
      <w:ins w:id="5025" w:author="PR Preview" w:date="2026-01-01T00:00:00Z">
        <w:r>
          <w:rPr>
            <w:b/>
            <w:bCs/>
          </w:rPr>
          <w:t xml:space="preserve">Fewer bugs.</w:t>
        </w:r>
      </w:ins>
      <w:ins w:id="5026" w:author="PR Preview" w:date="2026-01-01T00:00:00Z">
        <w:r>
          <w:t xml:space="preserve"> </w:t>
        </w:r>
      </w:ins>
      <w:ins w:id="5027" w:author="PR Preview" w:date="2026-01-01T00:00:00Z">
        <w:r>
          <w:t xml:space="preserve">Less code and simpler control flow leave fewer places</w:t>
        </w:r>
      </w:ins>
      <w:ins w:id="5028" w:author="PR Preview" w:date="2026-01-01T00:00:00Z">
        <w:r>
          <w:t xml:space="preserve"> </w:t>
        </w:r>
      </w:ins>
      <w:ins w:id="5029" w:author="PR Preview" w:date="2026-01-01T00:00:00Z">
        <w:r>
          <w:t xml:space="preserve">for defects to hide and make the remaining logic easier to reason about.</w:t>
        </w:r>
      </w:ins>
    </w:p>
    <w:p>
      <w:pPr>
        <w:pStyle w:val="Compact"/>
        <w:numPr>
          <w:ilvl w:val="0"/>
          <w:numId w:val="1060"/>
        </w:numPr>
      </w:pPr>
      <w:ins w:id="5030" w:author="PR Preview" w:date="2026-01-01T00:00:00Z">
        <w:r>
          <w:rPr>
            <w:b/>
            <w:bCs/>
          </w:rPr>
          <w:t xml:space="preserve">Easier review.</w:t>
        </w:r>
      </w:ins>
      <w:ins w:id="5031" w:author="PR Preview" w:date="2026-01-01T00:00:00Z">
        <w:r>
          <w:t xml:space="preserve"> </w:t>
        </w:r>
      </w:ins>
      <w:ins w:id="5032" w:author="PR Preview" w:date="2026-01-01T00:00:00Z">
        <w:r>
          <w:t xml:space="preserve">A reviewer can hold a short, single-purpose function</w:t>
        </w:r>
      </w:ins>
      <w:ins w:id="5033" w:author="PR Preview" w:date="2026-01-01T00:00:00Z">
        <w:r>
          <w:t xml:space="preserve"> </w:t>
        </w:r>
      </w:ins>
      <w:ins w:id="5034" w:author="PR Preview" w:date="2026-01-01T00:00:00Z">
        <w:r>
          <w:t xml:space="preserve">in their head; they cannot do that with a sprawling one.</w:t>
        </w:r>
      </w:ins>
    </w:p>
    <w:p>
      <w:pPr>
        <w:pStyle w:val="Compact"/>
        <w:numPr>
          <w:ilvl w:val="0"/>
          <w:numId w:val="1060"/>
        </w:numPr>
      </w:pPr>
      <w:ins w:id="5035" w:author="PR Preview" w:date="2026-01-01T00:00:00Z">
        <w:r>
          <w:rPr>
            <w:b/>
            <w:bCs/>
          </w:rPr>
          <w:t xml:space="preserve">Cheaper maintenance.</w:t>
        </w:r>
      </w:ins>
      <w:ins w:id="5036" w:author="PR Preview" w:date="2026-01-01T00:00:00Z">
        <w:r>
          <w:t xml:space="preserve"> </w:t>
        </w:r>
      </w:ins>
      <w:ins w:id="5037" w:author="PR Preview" w:date="2026-01-01T00:00:00Z">
        <w:r>
          <w:t xml:space="preserve">Simple code can be modified confidently;</w:t>
        </w:r>
      </w:ins>
      <w:ins w:id="5038" w:author="PR Preview" w:date="2026-01-01T00:00:00Z">
        <w:r>
          <w:t xml:space="preserve"> </w:t>
        </w:r>
      </w:ins>
      <w:ins w:id="5039" w:author="PR Preview" w:date="2026-01-01T00:00:00Z">
        <w:r>
          <w:t xml:space="preserve">complex code makes every change risky and slow.</w:t>
        </w:r>
      </w:ins>
    </w:p>
    <w:p>
      <w:pPr>
        <w:pStyle w:val="Compact"/>
        <w:numPr>
          <w:ilvl w:val="0"/>
          <w:numId w:val="1060"/>
        </w:numPr>
      </w:pPr>
      <w:ins w:id="5040" w:author="PR Preview" w:date="2026-01-01T00:00:00Z">
        <w:r>
          <w:rPr>
            <w:b/>
            <w:bCs/>
          </w:rPr>
          <w:t xml:space="preserve">Faster onboarding.</w:t>
        </w:r>
      </w:ins>
      <w:ins w:id="5041" w:author="PR Preview" w:date="2026-01-01T00:00:00Z">
        <w:r>
          <w:t xml:space="preserve"> </w:t>
        </w:r>
      </w:ins>
      <w:ins w:id="5042" w:author="PR Preview" w:date="2026-01-01T00:00:00Z">
        <w:r>
          <w:t xml:space="preserve">New lab members become productive sooner</w:t>
        </w:r>
      </w:ins>
      <w:ins w:id="5043" w:author="PR Preview" w:date="2026-01-01T00:00:00Z">
        <w:r>
          <w:t xml:space="preserve"> </w:t>
        </w:r>
      </w:ins>
      <w:ins w:id="5044" w:author="PR Preview" w:date="2026-01-01T00:00:00Z">
        <w:r>
          <w:t xml:space="preserve">when the codebase does things the plain, expected way.</w:t>
        </w:r>
      </w:ins>
    </w:p>
    <w:p>
      <w:pPr>
        <w:pStyle w:val="FirstParagraph"/>
      </w:pPr>
      <w:ins w:id="5045" w:author="PR Preview" w:date="2026-01-01T00:00:00Z">
        <w:r>
          <w:t xml:space="preserve">Simplicity is not an excuse to drop requirements:</w:t>
        </w:r>
      </w:ins>
      <w:ins w:id="5046" w:author="PR Preview" w:date="2026-01-01T00:00:00Z">
        <w:r>
          <w:t xml:space="preserve"> </w:t>
        </w:r>
      </w:ins>
      <w:ins w:id="5047" w:author="PR Preview" w:date="2026-01-01T00:00:00Z">
        <w:r>
          <w:t xml:space="preserve">the goal is the simplest solution that still does the whole job,</w:t>
        </w:r>
      </w:ins>
      <w:ins w:id="5048" w:author="PR Preview" w:date="2026-01-01T00:00:00Z">
        <w:r>
          <w:t xml:space="preserve"> </w:t>
        </w:r>
      </w:ins>
      <w:ins w:id="5049" w:author="PR Preview" w:date="2026-01-01T00:00:00Z">
        <w:r>
          <w:t xml:space="preserve">not a simpler job.</w:t>
        </w:r>
      </w:ins>
      <w:ins w:id="5050" w:author="PR Preview" w:date="2026-01-01T00:00:00Z">
        <w:r>
          <w:t xml:space="preserve"> </w:t>
        </w:r>
      </w:ins>
      <w:ins w:id="5051" w:author="PR Preview" w:date="2026-01-01T00:00:00Z">
        <w:r>
          <w:t xml:space="preserve">The preceding sections on function decomposition and function length limits,</w:t>
        </w:r>
      </w:ins>
      <w:ins w:id="5052" w:author="PR Preview" w:date="2026-01-01T00:00:00Z">
        <w:r>
          <w:t xml:space="preserve"> </w:t>
        </w:r>
      </w:ins>
      <w:ins w:id="5053" w:author="PR Preview" w:date="2026-01-01T00:00:00Z">
        <w:r>
          <w:t xml:space="preserve">and the guidance on</w:t>
        </w:r>
      </w:ins>
      <w:ins w:id="5054" w:author="PR Preview" w:date="2026-01-01T00:00:00Z">
        <w:r>
          <w:t xml:space="preserve"> </w:t>
        </w:r>
      </w:ins>
      <w:hyperlink r:id="rId179">
        <w:ins w:id="5055" w:author="PR Preview" w:date="2026-01-01T00:00:00Z">
          <w:r>
            <w:rPr>
              <w:rStyle w:val="Hyperlink"/>
            </w:rPr>
            <w:t xml:space="preserve">avoiding deep nesting</w:t>
          </w:r>
        </w:ins>
      </w:hyperlink>
      <w:ins w:id="5056" w:author="PR Preview" w:date="2026-01-01T00:00:00Z">
        <w:r>
          <w:t xml:space="preserve">,</w:t>
        </w:r>
      </w:ins>
      <w:ins w:id="5057" w:author="PR Preview" w:date="2026-01-01T00:00:00Z">
        <w:r>
          <w:t xml:space="preserve"> </w:t>
        </w:r>
      </w:ins>
      <w:ins w:id="5058" w:author="PR Preview" w:date="2026-01-01T00:00:00Z">
        <w:r>
          <w:t xml:space="preserve">are concrete applications of this principle.</w:t>
        </w:r>
      </w:ins>
    </w:p>
    <w:bookmarkEnd w:id="180"/>
    <w:bookmarkStart w:id="181" w:name="sec-decompose-qmd-chunks"/>
    <w:p>
      <w:pPr>
        <w:pStyle w:val="Heading2"/>
      </w:pPr>
      <w:ins w:id="5059" w:author="PR Preview" w:date="2026-01-01T00:00:00Z">
        <w:r>
          <w:t xml:space="preserve">27 Decomposing Code Chunks in Quarto Documents</w:t>
        </w:r>
      </w:ins>
    </w:p>
    <w:p>
      <w:pPr>
        <w:pStyle w:val="FirstParagraph"/>
      </w:pPr>
      <w:ins w:id="5060" w:author="PR Preview" w:date="2026-01-01T00:00:00Z">
        <w:r>
          <w:t xml:space="preserve">A Quarto document should read as narrative plus orchestration:</w:t>
        </w:r>
      </w:ins>
      <w:ins w:id="5061" w:author="PR Preview" w:date="2026-01-01T00:00:00Z">
        <w:r>
          <w:t xml:space="preserve"> </w:t>
        </w:r>
      </w:ins>
      <w:ins w:id="5062" w:author="PR Preview" w:date="2026-01-01T00:00:00Z">
        <w:r>
          <w:t xml:space="preserve">each code chunk calls documented functions and displays their results,</w:t>
        </w:r>
      </w:ins>
      <w:ins w:id="5063" w:author="PR Preview" w:date="2026-01-01T00:00:00Z">
        <w:r>
          <w:t xml:space="preserve"> </w:t>
        </w:r>
      </w:ins>
      <w:ins w:id="5064" w:author="PR Preview" w:date="2026-01-01T00:00:00Z">
        <w:r>
          <w:t xml:space="preserve">and the surrounding prose carries the analysis story.</w:t>
        </w:r>
      </w:ins>
      <w:ins w:id="5065" w:author="PR Preview" w:date="2026-01-01T00:00:00Z">
        <w:r>
          <w:t xml:space="preserve"> </w:t>
        </w:r>
      </w:ins>
      <w:ins w:id="5066" w:author="PR Preview" w:date="2026-01-01T00:00:00Z">
        <w:r>
          <w:t xml:space="preserve">Complex logic belongs in named functions, not inline in chunks.</w:t>
        </w:r>
      </w:ins>
    </w:p>
    <w:p>
      <w:pPr>
        <w:pStyle w:val="BodyText"/>
      </w:pPr>
      <w:ins w:id="5067" w:author="PR Preview" w:date="2026-01-01T00:00:00Z">
        <w:r>
          <w:t xml:space="preserve">When a chunk grows into substantial logic —</w:t>
        </w:r>
      </w:ins>
      <w:ins w:id="5068" w:author="PR Preview" w:date="2026-01-01T00:00:00Z">
        <w:r>
          <w:t xml:space="preserve"> </w:t>
        </w:r>
      </w:ins>
      <w:ins w:id="5069" w:author="PR Preview" w:date="2026-01-01T00:00:00Z">
        <w:r>
          <w:t xml:space="preserve">a multi-step data manipulation,</w:t>
        </w:r>
      </w:ins>
      <w:ins w:id="5070" w:author="PR Preview" w:date="2026-01-01T00:00:00Z">
        <w:r>
          <w:t xml:space="preserve"> </w:t>
        </w:r>
      </w:ins>
      <w:ins w:id="5071" w:author="PR Preview" w:date="2026-01-01T00:00:00Z">
        <w:r>
          <w:t xml:space="preserve">a function defined inline,</w:t>
        </w:r>
      </w:ins>
      <w:ins w:id="5072" w:author="PR Preview" w:date="2026-01-01T00:00:00Z">
        <w:r>
          <w:t xml:space="preserve"> </w:t>
        </w:r>
      </w:ins>
      <w:ins w:id="5073" w:author="PR Preview" w:date="2026-01-01T00:00:00Z">
        <w:r>
          <w:t xml:space="preserve">a non-trivial transformation,</w:t>
        </w:r>
      </w:ins>
      <w:ins w:id="5074" w:author="PR Preview" w:date="2026-01-01T00:00:00Z">
        <w:r>
          <w:t xml:space="preserve"> </w:t>
        </w:r>
      </w:ins>
      <w:ins w:id="5075" w:author="PR Preview" w:date="2026-01-01T00:00:00Z">
        <w:r>
          <w:t xml:space="preserve">or the same block copied across chunks —</w:t>
        </w:r>
      </w:ins>
      <w:ins w:id="5076" w:author="PR Preview" w:date="2026-01-01T00:00:00Z">
        <w:r>
          <w:t xml:space="preserve"> </w:t>
        </w:r>
      </w:ins>
      <w:ins w:id="5077" w:author="PR Preview" w:date="2026-01-01T00:00:00Z">
        <w:r>
          <w:t xml:space="preserve">extract that logic into a function and have the chunk call it.</w:t>
        </w:r>
      </w:ins>
      <w:ins w:id="5078" w:author="PR Preview" w:date="2026-01-01T00:00:00Z">
        <w:r>
          <w:t xml:space="preserve"> </w:t>
        </w:r>
      </w:ins>
      <w:ins w:id="5079" w:author="PR Preview" w:date="2026-01-01T00:00:00Z">
        <w:r>
          <w:t xml:space="preserve">Following the function-decomposition (1),</w:t>
        </w:r>
      </w:ins>
      <w:ins w:id="5080" w:author="PR Preview" w:date="2026-01-01T00:00:00Z">
        <w:r>
          <w:t xml:space="preserve"> </w:t>
        </w:r>
      </w:ins>
      <w:ins w:id="5081" w:author="PR Preview" w:date="2026-01-01T00:00:00Z">
        <w:r>
          <w:t xml:space="preserve">one-function-per-file (</w:t>
        </w:r>
      </w:ins>
      <w:hyperlink w:anchor="sec-one-function-per-file">
        <w:ins w:id="5082" w:author="PR Preview" w:date="2026-01-01T00:00:00Z">
          <w:r>
            <w:rPr>
              <w:rStyle w:val="Hyperlink"/>
            </w:rPr>
            <w:t xml:space="preserve">Section 24</w:t>
          </w:r>
        </w:ins>
      </w:hyperlink>
      <w:ins w:id="5083" w:author="PR Preview" w:date="2026-01-01T00:00:00Z">
        <w:r>
          <w:t xml:space="preserve">),</w:t>
        </w:r>
      </w:ins>
      <w:ins w:id="5084" w:author="PR Preview" w:date="2026-01-01T00:00:00Z">
        <w:r>
          <w:t xml:space="preserve"> </w:t>
        </w:r>
      </w:ins>
      <w:ins w:id="5085" w:author="PR Preview" w:date="2026-01-01T00:00:00Z">
        <w:r>
          <w:t xml:space="preserve">and length-limit (</w:t>
        </w:r>
      </w:ins>
      <w:hyperlink w:anchor="sec-function-length-limits">
        <w:ins w:id="5086" w:author="PR Preview" w:date="2026-01-01T00:00:00Z">
          <w:r>
            <w:rPr>
              <w:rStyle w:val="Hyperlink"/>
            </w:rPr>
            <w:t xml:space="preserve">Section 25</w:t>
          </w:r>
        </w:ins>
      </w:hyperlink>
      <w:ins w:id="5087" w:author="PR Preview" w:date="2026-01-01T00:00:00Z">
        <w:r>
          <w:t xml:space="preserve">) principles,</w:t>
        </w:r>
      </w:ins>
      <w:ins w:id="5088" w:author="PR Preview" w:date="2026-01-01T00:00:00Z">
        <w:r>
          <w:t xml:space="preserve"> </w:t>
        </w:r>
      </w:ins>
      <w:ins w:id="5089" w:author="PR Preview" w:date="2026-01-01T00:00:00Z">
        <w:r>
          <w:t xml:space="preserve">give the function its own file under</w:t>
        </w:r>
      </w:ins>
      <w:ins w:id="5090" w:author="PR Preview" w:date="2026-01-01T00:00:00Z">
        <w:r>
          <w:t xml:space="preserve"> </w:t>
        </w:r>
      </w:ins>
      <w:ins w:id="5091" w:author="PR Preview" w:date="2026-01-01T00:00:00Z">
        <w:r>
          <w:rPr>
            <w:rStyle w:val="VerbatimChar"/>
          </w:rPr>
          <w:t xml:space="preserve">R/</w:t>
        </w:r>
      </w:ins>
      <w:ins w:id="5092" w:author="PR Preview" w:date="2026-01-01T00:00:00Z">
        <w:r>
          <w:t xml:space="preserve">,</w:t>
        </w:r>
      </w:ins>
      <w:ins w:id="5093" w:author="PR Preview" w:date="2026-01-01T00:00:00Z">
        <w:r>
          <w:t xml:space="preserve"> </w:t>
        </w:r>
      </w:ins>
      <w:ins w:id="5094" w:author="PR Preview" w:date="2026-01-01T00:00:00Z">
        <w:r>
          <w:t xml:space="preserve">with full</w:t>
        </w:r>
      </w:ins>
      <w:ins w:id="5095" w:author="PR Preview" w:date="2026-01-01T00:00:00Z">
        <w:r>
          <w:t xml:space="preserve"> </w:t>
        </w:r>
      </w:ins>
      <w:hyperlink r:id="rId38">
        <w:ins w:id="5096" w:author="PR Preview" w:date="2026-01-01T00:00:00Z">
          <w:r>
            <w:rPr>
              <w:rStyle w:val="VerbatimChar"/>
            </w:rPr>
            <w:t xml:space="preserve">{roxygen2}</w:t>
          </w:r>
        </w:ins>
      </w:hyperlink>
      <w:ins w:id="5097" w:author="PR Preview" w:date="2026-01-01T00:00:00Z">
        <w:r>
          <w:t xml:space="preserve"> </w:t>
        </w:r>
      </w:ins>
      <w:ins w:id="5098" w:author="PR Preview" w:date="2026-01-01T00:00:00Z">
        <w:r>
          <w:t xml:space="preserve">documentation,</w:t>
        </w:r>
      </w:ins>
      <w:ins w:id="5099" w:author="PR Preview" w:date="2026-01-01T00:00:00Z">
        <w:r>
          <w:t xml:space="preserve"> </w:t>
        </w:r>
      </w:ins>
      <w:ins w:id="5100" w:author="PR Preview" w:date="2026-01-01T00:00:00Z">
        <w:r>
          <w:t xml:space="preserve">the same way any other package function is written.</w:t>
        </w:r>
      </w:ins>
      <w:ins w:id="5101" w:author="PR Preview" w:date="2026-01-01T00:00:00Z">
        <w:r>
          <w:t xml:space="preserve"> </w:t>
        </w:r>
      </w:ins>
      <w:ins w:id="5102" w:author="PR Preview" w:date="2026-01-01T00:00:00Z">
        <w:r>
          <w:t xml:space="preserve">The chunk then shrinks to a call</w:t>
        </w:r>
      </w:ins>
      <w:ins w:id="5103" w:author="PR Preview" w:date="2026-01-01T00:00:00Z">
        <w:r>
          <w:t xml:space="preserve"> </w:t>
        </w:r>
      </w:ins>
      <w:ins w:id="5104" w:author="PR Preview" w:date="2026-01-01T00:00:00Z">
        <w:r>
          <w:t xml:space="preserve">plus whatever narrative or display wraps it.</w:t>
        </w:r>
      </w:ins>
    </w:p>
    <w:p>
      <w:pPr>
        <w:pStyle w:val="BodyText"/>
      </w:pPr>
      <w:ins w:id="5105" w:author="PR Preview" w:date="2026-01-01T00:00:00Z">
        <w:r>
          <w:t xml:space="preserve">Why this matters:</w:t>
        </w:r>
      </w:ins>
      <w:ins w:id="5106" w:author="PR Preview" w:date="2026-01-01T00:00:00Z">
        <w:r>
          <w:t xml:space="preserve"> </w:t>
        </w:r>
      </w:ins>
      <w:ins w:id="5107" w:author="PR Preview" w:date="2026-01-01T00:00:00Z">
        <w:r>
          <w:t xml:space="preserve">a function can be unit-tested,</w:t>
        </w:r>
      </w:ins>
      <w:ins w:id="5108" w:author="PR Preview" w:date="2026-01-01T00:00:00Z">
        <w:r>
          <w:t xml:space="preserve"> </w:t>
        </w:r>
      </w:ins>
      <w:ins w:id="5109" w:author="PR Preview" w:date="2026-01-01T00:00:00Z">
        <w:r>
          <w:t xml:space="preserve">reused across chunks and analyses,</w:t>
        </w:r>
      </w:ins>
      <w:ins w:id="5110" w:author="PR Preview" w:date="2026-01-01T00:00:00Z">
        <w:r>
          <w:t xml:space="preserve"> </w:t>
        </w:r>
      </w:ins>
      <w:ins w:id="5111" w:author="PR Preview" w:date="2026-01-01T00:00:00Z">
        <w:r>
          <w:t xml:space="preserve">and documented;</w:t>
        </w:r>
      </w:ins>
      <w:ins w:id="5112" w:author="PR Preview" w:date="2026-01-01T00:00:00Z">
        <w:r>
          <w:t xml:space="preserve"> </w:t>
        </w:r>
      </w:ins>
      <w:ins w:id="5113" w:author="PR Preview" w:date="2026-01-01T00:00:00Z">
        <w:r>
          <w:t xml:space="preserve">inline chunk code can be none of these.</w:t>
        </w:r>
      </w:ins>
      <w:ins w:id="5114" w:author="PR Preview" w:date="2026-01-01T00:00:00Z">
        <w:r>
          <w:t xml:space="preserve"> </w:t>
        </w:r>
      </w:ins>
      <w:ins w:id="5115" w:author="PR Preview" w:date="2026-01-01T00:00:00Z">
        <w:r>
          <w:t xml:space="preserve">Keeping logic inline also buries the analysis narrative</w:t>
        </w:r>
      </w:ins>
      <w:ins w:id="5116" w:author="PR Preview" w:date="2026-01-01T00:00:00Z">
        <w:r>
          <w:t xml:space="preserve"> </w:t>
        </w:r>
      </w:ins>
      <w:ins w:id="5117" w:author="PR Preview" w:date="2026-01-01T00:00:00Z">
        <w:r>
          <w:t xml:space="preserve">under implementation detail,</w:t>
        </w:r>
      </w:ins>
      <w:ins w:id="5118" w:author="PR Preview" w:date="2026-01-01T00:00:00Z">
        <w:r>
          <w:t xml:space="preserve"> </w:t>
        </w:r>
      </w:ins>
      <w:ins w:id="5119" w:author="PR Preview" w:date="2026-01-01T00:00:00Z">
        <w:r>
          <w:t xml:space="preserve">and duplicates code that should have one home.</w:t>
        </w:r>
      </w:ins>
    </w:p>
    <w:p>
      <w:pPr>
        <w:pStyle w:val="BodyText"/>
      </w:pPr>
      <w:ins w:id="5120" w:author="PR Preview" w:date="2026-01-01T00:00:00Z">
        <w:r>
          <w:t xml:space="preserve">Our shared linter set enforces the function-definition half of this rule:</w:t>
        </w:r>
      </w:ins>
      <w:ins w:id="5121" w:author="PR Preview" w:date="2026-01-01T00:00:00Z">
        <w:r>
          <w:t xml:space="preserve"> </w:t>
        </w:r>
      </w:ins>
      <w:ins w:id="5122" w:author="PR Preview" w:date="2026-01-01T00:00:00Z">
        <w:r>
          <w:rPr>
            <w:rStyle w:val="VerbatimChar"/>
          </w:rPr>
          <w:t xml:space="preserve">lms::function_location_linter()</w:t>
        </w:r>
      </w:ins>
      <w:ins w:id="5123" w:author="PR Preview" w:date="2026-01-01T00:00:00Z">
        <w:r>
          <w:t xml:space="preserve"> </w:t>
        </w:r>
      </w:ins>
      <w:ins w:id="5124" w:author="PR Preview" w:date="2026-01-01T00:00:00Z">
        <w:r>
          <w:t xml:space="preserve">(part of</w:t>
        </w:r>
      </w:ins>
      <w:ins w:id="5125" w:author="PR Preview" w:date="2026-01-01T00:00:00Z">
        <w:r>
          <w:t xml:space="preserve"> </w:t>
        </w:r>
      </w:ins>
      <w:ins w:id="5126" w:author="PR Preview" w:date="2026-01-01T00:00:00Z">
        <w:r>
          <w:rPr>
            <w:rStyle w:val="VerbatimChar"/>
          </w:rPr>
          <w:t xml:space="preserve">lms::default_linters()</w:t>
        </w:r>
      </w:ins>
      <w:ins w:id="5127" w:author="PR Preview" w:date="2026-01-01T00:00:00Z">
        <w:r>
          <w:t xml:space="preserve">)</w:t>
        </w:r>
      </w:ins>
      <w:ins w:id="5128" w:author="PR Preview" w:date="2026-01-01T00:00:00Z">
        <w:r>
          <w:t xml:space="preserve"> </w:t>
        </w:r>
      </w:ins>
      <w:ins w:id="5129" w:author="PR Preview" w:date="2026-01-01T00:00:00Z">
        <w:r>
          <w:t xml:space="preserve">flags a named function defined at the top level of any file</w:t>
        </w:r>
      </w:ins>
      <w:ins w:id="5130" w:author="PR Preview" w:date="2026-01-01T00:00:00Z">
        <w:r>
          <w:t xml:space="preserve"> </w:t>
        </w:r>
      </w:ins>
      <w:ins w:id="5131" w:author="PR Preview" w:date="2026-01-01T00:00:00Z">
        <w:r>
          <w:t xml:space="preserve">outside the designated directories (</w:t>
        </w:r>
      </w:ins>
      <w:ins w:id="5132" w:author="PR Preview" w:date="2026-01-01T00:00:00Z">
        <w:r>
          <w:rPr>
            <w:rStyle w:val="VerbatimChar"/>
          </w:rPr>
          <w:t xml:space="preserve">R/</w:t>
        </w:r>
      </w:ins>
      <w:ins w:id="5133" w:author="PR Preview" w:date="2026-01-01T00:00:00Z">
        <w:r>
          <w:t xml:space="preserve"> </w:t>
        </w:r>
      </w:ins>
      <w:ins w:id="5134" w:author="PR Preview" w:date="2026-01-01T00:00:00Z">
        <w:r>
          <w:t xml:space="preserve">and</w:t>
        </w:r>
      </w:ins>
      <w:ins w:id="5135" w:author="PR Preview" w:date="2026-01-01T00:00:00Z">
        <w:r>
          <w:t xml:space="preserve"> </w:t>
        </w:r>
      </w:ins>
      <w:ins w:id="5136" w:author="PR Preview" w:date="2026-01-01T00:00:00Z">
        <w:r>
          <w:rPr>
            <w:rStyle w:val="VerbatimChar"/>
          </w:rPr>
          <w:t xml:space="preserve">tests/</w:t>
        </w:r>
      </w:ins>
      <w:ins w:id="5137" w:author="PR Preview" w:date="2026-01-01T00:00:00Z">
        <w:r>
          <w:t xml:space="preserve"> </w:t>
        </w:r>
      </w:ins>
      <w:ins w:id="5138" w:author="PR Preview" w:date="2026-01-01T00:00:00Z">
        <w:r>
          <w:t xml:space="preserve">by default),</w:t>
        </w:r>
      </w:ins>
      <w:ins w:id="5139" w:author="PR Preview" w:date="2026-01-01T00:00:00Z">
        <w:r>
          <w:t xml:space="preserve"> </w:t>
        </w:r>
      </w:ins>
      <w:ins w:id="5140" w:author="PR Preview" w:date="2026-01-01T00:00:00Z">
        <w:r>
          <w:t xml:space="preserve">including inside a</w:t>
        </w:r>
      </w:ins>
      <w:ins w:id="5141" w:author="PR Preview" w:date="2026-01-01T00:00:00Z">
        <w:r>
          <w:t xml:space="preserve"> </w:t>
        </w:r>
      </w:ins>
      <w:ins w:id="5142" w:author="PR Preview" w:date="2026-01-01T00:00:00Z">
        <w:r>
          <w:rPr>
            <w:rStyle w:val="VerbatimChar"/>
          </w:rPr>
          <w:t xml:space="preserve">.qmd</w:t>
        </w:r>
      </w:ins>
      <w:ins w:id="5143" w:author="PR Preview" w:date="2026-01-01T00:00:00Z">
        <w:r>
          <w:t xml:space="preserve"> </w:t>
        </w:r>
      </w:ins>
      <w:ins w:id="5144" w:author="PR Preview" w:date="2026-01-01T00:00:00Z">
        <w:r>
          <w:t xml:space="preserve">chunk.</w:t>
        </w:r>
      </w:ins>
      <w:ins w:id="5145" w:author="PR Preview" w:date="2026-01-01T00:00:00Z">
        <w:r>
          <w:t xml:space="preserve"> </w:t>
        </w:r>
      </w:ins>
      <w:ins w:id="5146" w:author="PR Preview" w:date="2026-01-01T00:00:00Z">
        <w:r>
          <w:t xml:space="preserve">Loose chunk logic that was never wrapped in a function at all</w:t>
        </w:r>
      </w:ins>
      <w:ins w:id="5147" w:author="PR Preview" w:date="2026-01-01T00:00:00Z">
        <w:r>
          <w:t xml:space="preserve"> </w:t>
        </w:r>
      </w:ins>
      <w:ins w:id="5148" w:author="PR Preview" w:date="2026-01-01T00:00:00Z">
        <w:r>
          <w:t xml:space="preserve">is not something a linter can catch,</w:t>
        </w:r>
      </w:ins>
      <w:ins w:id="5149" w:author="PR Preview" w:date="2026-01-01T00:00:00Z">
        <w:r>
          <w:t xml:space="preserve"> </w:t>
        </w:r>
      </w:ins>
      <w:ins w:id="5150" w:author="PR Preview" w:date="2026-01-01T00:00:00Z">
        <w:r>
          <w:t xml:space="preserve">so watch for it when writing and reviewing analyses:</w:t>
        </w:r>
      </w:ins>
      <w:ins w:id="5151" w:author="PR Preview" w:date="2026-01-01T00:00:00Z">
        <w:r>
          <w:t xml:space="preserve"> </w:t>
        </w:r>
      </w:ins>
      <w:ins w:id="5152" w:author="PR Preview" w:date="2026-01-01T00:00:00Z">
        <w:r>
          <w:t xml:space="preserve">a chunk carrying substantial inline logic is a decomposition finding,</w:t>
        </w:r>
      </w:ins>
      <w:ins w:id="5153" w:author="PR Preview" w:date="2026-01-01T00:00:00Z">
        <w:r>
          <w:t xml:space="preserve"> </w:t>
        </w:r>
      </w:ins>
      <w:ins w:id="5154" w:author="PR Preview" w:date="2026-01-01T00:00:00Z">
        <w:r>
          <w:t xml:space="preserve">and the fix is to move the logic into</w:t>
        </w:r>
      </w:ins>
      <w:ins w:id="5155" w:author="PR Preview" w:date="2026-01-01T00:00:00Z">
        <w:r>
          <w:t xml:space="preserve"> </w:t>
        </w:r>
      </w:ins>
      <w:ins w:id="5156" w:author="PR Preview" w:date="2026-01-01T00:00:00Z">
        <w:r>
          <w:rPr>
            <w:rStyle w:val="VerbatimChar"/>
          </w:rPr>
          <w:t xml:space="preserve">R/</w:t>
        </w:r>
      </w:ins>
      <w:ins w:id="5157" w:author="PR Preview" w:date="2026-01-01T00:00:00Z">
        <w:r>
          <w:t xml:space="preserve"> </w:t>
        </w:r>
      </w:ins>
      <w:ins w:id="5158" w:author="PR Preview" w:date="2026-01-01T00:00:00Z">
        <w:r>
          <w:t xml:space="preserve">and leave the chunk calling it.</w:t>
        </w:r>
      </w:ins>
    </w:p>
    <w:bookmarkEnd w:id="181"/>
    <w:bookmarkStart w:id="184" w:name="sec-here-package-practices"/>
    <w:p>
      <w:pPr>
        <w:pStyle w:val="Heading2"/>
      </w:pPr>
      <w:ins w:id="5159" w:author="PR Preview" w:date="2026-01-01T00:00:00Z">
        <w:r>
          <w:t xml:space="preserve">28 The here package</w:t>
        </w:r>
      </w:ins>
    </w:p>
    <w:p>
      <w:pPr>
        <w:pStyle w:val="FirstParagraph"/>
      </w:pPr>
      <w:ins w:id="5160" w:author="PR Preview" w:date="2026-01-01T00:00:00Z">
        <w:r>
          <w:t xml:space="preserve">The</w:t>
        </w:r>
      </w:ins>
      <w:ins w:id="5161" w:author="PR Preview" w:date="2026-01-01T00:00:00Z">
        <w:r>
          <w:t xml:space="preserve"> </w:t>
        </w:r>
      </w:ins>
      <w:ins w:id="5162" w:author="PR Preview" w:date="2026-01-01T00:00:00Z">
        <w:r>
          <w:rPr>
            <w:rStyle w:val="VerbatimChar"/>
          </w:rPr>
          <w:t xml:space="preserve">here</w:t>
        </w:r>
      </w:ins>
      <w:ins w:id="5163" w:author="PR Preview" w:date="2026-01-01T00:00:00Z">
        <w:r>
          <w:t xml:space="preserve"> </w:t>
        </w:r>
      </w:ins>
      <w:ins w:id="5164" w:author="PR Preview" w:date="2026-01-01T00:00:00Z">
        <w:r>
          <w:t xml:space="preserve">package is one great R package that helps multiple collaborators deal with the mess that is working directories within an R project structure. Let’s say we have an R project at the path</w:t>
        </w:r>
      </w:ins>
      <w:ins w:id="5165" w:author="PR Preview" w:date="2026-01-01T00:00:00Z">
        <w:r>
          <w:t xml:space="preserve"> </w:t>
        </w:r>
      </w:ins>
      <w:ins w:id="5166" w:author="PR Preview" w:date="2026-01-01T00:00:00Z">
        <w:r>
          <w:rPr>
            <w:rStyle w:val="VerbatimChar"/>
          </w:rPr>
          <w:t xml:space="preserve">/home/oski/Some-R-Project</w:t>
        </w:r>
      </w:ins>
      <w:ins w:id="5167" w:author="PR Preview" w:date="2026-01-01T00:00:00Z">
        <w:r>
          <w:t xml:space="preserve">. My collaborator might clone the repository and work with it at some other path, such as</w:t>
        </w:r>
      </w:ins>
      <w:ins w:id="5168" w:author="PR Preview" w:date="2026-01-01T00:00:00Z">
        <w:r>
          <w:t xml:space="preserve"> </w:t>
        </w:r>
      </w:ins>
      <w:ins w:id="5169" w:author="PR Preview" w:date="2026-01-01T00:00:00Z">
        <w:r>
          <w:rPr>
            <w:rStyle w:val="VerbatimChar"/>
          </w:rPr>
          <w:t xml:space="preserve">/home/bear/R-Code/Some-R-Project</w:t>
        </w:r>
      </w:ins>
      <w:ins w:id="5170" w:author="PR Preview" w:date="2026-01-01T00:00:00Z">
        <w:r>
          <w:t xml:space="preserve">. Dealing with working directories and paths explicitly can be a very large pain, and as you might imagine, setting up a Config with paths requires those paths to flexibly work for all contributors to a project. This is where the</w:t>
        </w:r>
      </w:ins>
      <w:ins w:id="5171" w:author="PR Preview" w:date="2026-01-01T00:00:00Z">
        <w:r>
          <w:t xml:space="preserve"> </w:t>
        </w:r>
      </w:ins>
      <w:ins w:id="5172" w:author="PR Preview" w:date="2026-01-01T00:00:00Z">
        <w:r>
          <w:rPr>
            <w:rStyle w:val="VerbatimChar"/>
          </w:rPr>
          <w:t xml:space="preserve">here</w:t>
        </w:r>
      </w:ins>
      <w:ins w:id="5173" w:author="PR Preview" w:date="2026-01-01T00:00:00Z">
        <w:r>
          <w:t xml:space="preserve"> </w:t>
        </w:r>
      </w:ins>
      <w:ins w:id="5174" w:author="PR Preview" w:date="2026-01-01T00:00:00Z">
        <w:r>
          <w:t xml:space="preserve">package comes in and this a</w:t>
        </w:r>
      </w:ins>
      <w:ins w:id="5175" w:author="PR Preview" w:date="2026-01-01T00:00:00Z">
        <w:r>
          <w:t xml:space="preserve"> </w:t>
        </w:r>
      </w:ins>
      <w:hyperlink r:id="rId182">
        <w:ins w:id="5176" w:author="PR Preview" w:date="2026-01-01T00:00:00Z">
          <w:r>
            <w:rPr>
              <w:rStyle w:val="Hyperlink"/>
            </w:rPr>
            <w:t xml:space="preserve">great vignette describing it</w:t>
          </w:r>
        </w:ins>
      </w:hyperlink>
      <w:ins w:id="5177" w:author="PR Preview" w:date="2026-01-01T00:00:00Z">
        <w:r>
          <w:t xml:space="preserve">.</w:t>
        </w:r>
      </w:ins>
    </w:p>
    <w:p>
      <w:pPr>
        <w:pStyle w:val="BodyText"/>
      </w:pPr>
      <w:ins w:id="5178" w:author="PR Preview" w:date="2026-01-01T00:00:00Z">
        <w:r>
          <w:rPr>
            <w:i/>
            <w:iCs/>
          </w:rPr>
          <w:t xml:space="preserve">See also</w:t>
        </w:r>
      </w:ins>
      <w:ins w:id="5179" w:author="PR Preview" w:date="2026-01-01T00:00:00Z">
        <w:r>
          <w:rPr>
            <w:i/>
            <w:iCs/>
          </w:rPr>
          <w:t xml:space="preserve"> </w:t>
        </w:r>
      </w:ins>
      <w:hyperlink r:id="rId183">
        <w:ins w:id="5180" w:author="PR Preview" w:date="2026-01-01T00:00:00Z">
          <w:r>
            <w:rPr>
              <w:rStyle w:val="Hyperlink"/>
              <w:i/>
              <w:iCs/>
            </w:rPr>
            <w:t xml:space="preserve">The here Package</w:t>
          </w:r>
        </w:ins>
      </w:hyperlink>
      <w:ins w:id="5181" w:author="PR Preview" w:date="2026-01-01T00:00:00Z">
        <w:r>
          <w:rPr>
            <w:i/>
            <w:iCs/>
          </w:rPr>
          <w:t xml:space="preserve"> </w:t>
        </w:r>
      </w:ins>
      <w:ins w:id="5182" w:author="PR Preview" w:date="2026-01-01T00:00:00Z">
        <w:r>
          <w:rPr>
            <w:i/>
            <w:iCs/>
          </w:rPr>
          <w:t xml:space="preserve">for code style guidelines on using the here package.</w:t>
        </w:r>
      </w:ins>
    </w:p>
    <w:bookmarkEnd w:id="184"/>
    <w:bookmarkStart w:id="189" w:name="readingsaving-data"/>
    <w:p>
      <w:pPr>
        <w:pStyle w:val="Heading2"/>
      </w:pPr>
      <w:ins w:id="5183" w:author="PR Preview" w:date="2026-01-01T00:00:00Z">
        <w:r>
          <w:t xml:space="preserve">29 Reading/Saving Data</w:t>
        </w:r>
      </w:ins>
    </w:p>
    <w:bookmarkStart w:id="187" w:name="rds-vs-.rdata-files"/>
    <w:p>
      <w:pPr>
        <w:pStyle w:val="Heading3"/>
      </w:pPr>
      <w:ins w:id="5184" w:author="PR Preview" w:date="2026-01-01T00:00:00Z">
        <w:r>
          <w:t xml:space="preserve">29.1</w:t>
        </w:r>
      </w:ins>
      <w:ins w:id="5185" w:author="PR Preview" w:date="2026-01-01T00:00:00Z">
        <w:r>
          <w:t xml:space="preserve"> </w:t>
        </w:r>
      </w:ins>
      <w:ins w:id="5186" w:author="PR Preview" w:date="2026-01-01T00:00:00Z">
        <w:r>
          <w:rPr>
            <w:rStyle w:val="VerbatimChar"/>
          </w:rPr>
          <w:t xml:space="preserve">.RDS</w:t>
        </w:r>
      </w:ins>
      <w:ins w:id="5187" w:author="PR Preview" w:date="2026-01-01T00:00:00Z">
        <w:r>
          <w:t xml:space="preserve"> </w:t>
        </w:r>
      </w:ins>
      <w:ins w:id="5188" w:author="PR Preview" w:date="2026-01-01T00:00:00Z">
        <w:r>
          <w:t xml:space="preserve">vs</w:t>
        </w:r>
      </w:ins>
      <w:ins w:id="5189" w:author="PR Preview" w:date="2026-01-01T00:00:00Z">
        <w:r>
          <w:t xml:space="preserve"> </w:t>
        </w:r>
      </w:ins>
      <w:ins w:id="5190" w:author="PR Preview" w:date="2026-01-01T00:00:00Z">
        <w:r>
          <w:rPr>
            <w:rStyle w:val="VerbatimChar"/>
          </w:rPr>
          <w:t xml:space="preserve">.RData</w:t>
        </w:r>
      </w:ins>
      <w:ins w:id="5191" w:author="PR Preview" w:date="2026-01-01T00:00:00Z">
        <w:r>
          <w:t xml:space="preserve"> </w:t>
        </w:r>
      </w:ins>
      <w:ins w:id="5192" w:author="PR Preview" w:date="2026-01-01T00:00:00Z">
        <w:r>
          <w:t xml:space="preserve">Files</w:t>
        </w:r>
      </w:ins>
    </w:p>
    <w:p>
      <w:pPr>
        <w:pStyle w:val="FirstParagraph"/>
      </w:pPr>
      <w:ins w:id="5193" w:author="PR Preview" w:date="2026-01-01T00:00:00Z">
        <w:r>
          <w:t xml:space="preserve">One of the most common ways to load and save data in Base R is with the</w:t>
        </w:r>
      </w:ins>
      <w:ins w:id="5194" w:author="PR Preview" w:date="2026-01-01T00:00:00Z">
        <w:r>
          <w:t xml:space="preserve"> </w:t>
        </w:r>
      </w:ins>
      <w:ins w:id="5195" w:author="PR Preview" w:date="2026-01-01T00:00:00Z">
        <w:r>
          <w:rPr>
            <w:rStyle w:val="VerbatimChar"/>
          </w:rPr>
          <w:t xml:space="preserve">load()</w:t>
        </w:r>
      </w:ins>
      <w:ins w:id="5196" w:author="PR Preview" w:date="2026-01-01T00:00:00Z">
        <w:r>
          <w:t xml:space="preserve"> </w:t>
        </w:r>
      </w:ins>
      <w:ins w:id="5197" w:author="PR Preview" w:date="2026-01-01T00:00:00Z">
        <w:r>
          <w:t xml:space="preserve">and</w:t>
        </w:r>
      </w:ins>
      <w:ins w:id="5198" w:author="PR Preview" w:date="2026-01-01T00:00:00Z">
        <w:r>
          <w:t xml:space="preserve"> </w:t>
        </w:r>
      </w:ins>
      <w:ins w:id="5199" w:author="PR Preview" w:date="2026-01-01T00:00:00Z">
        <w:r>
          <w:rPr>
            <w:rStyle w:val="VerbatimChar"/>
          </w:rPr>
          <w:t xml:space="preserve">save()</w:t>
        </w:r>
      </w:ins>
      <w:ins w:id="5200" w:author="PR Preview" w:date="2026-01-01T00:00:00Z">
        <w:r>
          <w:t xml:space="preserve"> </w:t>
        </w:r>
      </w:ins>
      <w:ins w:id="5201" w:author="PR Preview" w:date="2026-01-01T00:00:00Z">
        <w:r>
          <w:t xml:space="preserve">functions to serialize multiple objects in a single</w:t>
        </w:r>
      </w:ins>
      <w:ins w:id="5202" w:author="PR Preview" w:date="2026-01-01T00:00:00Z">
        <w:r>
          <w:t xml:space="preserve"> </w:t>
        </w:r>
      </w:ins>
      <w:ins w:id="5203" w:author="PR Preview" w:date="2026-01-01T00:00:00Z">
        <w:r>
          <w:rPr>
            <w:rStyle w:val="VerbatimChar"/>
          </w:rPr>
          <w:t xml:space="preserve">.RData</w:t>
        </w:r>
      </w:ins>
      <w:ins w:id="5204" w:author="PR Preview" w:date="2026-01-01T00:00:00Z">
        <w:r>
          <w:t xml:space="preserve"> </w:t>
        </w:r>
      </w:ins>
      <w:ins w:id="5205" w:author="PR Preview" w:date="2026-01-01T00:00:00Z">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ins w:id="5206" w:author="PR Preview" w:date="2026-01-01T00:00:00Z">
        <w:r>
          <w:t xml:space="preserve">29.2 CSVs</w:t>
        </w:r>
      </w:ins>
    </w:p>
    <w:p>
      <w:pPr>
        <w:pStyle w:val="FirstParagraph"/>
      </w:pPr>
      <w:ins w:id="5207" w:author="PR Preview" w:date="2026-01-01T00:00:00Z">
        <w:r>
          <w:t xml:space="preserve">Once again, the</w:t>
        </w:r>
      </w:ins>
      <w:ins w:id="5208" w:author="PR Preview" w:date="2026-01-01T00:00:00Z">
        <w:r>
          <w:t xml:space="preserve"> </w:t>
        </w:r>
      </w:ins>
      <w:ins w:id="5209" w:author="PR Preview" w:date="2026-01-01T00:00:00Z">
        <w:r>
          <w:rPr>
            <w:rStyle w:val="VerbatimChar"/>
          </w:rPr>
          <w:t xml:space="preserve">readr</w:t>
        </w:r>
      </w:ins>
      <w:ins w:id="5210" w:author="PR Preview" w:date="2026-01-01T00:00:00Z">
        <w:r>
          <w:t xml:space="preserve"> </w:t>
        </w:r>
      </w:ins>
      <w:ins w:id="5211" w:author="PR Preview" w:date="2026-01-01T00:00:00Z">
        <w:r>
          <w:t xml:space="preserve">package as part of the Tidvyerse is great, with a much faster</w:t>
        </w:r>
      </w:ins>
      <w:ins w:id="5212" w:author="PR Preview" w:date="2026-01-01T00:00:00Z">
        <w:r>
          <w:t xml:space="preserve"> </w:t>
        </w:r>
      </w:ins>
      <w:ins w:id="5213" w:author="PR Preview" w:date="2026-01-01T00:00:00Z">
        <w:r>
          <w:rPr>
            <w:rStyle w:val="VerbatimChar"/>
          </w:rPr>
          <w:t xml:space="preserve">read_csv()</w:t>
        </w:r>
      </w:ins>
      <w:ins w:id="5214" w:author="PR Preview" w:date="2026-01-01T00:00:00Z">
        <w:r>
          <w:t xml:space="preserve"> </w:t>
        </w:r>
      </w:ins>
      <w:ins w:id="5215" w:author="PR Preview" w:date="2026-01-01T00:00:00Z">
        <w:r>
          <w:t xml:space="preserve">than Base R’s</w:t>
        </w:r>
      </w:ins>
      <w:ins w:id="5216" w:author="PR Preview" w:date="2026-01-01T00:00:00Z">
        <w:r>
          <w:t xml:space="preserve"> </w:t>
        </w:r>
      </w:ins>
      <w:ins w:id="5217" w:author="PR Preview" w:date="2026-01-01T00:00:00Z">
        <w:r>
          <w:rPr>
            <w:rStyle w:val="VerbatimChar"/>
          </w:rPr>
          <w:t xml:space="preserve">read.csv()</w:t>
        </w:r>
      </w:ins>
      <w:ins w:id="5218" w:author="PR Preview" w:date="2026-01-01T00:00:00Z">
        <w:r>
          <w:t xml:space="preserve">. For massive CSVs (&gt; 5 GB), you’ll find</w:t>
        </w:r>
      </w:ins>
      <w:ins w:id="5219" w:author="PR Preview" w:date="2026-01-01T00:00:00Z">
        <w:r>
          <w:t xml:space="preserve"> </w:t>
        </w:r>
      </w:ins>
      <w:ins w:id="5220" w:author="PR Preview" w:date="2026-01-01T00:00:00Z">
        <w:r>
          <w:rPr>
            <w:rStyle w:val="VerbatimChar"/>
          </w:rPr>
          <w:t xml:space="preserve">data.table::fread()</w:t>
        </w:r>
      </w:ins>
      <w:ins w:id="5221" w:author="PR Preview" w:date="2026-01-01T00:00:00Z">
        <w:r>
          <w:t xml:space="preserve"> </w:t>
        </w:r>
      </w:ins>
      <w:ins w:id="5222" w:author="PR Preview" w:date="2026-01-01T00:00:00Z">
        <w:r>
          <w:t xml:space="preserve">to be the fastest CSV reader in any data science language out there. For writing CSVs,</w:t>
        </w:r>
      </w:ins>
      <w:ins w:id="5223" w:author="PR Preview" w:date="2026-01-01T00:00:00Z">
        <w:r>
          <w:t xml:space="preserve"> </w:t>
        </w:r>
      </w:ins>
      <w:ins w:id="5224" w:author="PR Preview" w:date="2026-01-01T00:00:00Z">
        <w:r>
          <w:rPr>
            <w:rStyle w:val="VerbatimChar"/>
          </w:rPr>
          <w:t xml:space="preserve">readr::write_csv()</w:t>
        </w:r>
      </w:ins>
      <w:ins w:id="5225" w:author="PR Preview" w:date="2026-01-01T00:00:00Z">
        <w:r>
          <w:t xml:space="preserve"> </w:t>
        </w:r>
      </w:ins>
      <w:ins w:id="5226" w:author="PR Preview" w:date="2026-01-01T00:00:00Z">
        <w:r>
          <w:t xml:space="preserve">and</w:t>
        </w:r>
      </w:ins>
      <w:ins w:id="5227" w:author="PR Preview" w:date="2026-01-01T00:00:00Z">
        <w:r>
          <w:t xml:space="preserve"> </w:t>
        </w:r>
      </w:ins>
      <w:ins w:id="5228" w:author="PR Preview" w:date="2026-01-01T00:00:00Z">
        <w:r>
          <w:rPr>
            <w:rStyle w:val="VerbatimChar"/>
          </w:rPr>
          <w:t xml:space="preserve">data.table::fwrite()</w:t>
        </w:r>
      </w:ins>
      <w:ins w:id="5229" w:author="PR Preview" w:date="2026-01-01T00:00:00Z">
        <w:r>
          <w:t xml:space="preserve"> </w:t>
        </w:r>
      </w:ins>
      <w:ins w:id="5230" w:author="PR Preview" w:date="2026-01-01T00:00:00Z">
        <w:r>
          <w:t xml:space="preserve">outclass Base R’s</w:t>
        </w:r>
      </w:ins>
      <w:ins w:id="5231" w:author="PR Preview" w:date="2026-01-01T00:00:00Z">
        <w:r>
          <w:t xml:space="preserve"> </w:t>
        </w:r>
      </w:ins>
      <w:ins w:id="5232" w:author="PR Preview" w:date="2026-01-01T00:00:00Z">
        <w:r>
          <w:rPr>
            <w:rStyle w:val="VerbatimChar"/>
          </w:rPr>
          <w:t xml:space="preserve">write.csv()</w:t>
        </w:r>
      </w:ins>
      <w:ins w:id="5233" w:author="PR Preview" w:date="2026-01-01T00:00:00Z">
        <w:r>
          <w:t xml:space="preserve"> </w:t>
        </w:r>
      </w:ins>
      <w:ins w:id="5234" w:author="PR Preview" w:date="2026-01-01T00:00:00Z">
        <w:r>
          <w:t xml:space="preserve">by a significant margin as well.</w:t>
        </w:r>
      </w:ins>
    </w:p>
    <w:bookmarkEnd w:id="188"/>
    <w:bookmarkEnd w:id="189"/>
    <w:bookmarkStart w:id="195" w:name="integrating-box-and-dropbox"/>
    <w:p>
      <w:pPr>
        <w:pStyle w:val="Heading2"/>
      </w:pPr>
      <w:ins w:id="5235" w:author="PR Preview" w:date="2026-01-01T00:00:00Z">
        <w:r>
          <w:t xml:space="preserve">30 Integrating Box and Dropbox</w:t>
        </w:r>
      </w:ins>
    </w:p>
    <w:p>
      <w:pPr>
        <w:pStyle w:val="FirstParagraph"/>
      </w:pPr>
      <w:ins w:id="5236" w:author="PR Preview" w:date="2026-01-01T00:00:00Z">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ins>
    </w:p>
    <w:p>
      <w:pPr>
        <w:pStyle w:val="BodyText"/>
      </w:pPr>
      <w:ins w:id="5237" w:author="PR Preview" w:date="2026-01-01T00:00:00Z">
        <w:r>
          <w:t xml:space="preserve">Box and Dropbox are separate platforms, but we can use either one to store and share files. To use them, we can install the packages that have been created to integrate Box and Dropbox into R. The set-up instructions are detailed below.</w:t>
        </w:r>
      </w:ins>
    </w:p>
    <w:p>
      <w:pPr>
        <w:pStyle w:val="BodyText"/>
      </w:pPr>
      <w:ins w:id="5238" w:author="PR Preview" w:date="2026-01-01T00:00:00Z">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ins>
    </w:p>
    <w:bookmarkStart w:id="192" w:name="box"/>
    <w:p>
      <w:pPr>
        <w:pStyle w:val="Heading3"/>
      </w:pPr>
      <w:ins w:id="5239" w:author="PR Preview" w:date="2026-01-01T00:00:00Z">
        <w:r>
          <w:t xml:space="preserve">30.1 Box</w:t>
        </w:r>
      </w:ins>
    </w:p>
    <w:p>
      <w:pPr>
        <w:pStyle w:val="FirstParagraph"/>
      </w:pPr>
      <w:ins w:id="5240" w:author="PR Preview" w:date="2026-01-01T00:00:00Z">
        <w:r>
          <w:t xml:space="preserve">Follow the instructions in this section to use the</w:t>
        </w:r>
      </w:ins>
      <w:ins w:id="5241" w:author="PR Preview" w:date="2026-01-01T00:00:00Z">
        <w:r>
          <w:t xml:space="preserve"> </w:t>
        </w:r>
      </w:ins>
      <w:ins w:id="5242" w:author="PR Preview" w:date="2026-01-01T00:00:00Z">
        <w:r>
          <w:rPr>
            <w:rStyle w:val="VerbatimChar"/>
          </w:rPr>
          <w:t xml:space="preserve">boxr</w:t>
        </w:r>
      </w:ins>
      <w:ins w:id="5243" w:author="PR Preview" w:date="2026-01-01T00:00:00Z">
        <w:r>
          <w:t xml:space="preserve"> </w:t>
        </w:r>
      </w:ins>
      <w:ins w:id="5244" w:author="PR Preview" w:date="2026-01-01T00:00:00Z">
        <w:r>
          <w:t xml:space="preserve">package. Note that there are a few setup steps that need to be done on the box website before you can use the</w:t>
        </w:r>
      </w:ins>
      <w:ins w:id="5245" w:author="PR Preview" w:date="2026-01-01T00:00:00Z">
        <w:r>
          <w:t xml:space="preserve"> </w:t>
        </w:r>
      </w:ins>
      <w:ins w:id="5246" w:author="PR Preview" w:date="2026-01-01T00:00:00Z">
        <w:r>
          <w:rPr>
            <w:rStyle w:val="VerbatimChar"/>
          </w:rPr>
          <w:t xml:space="preserve">boxr</w:t>
        </w:r>
      </w:ins>
      <w:ins w:id="5247" w:author="PR Preview" w:date="2026-01-01T00:00:00Z">
        <w:r>
          <w:t xml:space="preserve"> </w:t>
        </w:r>
      </w:ins>
      <w:ins w:id="5248" w:author="PR Preview" w:date="2026-01-01T00:00:00Z">
        <w:r>
          <w:t xml:space="preserve">package,</w:t>
        </w:r>
      </w:ins>
      <w:ins w:id="5249" w:author="PR Preview" w:date="2026-01-01T00:00:00Z">
        <w:r>
          <w:t xml:space="preserve"> </w:t>
        </w:r>
      </w:ins>
      <w:hyperlink r:id="rId190">
        <w:ins w:id="5250" w:author="PR Preview" w:date="2026-01-01T00:00:00Z">
          <w:r>
            <w:rPr>
              <w:rStyle w:val="Hyperlink"/>
            </w:rPr>
            <w:t xml:space="preserve">explained here</w:t>
          </w:r>
        </w:ins>
      </w:hyperlink>
      <w:ins w:id="5251" w:author="PR Preview" w:date="2026-01-01T00:00:00Z">
        <w:r>
          <w:t xml:space="preserve"> </w:t>
        </w:r>
      </w:ins>
      <w:ins w:id="5252" w:author="PR Preview" w:date="2026-01-01T00:00:00Z">
        <w:r>
          <w:t xml:space="preserve">in the section</w:t>
        </w:r>
      </w:ins>
      <w:ins w:id="5253" w:author="PR Preview" w:date="2026-01-01T00:00:00Z">
        <w:r>
          <w:t xml:space="preserve"> </w:t>
        </w:r>
      </w:ins>
      <w:ins w:id="5254" w:author="PR Preview" w:date="2026-01-01T00:00:00Z">
        <w:r>
          <w:t xml:space="preserve">“Creating an Interactive App.”</w:t>
        </w:r>
      </w:ins>
      <w:ins w:id="5255" w:author="PR Preview" w:date="2026-01-01T00:00:00Z">
        <w:r>
          <w:t xml:space="preserve"> </w:t>
        </w:r>
      </w:ins>
      <w:ins w:id="5256" w:author="PR Preview" w:date="2026-01-01T00:00:00Z">
        <w:r>
          <w:t xml:space="preserve">This gets the authentication keys that must be put in box.</w:t>
        </w:r>
      </w:ins>
      <w:ins w:id="5257" w:author="PR Preview" w:date="2026-01-01T00:00:00Z">
        <w:r>
          <w:t xml:space="preserve"> </w:t>
        </w:r>
      </w:ins>
      <w:ins w:id="5258" w:author="PR Preview" w:date="2026-01-01T00:00:00Z">
        <w:r>
          <w:t xml:space="preserve">Once that is done, add the authentication keys to your code in the configuration file, with</w:t>
        </w:r>
      </w:ins>
      <w:ins w:id="5259" w:author="PR Preview" w:date="2026-01-01T00:00:00Z">
        <w:r>
          <w:t xml:space="preserve"> </w:t>
        </w:r>
      </w:ins>
      <w:ins w:id="5260" w:author="PR Preview" w:date="2026-01-01T00:00:00Z">
        <w:r>
          <w:rPr>
            <w:rStyle w:val="VerbatimChar"/>
          </w:rPr>
          <w:t xml:space="preserve">box_auth(client_id = "&lt;your_client_id&gt;", client_secret = "&lt;your_client_secret_id&gt;")</w:t>
        </w:r>
      </w:ins>
      <w:ins w:id="5261" w:author="PR Preview" w:date="2026-01-01T00:00:00Z">
        <w:r>
          <w:t xml:space="preserve">. It is also important to set the default working directory so that the code can reference the correct folder in box:</w:t>
        </w:r>
      </w:ins>
      <w:ins w:id="5262" w:author="PR Preview" w:date="2026-01-01T00:00:00Z">
        <w:r>
          <w:t xml:space="preserve"> </w:t>
        </w:r>
      </w:ins>
      <w:ins w:id="5263" w:author="PR Preview" w:date="2026-01-01T00:00:00Z">
        <w:r>
          <w:rPr>
            <w:rStyle w:val="VerbatimChar"/>
          </w:rPr>
          <w:t xml:space="preserve">box_setwd(&lt;folder_id&gt;)</w:t>
        </w:r>
      </w:ins>
      <w:ins w:id="5264" w:author="PR Preview" w:date="2026-01-01T00:00:00Z">
        <w:r>
          <w:t xml:space="preserve">. The folder ID is the sequence of digits at the end of the URL.</w:t>
        </w:r>
      </w:ins>
    </w:p>
    <w:p>
      <w:pPr>
        <w:pStyle w:val="BodyText"/>
      </w:pPr>
      <w:ins w:id="5265" w:author="PR Preview" w:date="2026-01-01T00:00:00Z">
        <w:r>
          <w:t xml:space="preserve">Further details can be found</w:t>
        </w:r>
      </w:ins>
      <w:ins w:id="5266" w:author="PR Preview" w:date="2026-01-01T00:00:00Z">
        <w:r>
          <w:t xml:space="preserve"> </w:t>
        </w:r>
      </w:ins>
      <w:hyperlink r:id="rId191">
        <w:ins w:id="5267" w:author="PR Preview" w:date="2026-01-01T00:00:00Z">
          <w:r>
            <w:rPr>
              <w:rStyle w:val="Hyperlink"/>
            </w:rPr>
            <w:t xml:space="preserve">here</w:t>
          </w:r>
        </w:ins>
      </w:hyperlink>
      <w:ins w:id="5268" w:author="PR Preview" w:date="2026-01-01T00:00:00Z">
        <w:r>
          <w:t xml:space="preserve">.</w:t>
        </w:r>
      </w:ins>
    </w:p>
    <w:bookmarkEnd w:id="192"/>
    <w:bookmarkStart w:id="194" w:name="dropbox"/>
    <w:p>
      <w:pPr>
        <w:pStyle w:val="Heading3"/>
      </w:pPr>
      <w:ins w:id="5269" w:author="PR Preview" w:date="2026-01-01T00:00:00Z">
        <w:r>
          <w:t xml:space="preserve">30.2 Dropbox</w:t>
        </w:r>
      </w:ins>
    </w:p>
    <w:p>
      <w:pPr>
        <w:pStyle w:val="FirstParagraph"/>
      </w:pPr>
      <w:ins w:id="5270" w:author="PR Preview" w:date="2026-01-01T00:00:00Z">
        <w:r>
          <w:t xml:space="preserve">Follow the instructions at</w:t>
        </w:r>
      </w:ins>
      <w:ins w:id="5271" w:author="PR Preview" w:date="2026-01-01T00:00:00Z">
        <w:r>
          <w:t xml:space="preserve"> </w:t>
        </w:r>
      </w:ins>
      <w:hyperlink r:id="rId193">
        <w:ins w:id="5272" w:author="PR Preview" w:date="2026-01-01T00:00:00Z">
          <w:r>
            <w:rPr>
              <w:rStyle w:val="Hyperlink"/>
            </w:rPr>
            <w:t xml:space="preserve">this link</w:t>
          </w:r>
        </w:ins>
      </w:hyperlink>
      <w:ins w:id="5273" w:author="PR Preview" w:date="2026-01-01T00:00:00Z">
        <w:r>
          <w:t xml:space="preserve"> </w:t>
        </w:r>
      </w:ins>
      <w:ins w:id="5274" w:author="PR Preview" w:date="2026-01-01T00:00:00Z">
        <w:r>
          <w:t xml:space="preserve">to use the</w:t>
        </w:r>
      </w:ins>
      <w:ins w:id="5275" w:author="PR Preview" w:date="2026-01-01T00:00:00Z">
        <w:r>
          <w:t xml:space="preserve"> </w:t>
        </w:r>
      </w:ins>
      <w:ins w:id="5276" w:author="PR Preview" w:date="2026-01-01T00:00:00Z">
        <w:r>
          <w:rPr>
            <w:rStyle w:val="VerbatimChar"/>
          </w:rPr>
          <w:t xml:space="preserve">rdrop2</w:t>
        </w:r>
      </w:ins>
      <w:ins w:id="5277" w:author="PR Preview" w:date="2026-01-01T00:00:00Z">
        <w:r>
          <w:t xml:space="preserve"> </w:t>
        </w:r>
      </w:ins>
      <w:ins w:id="5278" w:author="PR Preview" w:date="2026-01-01T00:00:00Z">
        <w:r>
          <w:t xml:space="preserve">package. Similar to the</w:t>
        </w:r>
      </w:ins>
      <w:ins w:id="5279" w:author="PR Preview" w:date="2026-01-01T00:00:00Z">
        <w:r>
          <w:t xml:space="preserve"> </w:t>
        </w:r>
      </w:ins>
      <w:ins w:id="5280" w:author="PR Preview" w:date="2026-01-01T00:00:00Z">
        <w:r>
          <w:rPr>
            <w:rStyle w:val="VerbatimChar"/>
          </w:rPr>
          <w:t xml:space="preserve">boxr</w:t>
        </w:r>
      </w:ins>
      <w:ins w:id="5281" w:author="PR Preview" w:date="2026-01-01T00:00:00Z">
        <w:r>
          <w:t xml:space="preserve"> </w:t>
        </w:r>
      </w:ins>
      <w:ins w:id="5282" w:author="PR Preview" w:date="2026-01-01T00:00:00Z">
        <w:r>
          <w:t xml:space="preserve">package, you must authenticate before reading and writing from Dropbox, which can be done by adding</w:t>
        </w:r>
      </w:ins>
      <w:ins w:id="5283" w:author="PR Preview" w:date="2026-01-01T00:00:00Z">
        <w:r>
          <w:t xml:space="preserve"> </w:t>
        </w:r>
      </w:ins>
      <w:ins w:id="5284" w:author="PR Preview" w:date="2026-01-01T00:00:00Z">
        <w:r>
          <w:rPr>
            <w:rStyle w:val="VerbatimChar"/>
          </w:rPr>
          <w:t xml:space="preserve">drop_auth()</w:t>
        </w:r>
      </w:ins>
      <w:ins w:id="5285" w:author="PR Preview" w:date="2026-01-01T00:00:00Z">
        <w:r>
          <w:t xml:space="preserve"> </w:t>
        </w:r>
      </w:ins>
      <w:ins w:id="5286" w:author="PR Preview" w:date="2026-01-01T00:00:00Z">
        <w:r>
          <w:t xml:space="preserve">to the configuration file.</w:t>
        </w:r>
      </w:ins>
    </w:p>
    <w:p>
      <w:pPr>
        <w:pStyle w:val="BodyText"/>
      </w:pPr>
      <w:ins w:id="5287" w:author="PR Preview" w:date="2026-01-01T00:00:00Z">
        <w:r>
          <w:t xml:space="preserve">Saving the authentication token is not required, although it may be useful if you plan on using Dropbox frequently. To do so, save the token with the following commands. Tokens are valid until they are manually revoked.</w:t>
        </w:r>
      </w:ins>
    </w:p>
    <w:p>
      <w:pPr>
        <w:pStyle w:val="SourceCode"/>
      </w:pPr>
      <w:ins w:id="5288" w:author="PR Preview" w:date="2026-01-01T00:00:00Z">
        <w:r>
          <w:rPr>
            <w:rStyle w:val="VerbatimChar"/>
          </w:rPr>
          <w:t xml:space="preserve"># first time only</w:t>
        </w:r>
      </w:ins>
      <w:ins w:id="5289" w:author="PR Preview" w:date="2026-01-01T00:00:00Z">
        <w:r>
          <w:br/>
        </w:r>
      </w:ins>
      <w:ins w:id="5290" w:author="PR Preview" w:date="2026-01-01T00:00:00Z">
        <w:r>
          <w:rPr>
            <w:rStyle w:val="VerbatimChar"/>
          </w:rPr>
          <w:t xml:space="preserve"># save the output of drop_auth to an RDS file</w:t>
        </w:r>
      </w:ins>
      <w:ins w:id="5291" w:author="PR Preview" w:date="2026-01-01T00:00:00Z">
        <w:r>
          <w:br/>
        </w:r>
      </w:ins>
      <w:ins w:id="5292" w:author="PR Preview" w:date="2026-01-01T00:00:00Z">
        <w:r>
          <w:rPr>
            <w:rStyle w:val="VerbatimChar"/>
          </w:rPr>
          <w:t xml:space="preserve">token &lt;- drop_auth()</w:t>
        </w:r>
      </w:ins>
      <w:ins w:id="5293" w:author="PR Preview" w:date="2026-01-01T00:00:00Z">
        <w:r>
          <w:br/>
        </w:r>
      </w:ins>
      <w:ins w:id="5294" w:author="PR Preview" w:date="2026-01-01T00:00:00Z">
        <w:r>
          <w:rPr>
            <w:rStyle w:val="VerbatimChar"/>
          </w:rPr>
          <w:t xml:space="preserve"># this token only has to be generated once, it is valid until revoked</w:t>
        </w:r>
      </w:ins>
      <w:ins w:id="5295" w:author="PR Preview" w:date="2026-01-01T00:00:00Z">
        <w:r>
          <w:br/>
        </w:r>
      </w:ins>
      <w:ins w:id="5296" w:author="PR Preview" w:date="2026-01-01T00:00:00Z">
        <w:r>
          <w:rPr>
            <w:rStyle w:val="VerbatimChar"/>
          </w:rPr>
          <w:t xml:space="preserve">saveRDS(token, "/path/to/tokenfile.RDS")</w:t>
        </w:r>
      </w:ins>
      <w:ins w:id="5297" w:author="PR Preview" w:date="2026-01-01T00:00:00Z">
        <w:r>
          <w:br/>
        </w:r>
      </w:ins>
      <w:ins w:id="5298" w:author="PR Preview" w:date="2026-01-01T00:00:00Z">
        <w:r>
          <w:br/>
        </w:r>
      </w:ins>
      <w:ins w:id="5299" w:author="PR Preview" w:date="2026-01-01T00:00:00Z">
        <w:r>
          <w:rPr>
            <w:rStyle w:val="VerbatimChar"/>
          </w:rPr>
          <w:t xml:space="preserve"># all future usages</w:t>
        </w:r>
      </w:ins>
      <w:ins w:id="5300" w:author="PR Preview" w:date="2026-01-01T00:00:00Z">
        <w:r>
          <w:br/>
        </w:r>
      </w:ins>
      <w:ins w:id="5301" w:author="PR Preview" w:date="2026-01-01T00:00:00Z">
        <w:r>
          <w:rPr>
            <w:rStyle w:val="VerbatimChar"/>
          </w:rPr>
          <w:t xml:space="preserve"># to use a stored token, provide the rdstoken argument</w:t>
        </w:r>
      </w:ins>
      <w:ins w:id="5302" w:author="PR Preview" w:date="2026-01-01T00:00:00Z">
        <w:r>
          <w:br/>
        </w:r>
      </w:ins>
      <w:ins w:id="5303" w:author="PR Preview" w:date="2026-01-01T00:00:00Z">
        <w:r>
          <w:rPr>
            <w:rStyle w:val="VerbatimChar"/>
          </w:rPr>
          <w:t xml:space="preserve">drop_auth(rdstoken = "/path/to/tokenfile.RDS")</w:t>
        </w:r>
      </w:ins>
    </w:p>
    <w:bookmarkEnd w:id="194"/>
    <w:bookmarkEnd w:id="195"/>
    <w:bookmarkStart w:id="197" w:name="sec-r-lib-packages"/>
    <w:p>
      <w:pPr>
        <w:pStyle w:val="Heading2"/>
      </w:pPr>
      <w:ins w:id="5304" w:author="PR Preview" w:date="2026-01-01T00:00:00Z">
        <w:r>
          <w:t xml:space="preserve">31 r-lib Packages</w:t>
        </w:r>
      </w:ins>
    </w:p>
    <w:p>
      <w:pPr>
        <w:pStyle w:val="FirstParagraph"/>
      </w:pPr>
      <w:ins w:id="5305" w:author="PR Preview" w:date="2026-01-01T00:00:00Z">
        <w:r>
          <w:t xml:space="preserve">The</w:t>
        </w:r>
      </w:ins>
      <w:ins w:id="5306" w:author="PR Preview" w:date="2026-01-01T00:00:00Z">
        <w:r>
          <w:t xml:space="preserve"> </w:t>
        </w:r>
      </w:ins>
      <w:hyperlink r:id="rId196">
        <w:ins w:id="5307" w:author="PR Preview" w:date="2026-01-01T00:00:00Z">
          <w:r>
            <w:rPr>
              <w:rStyle w:val="Hyperlink"/>
            </w:rPr>
            <w:t xml:space="preserve">r-lib</w:t>
          </w:r>
        </w:ins>
      </w:hyperlink>
      <w:ins w:id="5308" w:author="PR Preview" w:date="2026-01-01T00:00:00Z">
        <w:r>
          <w:t xml:space="preserve"> </w:t>
        </w:r>
      </w:ins>
      <w:ins w:id="5309" w:author="PR Preview" w:date="2026-01-01T00:00:00Z">
        <w:r>
          <w:t xml:space="preserve">GitHub organization, maintained primarily by the Posit team,</w:t>
        </w:r>
      </w:ins>
      <w:ins w:id="5310" w:author="PR Preview" w:date="2026-01-01T00:00:00Z">
        <w:r>
          <w:t xml:space="preserve"> </w:t>
        </w:r>
      </w:ins>
      <w:ins w:id="5311" w:author="PR Preview" w:date="2026-01-01T00:00:00Z">
        <w:r>
          <w:t xml:space="preserve">hosts a collection of foundational R packages for package development, infrastructure, and general programming.</w:t>
        </w:r>
      </w:ins>
      <w:ins w:id="5312" w:author="PR Preview" w:date="2026-01-01T00:00:00Z">
        <w:r>
          <w:t xml:space="preserve"> </w:t>
        </w:r>
      </w:ins>
      <w:ins w:id="5313" w:author="PR Preview" w:date="2026-01-01T00:00:00Z">
        <w:r>
          <w:t xml:space="preserve">These packages underpin much of the modern R ecosystem and are widely used in our lab’s workflows.</w:t>
        </w:r>
      </w:ins>
    </w:p>
    <w:bookmarkEnd w:id="197"/>
    <w:bookmarkStart w:id="220" w:name="package-development"/>
    <w:p>
      <w:pPr>
        <w:pStyle w:val="Heading2"/>
      </w:pPr>
      <w:ins w:id="5314" w:author="PR Preview" w:date="2026-01-01T00:00:00Z">
        <w:r>
          <w:t xml:space="preserve">32 Package Development</w:t>
        </w:r>
      </w:ins>
    </w:p>
    <w:bookmarkStart w:id="198" w:name="sec-usethis"/>
    <w:p>
      <w:pPr>
        <w:pStyle w:val="Heading3"/>
      </w:pPr>
      <w:ins w:id="5315" w:author="PR Preview" w:date="2026-01-01T00:00:00Z">
        <w:r>
          <w:t xml:space="preserve">32.1</w:t>
        </w:r>
      </w:ins>
      <w:ins w:id="5316" w:author="PR Preview" w:date="2026-01-01T00:00:00Z">
        <w:r>
          <w:t xml:space="preserve"> </w:t>
        </w:r>
      </w:ins>
      <w:hyperlink r:id="rId36">
        <w:ins w:id="5317" w:author="PR Preview" w:date="2026-01-01T00:00:00Z">
          <w:r>
            <w:rPr>
              <w:rStyle w:val="VerbatimChar"/>
            </w:rPr>
            <w:t xml:space="preserve">{usethis}</w:t>
          </w:r>
        </w:ins>
      </w:hyperlink>
    </w:p>
    <w:p>
      <w:pPr>
        <w:pStyle w:val="FirstParagraph"/>
      </w:pPr>
      <w:hyperlink r:id="rId36">
        <w:ins w:id="5318" w:author="PR Preview" w:date="2026-01-01T00:00:00Z">
          <w:r>
            <w:rPr>
              <w:rStyle w:val="VerbatimChar"/>
            </w:rPr>
            <w:t xml:space="preserve">{usethis}</w:t>
          </w:r>
        </w:ins>
      </w:hyperlink>
      <w:ins w:id="5319" w:author="PR Preview" w:date="2026-01-01T00:00:00Z">
        <w:r>
          <w:t xml:space="preserve"> </w:t>
        </w:r>
      </w:ins>
      <w:ins w:id="5320" w:author="PR Preview" w:date="2026-01-01T00:00:00Z">
        <w:r>
          <w:t xml:space="preserve">automates repetitive tasks that arise during project setup and development,</w:t>
        </w:r>
      </w:ins>
      <w:ins w:id="5321" w:author="PR Preview" w:date="2026-01-01T00:00:00Z">
        <w:r>
          <w:t xml:space="preserve"> </w:t>
        </w:r>
      </w:ins>
      <w:ins w:id="5322" w:author="PR Preview" w:date="2026-01-01T00:00:00Z">
        <w:r>
          <w:t xml:space="preserve">both for R packages and non-package projects.</w:t>
        </w:r>
      </w:ins>
      <w:ins w:id="5323" w:author="PR Preview" w:date="2026-01-01T00:00:00Z">
        <w:r>
          <w:t xml:space="preserve"> </w:t>
        </w:r>
      </w:ins>
      <w:ins w:id="5324" w:author="PR Preview" w:date="2026-01-01T00:00:00Z">
        <w:r>
          <w:t xml:space="preserve">It provides functions for setting up testing, CI, licenses, Git, and GitHub integrations,</w:t>
        </w:r>
      </w:ins>
      <w:ins w:id="5325" w:author="PR Preview" w:date="2026-01-01T00:00:00Z">
        <w:r>
          <w:t xml:space="preserve"> </w:t>
        </w:r>
      </w:ins>
      <w:ins w:id="5326" w:author="PR Preview" w:date="2026-01-01T00:00:00Z">
        <w:r>
          <w:t xml:space="preserve">making it the go-to companion for</w:t>
        </w:r>
      </w:ins>
      <w:ins w:id="5327" w:author="PR Preview" w:date="2026-01-01T00:00:00Z">
        <w:r>
          <w:t xml:space="preserve"> </w:t>
        </w:r>
      </w:ins>
      <w:ins w:id="5328" w:author="PR Preview" w:date="2026-01-01T00:00:00Z">
        <w:r>
          <w:rPr>
            <w:rStyle w:val="VerbatimChar"/>
          </w:rPr>
          <w:t xml:space="preserve">devtools</w:t>
        </w:r>
      </w:ins>
      <w:ins w:id="5329" w:author="PR Preview" w:date="2026-01-01T00:00:00Z">
        <w:r>
          <w:t xml:space="preserve">.</w:t>
        </w:r>
      </w:ins>
    </w:p>
    <w:bookmarkEnd w:id="198"/>
    <w:bookmarkStart w:id="199" w:name="sec-devtools"/>
    <w:p>
      <w:pPr>
        <w:pStyle w:val="Heading3"/>
      </w:pPr>
      <w:ins w:id="5330" w:author="PR Preview" w:date="2026-01-01T00:00:00Z">
        <w:r>
          <w:t xml:space="preserve">32.2</w:t>
        </w:r>
      </w:ins>
      <w:ins w:id="5331" w:author="PR Preview" w:date="2026-01-01T00:00:00Z">
        <w:r>
          <w:t xml:space="preserve"> </w:t>
        </w:r>
      </w:ins>
      <w:hyperlink r:id="rId37">
        <w:ins w:id="5332" w:author="PR Preview" w:date="2026-01-01T00:00:00Z">
          <w:r>
            <w:rPr>
              <w:rStyle w:val="VerbatimChar"/>
            </w:rPr>
            <w:t xml:space="preserve">{devtools}</w:t>
          </w:r>
        </w:ins>
      </w:hyperlink>
    </w:p>
    <w:p>
      <w:pPr>
        <w:pStyle w:val="FirstParagraph"/>
      </w:pPr>
      <w:hyperlink r:id="rId37">
        <w:ins w:id="5333" w:author="PR Preview" w:date="2026-01-01T00:00:00Z">
          <w:r>
            <w:rPr>
              <w:rStyle w:val="VerbatimChar"/>
            </w:rPr>
            <w:t xml:space="preserve">{devtools}</w:t>
          </w:r>
        </w:ins>
      </w:hyperlink>
      <w:ins w:id="5334" w:author="PR Preview" w:date="2026-01-01T00:00:00Z">
        <w:r>
          <w:t xml:space="preserve"> </w:t>
        </w:r>
      </w:ins>
      <w:ins w:id="5335" w:author="PR Preview" w:date="2026-01-01T00:00:00Z">
        <w:r>
          <w:t xml:space="preserve">provides a suite of tools for the R package development workflow.</w:t>
        </w:r>
      </w:ins>
      <w:ins w:id="5336" w:author="PR Preview" w:date="2026-01-01T00:00:00Z">
        <w:r>
          <w:t xml:space="preserve"> </w:t>
        </w:r>
      </w:ins>
      <w:ins w:id="5337" w:author="PR Preview" w:date="2026-01-01T00:00:00Z">
        <w:r>
          <w:t xml:space="preserve">It wraps many lower-level tools such as</w:t>
        </w:r>
      </w:ins>
      <w:ins w:id="5338" w:author="PR Preview" w:date="2026-01-01T00:00:00Z">
        <w:r>
          <w:t xml:space="preserve"> </w:t>
        </w:r>
      </w:ins>
      <w:ins w:id="5339" w:author="PR Preview" w:date="2026-01-01T00:00:00Z">
        <w:r>
          <w:rPr>
            <w:rStyle w:val="VerbatimChar"/>
          </w:rPr>
          <w:t xml:space="preserve">pkgbuild</w:t>
        </w:r>
      </w:ins>
      <w:ins w:id="5340" w:author="PR Preview" w:date="2026-01-01T00:00:00Z">
        <w:r>
          <w:t xml:space="preserve">,</w:t>
        </w:r>
      </w:ins>
      <w:ins w:id="5341" w:author="PR Preview" w:date="2026-01-01T00:00:00Z">
        <w:r>
          <w:t xml:space="preserve"> </w:t>
        </w:r>
      </w:ins>
      <w:ins w:id="5342" w:author="PR Preview" w:date="2026-01-01T00:00:00Z">
        <w:r>
          <w:rPr>
            <w:rStyle w:val="VerbatimChar"/>
          </w:rPr>
          <w:t xml:space="preserve">pkgload</w:t>
        </w:r>
      </w:ins>
      <w:ins w:id="5343" w:author="PR Preview" w:date="2026-01-01T00:00:00Z">
        <w:r>
          <w:t xml:space="preserve">, and</w:t>
        </w:r>
      </w:ins>
      <w:ins w:id="5344" w:author="PR Preview" w:date="2026-01-01T00:00:00Z">
        <w:r>
          <w:t xml:space="preserve"> </w:t>
        </w:r>
      </w:ins>
      <w:ins w:id="5345" w:author="PR Preview" w:date="2026-01-01T00:00:00Z">
        <w:r>
          <w:rPr>
            <w:rStyle w:val="VerbatimChar"/>
          </w:rPr>
          <w:t xml:space="preserve">rcmdcheck</w:t>
        </w:r>
      </w:ins>
      <w:ins w:id="5346" w:author="PR Preview" w:date="2026-01-01T00:00:00Z">
        <w:r>
          <w:t xml:space="preserve"> </w:t>
        </w:r>
      </w:ins>
      <w:ins w:id="5347" w:author="PR Preview" w:date="2026-01-01T00:00:00Z">
        <w:r>
          <w:t xml:space="preserve">behind a convenient interface.</w:t>
        </w:r>
      </w:ins>
      <w:ins w:id="5348" w:author="PR Preview" w:date="2026-01-01T00:00:00Z">
        <w:r>
          <w:t xml:space="preserve"> </w:t>
        </w:r>
      </w:ins>
      <w:ins w:id="5349" w:author="PR Preview" w:date="2026-01-01T00:00:00Z">
        <w:r>
          <w:t xml:space="preserve">Key functions include</w:t>
        </w:r>
      </w:ins>
      <w:ins w:id="5350" w:author="PR Preview" w:date="2026-01-01T00:00:00Z">
        <w:r>
          <w:t xml:space="preserve"> </w:t>
        </w:r>
      </w:ins>
      <w:ins w:id="5351" w:author="PR Preview" w:date="2026-01-01T00:00:00Z">
        <w:r>
          <w:rPr>
            <w:rStyle w:val="VerbatimChar"/>
          </w:rPr>
          <w:t xml:space="preserve">load_all()</w:t>
        </w:r>
      </w:ins>
      <w:ins w:id="5352" w:author="PR Preview" w:date="2026-01-01T00:00:00Z">
        <w:r>
          <w:t xml:space="preserve">,</w:t>
        </w:r>
      </w:ins>
      <w:ins w:id="5353" w:author="PR Preview" w:date="2026-01-01T00:00:00Z">
        <w:r>
          <w:t xml:space="preserve"> </w:t>
        </w:r>
      </w:ins>
      <w:ins w:id="5354" w:author="PR Preview" w:date="2026-01-01T00:00:00Z">
        <w:r>
          <w:rPr>
            <w:rStyle w:val="VerbatimChar"/>
          </w:rPr>
          <w:t xml:space="preserve">document()</w:t>
        </w:r>
      </w:ins>
      <w:ins w:id="5355" w:author="PR Preview" w:date="2026-01-01T00:00:00Z">
        <w:r>
          <w:t xml:space="preserve">,</w:t>
        </w:r>
      </w:ins>
      <w:ins w:id="5356" w:author="PR Preview" w:date="2026-01-01T00:00:00Z">
        <w:r>
          <w:t xml:space="preserve"> </w:t>
        </w:r>
      </w:ins>
      <w:ins w:id="5357" w:author="PR Preview" w:date="2026-01-01T00:00:00Z">
        <w:r>
          <w:rPr>
            <w:rStyle w:val="VerbatimChar"/>
          </w:rPr>
          <w:t xml:space="preserve">test()</w:t>
        </w:r>
      </w:ins>
      <w:ins w:id="5358" w:author="PR Preview" w:date="2026-01-01T00:00:00Z">
        <w:r>
          <w:t xml:space="preserve">,</w:t>
        </w:r>
      </w:ins>
      <w:ins w:id="5359" w:author="PR Preview" w:date="2026-01-01T00:00:00Z">
        <w:r>
          <w:t xml:space="preserve"> </w:t>
        </w:r>
      </w:ins>
      <w:ins w:id="5360" w:author="PR Preview" w:date="2026-01-01T00:00:00Z">
        <w:r>
          <w:rPr>
            <w:rStyle w:val="VerbatimChar"/>
          </w:rPr>
          <w:t xml:space="preserve">check()</w:t>
        </w:r>
      </w:ins>
      <w:ins w:id="5361" w:author="PR Preview" w:date="2026-01-01T00:00:00Z">
        <w:r>
          <w:t xml:space="preserve">, and</w:t>
        </w:r>
      </w:ins>
      <w:ins w:id="5362" w:author="PR Preview" w:date="2026-01-01T00:00:00Z">
        <w:r>
          <w:t xml:space="preserve"> </w:t>
        </w:r>
      </w:ins>
      <w:ins w:id="5363" w:author="PR Preview" w:date="2026-01-01T00:00:00Z">
        <w:r>
          <w:rPr>
            <w:rStyle w:val="VerbatimChar"/>
          </w:rPr>
          <w:t xml:space="preserve">install()</w:t>
        </w:r>
      </w:ins>
      <w:ins w:id="5364" w:author="PR Preview" w:date="2026-01-01T00:00:00Z">
        <w:r>
          <w:t xml:space="preserve">.</w:t>
        </w:r>
      </w:ins>
    </w:p>
    <w:bookmarkEnd w:id="199"/>
    <w:bookmarkStart w:id="200" w:name="sec-roxygen2"/>
    <w:p>
      <w:pPr>
        <w:pStyle w:val="Heading3"/>
      </w:pPr>
      <w:ins w:id="5365" w:author="PR Preview" w:date="2026-01-01T00:00:00Z">
        <w:r>
          <w:t xml:space="preserve">32.3</w:t>
        </w:r>
      </w:ins>
      <w:ins w:id="5366" w:author="PR Preview" w:date="2026-01-01T00:00:00Z">
        <w:r>
          <w:t xml:space="preserve"> </w:t>
        </w:r>
      </w:ins>
      <w:hyperlink r:id="rId38">
        <w:ins w:id="5367" w:author="PR Preview" w:date="2026-01-01T00:00:00Z">
          <w:r>
            <w:rPr>
              <w:rStyle w:val="VerbatimChar"/>
            </w:rPr>
            <w:t xml:space="preserve">{roxygen2}</w:t>
          </w:r>
        </w:ins>
      </w:hyperlink>
    </w:p>
    <w:p>
      <w:pPr>
        <w:pStyle w:val="FirstParagraph"/>
      </w:pPr>
      <w:hyperlink r:id="rId38">
        <w:ins w:id="5368" w:author="PR Preview" w:date="2026-01-01T00:00:00Z">
          <w:r>
            <w:rPr>
              <w:rStyle w:val="VerbatimChar"/>
            </w:rPr>
            <w:t xml:space="preserve">{roxygen2}</w:t>
          </w:r>
        </w:ins>
      </w:hyperlink>
      <w:ins w:id="5369" w:author="PR Preview" w:date="2026-01-01T00:00:00Z">
        <w:r>
          <w:t xml:space="preserve"> </w:t>
        </w:r>
      </w:ins>
      <w:ins w:id="5370" w:author="PR Preview" w:date="2026-01-01T00:00:00Z">
        <w:r>
          <w:t xml:space="preserve">lets you write documentation in-source, alongside the code it documents,</w:t>
        </w:r>
      </w:ins>
      <w:ins w:id="5371" w:author="PR Preview" w:date="2026-01-01T00:00:00Z">
        <w:r>
          <w:t xml:space="preserve"> </w:t>
        </w:r>
      </w:ins>
      <w:ins w:id="5372" w:author="PR Preview" w:date="2026-01-01T00:00:00Z">
        <w:r>
          <w:t xml:space="preserve">using</w:t>
        </w:r>
      </w:ins>
      <w:ins w:id="5373" w:author="PR Preview" w:date="2026-01-01T00:00:00Z">
        <w:r>
          <w:t xml:space="preserve"> </w:t>
        </w:r>
      </w:ins>
      <w:ins w:id="5374" w:author="PR Preview" w:date="2026-01-01T00:00:00Z">
        <w:r>
          <w:rPr>
            <w:rStyle w:val="VerbatimChar"/>
          </w:rPr>
          <w:t xml:space="preserve">#'</w:t>
        </w:r>
      </w:ins>
      <w:ins w:id="5375" w:author="PR Preview" w:date="2026-01-01T00:00:00Z">
        <w:r>
          <w:t xml:space="preserve"> </w:t>
        </w:r>
      </w:ins>
      <w:ins w:id="5376" w:author="PR Preview" w:date="2026-01-01T00:00:00Z">
        <w:r>
          <w:t xml:space="preserve">comment blocks.</w:t>
        </w:r>
      </w:ins>
      <w:ins w:id="5377" w:author="PR Preview" w:date="2026-01-01T00:00:00Z">
        <w:r>
          <w:t xml:space="preserve"> </w:t>
        </w:r>
      </w:ins>
      <w:ins w:id="5378" w:author="PR Preview" w:date="2026-01-01T00:00:00Z">
        <w:r>
          <w:t xml:space="preserve">It generates</w:t>
        </w:r>
      </w:ins>
      <w:ins w:id="5379" w:author="PR Preview" w:date="2026-01-01T00:00:00Z">
        <w:r>
          <w:t xml:space="preserve"> </w:t>
        </w:r>
      </w:ins>
      <w:ins w:id="5380" w:author="PR Preview" w:date="2026-01-01T00:00:00Z">
        <w:r>
          <w:rPr>
            <w:rStyle w:val="VerbatimChar"/>
          </w:rPr>
          <w:t xml:space="preserve">.Rd</w:t>
        </w:r>
      </w:ins>
      <w:ins w:id="5381" w:author="PR Preview" w:date="2026-01-01T00:00:00Z">
        <w:r>
          <w:t xml:space="preserve"> </w:t>
        </w:r>
      </w:ins>
      <w:ins w:id="5382" w:author="PR Preview" w:date="2026-01-01T00:00:00Z">
        <w:r>
          <w:t xml:space="preserve">files for the</w:t>
        </w:r>
      </w:ins>
      <w:ins w:id="5383" w:author="PR Preview" w:date="2026-01-01T00:00:00Z">
        <w:r>
          <w:t xml:space="preserve"> </w:t>
        </w:r>
      </w:ins>
      <w:ins w:id="5384" w:author="PR Preview" w:date="2026-01-01T00:00:00Z">
        <w:r>
          <w:rPr>
            <w:rStyle w:val="VerbatimChar"/>
          </w:rPr>
          <w:t xml:space="preserve">man/</w:t>
        </w:r>
      </w:ins>
      <w:ins w:id="5385" w:author="PR Preview" w:date="2026-01-01T00:00:00Z">
        <w:r>
          <w:t xml:space="preserve"> </w:t>
        </w:r>
      </w:ins>
      <w:ins w:id="5386" w:author="PR Preview" w:date="2026-01-01T00:00:00Z">
        <w:r>
          <w:t xml:space="preserve">directory and updates</w:t>
        </w:r>
      </w:ins>
      <w:ins w:id="5387" w:author="PR Preview" w:date="2026-01-01T00:00:00Z">
        <w:r>
          <w:t xml:space="preserve"> </w:t>
        </w:r>
      </w:ins>
      <w:ins w:id="5388" w:author="PR Preview" w:date="2026-01-01T00:00:00Z">
        <w:r>
          <w:rPr>
            <w:rStyle w:val="VerbatimChar"/>
          </w:rPr>
          <w:t xml:space="preserve">NAMESPACE</w:t>
        </w:r>
      </w:ins>
      <w:ins w:id="5389" w:author="PR Preview" w:date="2026-01-01T00:00:00Z">
        <w:r>
          <w:t xml:space="preserve">.</w:t>
        </w:r>
      </w:ins>
      <w:ins w:id="5390" w:author="PR Preview" w:date="2026-01-01T00:00:00Z">
        <w:r>
          <w:t xml:space="preserve"> </w:t>
        </w:r>
      </w:ins>
      <w:ins w:id="5391" w:author="PR Preview" w:date="2026-01-01T00:00:00Z">
        <w:r>
          <w:t xml:space="preserve">It is the standard approach to R package documentation.</w:t>
        </w:r>
      </w:ins>
    </w:p>
    <w:bookmarkEnd w:id="200"/>
    <w:bookmarkStart w:id="201" w:name="sec-pkgdown"/>
    <w:p>
      <w:pPr>
        <w:pStyle w:val="Heading3"/>
      </w:pPr>
      <w:ins w:id="5392" w:author="PR Preview" w:date="2026-01-01T00:00:00Z">
        <w:r>
          <w:t xml:space="preserve">32.4</w:t>
        </w:r>
      </w:ins>
      <w:ins w:id="5393" w:author="PR Preview" w:date="2026-01-01T00:00:00Z">
        <w:r>
          <w:t xml:space="preserve"> </w:t>
        </w:r>
      </w:ins>
      <w:hyperlink r:id="rId23">
        <w:ins w:id="5394" w:author="PR Preview" w:date="2026-01-01T00:00:00Z">
          <w:r>
            <w:rPr>
              <w:rStyle w:val="VerbatimChar"/>
            </w:rPr>
            <w:t xml:space="preserve">{pkgdown}</w:t>
          </w:r>
        </w:ins>
      </w:hyperlink>
    </w:p>
    <w:p>
      <w:pPr>
        <w:pStyle w:val="FirstParagraph"/>
      </w:pPr>
      <w:hyperlink r:id="rId23">
        <w:ins w:id="5395" w:author="PR Preview" w:date="2026-01-01T00:00:00Z">
          <w:r>
            <w:rPr>
              <w:rStyle w:val="VerbatimChar"/>
            </w:rPr>
            <w:t xml:space="preserve">{pkgdown}</w:t>
          </w:r>
        </w:ins>
      </w:hyperlink>
      <w:ins w:id="5396" w:author="PR Preview" w:date="2026-01-01T00:00:00Z">
        <w:r>
          <w:t xml:space="preserve"> </w:t>
        </w:r>
      </w:ins>
      <w:ins w:id="5397" w:author="PR Preview" w:date="2026-01-01T00:00:00Z">
        <w:r>
          <w:t xml:space="preserve">builds a documentation website for an R package from its source.</w:t>
        </w:r>
      </w:ins>
      <w:ins w:id="5398" w:author="PR Preview" w:date="2026-01-01T00:00:00Z">
        <w:r>
          <w:t xml:space="preserve"> </w:t>
        </w:r>
      </w:ins>
      <w:ins w:id="5399" w:author="PR Preview" w:date="2026-01-01T00:00:00Z">
        <w:r>
          <w:t xml:space="preserve">It converts</w:t>
        </w:r>
      </w:ins>
      <w:ins w:id="5400" w:author="PR Preview" w:date="2026-01-01T00:00:00Z">
        <w:r>
          <w:t xml:space="preserve"> </w:t>
        </w:r>
      </w:ins>
      <w:ins w:id="5401" w:author="PR Preview" w:date="2026-01-01T00:00:00Z">
        <w:r>
          <w:rPr>
            <w:rStyle w:val="VerbatimChar"/>
          </w:rPr>
          <w:t xml:space="preserve">README</w:t>
        </w:r>
      </w:ins>
      <w:ins w:id="5402" w:author="PR Preview" w:date="2026-01-01T00:00:00Z">
        <w:r>
          <w:t xml:space="preserve">, vignettes, and function documentation into a navigable website,</w:t>
        </w:r>
      </w:ins>
      <w:ins w:id="5403" w:author="PR Preview" w:date="2026-01-01T00:00:00Z">
        <w:r>
          <w:t xml:space="preserve"> </w:t>
        </w:r>
      </w:ins>
      <w:ins w:id="5404" w:author="PR Preview" w:date="2026-01-01T00:00:00Z">
        <w:r>
          <w:t xml:space="preserve">and integrates with GitHub Actions for automatic deployment.</w:t>
        </w:r>
      </w:ins>
    </w:p>
    <w:bookmarkEnd w:id="201"/>
    <w:bookmarkStart w:id="203" w:name="sec-pkgload"/>
    <w:p>
      <w:pPr>
        <w:pStyle w:val="Heading3"/>
      </w:pPr>
      <w:ins w:id="5405" w:author="PR Preview" w:date="2026-01-01T00:00:00Z">
        <w:r>
          <w:t xml:space="preserve">32.5</w:t>
        </w:r>
      </w:ins>
      <w:ins w:id="5406" w:author="PR Preview" w:date="2026-01-01T00:00:00Z">
        <w:r>
          <w:t xml:space="preserve"> </w:t>
        </w:r>
      </w:ins>
      <w:hyperlink r:id="rId202">
        <w:ins w:id="5407" w:author="PR Preview" w:date="2026-01-01T00:00:00Z">
          <w:r>
            <w:rPr>
              <w:rStyle w:val="VerbatimChar"/>
            </w:rPr>
            <w:t xml:space="preserve">{pkgload}</w:t>
          </w:r>
        </w:ins>
      </w:hyperlink>
    </w:p>
    <w:p>
      <w:pPr>
        <w:pStyle w:val="FirstParagraph"/>
      </w:pPr>
      <w:hyperlink r:id="rId202">
        <w:ins w:id="5408" w:author="PR Preview" w:date="2026-01-01T00:00:00Z">
          <w:r>
            <w:rPr>
              <w:rStyle w:val="VerbatimChar"/>
            </w:rPr>
            <w:t xml:space="preserve">{pkgload}</w:t>
          </w:r>
        </w:ins>
      </w:hyperlink>
      <w:ins w:id="5409" w:author="PR Preview" w:date="2026-01-01T00:00:00Z">
        <w:r>
          <w:t xml:space="preserve"> </w:t>
        </w:r>
      </w:ins>
      <w:ins w:id="5410" w:author="PR Preview" w:date="2026-01-01T00:00:00Z">
        <w:r>
          <w:t xml:space="preserve">simulates the process of installing and loading a package,</w:t>
        </w:r>
      </w:ins>
      <w:ins w:id="5411" w:author="PR Preview" w:date="2026-01-01T00:00:00Z">
        <w:r>
          <w:t xml:space="preserve"> </w:t>
        </w:r>
      </w:ins>
      <w:ins w:id="5412" w:author="PR Preview" w:date="2026-01-01T00:00:00Z">
        <w:r>
          <w:t xml:space="preserve">enabling rapid interactive development.</w:t>
        </w:r>
      </w:ins>
      <w:ins w:id="5413" w:author="PR Preview" w:date="2026-01-01T00:00:00Z">
        <w:r>
          <w:t xml:space="preserve"> </w:t>
        </w:r>
      </w:ins>
      <w:ins w:id="5414" w:author="PR Preview" w:date="2026-01-01T00:00:00Z">
        <w:r>
          <w:t xml:space="preserve">It is the backend for</w:t>
        </w:r>
      </w:ins>
      <w:ins w:id="5415" w:author="PR Preview" w:date="2026-01-01T00:00:00Z">
        <w:r>
          <w:t xml:space="preserve"> </w:t>
        </w:r>
      </w:ins>
      <w:ins w:id="5416" w:author="PR Preview" w:date="2026-01-01T00:00:00Z">
        <w:r>
          <w:rPr>
            <w:rStyle w:val="VerbatimChar"/>
          </w:rPr>
          <w:t xml:space="preserve">devtools::load_all()</w:t>
        </w:r>
      </w:ins>
      <w:ins w:id="5417" w:author="PR Preview" w:date="2026-01-01T00:00:00Z">
        <w:r>
          <w:t xml:space="preserve">.</w:t>
        </w:r>
      </w:ins>
    </w:p>
    <w:bookmarkEnd w:id="203"/>
    <w:bookmarkStart w:id="205" w:name="sec-pkgbuild"/>
    <w:p>
      <w:pPr>
        <w:pStyle w:val="Heading3"/>
      </w:pPr>
      <w:ins w:id="5418" w:author="PR Preview" w:date="2026-01-01T00:00:00Z">
        <w:r>
          <w:t xml:space="preserve">32.6</w:t>
        </w:r>
      </w:ins>
      <w:ins w:id="5419" w:author="PR Preview" w:date="2026-01-01T00:00:00Z">
        <w:r>
          <w:t xml:space="preserve"> </w:t>
        </w:r>
      </w:ins>
      <w:hyperlink r:id="rId204">
        <w:ins w:id="5420" w:author="PR Preview" w:date="2026-01-01T00:00:00Z">
          <w:r>
            <w:rPr>
              <w:rStyle w:val="VerbatimChar"/>
            </w:rPr>
            <w:t xml:space="preserve">{pkgbuild}</w:t>
          </w:r>
        </w:ins>
      </w:hyperlink>
    </w:p>
    <w:p>
      <w:pPr>
        <w:pStyle w:val="FirstParagraph"/>
      </w:pPr>
      <w:hyperlink r:id="rId204">
        <w:ins w:id="5421" w:author="PR Preview" w:date="2026-01-01T00:00:00Z">
          <w:r>
            <w:rPr>
              <w:rStyle w:val="VerbatimChar"/>
            </w:rPr>
            <w:t xml:space="preserve">{pkgbuild}</w:t>
          </w:r>
        </w:ins>
      </w:hyperlink>
      <w:ins w:id="5422" w:author="PR Preview" w:date="2026-01-01T00:00:00Z">
        <w:r>
          <w:t xml:space="preserve"> </w:t>
        </w:r>
      </w:ins>
      <w:ins w:id="5423" w:author="PR Preview" w:date="2026-01-01T00:00:00Z">
        <w:r>
          <w:t xml:space="preserve">provides tools for building R packages, finding compilers,</w:t>
        </w:r>
      </w:ins>
      <w:ins w:id="5424" w:author="PR Preview" w:date="2026-01-01T00:00:00Z">
        <w:r>
          <w:t xml:space="preserve"> </w:t>
        </w:r>
      </w:ins>
      <w:ins w:id="5425" w:author="PR Preview" w:date="2026-01-01T00:00:00Z">
        <w:r>
          <w:t xml:space="preserve">and checking whether a build environment (such as Rtools on Windows) is available.</w:t>
        </w:r>
      </w:ins>
    </w:p>
    <w:bookmarkEnd w:id="205"/>
    <w:bookmarkStart w:id="207" w:name="sec-rcmdcheck"/>
    <w:p>
      <w:pPr>
        <w:pStyle w:val="Heading3"/>
      </w:pPr>
      <w:ins w:id="5426" w:author="PR Preview" w:date="2026-01-01T00:00:00Z">
        <w:r>
          <w:t xml:space="preserve">32.7</w:t>
        </w:r>
      </w:ins>
      <w:ins w:id="5427" w:author="PR Preview" w:date="2026-01-01T00:00:00Z">
        <w:r>
          <w:t xml:space="preserve"> </w:t>
        </w:r>
      </w:ins>
      <w:hyperlink r:id="rId206">
        <w:ins w:id="5428" w:author="PR Preview" w:date="2026-01-01T00:00:00Z">
          <w:r>
            <w:rPr>
              <w:rStyle w:val="VerbatimChar"/>
            </w:rPr>
            <w:t xml:space="preserve">{rcmdcheck}</w:t>
          </w:r>
        </w:ins>
      </w:hyperlink>
    </w:p>
    <w:p>
      <w:pPr>
        <w:pStyle w:val="FirstParagraph"/>
      </w:pPr>
      <w:hyperlink r:id="rId206">
        <w:ins w:id="5429" w:author="PR Preview" w:date="2026-01-01T00:00:00Z">
          <w:r>
            <w:rPr>
              <w:rStyle w:val="VerbatimChar"/>
            </w:rPr>
            <w:t xml:space="preserve">{rcmdcheck}</w:t>
          </w:r>
        </w:ins>
      </w:hyperlink>
      <w:ins w:id="5430" w:author="PR Preview" w:date="2026-01-01T00:00:00Z">
        <w:r>
          <w:t xml:space="preserve"> </w:t>
        </w:r>
      </w:ins>
      <w:ins w:id="5431" w:author="PR Preview" w:date="2026-01-01T00:00:00Z">
        <w:r>
          <w:t xml:space="preserve">runs</w:t>
        </w:r>
      </w:ins>
      <w:ins w:id="5432" w:author="PR Preview" w:date="2026-01-01T00:00:00Z">
        <w:r>
          <w:t xml:space="preserve"> </w:t>
        </w:r>
      </w:ins>
      <w:ins w:id="5433" w:author="PR Preview" w:date="2026-01-01T00:00:00Z">
        <w:r>
          <w:rPr>
            <w:rStyle w:val="VerbatimChar"/>
          </w:rPr>
          <w:t xml:space="preserve">R CMD check</w:t>
        </w:r>
      </w:ins>
      <w:ins w:id="5434" w:author="PR Preview" w:date="2026-01-01T00:00:00Z">
        <w:r>
          <w:t xml:space="preserve"> </w:t>
        </w:r>
      </w:ins>
      <w:ins w:id="5435" w:author="PR Preview" w:date="2026-01-01T00:00:00Z">
        <w:r>
          <w:t xml:space="preserve">from within R and captures the results</w:t>
        </w:r>
      </w:ins>
      <w:ins w:id="5436" w:author="PR Preview" w:date="2026-01-01T00:00:00Z">
        <w:r>
          <w:t xml:space="preserve"> </w:t>
        </w:r>
      </w:ins>
      <w:ins w:id="5437" w:author="PR Preview" w:date="2026-01-01T00:00:00Z">
        <w:r>
          <w:t xml:space="preserve">in a structured format.</w:t>
        </w:r>
      </w:ins>
      <w:ins w:id="5438" w:author="PR Preview" w:date="2026-01-01T00:00:00Z">
        <w:r>
          <w:t xml:space="preserve"> </w:t>
        </w:r>
      </w:ins>
      <w:ins w:id="5439" w:author="PR Preview" w:date="2026-01-01T00:00:00Z">
        <w:r>
          <w:t xml:space="preserve">It is used by CI systems and</w:t>
        </w:r>
      </w:ins>
      <w:ins w:id="5440" w:author="PR Preview" w:date="2026-01-01T00:00:00Z">
        <w:r>
          <w:t xml:space="preserve"> </w:t>
        </w:r>
      </w:ins>
      <w:ins w:id="5441" w:author="PR Preview" w:date="2026-01-01T00:00:00Z">
        <w:r>
          <w:rPr>
            <w:rStyle w:val="VerbatimChar"/>
          </w:rPr>
          <w:t xml:space="preserve">devtools::check()</w:t>
        </w:r>
      </w:ins>
      <w:ins w:id="5442" w:author="PR Preview" w:date="2026-01-01T00:00:00Z">
        <w:r>
          <w:t xml:space="preserve">.</w:t>
        </w:r>
      </w:ins>
    </w:p>
    <w:bookmarkEnd w:id="207"/>
    <w:bookmarkStart w:id="209" w:name="sec-remotes"/>
    <w:p>
      <w:pPr>
        <w:pStyle w:val="Heading3"/>
      </w:pPr>
      <w:ins w:id="5443" w:author="PR Preview" w:date="2026-01-01T00:00:00Z">
        <w:r>
          <w:t xml:space="preserve">32.8</w:t>
        </w:r>
      </w:ins>
      <w:ins w:id="5444" w:author="PR Preview" w:date="2026-01-01T00:00:00Z">
        <w:r>
          <w:t xml:space="preserve"> </w:t>
        </w:r>
      </w:ins>
      <w:hyperlink r:id="rId208">
        <w:ins w:id="5445" w:author="PR Preview" w:date="2026-01-01T00:00:00Z">
          <w:r>
            <w:rPr>
              <w:rStyle w:val="VerbatimChar"/>
            </w:rPr>
            <w:t xml:space="preserve">{remotes}</w:t>
          </w:r>
        </w:ins>
      </w:hyperlink>
    </w:p>
    <w:p>
      <w:pPr>
        <w:pStyle w:val="FirstParagraph"/>
      </w:pPr>
      <w:hyperlink r:id="rId208">
        <w:ins w:id="5446" w:author="PR Preview" w:date="2026-01-01T00:00:00Z">
          <w:r>
            <w:rPr>
              <w:rStyle w:val="VerbatimChar"/>
            </w:rPr>
            <w:t xml:space="preserve">{remotes}</w:t>
          </w:r>
        </w:ins>
      </w:hyperlink>
      <w:ins w:id="5447" w:author="PR Preview" w:date="2026-01-01T00:00:00Z">
        <w:r>
          <w:t xml:space="preserve"> </w:t>
        </w:r>
      </w:ins>
      <w:ins w:id="5448" w:author="PR Preview" w:date="2026-01-01T00:00:00Z">
        <w:r>
          <w:t xml:space="preserve">installs R packages from remote sources including GitHub, GitLab,</w:t>
        </w:r>
      </w:ins>
      <w:ins w:id="5449" w:author="PR Preview" w:date="2026-01-01T00:00:00Z">
        <w:r>
          <w:t xml:space="preserve"> </w:t>
        </w:r>
      </w:ins>
      <w:ins w:id="5450" w:author="PR Preview" w:date="2026-01-01T00:00:00Z">
        <w:r>
          <w:t xml:space="preserve">Bitbucket, URLs, and local files.</w:t>
        </w:r>
      </w:ins>
      <w:ins w:id="5451" w:author="PR Preview" w:date="2026-01-01T00:00:00Z">
        <w:r>
          <w:t xml:space="preserve"> </w:t>
        </w:r>
      </w:ins>
      <w:ins w:id="5452" w:author="PR Preview" w:date="2026-01-01T00:00:00Z">
        <w:r>
          <w:t xml:space="preserve">It is a lightweight alternative to</w:t>
        </w:r>
      </w:ins>
      <w:ins w:id="5453" w:author="PR Preview" w:date="2026-01-01T00:00:00Z">
        <w:r>
          <w:t xml:space="preserve"> </w:t>
        </w:r>
      </w:ins>
      <w:ins w:id="5454" w:author="PR Preview" w:date="2026-01-01T00:00:00Z">
        <w:r>
          <w:rPr>
            <w:rStyle w:val="VerbatimChar"/>
          </w:rPr>
          <w:t xml:space="preserve">devtools::install_github()</w:t>
        </w:r>
      </w:ins>
      <w:ins w:id="5455" w:author="PR Preview" w:date="2026-01-01T00:00:00Z">
        <w:r>
          <w:t xml:space="preserve">.</w:t>
        </w:r>
      </w:ins>
    </w:p>
    <w:bookmarkEnd w:id="209"/>
    <w:bookmarkStart w:id="211" w:name="sec-pak"/>
    <w:p>
      <w:pPr>
        <w:pStyle w:val="Heading3"/>
      </w:pPr>
      <w:ins w:id="5456" w:author="PR Preview" w:date="2026-01-01T00:00:00Z">
        <w:r>
          <w:t xml:space="preserve">32.9</w:t>
        </w:r>
      </w:ins>
      <w:ins w:id="5457" w:author="PR Preview" w:date="2026-01-01T00:00:00Z">
        <w:r>
          <w:t xml:space="preserve"> </w:t>
        </w:r>
      </w:ins>
      <w:hyperlink r:id="rId210">
        <w:ins w:id="5458" w:author="PR Preview" w:date="2026-01-01T00:00:00Z">
          <w:r>
            <w:rPr>
              <w:rStyle w:val="VerbatimChar"/>
            </w:rPr>
            <w:t xml:space="preserve">{pak}</w:t>
          </w:r>
        </w:ins>
      </w:hyperlink>
    </w:p>
    <w:p>
      <w:pPr>
        <w:pStyle w:val="FirstParagraph"/>
      </w:pPr>
      <w:hyperlink r:id="rId210">
        <w:ins w:id="5459" w:author="PR Preview" w:date="2026-01-01T00:00:00Z">
          <w:r>
            <w:rPr>
              <w:rStyle w:val="VerbatimChar"/>
            </w:rPr>
            <w:t xml:space="preserve">{pak}</w:t>
          </w:r>
        </w:ins>
      </w:hyperlink>
      <w:ins w:id="5460" w:author="PR Preview" w:date="2026-01-01T00:00:00Z">
        <w:r>
          <w:t xml:space="preserve"> </w:t>
        </w:r>
      </w:ins>
      <w:ins w:id="5461" w:author="PR Preview" w:date="2026-01-01T00:00:00Z">
        <w:r>
          <w:t xml:space="preserve">installs R packages from CRAN, GitHub, and other sources,</w:t>
        </w:r>
      </w:ins>
      <w:ins w:id="5462" w:author="PR Preview" w:date="2026-01-01T00:00:00Z">
        <w:r>
          <w:t xml:space="preserve"> </w:t>
        </w:r>
      </w:ins>
      <w:ins w:id="5463" w:author="PR Preview" w:date="2026-01-01T00:00:00Z">
        <w:r>
          <w:t xml:space="preserve">with fast parallel downloads and automatic system-dependency handling.</w:t>
        </w:r>
      </w:ins>
      <w:ins w:id="5464" w:author="PR Preview" w:date="2026-01-01T00:00:00Z">
        <w:r>
          <w:t xml:space="preserve"> </w:t>
        </w:r>
      </w:ins>
      <w:ins w:id="5465" w:author="PR Preview" w:date="2026-01-01T00:00:00Z">
        <w:r>
          <w:t xml:space="preserve">It is r-lib’s modern alternative to</w:t>
        </w:r>
      </w:ins>
      <w:ins w:id="5466" w:author="PR Preview" w:date="2026-01-01T00:00:00Z">
        <w:r>
          <w:t xml:space="preserve"> </w:t>
        </w:r>
      </w:ins>
      <w:ins w:id="5467" w:author="PR Preview" w:date="2026-01-01T00:00:00Z">
        <w:r>
          <w:rPr>
            <w:rStyle w:val="VerbatimChar"/>
          </w:rPr>
          <w:t xml:space="preserve">install.packages()</w:t>
        </w:r>
      </w:ins>
      <w:ins w:id="5468" w:author="PR Preview" w:date="2026-01-01T00:00:00Z">
        <w:r>
          <w:t xml:space="preserve"> </w:t>
        </w:r>
      </w:ins>
      <w:ins w:id="5469" w:author="PR Preview" w:date="2026-01-01T00:00:00Z">
        <w:r>
          <w:t xml:space="preserve">and</w:t>
        </w:r>
      </w:ins>
      <w:ins w:id="5470" w:author="PR Preview" w:date="2026-01-01T00:00:00Z">
        <w:r>
          <w:t xml:space="preserve"> </w:t>
        </w:r>
      </w:ins>
      <w:ins w:id="5471" w:author="PR Preview" w:date="2026-01-01T00:00:00Z">
        <w:r>
          <w:rPr>
            <w:rStyle w:val="VerbatimChar"/>
          </w:rPr>
          <w:t xml:space="preserve">remotes</w:t>
        </w:r>
      </w:ins>
      <w:ins w:id="5472" w:author="PR Preview" w:date="2026-01-01T00:00:00Z">
        <w:r>
          <w:t xml:space="preserve"> </w:t>
        </w:r>
      </w:ins>
      <w:ins w:id="5473" w:author="PR Preview" w:date="2026-01-01T00:00:00Z">
        <w:r>
          <w:t xml:space="preserve">for interactive use.</w:t>
        </w:r>
      </w:ins>
    </w:p>
    <w:bookmarkEnd w:id="211"/>
    <w:bookmarkStart w:id="213" w:name="sec-revdepcheck"/>
    <w:p>
      <w:pPr>
        <w:pStyle w:val="Heading3"/>
      </w:pPr>
      <w:ins w:id="5474" w:author="PR Preview" w:date="2026-01-01T00:00:00Z">
        <w:r>
          <w:t xml:space="preserve">32.10</w:t>
        </w:r>
      </w:ins>
      <w:ins w:id="5475" w:author="PR Preview" w:date="2026-01-01T00:00:00Z">
        <w:r>
          <w:t xml:space="preserve"> </w:t>
        </w:r>
      </w:ins>
      <w:hyperlink r:id="rId212">
        <w:ins w:id="5476" w:author="PR Preview" w:date="2026-01-01T00:00:00Z">
          <w:r>
            <w:rPr>
              <w:rStyle w:val="VerbatimChar"/>
            </w:rPr>
            <w:t xml:space="preserve">{revdepcheck}</w:t>
          </w:r>
        </w:ins>
      </w:hyperlink>
    </w:p>
    <w:p>
      <w:pPr>
        <w:pStyle w:val="FirstParagraph"/>
      </w:pPr>
      <w:hyperlink r:id="rId212">
        <w:ins w:id="5477" w:author="PR Preview" w:date="2026-01-01T00:00:00Z">
          <w:r>
            <w:rPr>
              <w:rStyle w:val="VerbatimChar"/>
            </w:rPr>
            <w:t xml:space="preserve">{revdepcheck}</w:t>
          </w:r>
        </w:ins>
      </w:hyperlink>
      <w:ins w:id="5478" w:author="PR Preview" w:date="2026-01-01T00:00:00Z">
        <w:r>
          <w:t xml:space="preserve"> </w:t>
        </w:r>
      </w:ins>
      <w:ins w:id="5479" w:author="PR Preview" w:date="2026-01-01T00:00:00Z">
        <w:r>
          <w:t xml:space="preserve">automates reverse dependency checking —</w:t>
        </w:r>
      </w:ins>
      <w:ins w:id="5480" w:author="PR Preview" w:date="2026-01-01T00:00:00Z">
        <w:r>
          <w:t xml:space="preserve"> </w:t>
        </w:r>
      </w:ins>
      <w:ins w:id="5481" w:author="PR Preview" w:date="2026-01-01T00:00:00Z">
        <w:r>
          <w:t xml:space="preserve">checking that changes to a package do not break packages that depend on it.</w:t>
        </w:r>
      </w:ins>
      <w:ins w:id="5482" w:author="PR Preview" w:date="2026-01-01T00:00:00Z">
        <w:r>
          <w:t xml:space="preserve"> </w:t>
        </w:r>
      </w:ins>
      <w:ins w:id="5483" w:author="PR Preview" w:date="2026-01-01T00:00:00Z">
        <w:r>
          <w:t xml:space="preserve">It is used by package maintainers before CRAN releases.</w:t>
        </w:r>
      </w:ins>
    </w:p>
    <w:bookmarkEnd w:id="213"/>
    <w:bookmarkStart w:id="215" w:name="sec-desc"/>
    <w:p>
      <w:pPr>
        <w:pStyle w:val="Heading3"/>
      </w:pPr>
      <w:ins w:id="5484" w:author="PR Preview" w:date="2026-01-01T00:00:00Z">
        <w:r>
          <w:t xml:space="preserve">32.11</w:t>
        </w:r>
      </w:ins>
      <w:ins w:id="5485" w:author="PR Preview" w:date="2026-01-01T00:00:00Z">
        <w:r>
          <w:t xml:space="preserve"> </w:t>
        </w:r>
      </w:ins>
      <w:hyperlink r:id="rId214">
        <w:ins w:id="5486" w:author="PR Preview" w:date="2026-01-01T00:00:00Z">
          <w:r>
            <w:rPr>
              <w:rStyle w:val="VerbatimChar"/>
            </w:rPr>
            <w:t xml:space="preserve">{desc}</w:t>
          </w:r>
        </w:ins>
      </w:hyperlink>
    </w:p>
    <w:p>
      <w:pPr>
        <w:pStyle w:val="FirstParagraph"/>
      </w:pPr>
      <w:hyperlink r:id="rId214">
        <w:ins w:id="5487" w:author="PR Preview" w:date="2026-01-01T00:00:00Z">
          <w:r>
            <w:rPr>
              <w:rStyle w:val="VerbatimChar"/>
            </w:rPr>
            <w:t xml:space="preserve">{desc}</w:t>
          </w:r>
        </w:ins>
      </w:hyperlink>
      <w:ins w:id="5488" w:author="PR Preview" w:date="2026-01-01T00:00:00Z">
        <w:r>
          <w:t xml:space="preserve"> </w:t>
        </w:r>
      </w:ins>
      <w:ins w:id="5489" w:author="PR Preview" w:date="2026-01-01T00:00:00Z">
        <w:r>
          <w:t xml:space="preserve">provides tools for reading, writing, and manipulating</w:t>
        </w:r>
      </w:ins>
      <w:ins w:id="5490" w:author="PR Preview" w:date="2026-01-01T00:00:00Z">
        <w:r>
          <w:t xml:space="preserve"> </w:t>
        </w:r>
      </w:ins>
      <w:ins w:id="5491" w:author="PR Preview" w:date="2026-01-01T00:00:00Z">
        <w:r>
          <w:rPr>
            <w:rStyle w:val="VerbatimChar"/>
          </w:rPr>
          <w:t xml:space="preserve">DESCRIPTION</w:t>
        </w:r>
      </w:ins>
      <w:ins w:id="5492" w:author="PR Preview" w:date="2026-01-01T00:00:00Z">
        <w:r>
          <w:t xml:space="preserve"> </w:t>
        </w:r>
      </w:ins>
      <w:ins w:id="5493" w:author="PR Preview" w:date="2026-01-01T00:00:00Z">
        <w:r>
          <w:t xml:space="preserve">files.</w:t>
        </w:r>
      </w:ins>
      <w:ins w:id="5494" w:author="PR Preview" w:date="2026-01-01T00:00:00Z">
        <w:r>
          <w:t xml:space="preserve"> </w:t>
        </w:r>
      </w:ins>
      <w:ins w:id="5495" w:author="PR Preview" w:date="2026-01-01T00:00:00Z">
        <w:r>
          <w:t xml:space="preserve">It is used internally by</w:t>
        </w:r>
      </w:ins>
      <w:ins w:id="5496" w:author="PR Preview" w:date="2026-01-01T00:00:00Z">
        <w:r>
          <w:t xml:space="preserve"> </w:t>
        </w:r>
      </w:ins>
      <w:ins w:id="5497" w:author="PR Preview" w:date="2026-01-01T00:00:00Z">
        <w:r>
          <w:rPr>
            <w:rStyle w:val="VerbatimChar"/>
          </w:rPr>
          <w:t xml:space="preserve">usethis</w:t>
        </w:r>
      </w:ins>
      <w:ins w:id="5498" w:author="PR Preview" w:date="2026-01-01T00:00:00Z">
        <w:r>
          <w:t xml:space="preserve"> </w:t>
        </w:r>
      </w:ins>
      <w:ins w:id="5499" w:author="PR Preview" w:date="2026-01-01T00:00:00Z">
        <w:r>
          <w:t xml:space="preserve">and other developer-facing tools.</w:t>
        </w:r>
      </w:ins>
    </w:p>
    <w:bookmarkEnd w:id="215"/>
    <w:bookmarkStart w:id="217" w:name="sec-pkgcache"/>
    <w:p>
      <w:pPr>
        <w:pStyle w:val="Heading3"/>
      </w:pPr>
      <w:ins w:id="5500" w:author="PR Preview" w:date="2026-01-01T00:00:00Z">
        <w:r>
          <w:t xml:space="preserve">32.12</w:t>
        </w:r>
      </w:ins>
      <w:ins w:id="5501" w:author="PR Preview" w:date="2026-01-01T00:00:00Z">
        <w:r>
          <w:t xml:space="preserve"> </w:t>
        </w:r>
      </w:ins>
      <w:hyperlink r:id="rId216">
        <w:ins w:id="5502" w:author="PR Preview" w:date="2026-01-01T00:00:00Z">
          <w:r>
            <w:rPr>
              <w:rStyle w:val="VerbatimChar"/>
            </w:rPr>
            <w:t xml:space="preserve">{pkgcache}</w:t>
          </w:r>
        </w:ins>
      </w:hyperlink>
    </w:p>
    <w:p>
      <w:pPr>
        <w:pStyle w:val="FirstParagraph"/>
      </w:pPr>
      <w:hyperlink r:id="rId216">
        <w:ins w:id="5503" w:author="PR Preview" w:date="2026-01-01T00:00:00Z">
          <w:r>
            <w:rPr>
              <w:rStyle w:val="VerbatimChar"/>
            </w:rPr>
            <w:t xml:space="preserve">{pkgcache}</w:t>
          </w:r>
        </w:ins>
      </w:hyperlink>
      <w:ins w:id="5504" w:author="PR Preview" w:date="2026-01-01T00:00:00Z">
        <w:r>
          <w:t xml:space="preserve"> </w:t>
        </w:r>
      </w:ins>
      <w:ins w:id="5505" w:author="PR Preview" w:date="2026-01-01T00:00:00Z">
        <w:r>
          <w:t xml:space="preserve">provides a local cache of CRAN-like metadata and package files,</w:t>
        </w:r>
      </w:ins>
      <w:ins w:id="5506" w:author="PR Preview" w:date="2026-01-01T00:00:00Z">
        <w:r>
          <w:t xml:space="preserve"> </w:t>
        </w:r>
      </w:ins>
      <w:ins w:id="5507" w:author="PR Preview" w:date="2026-01-01T00:00:00Z">
        <w:r>
          <w:t xml:space="preserve">speeding up package installation.</w:t>
        </w:r>
      </w:ins>
      <w:ins w:id="5508" w:author="PR Preview" w:date="2026-01-01T00:00:00Z">
        <w:r>
          <w:t xml:space="preserve"> </w:t>
        </w:r>
      </w:ins>
      <w:ins w:id="5509" w:author="PR Preview" w:date="2026-01-01T00:00:00Z">
        <w:r>
          <w:t xml:space="preserve">It is used internally by</w:t>
        </w:r>
      </w:ins>
      <w:ins w:id="5510" w:author="PR Preview" w:date="2026-01-01T00:00:00Z">
        <w:r>
          <w:t xml:space="preserve"> </w:t>
        </w:r>
      </w:ins>
      <w:ins w:id="5511" w:author="PR Preview" w:date="2026-01-01T00:00:00Z">
        <w:r>
          <w:rPr>
            <w:rStyle w:val="VerbatimChar"/>
          </w:rPr>
          <w:t xml:space="preserve">pak</w:t>
        </w:r>
      </w:ins>
      <w:ins w:id="5512" w:author="PR Preview" w:date="2026-01-01T00:00:00Z">
        <w:r>
          <w:t xml:space="preserve">.</w:t>
        </w:r>
      </w:ins>
    </w:p>
    <w:bookmarkEnd w:id="217"/>
    <w:bookmarkStart w:id="219" w:name="sec-lifecycle"/>
    <w:p>
      <w:pPr>
        <w:pStyle w:val="Heading3"/>
      </w:pPr>
      <w:ins w:id="5513" w:author="PR Preview" w:date="2026-01-01T00:00:00Z">
        <w:r>
          <w:t xml:space="preserve">32.13</w:t>
        </w:r>
      </w:ins>
      <w:ins w:id="5514" w:author="PR Preview" w:date="2026-01-01T00:00:00Z">
        <w:r>
          <w:t xml:space="preserve"> </w:t>
        </w:r>
      </w:ins>
      <w:hyperlink r:id="rId218">
        <w:ins w:id="5515" w:author="PR Preview" w:date="2026-01-01T00:00:00Z">
          <w:r>
            <w:rPr>
              <w:rStyle w:val="VerbatimChar"/>
            </w:rPr>
            <w:t xml:space="preserve">{lifecycle}</w:t>
          </w:r>
        </w:ins>
      </w:hyperlink>
    </w:p>
    <w:p>
      <w:pPr>
        <w:pStyle w:val="FirstParagraph"/>
      </w:pPr>
      <w:hyperlink r:id="rId218">
        <w:ins w:id="5516" w:author="PR Preview" w:date="2026-01-01T00:00:00Z">
          <w:r>
            <w:rPr>
              <w:rStyle w:val="VerbatimChar"/>
            </w:rPr>
            <w:t xml:space="preserve">{lifecycle}</w:t>
          </w:r>
        </w:ins>
      </w:hyperlink>
      <w:ins w:id="5517" w:author="PR Preview" w:date="2026-01-01T00:00:00Z">
        <w:r>
          <w:t xml:space="preserve"> </w:t>
        </w:r>
      </w:ins>
      <w:ins w:id="5518" w:author="PR Preview" w:date="2026-01-01T00:00:00Z">
        <w:r>
          <w:t xml:space="preserve">manages the life cycle of functions and arguments,</w:t>
        </w:r>
      </w:ins>
      <w:ins w:id="5519" w:author="PR Preview" w:date="2026-01-01T00:00:00Z">
        <w:r>
          <w:t xml:space="preserve"> </w:t>
        </w:r>
      </w:ins>
      <w:ins w:id="5520" w:author="PR Preview" w:date="2026-01-01T00:00:00Z">
        <w:r>
          <w:t xml:space="preserve">providing the experimental/superseded/deprecated badges and deprecation warnings</w:t>
        </w:r>
      </w:ins>
      <w:ins w:id="5521" w:author="PR Preview" w:date="2026-01-01T00:00:00Z">
        <w:r>
          <w:t xml:space="preserve"> </w:t>
        </w:r>
      </w:ins>
      <w:ins w:id="5522" w:author="PR Preview" w:date="2026-01-01T00:00:00Z">
        <w:r>
          <w:t xml:space="preserve">used across the tidyverse and r-lib ecosystems.</w:t>
        </w:r>
      </w:ins>
    </w:p>
    <w:bookmarkEnd w:id="219"/>
    <w:bookmarkEnd w:id="220"/>
    <w:bookmarkStart w:id="228" w:name="testing-and-quality"/>
    <w:p>
      <w:pPr>
        <w:pStyle w:val="Heading2"/>
      </w:pPr>
      <w:ins w:id="5523" w:author="PR Preview" w:date="2026-01-01T00:00:00Z">
        <w:r>
          <w:t xml:space="preserve">33 Testing and Quality</w:t>
        </w:r>
      </w:ins>
    </w:p>
    <w:bookmarkStart w:id="221" w:name="sec-testthat"/>
    <w:p>
      <w:pPr>
        <w:pStyle w:val="Heading3"/>
      </w:pPr>
      <w:ins w:id="5524" w:author="PR Preview" w:date="2026-01-01T00:00:00Z">
        <w:r>
          <w:t xml:space="preserve">33.1</w:t>
        </w:r>
      </w:ins>
      <w:ins w:id="5525" w:author="PR Preview" w:date="2026-01-01T00:00:00Z">
        <w:r>
          <w:t xml:space="preserve"> </w:t>
        </w:r>
      </w:ins>
      <w:hyperlink r:id="rId39">
        <w:ins w:id="5526" w:author="PR Preview" w:date="2026-01-01T00:00:00Z">
          <w:r>
            <w:rPr>
              <w:rStyle w:val="VerbatimChar"/>
            </w:rPr>
            <w:t xml:space="preserve">{testthat}</w:t>
          </w:r>
        </w:ins>
      </w:hyperlink>
    </w:p>
    <w:p>
      <w:pPr>
        <w:pStyle w:val="FirstParagraph"/>
      </w:pPr>
      <w:hyperlink r:id="rId39">
        <w:ins w:id="5527" w:author="PR Preview" w:date="2026-01-01T00:00:00Z">
          <w:r>
            <w:rPr>
              <w:rStyle w:val="VerbatimChar"/>
            </w:rPr>
            <w:t xml:space="preserve">{testthat}</w:t>
          </w:r>
        </w:ins>
      </w:hyperlink>
      <w:ins w:id="5528" w:author="PR Preview" w:date="2026-01-01T00:00:00Z">
        <w:r>
          <w:t xml:space="preserve"> </w:t>
        </w:r>
      </w:ins>
      <w:ins w:id="5529" w:author="PR Preview" w:date="2026-01-01T00:00:00Z">
        <w:r>
          <w:t xml:space="preserve">is the most widely used R testing framework.</w:t>
        </w:r>
      </w:ins>
      <w:ins w:id="5530" w:author="PR Preview" w:date="2026-01-01T00:00:00Z">
        <w:r>
          <w:t xml:space="preserve"> </w:t>
        </w:r>
      </w:ins>
      <w:ins w:id="5531" w:author="PR Preview" w:date="2026-01-01T00:00:00Z">
        <w:r>
          <w:t xml:space="preserve">It provides a readable, expressive way to write unit tests for R packages,</w:t>
        </w:r>
      </w:ins>
      <w:ins w:id="5532" w:author="PR Preview" w:date="2026-01-01T00:00:00Z">
        <w:r>
          <w:t xml:space="preserve"> </w:t>
        </w:r>
      </w:ins>
      <w:ins w:id="5533" w:author="PR Preview" w:date="2026-01-01T00:00:00Z">
        <w:r>
          <w:t xml:space="preserve">with functions like</w:t>
        </w:r>
      </w:ins>
      <w:ins w:id="5534" w:author="PR Preview" w:date="2026-01-01T00:00:00Z">
        <w:r>
          <w:t xml:space="preserve"> </w:t>
        </w:r>
      </w:ins>
      <w:ins w:id="5535" w:author="PR Preview" w:date="2026-01-01T00:00:00Z">
        <w:r>
          <w:rPr>
            <w:rStyle w:val="VerbatimChar"/>
          </w:rPr>
          <w:t xml:space="preserve">expect_equal()</w:t>
        </w:r>
      </w:ins>
      <w:ins w:id="5536" w:author="PR Preview" w:date="2026-01-01T00:00:00Z">
        <w:r>
          <w:t xml:space="preserve">,</w:t>
        </w:r>
      </w:ins>
      <w:ins w:id="5537" w:author="PR Preview" w:date="2026-01-01T00:00:00Z">
        <w:r>
          <w:t xml:space="preserve"> </w:t>
        </w:r>
      </w:ins>
      <w:ins w:id="5538" w:author="PR Preview" w:date="2026-01-01T00:00:00Z">
        <w:r>
          <w:rPr>
            <w:rStyle w:val="VerbatimChar"/>
          </w:rPr>
          <w:t xml:space="preserve">expect_error()</w:t>
        </w:r>
      </w:ins>
      <w:ins w:id="5539" w:author="PR Preview" w:date="2026-01-01T00:00:00Z">
        <w:r>
          <w:t xml:space="preserve">, and</w:t>
        </w:r>
      </w:ins>
      <w:ins w:id="5540" w:author="PR Preview" w:date="2026-01-01T00:00:00Z">
        <w:r>
          <w:t xml:space="preserve"> </w:t>
        </w:r>
      </w:ins>
      <w:ins w:id="5541" w:author="PR Preview" w:date="2026-01-01T00:00:00Z">
        <w:r>
          <w:rPr>
            <w:rStyle w:val="VerbatimChar"/>
          </w:rPr>
          <w:t xml:space="preserve">expect_snapshot()</w:t>
        </w:r>
      </w:ins>
      <w:ins w:id="5542" w:author="PR Preview" w:date="2026-01-01T00:00:00Z">
        <w:r>
          <w:t xml:space="preserve">.</w:t>
        </w:r>
      </w:ins>
    </w:p>
    <w:bookmarkEnd w:id="221"/>
    <w:bookmarkStart w:id="223" w:name="sec-covr"/>
    <w:p>
      <w:pPr>
        <w:pStyle w:val="Heading3"/>
      </w:pPr>
      <w:ins w:id="5543" w:author="PR Preview" w:date="2026-01-01T00:00:00Z">
        <w:r>
          <w:t xml:space="preserve">33.2</w:t>
        </w:r>
      </w:ins>
      <w:ins w:id="5544" w:author="PR Preview" w:date="2026-01-01T00:00:00Z">
        <w:r>
          <w:t xml:space="preserve"> </w:t>
        </w:r>
      </w:ins>
      <w:hyperlink r:id="rId222">
        <w:ins w:id="5545" w:author="PR Preview" w:date="2026-01-01T00:00:00Z">
          <w:r>
            <w:rPr>
              <w:rStyle w:val="VerbatimChar"/>
            </w:rPr>
            <w:t xml:space="preserve">{covr}</w:t>
          </w:r>
        </w:ins>
      </w:hyperlink>
    </w:p>
    <w:p>
      <w:pPr>
        <w:pStyle w:val="FirstParagraph"/>
      </w:pPr>
      <w:hyperlink r:id="rId222">
        <w:ins w:id="5546" w:author="PR Preview" w:date="2026-01-01T00:00:00Z">
          <w:r>
            <w:rPr>
              <w:rStyle w:val="VerbatimChar"/>
            </w:rPr>
            <w:t xml:space="preserve">{covr}</w:t>
          </w:r>
        </w:ins>
      </w:hyperlink>
      <w:ins w:id="5547" w:author="PR Preview" w:date="2026-01-01T00:00:00Z">
        <w:r>
          <w:t xml:space="preserve"> </w:t>
        </w:r>
      </w:ins>
      <w:ins w:id="5548" w:author="PR Preview" w:date="2026-01-01T00:00:00Z">
        <w:r>
          <w:t xml:space="preserve">measures and reports test coverage for R packages.</w:t>
        </w:r>
      </w:ins>
      <w:ins w:id="5549" w:author="PR Preview" w:date="2026-01-01T00:00:00Z">
        <w:r>
          <w:t xml:space="preserve"> </w:t>
        </w:r>
      </w:ins>
      <w:ins w:id="5550" w:author="PR Preview" w:date="2026-01-01T00:00:00Z">
        <w:r>
          <w:t xml:space="preserve">It can generate HTML reports, submit results to Codecov,</w:t>
        </w:r>
      </w:ins>
      <w:ins w:id="5551" w:author="PR Preview" w:date="2026-01-01T00:00:00Z">
        <w:r>
          <w:t xml:space="preserve"> </w:t>
        </w:r>
      </w:ins>
      <w:ins w:id="5552" w:author="PR Preview" w:date="2026-01-01T00:00:00Z">
        <w:r>
          <w:t xml:space="preserve">and is commonly integrated into CI pipelines.</w:t>
        </w:r>
      </w:ins>
    </w:p>
    <w:bookmarkEnd w:id="223"/>
    <w:bookmarkStart w:id="225" w:name="sec-waldo"/>
    <w:p>
      <w:pPr>
        <w:pStyle w:val="Heading3"/>
      </w:pPr>
      <w:ins w:id="5553" w:author="PR Preview" w:date="2026-01-01T00:00:00Z">
        <w:r>
          <w:t xml:space="preserve">33.3</w:t>
        </w:r>
      </w:ins>
      <w:ins w:id="5554" w:author="PR Preview" w:date="2026-01-01T00:00:00Z">
        <w:r>
          <w:t xml:space="preserve"> </w:t>
        </w:r>
      </w:ins>
      <w:hyperlink r:id="rId224">
        <w:ins w:id="5555" w:author="PR Preview" w:date="2026-01-01T00:00:00Z">
          <w:r>
            <w:rPr>
              <w:rStyle w:val="VerbatimChar"/>
            </w:rPr>
            <w:t xml:space="preserve">{waldo}</w:t>
          </w:r>
        </w:ins>
      </w:hyperlink>
    </w:p>
    <w:p>
      <w:pPr>
        <w:pStyle w:val="FirstParagraph"/>
      </w:pPr>
      <w:hyperlink r:id="rId224">
        <w:ins w:id="5556" w:author="PR Preview" w:date="2026-01-01T00:00:00Z">
          <w:r>
            <w:rPr>
              <w:rStyle w:val="VerbatimChar"/>
            </w:rPr>
            <w:t xml:space="preserve">{waldo}</w:t>
          </w:r>
        </w:ins>
      </w:hyperlink>
      <w:ins w:id="5557" w:author="PR Preview" w:date="2026-01-01T00:00:00Z">
        <w:r>
          <w:t xml:space="preserve"> </w:t>
        </w:r>
      </w:ins>
      <w:ins w:id="5558" w:author="PR Preview" w:date="2026-01-01T00:00:00Z">
        <w:r>
          <w:t xml:space="preserve">finds and describes differences between R objects.</w:t>
        </w:r>
      </w:ins>
      <w:ins w:id="5559" w:author="PR Preview" w:date="2026-01-01T00:00:00Z">
        <w:r>
          <w:t xml:space="preserve"> </w:t>
        </w:r>
      </w:ins>
      <w:ins w:id="5560" w:author="PR Preview" w:date="2026-01-01T00:00:00Z">
        <w:r>
          <w:t xml:space="preserve">It provides clearer, more informative output than</w:t>
        </w:r>
      </w:ins>
      <w:ins w:id="5561" w:author="PR Preview" w:date="2026-01-01T00:00:00Z">
        <w:r>
          <w:t xml:space="preserve"> </w:t>
        </w:r>
      </w:ins>
      <w:ins w:id="5562" w:author="PR Preview" w:date="2026-01-01T00:00:00Z">
        <w:r>
          <w:rPr>
            <w:rStyle w:val="VerbatimChar"/>
          </w:rPr>
          <w:t xml:space="preserve">identical()</w:t>
        </w:r>
      </w:ins>
      <w:ins w:id="5563" w:author="PR Preview" w:date="2026-01-01T00:00:00Z">
        <w:r>
          <w:t xml:space="preserve"> </w:t>
        </w:r>
      </w:ins>
      <w:ins w:id="5564" w:author="PR Preview" w:date="2026-01-01T00:00:00Z">
        <w:r>
          <w:t xml:space="preserve">or</w:t>
        </w:r>
      </w:ins>
      <w:ins w:id="5565" w:author="PR Preview" w:date="2026-01-01T00:00:00Z">
        <w:r>
          <w:t xml:space="preserve"> </w:t>
        </w:r>
      </w:ins>
      <w:ins w:id="5566" w:author="PR Preview" w:date="2026-01-01T00:00:00Z">
        <w:r>
          <w:rPr>
            <w:rStyle w:val="VerbatimChar"/>
          </w:rPr>
          <w:t xml:space="preserve">all.equal()</w:t>
        </w:r>
      </w:ins>
      <w:ins w:id="5567" w:author="PR Preview" w:date="2026-01-01T00:00:00Z">
        <w:r>
          <w:t xml:space="preserve">,</w:t>
        </w:r>
      </w:ins>
      <w:ins w:id="5568" w:author="PR Preview" w:date="2026-01-01T00:00:00Z">
        <w:r>
          <w:t xml:space="preserve"> </w:t>
        </w:r>
      </w:ins>
      <w:ins w:id="5569" w:author="PR Preview" w:date="2026-01-01T00:00:00Z">
        <w:r>
          <w:t xml:space="preserve">and is used internally by</w:t>
        </w:r>
      </w:ins>
      <w:ins w:id="5570" w:author="PR Preview" w:date="2026-01-01T00:00:00Z">
        <w:r>
          <w:t xml:space="preserve"> </w:t>
        </w:r>
      </w:ins>
      <w:ins w:id="5571" w:author="PR Preview" w:date="2026-01-01T00:00:00Z">
        <w:r>
          <w:rPr>
            <w:rStyle w:val="VerbatimChar"/>
          </w:rPr>
          <w:t xml:space="preserve">testthat</w:t>
        </w:r>
      </w:ins>
      <w:ins w:id="5572" w:author="PR Preview" w:date="2026-01-01T00:00:00Z">
        <w:r>
          <w:t xml:space="preserve"> </w:t>
        </w:r>
      </w:ins>
      <w:ins w:id="5573" w:author="PR Preview" w:date="2026-01-01T00:00:00Z">
        <w:r>
          <w:t xml:space="preserve">to display test failures.</w:t>
        </w:r>
      </w:ins>
    </w:p>
    <w:bookmarkEnd w:id="225"/>
    <w:bookmarkStart w:id="227" w:name="sec-lintr"/>
    <w:p>
      <w:pPr>
        <w:pStyle w:val="Heading3"/>
      </w:pPr>
      <w:ins w:id="5574" w:author="PR Preview" w:date="2026-01-01T00:00:00Z">
        <w:r>
          <w:t xml:space="preserve">33.4</w:t>
        </w:r>
      </w:ins>
      <w:ins w:id="5575" w:author="PR Preview" w:date="2026-01-01T00:00:00Z">
        <w:r>
          <w:t xml:space="preserve"> </w:t>
        </w:r>
      </w:ins>
      <w:hyperlink r:id="rId226">
        <w:ins w:id="5576" w:author="PR Preview" w:date="2026-01-01T00:00:00Z">
          <w:r>
            <w:rPr>
              <w:rStyle w:val="VerbatimChar"/>
            </w:rPr>
            <w:t xml:space="preserve">{lintr}</w:t>
          </w:r>
        </w:ins>
      </w:hyperlink>
    </w:p>
    <w:p>
      <w:pPr>
        <w:pStyle w:val="FirstParagraph"/>
      </w:pPr>
      <w:hyperlink r:id="rId226">
        <w:ins w:id="5577" w:author="PR Preview" w:date="2026-01-01T00:00:00Z">
          <w:r>
            <w:rPr>
              <w:rStyle w:val="VerbatimChar"/>
            </w:rPr>
            <w:t xml:space="preserve">{lintr}</w:t>
          </w:r>
        </w:ins>
      </w:hyperlink>
      <w:ins w:id="5578" w:author="PR Preview" w:date="2026-01-01T00:00:00Z">
        <w:r>
          <w:t xml:space="preserve"> </w:t>
        </w:r>
      </w:ins>
      <w:ins w:id="5579" w:author="PR Preview" w:date="2026-01-01T00:00:00Z">
        <w:r>
          <w:t xml:space="preserve">performs static code analysis (linting) for R.</w:t>
        </w:r>
      </w:ins>
      <w:ins w:id="5580" w:author="PR Preview" w:date="2026-01-01T00:00:00Z">
        <w:r>
          <w:t xml:space="preserve"> </w:t>
        </w:r>
      </w:ins>
      <w:ins w:id="5581" w:author="PR Preview" w:date="2026-01-01T00:00:00Z">
        <w:r>
          <w:t xml:space="preserve">It checks for style issues, potential errors, and common anti-patterns,</w:t>
        </w:r>
      </w:ins>
      <w:ins w:id="5582" w:author="PR Preview" w:date="2026-01-01T00:00:00Z">
        <w:r>
          <w:t xml:space="preserve"> </w:t>
        </w:r>
      </w:ins>
      <w:ins w:id="5583" w:author="PR Preview" w:date="2026-01-01T00:00:00Z">
        <w:r>
          <w:t xml:space="preserve">and integrates with RStudio, VS Code, and CI pipelines.</w:t>
        </w:r>
      </w:ins>
    </w:p>
    <w:bookmarkEnd w:id="227"/>
    <w:bookmarkEnd w:id="228"/>
    <w:bookmarkStart w:id="241" w:name="core-language-and-infrastructure"/>
    <w:p>
      <w:pPr>
        <w:pStyle w:val="Heading2"/>
      </w:pPr>
      <w:ins w:id="5584" w:author="PR Preview" w:date="2026-01-01T00:00:00Z">
        <w:r>
          <w:t xml:space="preserve">34 Core Language and Infrastructure</w:t>
        </w:r>
      </w:ins>
    </w:p>
    <w:bookmarkStart w:id="230" w:name="sec-rlang"/>
    <w:p>
      <w:pPr>
        <w:pStyle w:val="Heading3"/>
      </w:pPr>
      <w:ins w:id="5585" w:author="PR Preview" w:date="2026-01-01T00:00:00Z">
        <w:r>
          <w:t xml:space="preserve">34.1</w:t>
        </w:r>
      </w:ins>
      <w:ins w:id="5586" w:author="PR Preview" w:date="2026-01-01T00:00:00Z">
        <w:r>
          <w:t xml:space="preserve"> </w:t>
        </w:r>
      </w:ins>
      <w:hyperlink r:id="rId229">
        <w:ins w:id="5587" w:author="PR Preview" w:date="2026-01-01T00:00:00Z">
          <w:r>
            <w:rPr>
              <w:rStyle w:val="VerbatimChar"/>
            </w:rPr>
            <w:t xml:space="preserve">{rlang}</w:t>
          </w:r>
        </w:ins>
      </w:hyperlink>
    </w:p>
    <w:p>
      <w:pPr>
        <w:pStyle w:val="FirstParagraph"/>
      </w:pPr>
      <w:hyperlink r:id="rId229">
        <w:ins w:id="5588" w:author="PR Preview" w:date="2026-01-01T00:00:00Z">
          <w:r>
            <w:rPr>
              <w:rStyle w:val="VerbatimChar"/>
            </w:rPr>
            <w:t xml:space="preserve">{rlang}</w:t>
          </w:r>
        </w:ins>
      </w:hyperlink>
      <w:ins w:id="5589" w:author="PR Preview" w:date="2026-01-01T00:00:00Z">
        <w:r>
          <w:t xml:space="preserve"> </w:t>
        </w:r>
      </w:ins>
      <w:ins w:id="5590" w:author="PR Preview" w:date="2026-01-01T00:00:00Z">
        <w:r>
          <w:t xml:space="preserve">provides a low-level API for working with R’s core language features,</w:t>
        </w:r>
      </w:ins>
      <w:ins w:id="5591" w:author="PR Preview" w:date="2026-01-01T00:00:00Z">
        <w:r>
          <w:t xml:space="preserve"> </w:t>
        </w:r>
      </w:ins>
      <w:ins w:id="5592" w:author="PR Preview" w:date="2026-01-01T00:00:00Z">
        <w:r>
          <w:t xml:space="preserve">including environments, quosures, symbols, and non-standard evaluation (tidy eval).</w:t>
        </w:r>
      </w:ins>
      <w:ins w:id="5593" w:author="PR Preview" w:date="2026-01-01T00:00:00Z">
        <w:r>
          <w:t xml:space="preserve"> </w:t>
        </w:r>
      </w:ins>
      <w:ins w:id="5594" w:author="PR Preview" w:date="2026-01-01T00:00:00Z">
        <w:r>
          <w:t xml:space="preserve">It is a foundational dependency for tidyverse packages and tidy eval programming.</w:t>
        </w:r>
      </w:ins>
    </w:p>
    <w:bookmarkEnd w:id="230"/>
    <w:bookmarkStart w:id="232" w:name="sec-vctrs"/>
    <w:p>
      <w:pPr>
        <w:pStyle w:val="Heading3"/>
      </w:pPr>
      <w:ins w:id="5595" w:author="PR Preview" w:date="2026-01-01T00:00:00Z">
        <w:r>
          <w:t xml:space="preserve">34.2</w:t>
        </w:r>
      </w:ins>
      <w:ins w:id="5596" w:author="PR Preview" w:date="2026-01-01T00:00:00Z">
        <w:r>
          <w:t xml:space="preserve"> </w:t>
        </w:r>
      </w:ins>
      <w:hyperlink r:id="rId231">
        <w:ins w:id="5597" w:author="PR Preview" w:date="2026-01-01T00:00:00Z">
          <w:r>
            <w:rPr>
              <w:rStyle w:val="VerbatimChar"/>
            </w:rPr>
            <w:t xml:space="preserve">{vctrs}</w:t>
          </w:r>
        </w:ins>
      </w:hyperlink>
    </w:p>
    <w:p>
      <w:pPr>
        <w:pStyle w:val="FirstParagraph"/>
      </w:pPr>
      <w:hyperlink r:id="rId231">
        <w:ins w:id="5598" w:author="PR Preview" w:date="2026-01-01T00:00:00Z">
          <w:r>
            <w:rPr>
              <w:rStyle w:val="VerbatimChar"/>
            </w:rPr>
            <w:t xml:space="preserve">{vctrs}</w:t>
          </w:r>
        </w:ins>
      </w:hyperlink>
      <w:ins w:id="5599" w:author="PR Preview" w:date="2026-01-01T00:00:00Z">
        <w:r>
          <w:t xml:space="preserve"> </w:t>
        </w:r>
      </w:ins>
      <w:ins w:id="5600" w:author="PR Preview" w:date="2026-01-01T00:00:00Z">
        <w:r>
          <w:t xml:space="preserve">defines a principled type system for R vectors,</w:t>
        </w:r>
      </w:ins>
      <w:ins w:id="5601" w:author="PR Preview" w:date="2026-01-01T00:00:00Z">
        <w:r>
          <w:t xml:space="preserve"> </w:t>
        </w:r>
      </w:ins>
      <w:ins w:id="5602" w:author="PR Preview" w:date="2026-01-01T00:00:00Z">
        <w:r>
          <w:t xml:space="preserve">providing tools for coercion, casting, and size-stability.</w:t>
        </w:r>
      </w:ins>
      <w:ins w:id="5603" w:author="PR Preview" w:date="2026-01-01T00:00:00Z">
        <w:r>
          <w:t xml:space="preserve"> </w:t>
        </w:r>
      </w:ins>
      <w:ins w:id="5604" w:author="PR Preview" w:date="2026-01-01T00:00:00Z">
        <w:r>
          <w:t xml:space="preserve">It underpins the consistent behavior of</w:t>
        </w:r>
      </w:ins>
      <w:ins w:id="5605" w:author="PR Preview" w:date="2026-01-01T00:00:00Z">
        <w:r>
          <w:t xml:space="preserve"> </w:t>
        </w:r>
      </w:ins>
      <w:ins w:id="5606" w:author="PR Preview" w:date="2026-01-01T00:00:00Z">
        <w:r>
          <w:rPr>
            <w:rStyle w:val="VerbatimChar"/>
          </w:rPr>
          <w:t xml:space="preserve">dplyr</w:t>
        </w:r>
      </w:ins>
      <w:ins w:id="5607" w:author="PR Preview" w:date="2026-01-01T00:00:00Z">
        <w:r>
          <w:t xml:space="preserve"> </w:t>
        </w:r>
      </w:ins>
      <w:ins w:id="5608" w:author="PR Preview" w:date="2026-01-01T00:00:00Z">
        <w:r>
          <w:t xml:space="preserve">and</w:t>
        </w:r>
      </w:ins>
      <w:ins w:id="5609" w:author="PR Preview" w:date="2026-01-01T00:00:00Z">
        <w:r>
          <w:t xml:space="preserve"> </w:t>
        </w:r>
      </w:ins>
      <w:ins w:id="5610" w:author="PR Preview" w:date="2026-01-01T00:00:00Z">
        <w:r>
          <w:rPr>
            <w:rStyle w:val="VerbatimChar"/>
          </w:rPr>
          <w:t xml:space="preserve">tidyr</w:t>
        </w:r>
      </w:ins>
      <w:ins w:id="5611" w:author="PR Preview" w:date="2026-01-01T00:00:00Z">
        <w:r>
          <w:t xml:space="preserve"> </w:t>
        </w:r>
      </w:ins>
      <w:ins w:id="5612" w:author="PR Preview" w:date="2026-01-01T00:00:00Z">
        <w:r>
          <w:t xml:space="preserve">across vector types.</w:t>
        </w:r>
      </w:ins>
    </w:p>
    <w:bookmarkEnd w:id="232"/>
    <w:bookmarkStart w:id="234" w:name="sec-withr"/>
    <w:p>
      <w:pPr>
        <w:pStyle w:val="Heading3"/>
      </w:pPr>
      <w:ins w:id="5613" w:author="PR Preview" w:date="2026-01-01T00:00:00Z">
        <w:r>
          <w:t xml:space="preserve">34.3</w:t>
        </w:r>
      </w:ins>
      <w:ins w:id="5614" w:author="PR Preview" w:date="2026-01-01T00:00:00Z">
        <w:r>
          <w:t xml:space="preserve"> </w:t>
        </w:r>
      </w:ins>
      <w:hyperlink r:id="rId233">
        <w:ins w:id="5615" w:author="PR Preview" w:date="2026-01-01T00:00:00Z">
          <w:r>
            <w:rPr>
              <w:rStyle w:val="VerbatimChar"/>
            </w:rPr>
            <w:t xml:space="preserve">{withr}</w:t>
          </w:r>
        </w:ins>
      </w:hyperlink>
    </w:p>
    <w:p>
      <w:pPr>
        <w:pStyle w:val="FirstParagraph"/>
      </w:pPr>
      <w:hyperlink r:id="rId233">
        <w:ins w:id="5616" w:author="PR Preview" w:date="2026-01-01T00:00:00Z">
          <w:r>
            <w:rPr>
              <w:rStyle w:val="VerbatimChar"/>
            </w:rPr>
            <w:t xml:space="preserve">{withr}</w:t>
          </w:r>
        </w:ins>
      </w:hyperlink>
      <w:ins w:id="5617" w:author="PR Preview" w:date="2026-01-01T00:00:00Z">
        <w:r>
          <w:t xml:space="preserve"> </w:t>
        </w:r>
      </w:ins>
      <w:ins w:id="5618" w:author="PR Preview" w:date="2026-01-01T00:00:00Z">
        <w:r>
          <w:t xml:space="preserve">allows code to be run with temporarily modified global state —</w:t>
        </w:r>
      </w:ins>
      <w:ins w:id="5619" w:author="PR Preview" w:date="2026-01-01T00:00:00Z">
        <w:r>
          <w:t xml:space="preserve"> </w:t>
        </w:r>
      </w:ins>
      <w:ins w:id="5620" w:author="PR Preview" w:date="2026-01-01T00:00:00Z">
        <w:r>
          <w:t xml:space="preserve">changing options, environment variables, working directories, or random seeds —</w:t>
        </w:r>
      </w:ins>
      <w:ins w:id="5621" w:author="PR Preview" w:date="2026-01-01T00:00:00Z">
        <w:r>
          <w:t xml:space="preserve"> </w:t>
        </w:r>
      </w:ins>
      <w:ins w:id="5622" w:author="PR Preview" w:date="2026-01-01T00:00:00Z">
        <w:r>
          <w:t xml:space="preserve">and reliably restoring them afterward.</w:t>
        </w:r>
      </w:ins>
      <w:ins w:id="5623" w:author="PR Preview" w:date="2026-01-01T00:00:00Z">
        <w:r>
          <w:t xml:space="preserve"> </w:t>
        </w:r>
      </w:ins>
      <w:ins w:id="5624" w:author="PR Preview" w:date="2026-01-01T00:00:00Z">
        <w:r>
          <w:t xml:space="preserve">Essential for writing side-effect-free tests.</w:t>
        </w:r>
      </w:ins>
    </w:p>
    <w:bookmarkEnd w:id="234"/>
    <w:bookmarkStart w:id="236" w:name="sec-cli"/>
    <w:p>
      <w:pPr>
        <w:pStyle w:val="Heading3"/>
      </w:pPr>
      <w:ins w:id="5625" w:author="PR Preview" w:date="2026-01-01T00:00:00Z">
        <w:r>
          <w:t xml:space="preserve">34.4</w:t>
        </w:r>
      </w:ins>
      <w:ins w:id="5626" w:author="PR Preview" w:date="2026-01-01T00:00:00Z">
        <w:r>
          <w:t xml:space="preserve"> </w:t>
        </w:r>
      </w:ins>
      <w:hyperlink r:id="rId235">
        <w:ins w:id="5627" w:author="PR Preview" w:date="2026-01-01T00:00:00Z">
          <w:r>
            <w:rPr>
              <w:rStyle w:val="VerbatimChar"/>
            </w:rPr>
            <w:t xml:space="preserve">{cli}</w:t>
          </w:r>
        </w:ins>
      </w:hyperlink>
    </w:p>
    <w:p>
      <w:pPr>
        <w:pStyle w:val="FirstParagraph"/>
      </w:pPr>
      <w:hyperlink r:id="rId235">
        <w:ins w:id="5628" w:author="PR Preview" w:date="2026-01-01T00:00:00Z">
          <w:r>
            <w:rPr>
              <w:rStyle w:val="VerbatimChar"/>
            </w:rPr>
            <w:t xml:space="preserve">{cli}</w:t>
          </w:r>
        </w:ins>
      </w:hyperlink>
      <w:ins w:id="5629" w:author="PR Preview" w:date="2026-01-01T00:00:00Z">
        <w:r>
          <w:t xml:space="preserve"> </w:t>
        </w:r>
      </w:ins>
      <w:ins w:id="5630" w:author="PR Preview" w:date="2026-01-01T00:00:00Z">
        <w:r>
          <w:t xml:space="preserve">provides a rich toolkit for building command-line interfaces in R.</w:t>
        </w:r>
      </w:ins>
      <w:ins w:id="5631" w:author="PR Preview" w:date="2026-01-01T00:00:00Z">
        <w:r>
          <w:t xml:space="preserve"> </w:t>
        </w:r>
      </w:ins>
      <w:ins w:id="5632" w:author="PR Preview" w:date="2026-01-01T00:00:00Z">
        <w:r>
          <w:t xml:space="preserve">It supports color, ANSI styling, progress bars, spinners, and formatted messages.</w:t>
        </w:r>
      </w:ins>
      <w:ins w:id="5633" w:author="PR Preview" w:date="2026-01-01T00:00:00Z">
        <w:r>
          <w:t xml:space="preserve"> </w:t>
        </w:r>
      </w:ins>
      <w:ins w:id="5634" w:author="PR Preview" w:date="2026-01-01T00:00:00Z">
        <w:r>
          <w:t xml:space="preserve">It is the modern replacement for</w:t>
        </w:r>
      </w:ins>
      <w:ins w:id="5635" w:author="PR Preview" w:date="2026-01-01T00:00:00Z">
        <w:r>
          <w:t xml:space="preserve"> </w:t>
        </w:r>
      </w:ins>
      <w:ins w:id="5636" w:author="PR Preview" w:date="2026-01-01T00:00:00Z">
        <w:r>
          <w:rPr>
            <w:rStyle w:val="VerbatimChar"/>
          </w:rPr>
          <w:t xml:space="preserve">crayon</w:t>
        </w:r>
      </w:ins>
      <w:ins w:id="5637" w:author="PR Preview" w:date="2026-01-01T00:00:00Z">
        <w:r>
          <w:t xml:space="preserve"> </w:t>
        </w:r>
      </w:ins>
      <w:ins w:id="5638" w:author="PR Preview" w:date="2026-01-01T00:00:00Z">
        <w:r>
          <w:t xml:space="preserve">and is used throughout the tidyverse.</w:t>
        </w:r>
      </w:ins>
    </w:p>
    <w:bookmarkEnd w:id="236"/>
    <w:bookmarkStart w:id="238" w:name="sec-R6"/>
    <w:p>
      <w:pPr>
        <w:pStyle w:val="Heading3"/>
      </w:pPr>
      <w:ins w:id="5639" w:author="PR Preview" w:date="2026-01-01T00:00:00Z">
        <w:r>
          <w:t xml:space="preserve">34.5</w:t>
        </w:r>
      </w:ins>
      <w:ins w:id="5640" w:author="PR Preview" w:date="2026-01-01T00:00:00Z">
        <w:r>
          <w:t xml:space="preserve"> </w:t>
        </w:r>
      </w:ins>
      <w:hyperlink r:id="rId237">
        <w:ins w:id="5641" w:author="PR Preview" w:date="2026-01-01T00:00:00Z">
          <w:r>
            <w:rPr>
              <w:rStyle w:val="VerbatimChar"/>
            </w:rPr>
            <w:t xml:space="preserve">{R6}</w:t>
          </w:r>
        </w:ins>
      </w:hyperlink>
    </w:p>
    <w:p>
      <w:pPr>
        <w:pStyle w:val="FirstParagraph"/>
      </w:pPr>
      <w:hyperlink r:id="rId237">
        <w:ins w:id="5642" w:author="PR Preview" w:date="2026-01-01T00:00:00Z">
          <w:r>
            <w:rPr>
              <w:rStyle w:val="VerbatimChar"/>
            </w:rPr>
            <w:t xml:space="preserve">{R6}</w:t>
          </w:r>
        </w:ins>
      </w:hyperlink>
      <w:ins w:id="5643" w:author="PR Preview" w:date="2026-01-01T00:00:00Z">
        <w:r>
          <w:t xml:space="preserve"> </w:t>
        </w:r>
      </w:ins>
      <w:ins w:id="5644" w:author="PR Preview" w:date="2026-01-01T00:00:00Z">
        <w:r>
          <w:t xml:space="preserve">implements encapsulated, reference-based object-oriented programming in R.</w:t>
        </w:r>
      </w:ins>
      <w:ins w:id="5645" w:author="PR Preview" w:date="2026-01-01T00:00:00Z">
        <w:r>
          <w:t xml:space="preserve"> </w:t>
        </w:r>
      </w:ins>
      <w:ins w:id="5646" w:author="PR Preview" w:date="2026-01-01T00:00:00Z">
        <w:r>
          <w:t xml:space="preserve">Unlike S3 or S4, R6 classes support mutable state and inheritance in a style familiar from Python or Java.</w:t>
        </w:r>
      </w:ins>
    </w:p>
    <w:bookmarkEnd w:id="238"/>
    <w:bookmarkStart w:id="240" w:name="sec-cpp11"/>
    <w:p>
      <w:pPr>
        <w:pStyle w:val="Heading3"/>
      </w:pPr>
      <w:ins w:id="5647" w:author="PR Preview" w:date="2026-01-01T00:00:00Z">
        <w:r>
          <w:t xml:space="preserve">34.6</w:t>
        </w:r>
      </w:ins>
      <w:ins w:id="5648" w:author="PR Preview" w:date="2026-01-01T00:00:00Z">
        <w:r>
          <w:t xml:space="preserve"> </w:t>
        </w:r>
      </w:ins>
      <w:hyperlink r:id="rId239">
        <w:ins w:id="5649" w:author="PR Preview" w:date="2026-01-01T00:00:00Z">
          <w:r>
            <w:rPr>
              <w:rStyle w:val="VerbatimChar"/>
            </w:rPr>
            <w:t xml:space="preserve">{cpp11}</w:t>
          </w:r>
        </w:ins>
      </w:hyperlink>
    </w:p>
    <w:p>
      <w:pPr>
        <w:pStyle w:val="FirstParagraph"/>
      </w:pPr>
      <w:hyperlink r:id="rId239">
        <w:ins w:id="5650" w:author="PR Preview" w:date="2026-01-01T00:00:00Z">
          <w:r>
            <w:rPr>
              <w:rStyle w:val="VerbatimChar"/>
            </w:rPr>
            <w:t xml:space="preserve">{cpp11}</w:t>
          </w:r>
        </w:ins>
      </w:hyperlink>
      <w:ins w:id="5651" w:author="PR Preview" w:date="2026-01-01T00:00:00Z">
        <w:r>
          <w:t xml:space="preserve"> </w:t>
        </w:r>
      </w:ins>
      <w:ins w:id="5652" w:author="PR Preview" w:date="2026-01-01T00:00:00Z">
        <w:r>
          <w:t xml:space="preserve">provides a modern C++11 interface for interacting with R’s C API.</w:t>
        </w:r>
      </w:ins>
      <w:ins w:id="5653" w:author="PR Preview" w:date="2026-01-01T00:00:00Z">
        <w:r>
          <w:t xml:space="preserve"> </w:t>
        </w:r>
      </w:ins>
      <w:ins w:id="5654" w:author="PR Preview" w:date="2026-01-01T00:00:00Z">
        <w:r>
          <w:t xml:space="preserve">It is a lightweight, header-only alternative to</w:t>
        </w:r>
      </w:ins>
      <w:ins w:id="5655" w:author="PR Preview" w:date="2026-01-01T00:00:00Z">
        <w:r>
          <w:t xml:space="preserve"> </w:t>
        </w:r>
      </w:ins>
      <w:ins w:id="5656" w:author="PR Preview" w:date="2026-01-01T00:00:00Z">
        <w:r>
          <w:rPr>
            <w:rStyle w:val="VerbatimChar"/>
          </w:rPr>
          <w:t xml:space="preserve">Rcpp</w:t>
        </w:r>
      </w:ins>
      <w:ins w:id="5657" w:author="PR Preview" w:date="2026-01-01T00:00:00Z">
        <w:r>
          <w:t xml:space="preserve">,</w:t>
        </w:r>
      </w:ins>
      <w:ins w:id="5658" w:author="PR Preview" w:date="2026-01-01T00:00:00Z">
        <w:r>
          <w:t xml:space="preserve"> </w:t>
        </w:r>
      </w:ins>
      <w:ins w:id="5659" w:author="PR Preview" w:date="2026-01-01T00:00:00Z">
        <w:r>
          <w:t xml:space="preserve">designed to simplify writing and debugging C++ extensions for R.</w:t>
        </w:r>
      </w:ins>
    </w:p>
    <w:bookmarkEnd w:id="240"/>
    <w:bookmarkEnd w:id="241"/>
    <w:bookmarkStart w:id="250" w:name="system-and-process"/>
    <w:p>
      <w:pPr>
        <w:pStyle w:val="Heading2"/>
      </w:pPr>
      <w:ins w:id="5660" w:author="PR Preview" w:date="2026-01-01T00:00:00Z">
        <w:r>
          <w:t xml:space="preserve">35 System and Process</w:t>
        </w:r>
      </w:ins>
    </w:p>
    <w:bookmarkStart w:id="243" w:name="sec-fs"/>
    <w:p>
      <w:pPr>
        <w:pStyle w:val="Heading3"/>
      </w:pPr>
      <w:ins w:id="5661" w:author="PR Preview" w:date="2026-01-01T00:00:00Z">
        <w:r>
          <w:t xml:space="preserve">35.1</w:t>
        </w:r>
      </w:ins>
      <w:ins w:id="5662" w:author="PR Preview" w:date="2026-01-01T00:00:00Z">
        <w:r>
          <w:t xml:space="preserve"> </w:t>
        </w:r>
      </w:ins>
      <w:hyperlink r:id="rId242">
        <w:ins w:id="5663" w:author="PR Preview" w:date="2026-01-01T00:00:00Z">
          <w:r>
            <w:rPr>
              <w:rStyle w:val="VerbatimChar"/>
            </w:rPr>
            <w:t xml:space="preserve">{fs}</w:t>
          </w:r>
        </w:ins>
      </w:hyperlink>
    </w:p>
    <w:p>
      <w:pPr>
        <w:pStyle w:val="FirstParagraph"/>
      </w:pPr>
      <w:hyperlink r:id="rId242">
        <w:ins w:id="5664" w:author="PR Preview" w:date="2026-01-01T00:00:00Z">
          <w:r>
            <w:rPr>
              <w:rStyle w:val="VerbatimChar"/>
            </w:rPr>
            <w:t xml:space="preserve">{fs}</w:t>
          </w:r>
        </w:ins>
      </w:hyperlink>
      <w:ins w:id="5665" w:author="PR Preview" w:date="2026-01-01T00:00:00Z">
        <w:r>
          <w:t xml:space="preserve"> </w:t>
        </w:r>
      </w:ins>
      <w:ins w:id="5666" w:author="PR Preview" w:date="2026-01-01T00:00:00Z">
        <w:r>
          <w:t xml:space="preserve">provides a cross-platform, uniform interface to file system operations.</w:t>
        </w:r>
      </w:ins>
      <w:ins w:id="5667" w:author="PR Preview" w:date="2026-01-01T00:00:00Z">
        <w:r>
          <w:t xml:space="preserve"> </w:t>
        </w:r>
      </w:ins>
      <w:ins w:id="5668" w:author="PR Preview" w:date="2026-01-01T00:00:00Z">
        <w:r>
          <w:t xml:space="preserve">It replaces inconsistent base R file functions with a tidy API using</w:t>
        </w:r>
      </w:ins>
      <w:ins w:id="5669" w:author="PR Preview" w:date="2026-01-01T00:00:00Z">
        <w:r>
          <w:t xml:space="preserve"> </w:t>
        </w:r>
      </w:ins>
      <w:ins w:id="5670" w:author="PR Preview" w:date="2026-01-01T00:00:00Z">
        <w:r>
          <w:rPr>
            <w:rStyle w:val="VerbatimChar"/>
          </w:rPr>
          <w:t xml:space="preserve">path_*()</w:t>
        </w:r>
      </w:ins>
      <w:ins w:id="5671" w:author="PR Preview" w:date="2026-01-01T00:00:00Z">
        <w:r>
          <w:t xml:space="preserve">,</w:t>
        </w:r>
      </w:ins>
      <w:ins w:id="5672" w:author="PR Preview" w:date="2026-01-01T00:00:00Z">
        <w:r>
          <w:t xml:space="preserve"> </w:t>
        </w:r>
      </w:ins>
      <w:ins w:id="5673" w:author="PR Preview" w:date="2026-01-01T00:00:00Z">
        <w:r>
          <w:rPr>
            <w:rStyle w:val="VerbatimChar"/>
          </w:rPr>
          <w:t xml:space="preserve">file_*()</w:t>
        </w:r>
      </w:ins>
      <w:ins w:id="5674" w:author="PR Preview" w:date="2026-01-01T00:00:00Z">
        <w:r>
          <w:t xml:space="preserve">,</w:t>
        </w:r>
      </w:ins>
      <w:ins w:id="5675" w:author="PR Preview" w:date="2026-01-01T00:00:00Z">
        <w:r>
          <w:t xml:space="preserve"> </w:t>
        </w:r>
      </w:ins>
      <w:ins w:id="5676" w:author="PR Preview" w:date="2026-01-01T00:00:00Z">
        <w:r>
          <w:rPr>
            <w:rStyle w:val="VerbatimChar"/>
          </w:rPr>
          <w:t xml:space="preserve">dir_*()</w:t>
        </w:r>
      </w:ins>
      <w:ins w:id="5677" w:author="PR Preview" w:date="2026-01-01T00:00:00Z">
        <w:r>
          <w:t xml:space="preserve">, and</w:t>
        </w:r>
      </w:ins>
      <w:ins w:id="5678" w:author="PR Preview" w:date="2026-01-01T00:00:00Z">
        <w:r>
          <w:t xml:space="preserve"> </w:t>
        </w:r>
      </w:ins>
      <w:ins w:id="5679" w:author="PR Preview" w:date="2026-01-01T00:00:00Z">
        <w:r>
          <w:rPr>
            <w:rStyle w:val="VerbatimChar"/>
          </w:rPr>
          <w:t xml:space="preserve">link_*()</w:t>
        </w:r>
      </w:ins>
      <w:ins w:id="5680" w:author="PR Preview" w:date="2026-01-01T00:00:00Z">
        <w:r>
          <w:t xml:space="preserve"> </w:t>
        </w:r>
      </w:ins>
      <w:ins w:id="5681" w:author="PR Preview" w:date="2026-01-01T00:00:00Z">
        <w:r>
          <w:t xml:space="preserve">functions that always return character vectors.</w:t>
        </w:r>
      </w:ins>
    </w:p>
    <w:bookmarkEnd w:id="243"/>
    <w:bookmarkStart w:id="245" w:name="sec-processx"/>
    <w:p>
      <w:pPr>
        <w:pStyle w:val="Heading3"/>
      </w:pPr>
      <w:ins w:id="5682" w:author="PR Preview" w:date="2026-01-01T00:00:00Z">
        <w:r>
          <w:t xml:space="preserve">35.2</w:t>
        </w:r>
      </w:ins>
      <w:ins w:id="5683" w:author="PR Preview" w:date="2026-01-01T00:00:00Z">
        <w:r>
          <w:t xml:space="preserve"> </w:t>
        </w:r>
      </w:ins>
      <w:hyperlink r:id="rId244">
        <w:ins w:id="5684" w:author="PR Preview" w:date="2026-01-01T00:00:00Z">
          <w:r>
            <w:rPr>
              <w:rStyle w:val="VerbatimChar"/>
            </w:rPr>
            <w:t xml:space="preserve">{processx}</w:t>
          </w:r>
        </w:ins>
      </w:hyperlink>
    </w:p>
    <w:p>
      <w:pPr>
        <w:pStyle w:val="FirstParagraph"/>
      </w:pPr>
      <w:hyperlink r:id="rId244">
        <w:ins w:id="5685" w:author="PR Preview" w:date="2026-01-01T00:00:00Z">
          <w:r>
            <w:rPr>
              <w:rStyle w:val="VerbatimChar"/>
            </w:rPr>
            <w:t xml:space="preserve">{processx}</w:t>
          </w:r>
        </w:ins>
      </w:hyperlink>
      <w:ins w:id="5686" w:author="PR Preview" w:date="2026-01-01T00:00:00Z">
        <w:r>
          <w:t xml:space="preserve"> </w:t>
        </w:r>
      </w:ins>
      <w:ins w:id="5687" w:author="PR Preview" w:date="2026-01-01T00:00:00Z">
        <w:r>
          <w:t xml:space="preserve">runs external system processes asynchronously or synchronously</w:t>
        </w:r>
      </w:ins>
      <w:ins w:id="5688" w:author="PR Preview" w:date="2026-01-01T00:00:00Z">
        <w:r>
          <w:t xml:space="preserve"> </w:t>
        </w:r>
      </w:ins>
      <w:ins w:id="5689" w:author="PR Preview" w:date="2026-01-01T00:00:00Z">
        <w:r>
          <w:t xml:space="preserve">from R, with full control over stdin, stdout, and stderr.</w:t>
        </w:r>
      </w:ins>
      <w:ins w:id="5690" w:author="PR Preview" w:date="2026-01-01T00:00:00Z">
        <w:r>
          <w:t xml:space="preserve"> </w:t>
        </w:r>
      </w:ins>
      <w:ins w:id="5691" w:author="PR Preview" w:date="2026-01-01T00:00:00Z">
        <w:r>
          <w:t xml:space="preserve">It is the backend for</w:t>
        </w:r>
      </w:ins>
      <w:ins w:id="5692" w:author="PR Preview" w:date="2026-01-01T00:00:00Z">
        <w:r>
          <w:t xml:space="preserve"> </w:t>
        </w:r>
      </w:ins>
      <w:ins w:id="5693" w:author="PR Preview" w:date="2026-01-01T00:00:00Z">
        <w:r>
          <w:rPr>
            <w:rStyle w:val="VerbatimChar"/>
          </w:rPr>
          <w:t xml:space="preserve">callr</w:t>
        </w:r>
      </w:ins>
      <w:ins w:id="5694" w:author="PR Preview" w:date="2026-01-01T00:00:00Z">
        <w:r>
          <w:t xml:space="preserve">, and is used internally by</w:t>
        </w:r>
      </w:ins>
      <w:ins w:id="5695" w:author="PR Preview" w:date="2026-01-01T00:00:00Z">
        <w:r>
          <w:t xml:space="preserve"> </w:t>
        </w:r>
      </w:ins>
      <w:ins w:id="5696" w:author="PR Preview" w:date="2026-01-01T00:00:00Z">
        <w:r>
          <w:rPr>
            <w:rStyle w:val="VerbatimChar"/>
          </w:rPr>
          <w:t xml:space="preserve">rcmdcheck</w:t>
        </w:r>
      </w:ins>
      <w:ins w:id="5697" w:author="PR Preview" w:date="2026-01-01T00:00:00Z">
        <w:r>
          <w:t xml:space="preserve">.</w:t>
        </w:r>
      </w:ins>
    </w:p>
    <w:bookmarkEnd w:id="245"/>
    <w:bookmarkStart w:id="247" w:name="sec-callr"/>
    <w:p>
      <w:pPr>
        <w:pStyle w:val="Heading3"/>
      </w:pPr>
      <w:ins w:id="5698" w:author="PR Preview" w:date="2026-01-01T00:00:00Z">
        <w:r>
          <w:t xml:space="preserve">35.3</w:t>
        </w:r>
      </w:ins>
      <w:ins w:id="5699" w:author="PR Preview" w:date="2026-01-01T00:00:00Z">
        <w:r>
          <w:t xml:space="preserve"> </w:t>
        </w:r>
      </w:ins>
      <w:hyperlink r:id="rId246">
        <w:ins w:id="5700" w:author="PR Preview" w:date="2026-01-01T00:00:00Z">
          <w:r>
            <w:rPr>
              <w:rStyle w:val="VerbatimChar"/>
            </w:rPr>
            <w:t xml:space="preserve">{callr}</w:t>
          </w:r>
        </w:ins>
      </w:hyperlink>
    </w:p>
    <w:p>
      <w:pPr>
        <w:pStyle w:val="FirstParagraph"/>
      </w:pPr>
      <w:hyperlink r:id="rId246">
        <w:ins w:id="5701" w:author="PR Preview" w:date="2026-01-01T00:00:00Z">
          <w:r>
            <w:rPr>
              <w:rStyle w:val="VerbatimChar"/>
            </w:rPr>
            <w:t xml:space="preserve">{callr}</w:t>
          </w:r>
        </w:ins>
      </w:hyperlink>
      <w:ins w:id="5702" w:author="PR Preview" w:date="2026-01-01T00:00:00Z">
        <w:r>
          <w:t xml:space="preserve"> </w:t>
        </w:r>
      </w:ins>
      <w:ins w:id="5703" w:author="PR Preview" w:date="2026-01-01T00:00:00Z">
        <w:r>
          <w:t xml:space="preserve">calls R functions in separate R processes.</w:t>
        </w:r>
      </w:ins>
      <w:ins w:id="5704" w:author="PR Preview" w:date="2026-01-01T00:00:00Z">
        <w:r>
          <w:t xml:space="preserve"> </w:t>
        </w:r>
      </w:ins>
      <w:ins w:id="5705" w:author="PR Preview" w:date="2026-01-01T00:00:00Z">
        <w:r>
          <w:t xml:space="preserve">This is useful for running code in a clean environment, isolating side effects, or parallelizing work.</w:t>
        </w:r>
      </w:ins>
      <w:ins w:id="5706" w:author="PR Preview" w:date="2026-01-01T00:00:00Z">
        <w:r>
          <w:t xml:space="preserve"> </w:t>
        </w:r>
      </w:ins>
      <w:ins w:id="5707" w:author="PR Preview" w:date="2026-01-01T00:00:00Z">
        <w:r>
          <w:t xml:space="preserve">It builds on top of</w:t>
        </w:r>
      </w:ins>
      <w:ins w:id="5708" w:author="PR Preview" w:date="2026-01-01T00:00:00Z">
        <w:r>
          <w:t xml:space="preserve"> </w:t>
        </w:r>
      </w:ins>
      <w:ins w:id="5709" w:author="PR Preview" w:date="2026-01-01T00:00:00Z">
        <w:r>
          <w:rPr>
            <w:rStyle w:val="VerbatimChar"/>
          </w:rPr>
          <w:t xml:space="preserve">processx</w:t>
        </w:r>
      </w:ins>
      <w:ins w:id="5710" w:author="PR Preview" w:date="2026-01-01T00:00:00Z">
        <w:r>
          <w:t xml:space="preserve">.</w:t>
        </w:r>
      </w:ins>
    </w:p>
    <w:bookmarkEnd w:id="247"/>
    <w:bookmarkStart w:id="249" w:name="sec-ps"/>
    <w:p>
      <w:pPr>
        <w:pStyle w:val="Heading3"/>
      </w:pPr>
      <w:ins w:id="5711" w:author="PR Preview" w:date="2026-01-01T00:00:00Z">
        <w:r>
          <w:t xml:space="preserve">35.4</w:t>
        </w:r>
      </w:ins>
      <w:ins w:id="5712" w:author="PR Preview" w:date="2026-01-01T00:00:00Z">
        <w:r>
          <w:t xml:space="preserve"> </w:t>
        </w:r>
      </w:ins>
      <w:hyperlink r:id="rId248">
        <w:ins w:id="5713" w:author="PR Preview" w:date="2026-01-01T00:00:00Z">
          <w:r>
            <w:rPr>
              <w:rStyle w:val="VerbatimChar"/>
            </w:rPr>
            <w:t xml:space="preserve">{ps}</w:t>
          </w:r>
        </w:ins>
      </w:hyperlink>
    </w:p>
    <w:p>
      <w:pPr>
        <w:pStyle w:val="FirstParagraph"/>
      </w:pPr>
      <w:hyperlink r:id="rId248">
        <w:ins w:id="5714" w:author="PR Preview" w:date="2026-01-01T00:00:00Z">
          <w:r>
            <w:rPr>
              <w:rStyle w:val="VerbatimChar"/>
            </w:rPr>
            <w:t xml:space="preserve">{ps}</w:t>
          </w:r>
        </w:ins>
      </w:hyperlink>
      <w:ins w:id="5715" w:author="PR Preview" w:date="2026-01-01T00:00:00Z">
        <w:r>
          <w:t xml:space="preserve"> </w:t>
        </w:r>
      </w:ins>
      <w:ins w:id="5716" w:author="PR Preview" w:date="2026-01-01T00:00:00Z">
        <w:r>
          <w:t xml:space="preserve">provides a cross-platform API for listing, querying,</w:t>
        </w:r>
      </w:ins>
      <w:ins w:id="5717" w:author="PR Preview" w:date="2026-01-01T00:00:00Z">
        <w:r>
          <w:t xml:space="preserve"> </w:t>
        </w:r>
      </w:ins>
      <w:ins w:id="5718" w:author="PR Preview" w:date="2026-01-01T00:00:00Z">
        <w:r>
          <w:t xml:space="preserve">and manipulating system processes from R.</w:t>
        </w:r>
      </w:ins>
      <w:ins w:id="5719" w:author="PR Preview" w:date="2026-01-01T00:00:00Z">
        <w:r>
          <w:t xml:space="preserve"> </w:t>
        </w:r>
      </w:ins>
      <w:ins w:id="5720" w:author="PR Preview" w:date="2026-01-01T00:00:00Z">
        <w:r>
          <w:t xml:space="preserve">It is used internally by</w:t>
        </w:r>
      </w:ins>
      <w:ins w:id="5721" w:author="PR Preview" w:date="2026-01-01T00:00:00Z">
        <w:r>
          <w:t xml:space="preserve"> </w:t>
        </w:r>
      </w:ins>
      <w:ins w:id="5722" w:author="PR Preview" w:date="2026-01-01T00:00:00Z">
        <w:r>
          <w:rPr>
            <w:rStyle w:val="VerbatimChar"/>
          </w:rPr>
          <w:t xml:space="preserve">processx</w:t>
        </w:r>
      </w:ins>
      <w:ins w:id="5723" w:author="PR Preview" w:date="2026-01-01T00:00:00Z">
        <w:r>
          <w:t xml:space="preserve"> </w:t>
        </w:r>
      </w:ins>
      <w:ins w:id="5724" w:author="PR Preview" w:date="2026-01-01T00:00:00Z">
        <w:r>
          <w:t xml:space="preserve">and</w:t>
        </w:r>
      </w:ins>
      <w:ins w:id="5725" w:author="PR Preview" w:date="2026-01-01T00:00:00Z">
        <w:r>
          <w:t xml:space="preserve"> </w:t>
        </w:r>
      </w:ins>
      <w:ins w:id="5726" w:author="PR Preview" w:date="2026-01-01T00:00:00Z">
        <w:r>
          <w:rPr>
            <w:rStyle w:val="VerbatimChar"/>
          </w:rPr>
          <w:t xml:space="preserve">callr</w:t>
        </w:r>
      </w:ins>
      <w:ins w:id="5727" w:author="PR Preview" w:date="2026-01-01T00:00:00Z">
        <w:r>
          <w:t xml:space="preserve">.</w:t>
        </w:r>
      </w:ins>
    </w:p>
    <w:bookmarkEnd w:id="249"/>
    <w:bookmarkEnd w:id="250"/>
    <w:bookmarkStart w:id="259" w:name="http-and-web"/>
    <w:p>
      <w:pPr>
        <w:pStyle w:val="Heading2"/>
      </w:pPr>
      <w:ins w:id="5728" w:author="PR Preview" w:date="2026-01-01T00:00:00Z">
        <w:r>
          <w:t xml:space="preserve">36 HTTP and Web</w:t>
        </w:r>
      </w:ins>
    </w:p>
    <w:bookmarkStart w:id="252" w:name="sec-httr2"/>
    <w:p>
      <w:pPr>
        <w:pStyle w:val="Heading3"/>
      </w:pPr>
      <w:ins w:id="5729" w:author="PR Preview" w:date="2026-01-01T00:00:00Z">
        <w:r>
          <w:t xml:space="preserve">36.1</w:t>
        </w:r>
      </w:ins>
      <w:ins w:id="5730" w:author="PR Preview" w:date="2026-01-01T00:00:00Z">
        <w:r>
          <w:t xml:space="preserve"> </w:t>
        </w:r>
      </w:ins>
      <w:hyperlink r:id="rId251">
        <w:ins w:id="5731" w:author="PR Preview" w:date="2026-01-01T00:00:00Z">
          <w:r>
            <w:rPr>
              <w:rStyle w:val="VerbatimChar"/>
            </w:rPr>
            <w:t xml:space="preserve">{httr2}</w:t>
          </w:r>
        </w:ins>
      </w:hyperlink>
    </w:p>
    <w:p>
      <w:pPr>
        <w:pStyle w:val="FirstParagraph"/>
      </w:pPr>
      <w:hyperlink r:id="rId251">
        <w:ins w:id="5732" w:author="PR Preview" w:date="2026-01-01T00:00:00Z">
          <w:r>
            <w:rPr>
              <w:rStyle w:val="VerbatimChar"/>
            </w:rPr>
            <w:t xml:space="preserve">{httr2}</w:t>
          </w:r>
        </w:ins>
      </w:hyperlink>
      <w:ins w:id="5733" w:author="PR Preview" w:date="2026-01-01T00:00:00Z">
        <w:r>
          <w:t xml:space="preserve"> </w:t>
        </w:r>
      </w:ins>
      <w:ins w:id="5734" w:author="PR Preview" w:date="2026-01-01T00:00:00Z">
        <w:r>
          <w:t xml:space="preserve">is a modern, pipe-friendly HTTP client for R.</w:t>
        </w:r>
      </w:ins>
      <w:ins w:id="5735" w:author="PR Preview" w:date="2026-01-01T00:00:00Z">
        <w:r>
          <w:t xml:space="preserve"> </w:t>
        </w:r>
      </w:ins>
      <w:ins w:id="5736" w:author="PR Preview" w:date="2026-01-01T00:00:00Z">
        <w:r>
          <w:t xml:space="preserve">It replaces</w:t>
        </w:r>
      </w:ins>
      <w:ins w:id="5737" w:author="PR Preview" w:date="2026-01-01T00:00:00Z">
        <w:r>
          <w:t xml:space="preserve"> </w:t>
        </w:r>
      </w:ins>
      <w:ins w:id="5738" w:author="PR Preview" w:date="2026-01-01T00:00:00Z">
        <w:r>
          <w:rPr>
            <w:rStyle w:val="VerbatimChar"/>
          </w:rPr>
          <w:t xml:space="preserve">httr</w:t>
        </w:r>
      </w:ins>
      <w:ins w:id="5739" w:author="PR Preview" w:date="2026-01-01T00:00:00Z">
        <w:r>
          <w:t xml:space="preserve"> </w:t>
        </w:r>
      </w:ins>
      <w:ins w:id="5740" w:author="PR Preview" w:date="2026-01-01T00:00:00Z">
        <w:r>
          <w:t xml:space="preserve">with a cleaner API, better support for OAuth, rate limiting,</w:t>
        </w:r>
      </w:ins>
      <w:ins w:id="5741" w:author="PR Preview" w:date="2026-01-01T00:00:00Z">
        <w:r>
          <w:t xml:space="preserve"> </w:t>
        </w:r>
      </w:ins>
      <w:ins w:id="5742" w:author="PR Preview" w:date="2026-01-01T00:00:00Z">
        <w:r>
          <w:t xml:space="preserve">retries, and request/response bodies.</w:t>
        </w:r>
      </w:ins>
      <w:ins w:id="5743" w:author="PR Preview" w:date="2026-01-01T00:00:00Z">
        <w:r>
          <w:t xml:space="preserve"> </w:t>
        </w:r>
      </w:ins>
      <w:ins w:id="5744" w:author="PR Preview" w:date="2026-01-01T00:00:00Z">
        <w:r>
          <w:t xml:space="preserve">Preferred for new code.</w:t>
        </w:r>
      </w:ins>
    </w:p>
    <w:bookmarkEnd w:id="252"/>
    <w:bookmarkStart w:id="254" w:name="sec-httr"/>
    <w:p>
      <w:pPr>
        <w:pStyle w:val="Heading3"/>
      </w:pPr>
      <w:ins w:id="5745" w:author="PR Preview" w:date="2026-01-01T00:00:00Z">
        <w:r>
          <w:t xml:space="preserve">36.2</w:t>
        </w:r>
      </w:ins>
      <w:ins w:id="5746" w:author="PR Preview" w:date="2026-01-01T00:00:00Z">
        <w:r>
          <w:t xml:space="preserve"> </w:t>
        </w:r>
      </w:ins>
      <w:hyperlink r:id="rId253">
        <w:ins w:id="5747" w:author="PR Preview" w:date="2026-01-01T00:00:00Z">
          <w:r>
            <w:rPr>
              <w:rStyle w:val="VerbatimChar"/>
            </w:rPr>
            <w:t xml:space="preserve">{httr}</w:t>
          </w:r>
        </w:ins>
      </w:hyperlink>
    </w:p>
    <w:p>
      <w:pPr>
        <w:pStyle w:val="FirstParagraph"/>
      </w:pPr>
      <w:hyperlink r:id="rId253">
        <w:ins w:id="5748" w:author="PR Preview" w:date="2026-01-01T00:00:00Z">
          <w:r>
            <w:rPr>
              <w:rStyle w:val="VerbatimChar"/>
            </w:rPr>
            <w:t xml:space="preserve">{httr}</w:t>
          </w:r>
        </w:ins>
      </w:hyperlink>
      <w:ins w:id="5749" w:author="PR Preview" w:date="2026-01-01T00:00:00Z">
        <w:r>
          <w:t xml:space="preserve"> </w:t>
        </w:r>
      </w:ins>
      <w:ins w:id="5750" w:author="PR Preview" w:date="2026-01-01T00:00:00Z">
        <w:r>
          <w:t xml:space="preserve">is a widely-used HTTP client for R, providing wrappers for</w:t>
        </w:r>
      </w:ins>
      <w:ins w:id="5751" w:author="PR Preview" w:date="2026-01-01T00:00:00Z">
        <w:r>
          <w:t xml:space="preserve"> </w:t>
        </w:r>
      </w:ins>
      <w:ins w:id="5752" w:author="PR Preview" w:date="2026-01-01T00:00:00Z">
        <w:r>
          <w:rPr>
            <w:rStyle w:val="VerbatimChar"/>
          </w:rPr>
          <w:t xml:space="preserve">GET()</w:t>
        </w:r>
      </w:ins>
      <w:ins w:id="5753" w:author="PR Preview" w:date="2026-01-01T00:00:00Z">
        <w:r>
          <w:t xml:space="preserve">,</w:t>
        </w:r>
      </w:ins>
      <w:ins w:id="5754" w:author="PR Preview" w:date="2026-01-01T00:00:00Z">
        <w:r>
          <w:t xml:space="preserve"> </w:t>
        </w:r>
      </w:ins>
      <w:ins w:id="5755" w:author="PR Preview" w:date="2026-01-01T00:00:00Z">
        <w:r>
          <w:rPr>
            <w:rStyle w:val="VerbatimChar"/>
          </w:rPr>
          <w:t xml:space="preserve">POST()</w:t>
        </w:r>
      </w:ins>
      <w:ins w:id="5756" w:author="PR Preview" w:date="2026-01-01T00:00:00Z">
        <w:r>
          <w:t xml:space="preserve">,</w:t>
        </w:r>
      </w:ins>
      <w:ins w:id="5757" w:author="PR Preview" w:date="2026-01-01T00:00:00Z">
        <w:r>
          <w:t xml:space="preserve"> </w:t>
        </w:r>
      </w:ins>
      <w:ins w:id="5758" w:author="PR Preview" w:date="2026-01-01T00:00:00Z">
        <w:r>
          <w:rPr>
            <w:rStyle w:val="VerbatimChar"/>
          </w:rPr>
          <w:t xml:space="preserve">PUT()</w:t>
        </w:r>
      </w:ins>
      <w:ins w:id="5759" w:author="PR Preview" w:date="2026-01-01T00:00:00Z">
        <w:r>
          <w:t xml:space="preserve">,</w:t>
        </w:r>
      </w:ins>
      <w:ins w:id="5760" w:author="PR Preview" w:date="2026-01-01T00:00:00Z">
        <w:r>
          <w:t xml:space="preserve"> </w:t>
        </w:r>
      </w:ins>
      <w:ins w:id="5761" w:author="PR Preview" w:date="2026-01-01T00:00:00Z">
        <w:r>
          <w:rPr>
            <w:rStyle w:val="VerbatimChar"/>
          </w:rPr>
          <w:t xml:space="preserve">DELETE()</w:t>
        </w:r>
      </w:ins>
      <w:ins w:id="5762" w:author="PR Preview" w:date="2026-01-01T00:00:00Z">
        <w:r>
          <w:t xml:space="preserve">, and other HTTP verbs, as well as OAuth support.</w:t>
        </w:r>
      </w:ins>
      <w:ins w:id="5763" w:author="PR Preview" w:date="2026-01-01T00:00:00Z">
        <w:r>
          <w:t xml:space="preserve"> </w:t>
        </w:r>
      </w:ins>
      <w:ins w:id="5764" w:author="PR Preview" w:date="2026-01-01T00:00:00Z">
        <w:r>
          <w:t xml:space="preserve">It has been superseded by</w:t>
        </w:r>
      </w:ins>
      <w:ins w:id="5765" w:author="PR Preview" w:date="2026-01-01T00:00:00Z">
        <w:r>
          <w:t xml:space="preserve"> </w:t>
        </w:r>
      </w:ins>
      <w:ins w:id="5766" w:author="PR Preview" w:date="2026-01-01T00:00:00Z">
        <w:r>
          <w:rPr>
            <w:rStyle w:val="VerbatimChar"/>
          </w:rPr>
          <w:t xml:space="preserve">httr2</w:t>
        </w:r>
      </w:ins>
      <w:ins w:id="5767" w:author="PR Preview" w:date="2026-01-01T00:00:00Z">
        <w:r>
          <w:t xml:space="preserve"> </w:t>
        </w:r>
      </w:ins>
      <w:ins w:id="5768" w:author="PR Preview" w:date="2026-01-01T00:00:00Z">
        <w:r>
          <w:t xml:space="preserve">for new development.</w:t>
        </w:r>
      </w:ins>
    </w:p>
    <w:bookmarkEnd w:id="254"/>
    <w:bookmarkStart w:id="256" w:name="sec-gh"/>
    <w:p>
      <w:pPr>
        <w:pStyle w:val="Heading3"/>
      </w:pPr>
      <w:ins w:id="5769" w:author="PR Preview" w:date="2026-01-01T00:00:00Z">
        <w:r>
          <w:t xml:space="preserve">36.3</w:t>
        </w:r>
      </w:ins>
      <w:ins w:id="5770" w:author="PR Preview" w:date="2026-01-01T00:00:00Z">
        <w:r>
          <w:t xml:space="preserve"> </w:t>
        </w:r>
      </w:ins>
      <w:hyperlink r:id="rId255">
        <w:ins w:id="5771" w:author="PR Preview" w:date="2026-01-01T00:00:00Z">
          <w:r>
            <w:rPr>
              <w:rStyle w:val="VerbatimChar"/>
            </w:rPr>
            <w:t xml:space="preserve">{gh}</w:t>
          </w:r>
        </w:ins>
      </w:hyperlink>
    </w:p>
    <w:p>
      <w:pPr>
        <w:pStyle w:val="FirstParagraph"/>
      </w:pPr>
      <w:hyperlink r:id="rId255">
        <w:ins w:id="5772" w:author="PR Preview" w:date="2026-01-01T00:00:00Z">
          <w:r>
            <w:rPr>
              <w:rStyle w:val="VerbatimChar"/>
            </w:rPr>
            <w:t xml:space="preserve">{gh}</w:t>
          </w:r>
        </w:ins>
      </w:hyperlink>
      <w:ins w:id="5773" w:author="PR Preview" w:date="2026-01-01T00:00:00Z">
        <w:r>
          <w:t xml:space="preserve"> </w:t>
        </w:r>
      </w:ins>
      <w:ins w:id="5774" w:author="PR Preview" w:date="2026-01-01T00:00:00Z">
        <w:r>
          <w:t xml:space="preserve">provides a minimal client for the GitHub REST API.</w:t>
        </w:r>
      </w:ins>
      <w:ins w:id="5775" w:author="PR Preview" w:date="2026-01-01T00:00:00Z">
        <w:r>
          <w:t xml:space="preserve"> </w:t>
        </w:r>
      </w:ins>
      <w:ins w:id="5776" w:author="PR Preview" w:date="2026-01-01T00:00:00Z">
        <w:r>
          <w:t xml:space="preserve">It handles authentication and pagination, and is used internally by</w:t>
        </w:r>
      </w:ins>
      <w:ins w:id="5777" w:author="PR Preview" w:date="2026-01-01T00:00:00Z">
        <w:r>
          <w:t xml:space="preserve"> </w:t>
        </w:r>
      </w:ins>
      <w:ins w:id="5778" w:author="PR Preview" w:date="2026-01-01T00:00:00Z">
        <w:r>
          <w:rPr>
            <w:rStyle w:val="VerbatimChar"/>
          </w:rPr>
          <w:t xml:space="preserve">usethis</w:t>
        </w:r>
      </w:ins>
      <w:ins w:id="5779" w:author="PR Preview" w:date="2026-01-01T00:00:00Z">
        <w:r>
          <w:t xml:space="preserve"> </w:t>
        </w:r>
      </w:ins>
      <w:ins w:id="5780" w:author="PR Preview" w:date="2026-01-01T00:00:00Z">
        <w:r>
          <w:t xml:space="preserve">for GitHub operations.</w:t>
        </w:r>
      </w:ins>
    </w:p>
    <w:bookmarkEnd w:id="256"/>
    <w:bookmarkStart w:id="258" w:name="sec-gargle"/>
    <w:p>
      <w:pPr>
        <w:pStyle w:val="Heading3"/>
      </w:pPr>
      <w:ins w:id="5781" w:author="PR Preview" w:date="2026-01-01T00:00:00Z">
        <w:r>
          <w:t xml:space="preserve">36.4</w:t>
        </w:r>
      </w:ins>
      <w:ins w:id="5782" w:author="PR Preview" w:date="2026-01-01T00:00:00Z">
        <w:r>
          <w:t xml:space="preserve"> </w:t>
        </w:r>
      </w:ins>
      <w:hyperlink r:id="rId257">
        <w:ins w:id="5783" w:author="PR Preview" w:date="2026-01-01T00:00:00Z">
          <w:r>
            <w:rPr>
              <w:rStyle w:val="VerbatimChar"/>
            </w:rPr>
            <w:t xml:space="preserve">{gargle}</w:t>
          </w:r>
        </w:ins>
      </w:hyperlink>
    </w:p>
    <w:p>
      <w:pPr>
        <w:pStyle w:val="FirstParagraph"/>
      </w:pPr>
      <w:hyperlink r:id="rId257">
        <w:ins w:id="5784" w:author="PR Preview" w:date="2026-01-01T00:00:00Z">
          <w:r>
            <w:rPr>
              <w:rStyle w:val="VerbatimChar"/>
            </w:rPr>
            <w:t xml:space="preserve">{gargle}</w:t>
          </w:r>
        </w:ins>
      </w:hyperlink>
      <w:ins w:id="5785" w:author="PR Preview" w:date="2026-01-01T00:00:00Z">
        <w:r>
          <w:t xml:space="preserve"> </w:t>
        </w:r>
      </w:ins>
      <w:ins w:id="5786" w:author="PR Preview" w:date="2026-01-01T00:00:00Z">
        <w:r>
          <w:t xml:space="preserve">provides authentication utilities for Google APIs,</w:t>
        </w:r>
      </w:ins>
      <w:ins w:id="5787" w:author="PR Preview" w:date="2026-01-01T00:00:00Z">
        <w:r>
          <w:t xml:space="preserve"> </w:t>
        </w:r>
      </w:ins>
      <w:ins w:id="5788" w:author="PR Preview" w:date="2026-01-01T00:00:00Z">
        <w:r>
          <w:t xml:space="preserve">including OAuth 2.0, service accounts, and Application Default Credentials.</w:t>
        </w:r>
      </w:ins>
      <w:ins w:id="5789" w:author="PR Preview" w:date="2026-01-01T00:00:00Z">
        <w:r>
          <w:t xml:space="preserve"> </w:t>
        </w:r>
      </w:ins>
      <w:ins w:id="5790" w:author="PR Preview" w:date="2026-01-01T00:00:00Z">
        <w:r>
          <w:t xml:space="preserve">It is used by</w:t>
        </w:r>
      </w:ins>
      <w:ins w:id="5791" w:author="PR Preview" w:date="2026-01-01T00:00:00Z">
        <w:r>
          <w:t xml:space="preserve"> </w:t>
        </w:r>
      </w:ins>
      <w:ins w:id="5792" w:author="PR Preview" w:date="2026-01-01T00:00:00Z">
        <w:r>
          <w:rPr>
            <w:rStyle w:val="VerbatimChar"/>
          </w:rPr>
          <w:t xml:space="preserve">googledrive</w:t>
        </w:r>
      </w:ins>
      <w:ins w:id="5793" w:author="PR Preview" w:date="2026-01-01T00:00:00Z">
        <w:r>
          <w:t xml:space="preserve">,</w:t>
        </w:r>
      </w:ins>
      <w:ins w:id="5794" w:author="PR Preview" w:date="2026-01-01T00:00:00Z">
        <w:r>
          <w:t xml:space="preserve"> </w:t>
        </w:r>
      </w:ins>
      <w:ins w:id="5795" w:author="PR Preview" w:date="2026-01-01T00:00:00Z">
        <w:r>
          <w:rPr>
            <w:rStyle w:val="VerbatimChar"/>
          </w:rPr>
          <w:t xml:space="preserve">googlesheets4</w:t>
        </w:r>
      </w:ins>
      <w:ins w:id="5796" w:author="PR Preview" w:date="2026-01-01T00:00:00Z">
        <w:r>
          <w:t xml:space="preserve">, and other Google-backed R packages.</w:t>
        </w:r>
      </w:ins>
    </w:p>
    <w:bookmarkEnd w:id="258"/>
    <w:bookmarkEnd w:id="259"/>
    <w:bookmarkStart w:id="281" w:name="utilities"/>
    <w:p>
      <w:pPr>
        <w:pStyle w:val="Heading2"/>
      </w:pPr>
      <w:ins w:id="5797" w:author="PR Preview" w:date="2026-01-01T00:00:00Z">
        <w:r>
          <w:t xml:space="preserve">37 Utilities</w:t>
        </w:r>
      </w:ins>
    </w:p>
    <w:bookmarkStart w:id="261" w:name="sec-here-pkg"/>
    <w:p>
      <w:pPr>
        <w:pStyle w:val="Heading3"/>
      </w:pPr>
      <w:ins w:id="5798" w:author="PR Preview" w:date="2026-01-01T00:00:00Z">
        <w:r>
          <w:t xml:space="preserve">37.1</w:t>
        </w:r>
      </w:ins>
      <w:ins w:id="5799" w:author="PR Preview" w:date="2026-01-01T00:00:00Z">
        <w:r>
          <w:t xml:space="preserve"> </w:t>
        </w:r>
      </w:ins>
      <w:hyperlink r:id="rId260">
        <w:ins w:id="5800" w:author="PR Preview" w:date="2026-01-01T00:00:00Z">
          <w:r>
            <w:rPr>
              <w:rStyle w:val="VerbatimChar"/>
            </w:rPr>
            <w:t xml:space="preserve">{here}</w:t>
          </w:r>
        </w:ins>
      </w:hyperlink>
    </w:p>
    <w:p>
      <w:pPr>
        <w:pStyle w:val="FirstParagraph"/>
      </w:pPr>
      <w:hyperlink r:id="rId260">
        <w:ins w:id="5801" w:author="PR Preview" w:date="2026-01-01T00:00:00Z">
          <w:r>
            <w:rPr>
              <w:rStyle w:val="VerbatimChar"/>
            </w:rPr>
            <w:t xml:space="preserve">{here}</w:t>
          </w:r>
        </w:ins>
      </w:hyperlink>
      <w:ins w:id="5802" w:author="PR Preview" w:date="2026-01-01T00:00:00Z">
        <w:r>
          <w:t xml:space="preserve"> </w:t>
        </w:r>
      </w:ins>
      <w:ins w:id="5803" w:author="PR Preview" w:date="2026-01-01T00:00:00Z">
        <w:r>
          <w:t xml:space="preserve">builds file paths relative to the project root,</w:t>
        </w:r>
      </w:ins>
      <w:ins w:id="5804" w:author="PR Preview" w:date="2026-01-01T00:00:00Z">
        <w:r>
          <w:t xml:space="preserve"> </w:t>
        </w:r>
      </w:ins>
      <w:ins w:id="5805" w:author="PR Preview" w:date="2026-01-01T00:00:00Z">
        <w:r>
          <w:t xml:space="preserve">so scripts work regardless of the current working directory.</w:t>
        </w:r>
      </w:ins>
      <w:ins w:id="5806" w:author="PR Preview" w:date="2026-01-01T00:00:00Z">
        <w:r>
          <w:t xml:space="preserve"> </w:t>
        </w:r>
      </w:ins>
      <w:ins w:id="5807" w:author="PR Preview" w:date="2026-01-01T00:00:00Z">
        <w:r>
          <w:t xml:space="preserve">We recommend</w:t>
        </w:r>
      </w:ins>
      <w:ins w:id="5808" w:author="PR Preview" w:date="2026-01-01T00:00:00Z">
        <w:r>
          <w:t xml:space="preserve"> </w:t>
        </w:r>
      </w:ins>
      <w:ins w:id="5809" w:author="PR Preview" w:date="2026-01-01T00:00:00Z">
        <w:r>
          <w:rPr>
            <w:rStyle w:val="VerbatimChar"/>
          </w:rPr>
          <w:t xml:space="preserve">{here}</w:t>
        </w:r>
      </w:ins>
      <w:ins w:id="5810" w:author="PR Preview" w:date="2026-01-01T00:00:00Z">
        <w:r>
          <w:t xml:space="preserve"> </w:t>
        </w:r>
      </w:ins>
      <w:ins w:id="5811" w:author="PR Preview" w:date="2026-01-01T00:00:00Z">
        <w:r>
          <w:t xml:space="preserve">for file paths (see</w:t>
        </w:r>
      </w:ins>
      <w:ins w:id="5812" w:author="PR Preview" w:date="2026-01-01T00:00:00Z">
        <w:r>
          <w:t xml:space="preserve"> </w:t>
        </w:r>
      </w:ins>
      <w:hyperlink w:anchor="sec-here-package-practices">
        <w:ins w:id="5813" w:author="PR Preview" w:date="2026-01-01T00:00:00Z">
          <w:r>
            <w:rPr>
              <w:rStyle w:val="Hyperlink"/>
            </w:rPr>
            <w:t xml:space="preserve">Section 28</w:t>
          </w:r>
        </w:ins>
      </w:hyperlink>
      <w:ins w:id="5814" w:author="PR Preview" w:date="2026-01-01T00:00:00Z">
        <w:r>
          <w:t xml:space="preserve">).</w:t>
        </w:r>
      </w:ins>
    </w:p>
    <w:bookmarkEnd w:id="261"/>
    <w:bookmarkStart w:id="262" w:name="sec-memoise"/>
    <w:p>
      <w:pPr>
        <w:pStyle w:val="Heading3"/>
      </w:pPr>
      <w:ins w:id="5815" w:author="PR Preview" w:date="2026-01-01T00:00:00Z">
        <w:r>
          <w:t xml:space="preserve">37.2</w:t>
        </w:r>
      </w:ins>
      <w:ins w:id="5816" w:author="PR Preview" w:date="2026-01-01T00:00:00Z">
        <w:r>
          <w:t xml:space="preserve"> </w:t>
        </w:r>
      </w:ins>
      <w:hyperlink r:id="rId81">
        <w:ins w:id="5817" w:author="PR Preview" w:date="2026-01-01T00:00:00Z">
          <w:r>
            <w:rPr>
              <w:rStyle w:val="VerbatimChar"/>
            </w:rPr>
            <w:t xml:space="preserve">{memoise}</w:t>
          </w:r>
        </w:ins>
      </w:hyperlink>
    </w:p>
    <w:p>
      <w:pPr>
        <w:pStyle w:val="FirstParagraph"/>
      </w:pPr>
      <w:hyperlink r:id="rId81">
        <w:ins w:id="5818" w:author="PR Preview" w:date="2026-01-01T00:00:00Z">
          <w:r>
            <w:rPr>
              <w:rStyle w:val="VerbatimChar"/>
            </w:rPr>
            <w:t xml:space="preserve">{memoise}</w:t>
          </w:r>
        </w:ins>
      </w:hyperlink>
      <w:ins w:id="5819" w:author="PR Preview" w:date="2026-01-01T00:00:00Z">
        <w:r>
          <w:t xml:space="preserve"> </w:t>
        </w:r>
      </w:ins>
      <w:ins w:id="5820" w:author="PR Preview" w:date="2026-01-01T00:00:00Z">
        <w:r>
          <w:t xml:space="preserve">adds memoisation</w:t>
        </w:r>
      </w:ins>
      <w:ins w:id="5821" w:author="PR Preview" w:date="2026-01-01T00:00:00Z">
        <w:r>
          <w:t xml:space="preserve"> </w:t>
        </w:r>
      </w:ins>
      <w:ins w:id="5822" w:author="PR Preview" w:date="2026-01-01T00:00:00Z">
        <w:r>
          <w:t xml:space="preserve">(function-call caching) to R functions.</w:t>
        </w:r>
      </w:ins>
      <w:ins w:id="5823" w:author="PR Preview" w:date="2026-01-01T00:00:00Z">
        <w:r>
          <w:t xml:space="preserve"> </w:t>
        </w:r>
      </w:ins>
      <w:ins w:id="5824" w:author="PR Preview" w:date="2026-01-01T00:00:00Z">
        <w:r>
          <w:t xml:space="preserve">Wrapping an expensive, pure function with</w:t>
        </w:r>
      </w:ins>
      <w:ins w:id="5825" w:author="PR Preview" w:date="2026-01-01T00:00:00Z">
        <w:r>
          <w:t xml:space="preserve"> </w:t>
        </w:r>
      </w:ins>
      <w:ins w:id="5826" w:author="PR Preview" w:date="2026-01-01T00:00:00Z">
        <w:r>
          <w:rPr>
            <w:rStyle w:val="VerbatimChar"/>
          </w:rPr>
          <w:t xml:space="preserve">memoise::memoise()</w:t>
        </w:r>
      </w:ins>
      <w:ins w:id="5827" w:author="PR Preview" w:date="2026-01-01T00:00:00Z">
        <w:r>
          <w:t xml:space="preserve"> </w:t>
        </w:r>
      </w:ins>
      <w:ins w:id="5828" w:author="PR Preview" w:date="2026-01-01T00:00:00Z">
        <w:r>
          <w:t xml:space="preserve">causes it to cache computed return values in memory or on disk,</w:t>
        </w:r>
      </w:ins>
      <w:ins w:id="5829" w:author="PR Preview" w:date="2026-01-01T00:00:00Z">
        <w:r>
          <w:t xml:space="preserve"> </w:t>
        </w:r>
      </w:ins>
      <w:ins w:id="5830" w:author="PR Preview" w:date="2026-01-01T00:00:00Z">
        <w:r>
          <w:t xml:space="preserve">so repeated calls with identical arguments return instantly from cache</w:t>
        </w:r>
      </w:ins>
      <w:ins w:id="5831" w:author="PR Preview" w:date="2026-01-01T00:00:00Z">
        <w:r>
          <w:t xml:space="preserve"> </w:t>
        </w:r>
      </w:ins>
      <w:ins w:id="5832" w:author="PR Preview" w:date="2026-01-01T00:00:00Z">
        <w:r>
          <w:t xml:space="preserve">instead of recomputing.</w:t>
        </w:r>
      </w:ins>
      <w:ins w:id="5833" w:author="PR Preview" w:date="2026-01-01T00:00:00Z">
        <w:r>
          <w:t xml:space="preserve"> </w:t>
        </w:r>
      </w:ins>
      <w:ins w:id="5834" w:author="PR Preview" w:date="2026-01-01T00:00:00Z">
        <w:r>
          <w:t xml:space="preserve">It supports multiple storage backends via the</w:t>
        </w:r>
      </w:ins>
      <w:ins w:id="5835" w:author="PR Preview" w:date="2026-01-01T00:00:00Z">
        <w:r>
          <w:t xml:space="preserve"> </w:t>
        </w:r>
      </w:ins>
      <w:ins w:id="5836" w:author="PR Preview" w:date="2026-01-01T00:00:00Z">
        <w:r>
          <w:rPr>
            <w:rStyle w:val="VerbatimChar"/>
          </w:rPr>
          <w:t xml:space="preserve">cache</w:t>
        </w:r>
      </w:ins>
      <w:ins w:id="5837" w:author="PR Preview" w:date="2026-01-01T00:00:00Z">
        <w:r>
          <w:t xml:space="preserve"> </w:t>
        </w:r>
      </w:ins>
      <w:ins w:id="5838" w:author="PR Preview" w:date="2026-01-01T00:00:00Z">
        <w:r>
          <w:t xml:space="preserve">argument</w:t>
        </w:r>
      </w:ins>
      <w:ins w:id="5839" w:author="PR Preview" w:date="2026-01-01T00:00:00Z">
        <w:r>
          <w:t xml:space="preserve"> </w:t>
        </w:r>
      </w:ins>
      <w:ins w:id="5840" w:author="PR Preview" w:date="2026-01-01T00:00:00Z">
        <w:r>
          <w:t xml:space="preserve">(such as</w:t>
        </w:r>
      </w:ins>
      <w:ins w:id="5841" w:author="PR Preview" w:date="2026-01-01T00:00:00Z">
        <w:r>
          <w:t xml:space="preserve"> </w:t>
        </w:r>
      </w:ins>
      <w:ins w:id="5842" w:author="PR Preview" w:date="2026-01-01T00:00:00Z">
        <w:r>
          <w:rPr>
            <w:rStyle w:val="VerbatimChar"/>
          </w:rPr>
          <w:t xml:space="preserve">cachem::cache_mem()</w:t>
        </w:r>
      </w:ins>
      <w:ins w:id="5843" w:author="PR Preview" w:date="2026-01-01T00:00:00Z">
        <w:r>
          <w:t xml:space="preserve"> </w:t>
        </w:r>
      </w:ins>
      <w:ins w:id="5844" w:author="PR Preview" w:date="2026-01-01T00:00:00Z">
        <w:r>
          <w:t xml:space="preserve">for in-memory caching</w:t>
        </w:r>
      </w:ins>
      <w:ins w:id="5845" w:author="PR Preview" w:date="2026-01-01T00:00:00Z">
        <w:r>
          <w:t xml:space="preserve"> </w:t>
        </w:r>
      </w:ins>
      <w:ins w:id="5846" w:author="PR Preview" w:date="2026-01-01T00:00:00Z">
        <w:r>
          <w:t xml:space="preserve">and</w:t>
        </w:r>
      </w:ins>
      <w:ins w:id="5847" w:author="PR Preview" w:date="2026-01-01T00:00:00Z">
        <w:r>
          <w:t xml:space="preserve"> </w:t>
        </w:r>
      </w:ins>
      <w:ins w:id="5848" w:author="PR Preview" w:date="2026-01-01T00:00:00Z">
        <w:r>
          <w:rPr>
            <w:rStyle w:val="VerbatimChar"/>
          </w:rPr>
          <w:t xml:space="preserve">cachem::cache_disk()</w:t>
        </w:r>
      </w:ins>
      <w:ins w:id="5849" w:author="PR Preview" w:date="2026-01-01T00:00:00Z">
        <w:r>
          <w:t xml:space="preserve"> </w:t>
        </w:r>
      </w:ins>
      <w:ins w:id="5850" w:author="PR Preview" w:date="2026-01-01T00:00:00Z">
        <w:r>
          <w:t xml:space="preserve">for persistent disk caching across sessions),</w:t>
        </w:r>
      </w:ins>
      <w:ins w:id="5851" w:author="PR Preview" w:date="2026-01-01T00:00:00Z">
        <w:r>
          <w:t xml:space="preserve"> </w:t>
        </w:r>
      </w:ins>
      <w:ins w:id="5852" w:author="PR Preview" w:date="2026-01-01T00:00:00Z">
        <w:r>
          <w:t xml:space="preserve">and provides</w:t>
        </w:r>
      </w:ins>
      <w:ins w:id="5853" w:author="PR Preview" w:date="2026-01-01T00:00:00Z">
        <w:r>
          <w:t xml:space="preserve"> </w:t>
        </w:r>
      </w:ins>
      <w:ins w:id="5854" w:author="PR Preview" w:date="2026-01-01T00:00:00Z">
        <w:r>
          <w:rPr>
            <w:rStyle w:val="VerbatimChar"/>
          </w:rPr>
          <w:t xml:space="preserve">memoise::forget()</w:t>
        </w:r>
      </w:ins>
      <w:ins w:id="5855" w:author="PR Preview" w:date="2026-01-01T00:00:00Z">
        <w:r>
          <w:t xml:space="preserve"> </w:t>
        </w:r>
      </w:ins>
      <w:ins w:id="5856" w:author="PR Preview" w:date="2026-01-01T00:00:00Z">
        <w:r>
          <w:t xml:space="preserve">to clear caches,</w:t>
        </w:r>
      </w:ins>
      <w:ins w:id="5857" w:author="PR Preview" w:date="2026-01-01T00:00:00Z">
        <w:r>
          <w:t xml:space="preserve"> </w:t>
        </w:r>
      </w:ins>
      <w:ins w:id="5858" w:author="PR Preview" w:date="2026-01-01T00:00:00Z">
        <w:r>
          <w:rPr>
            <w:rStyle w:val="VerbatimChar"/>
          </w:rPr>
          <w:t xml:space="preserve">memoise::is.memoised()</w:t>
        </w:r>
      </w:ins>
      <w:ins w:id="5859" w:author="PR Preview" w:date="2026-01-01T00:00:00Z">
        <w:r>
          <w:t xml:space="preserve"> </w:t>
        </w:r>
      </w:ins>
      <w:ins w:id="5860" w:author="PR Preview" w:date="2026-01-01T00:00:00Z">
        <w:r>
          <w:t xml:space="preserve">to test whether a function is memoised,</w:t>
        </w:r>
      </w:ins>
      <w:ins w:id="5861" w:author="PR Preview" w:date="2026-01-01T00:00:00Z">
        <w:r>
          <w:t xml:space="preserve"> </w:t>
        </w:r>
      </w:ins>
      <w:ins w:id="5862" w:author="PR Preview" w:date="2026-01-01T00:00:00Z">
        <w:r>
          <w:t xml:space="preserve">and</w:t>
        </w:r>
      </w:ins>
      <w:ins w:id="5863" w:author="PR Preview" w:date="2026-01-01T00:00:00Z">
        <w:r>
          <w:t xml:space="preserve"> </w:t>
        </w:r>
      </w:ins>
      <w:ins w:id="5864" w:author="PR Preview" w:date="2026-01-01T00:00:00Z">
        <w:r>
          <w:rPr>
            <w:rStyle w:val="VerbatimChar"/>
          </w:rPr>
          <w:t xml:space="preserve">memoise::has_cache()</w:t>
        </w:r>
      </w:ins>
      <w:ins w:id="5865" w:author="PR Preview" w:date="2026-01-01T00:00:00Z">
        <w:r>
          <w:t xml:space="preserve"> </w:t>
        </w:r>
      </w:ins>
      <w:ins w:id="5866" w:author="PR Preview" w:date="2026-01-01T00:00:00Z">
        <w:r>
          <w:t xml:space="preserve">to check whether specific arguments</w:t>
        </w:r>
      </w:ins>
      <w:ins w:id="5867" w:author="PR Preview" w:date="2026-01-01T00:00:00Z">
        <w:r>
          <w:t xml:space="preserve"> </w:t>
        </w:r>
      </w:ins>
      <w:ins w:id="5868" w:author="PR Preview" w:date="2026-01-01T00:00:00Z">
        <w:r>
          <w:t xml:space="preserve">have cached results.</w:t>
        </w:r>
      </w:ins>
      <w:ins w:id="5869" w:author="PR Preview" w:date="2026-01-01T00:00:00Z">
        <w:r>
          <w:t xml:space="preserve"> </w:t>
        </w:r>
      </w:ins>
      <w:ins w:id="5870" w:author="PR Preview" w:date="2026-01-01T00:00:00Z">
        <w:r>
          <w:t xml:space="preserve">Use</w:t>
        </w:r>
      </w:ins>
      <w:ins w:id="5871" w:author="PR Preview" w:date="2026-01-01T00:00:00Z">
        <w:r>
          <w:t xml:space="preserve"> </w:t>
        </w:r>
      </w:ins>
      <w:ins w:id="5872" w:author="PR Preview" w:date="2026-01-01T00:00:00Z">
        <w:r>
          <w:rPr>
            <w:rStyle w:val="VerbatimChar"/>
          </w:rPr>
          <w:t xml:space="preserve">{memoise}</w:t>
        </w:r>
      </w:ins>
      <w:ins w:id="5873" w:author="PR Preview" w:date="2026-01-01T00:00:00Z">
        <w:r>
          <w:t xml:space="preserve"> </w:t>
        </w:r>
      </w:ins>
      <w:ins w:id="5874" w:author="PR Preview" w:date="2026-01-01T00:00:00Z">
        <w:r>
          <w:t xml:space="preserve">only for deterministic functions without side effects</w:t>
        </w:r>
      </w:ins>
      <w:ins w:id="5875" w:author="PR Preview" w:date="2026-01-01T00:00:00Z">
        <w:r>
          <w:t xml:space="preserve"> </w:t>
        </w:r>
      </w:ins>
      <w:ins w:id="5876" w:author="PR Preview" w:date="2026-01-01T00:00:00Z">
        <w:r>
          <w:t xml:space="preserve">(such as pure mathematical evaluations,</w:t>
        </w:r>
      </w:ins>
      <w:ins w:id="5877" w:author="PR Preview" w:date="2026-01-01T00:00:00Z">
        <w:r>
          <w:t xml:space="preserve"> </w:t>
        </w:r>
      </w:ins>
      <w:ins w:id="5878" w:author="PR Preview" w:date="2026-01-01T00:00:00Z">
        <w:r>
          <w:t xml:space="preserve">stable API queries,</w:t>
        </w:r>
      </w:ins>
      <w:ins w:id="5879" w:author="PR Preview" w:date="2026-01-01T00:00:00Z">
        <w:r>
          <w:t xml:space="preserve"> </w:t>
        </w:r>
      </w:ins>
      <w:ins w:id="5880" w:author="PR Preview" w:date="2026-01-01T00:00:00Z">
        <w:r>
          <w:t xml:space="preserve">or idempotent data processing pipelines).</w:t>
        </w:r>
      </w:ins>
      <w:ins w:id="5881" w:author="PR Preview" w:date="2026-01-01T00:00:00Z">
        <w:r>
          <w:t xml:space="preserve"> </w:t>
        </w:r>
      </w:ins>
      <w:ins w:id="5882" w:author="PR Preview" w:date="2026-01-01T00:00:00Z">
        <w:r>
          <w:t xml:space="preserve">Never memoise stochastic simulation routines</w:t>
        </w:r>
      </w:ins>
      <w:ins w:id="5883" w:author="PR Preview" w:date="2026-01-01T00:00:00Z">
        <w:r>
          <w:t xml:space="preserve"> </w:t>
        </w:r>
      </w:ins>
      <w:ins w:id="5884" w:author="PR Preview" w:date="2026-01-01T00:00:00Z">
        <w:r>
          <w:t xml:space="preserve">or functions that generate pseudorandom numbers;</w:t>
        </w:r>
      </w:ins>
      <w:ins w:id="5885" w:author="PR Preview" w:date="2026-01-01T00:00:00Z">
        <w:r>
          <w:t xml:space="preserve"> </w:t>
        </w:r>
      </w:ins>
      <w:ins w:id="5886" w:author="PR Preview" w:date="2026-01-01T00:00:00Z">
        <w:r>
          <w:t xml:space="preserve">memoisation suppresses stochastic variation across repeated calls,</w:t>
        </w:r>
      </w:ins>
      <w:ins w:id="5887" w:author="PR Preview" w:date="2026-01-01T00:00:00Z">
        <w:r>
          <w:t xml:space="preserve"> </w:t>
        </w:r>
      </w:ins>
      <w:ins w:id="5888" w:author="PR Preview" w:date="2026-01-01T00:00:00Z">
        <w:r>
          <w:t xml:space="preserve">silently collapsing random variability by returning stale cached draws.</w:t>
        </w:r>
      </w:ins>
    </w:p>
    <w:bookmarkEnd w:id="262"/>
    <w:bookmarkStart w:id="265" w:name="sec-scales"/>
    <w:p>
      <w:pPr>
        <w:pStyle w:val="Heading3"/>
      </w:pPr>
      <w:ins w:id="5889" w:author="PR Preview" w:date="2026-01-01T00:00:00Z">
        <w:r>
          <w:t xml:space="preserve">37.3</w:t>
        </w:r>
      </w:ins>
      <w:ins w:id="5890" w:author="PR Preview" w:date="2026-01-01T00:00:00Z">
        <w:r>
          <w:t xml:space="preserve"> </w:t>
        </w:r>
      </w:ins>
      <w:hyperlink r:id="rId263">
        <w:ins w:id="5891" w:author="PR Preview" w:date="2026-01-01T00:00:00Z">
          <w:r>
            <w:rPr>
              <w:rStyle w:val="VerbatimChar"/>
            </w:rPr>
            <w:t xml:space="preserve">{scales}</w:t>
          </w:r>
        </w:ins>
      </w:hyperlink>
    </w:p>
    <w:p>
      <w:pPr>
        <w:pStyle w:val="FirstParagraph"/>
      </w:pPr>
      <w:hyperlink r:id="rId263">
        <w:ins w:id="5892" w:author="PR Preview" w:date="2026-01-01T00:00:00Z">
          <w:r>
            <w:rPr>
              <w:rStyle w:val="VerbatimChar"/>
            </w:rPr>
            <w:t xml:space="preserve">{scales}</w:t>
          </w:r>
        </w:ins>
      </w:hyperlink>
      <w:ins w:id="5893" w:author="PR Preview" w:date="2026-01-01T00:00:00Z">
        <w:r>
          <w:t xml:space="preserve"> </w:t>
        </w:r>
      </w:ins>
      <w:ins w:id="5894" w:author="PR Preview" w:date="2026-01-01T00:00:00Z">
        <w:r>
          <w:t xml:space="preserve">converts data values into perceptual properties</w:t>
        </w:r>
      </w:ins>
      <w:ins w:id="5895" w:author="PR Preview" w:date="2026-01-01T00:00:00Z">
        <w:r>
          <w:t xml:space="preserve"> </w:t>
        </w:r>
      </w:ins>
      <w:ins w:id="5896" w:author="PR Preview" w:date="2026-01-01T00:00:00Z">
        <w:r>
          <w:t xml:space="preserve">and formats labels for dates, currencies, and percentages;</w:t>
        </w:r>
      </w:ins>
      <w:ins w:id="5897" w:author="PR Preview" w:date="2026-01-01T00:00:00Z">
        <w:r>
          <w:t xml:space="preserve"> </w:t>
        </w:r>
      </w:ins>
      <w:ins w:id="5898" w:author="PR Preview" w:date="2026-01-01T00:00:00Z">
        <w:r>
          <w:t xml:space="preserve">it powers the scale system of</w:t>
        </w:r>
      </w:ins>
      <w:ins w:id="5899" w:author="PR Preview" w:date="2026-01-01T00:00:00Z">
        <w:r>
          <w:t xml:space="preserve"> </w:t>
        </w:r>
      </w:ins>
      <w:hyperlink r:id="rId264">
        <w:ins w:id="5900" w:author="PR Preview" w:date="2026-01-01T00:00:00Z">
          <w:r>
            <w:rPr>
              <w:rStyle w:val="VerbatimChar"/>
            </w:rPr>
            <w:t xml:space="preserve">{ggplot2}</w:t>
          </w:r>
        </w:ins>
      </w:hyperlink>
      <w:ins w:id="5901" w:author="PR Preview" w:date="2026-01-01T00:00:00Z">
        <w:r>
          <w:t xml:space="preserve">.</w:t>
        </w:r>
      </w:ins>
    </w:p>
    <w:bookmarkEnd w:id="265"/>
    <w:bookmarkStart w:id="267" w:name="sec-sessioninfo"/>
    <w:p>
      <w:pPr>
        <w:pStyle w:val="Heading3"/>
      </w:pPr>
      <w:ins w:id="5902" w:author="PR Preview" w:date="2026-01-01T00:00:00Z">
        <w:r>
          <w:t xml:space="preserve">37.4</w:t>
        </w:r>
      </w:ins>
      <w:ins w:id="5903" w:author="PR Preview" w:date="2026-01-01T00:00:00Z">
        <w:r>
          <w:t xml:space="preserve"> </w:t>
        </w:r>
      </w:ins>
      <w:hyperlink r:id="rId266">
        <w:ins w:id="5904" w:author="PR Preview" w:date="2026-01-01T00:00:00Z">
          <w:r>
            <w:rPr>
              <w:rStyle w:val="VerbatimChar"/>
            </w:rPr>
            <w:t xml:space="preserve">{sessioninfo}</w:t>
          </w:r>
        </w:ins>
      </w:hyperlink>
    </w:p>
    <w:p>
      <w:pPr>
        <w:pStyle w:val="FirstParagraph"/>
      </w:pPr>
      <w:hyperlink r:id="rId266">
        <w:ins w:id="5905" w:author="PR Preview" w:date="2026-01-01T00:00:00Z">
          <w:r>
            <w:rPr>
              <w:rStyle w:val="VerbatimChar"/>
            </w:rPr>
            <w:t xml:space="preserve">{sessioninfo}</w:t>
          </w:r>
        </w:ins>
      </w:hyperlink>
      <w:ins w:id="5906" w:author="PR Preview" w:date="2026-01-01T00:00:00Z">
        <w:r>
          <w:t xml:space="preserve"> </w:t>
        </w:r>
      </w:ins>
      <w:ins w:id="5907" w:author="PR Preview" w:date="2026-01-01T00:00:00Z">
        <w:r>
          <w:t xml:space="preserve">collects and prints detailed information about the</w:t>
        </w:r>
      </w:ins>
      <w:ins w:id="5908" w:author="PR Preview" w:date="2026-01-01T00:00:00Z">
        <w:r>
          <w:t xml:space="preserve"> </w:t>
        </w:r>
      </w:ins>
      <w:ins w:id="5909" w:author="PR Preview" w:date="2026-01-01T00:00:00Z">
        <w:r>
          <w:t xml:space="preserve">current R session, including package versions and sources.</w:t>
        </w:r>
      </w:ins>
      <w:ins w:id="5910" w:author="PR Preview" w:date="2026-01-01T00:00:00Z">
        <w:r>
          <w:t xml:space="preserve"> </w:t>
        </w:r>
      </w:ins>
      <w:ins w:id="5911" w:author="PR Preview" w:date="2026-01-01T00:00:00Z">
        <w:r>
          <w:t xml:space="preserve">It is a more informative replacement for base R’s</w:t>
        </w:r>
      </w:ins>
      <w:ins w:id="5912" w:author="PR Preview" w:date="2026-01-01T00:00:00Z">
        <w:r>
          <w:t xml:space="preserve"> </w:t>
        </w:r>
      </w:ins>
      <w:ins w:id="5913" w:author="PR Preview" w:date="2026-01-01T00:00:00Z">
        <w:r>
          <w:rPr>
            <w:rStyle w:val="VerbatimChar"/>
          </w:rPr>
          <w:t xml:space="preserve">sessionInfo()</w:t>
        </w:r>
      </w:ins>
      <w:ins w:id="5914" w:author="PR Preview" w:date="2026-01-01T00:00:00Z">
        <w:r>
          <w:t xml:space="preserve">.</w:t>
        </w:r>
      </w:ins>
    </w:p>
    <w:bookmarkEnd w:id="267"/>
    <w:bookmarkStart w:id="269" w:name="sec-downlit"/>
    <w:p>
      <w:pPr>
        <w:pStyle w:val="Heading3"/>
      </w:pPr>
      <w:ins w:id="5915" w:author="PR Preview" w:date="2026-01-01T00:00:00Z">
        <w:r>
          <w:t xml:space="preserve">37.5</w:t>
        </w:r>
      </w:ins>
      <w:ins w:id="5916" w:author="PR Preview" w:date="2026-01-01T00:00:00Z">
        <w:r>
          <w:t xml:space="preserve"> </w:t>
        </w:r>
      </w:ins>
      <w:hyperlink r:id="rId268">
        <w:ins w:id="5917" w:author="PR Preview" w:date="2026-01-01T00:00:00Z">
          <w:r>
            <w:rPr>
              <w:rStyle w:val="VerbatimChar"/>
            </w:rPr>
            <w:t xml:space="preserve">{downlit}</w:t>
          </w:r>
        </w:ins>
      </w:hyperlink>
    </w:p>
    <w:p>
      <w:pPr>
        <w:pStyle w:val="FirstParagraph"/>
      </w:pPr>
      <w:hyperlink r:id="rId268">
        <w:ins w:id="5918" w:author="PR Preview" w:date="2026-01-01T00:00:00Z">
          <w:r>
            <w:rPr>
              <w:rStyle w:val="VerbatimChar"/>
            </w:rPr>
            <w:t xml:space="preserve">{downlit}</w:t>
          </w:r>
        </w:ins>
      </w:hyperlink>
      <w:ins w:id="5919" w:author="PR Preview" w:date="2026-01-01T00:00:00Z">
        <w:r>
          <w:t xml:space="preserve"> </w:t>
        </w:r>
      </w:ins>
      <w:ins w:id="5920" w:author="PR Preview" w:date="2026-01-01T00:00:00Z">
        <w:r>
          <w:t xml:space="preserve">provides syntax highlighting for R code and</w:t>
        </w:r>
      </w:ins>
      <w:ins w:id="5921" w:author="PR Preview" w:date="2026-01-01T00:00:00Z">
        <w:r>
          <w:t xml:space="preserve"> </w:t>
        </w:r>
      </w:ins>
      <w:ins w:id="5922" w:author="PR Preview" w:date="2026-01-01T00:00:00Z">
        <w:r>
          <w:t xml:space="preserve">automatically links function names to their documentation.</w:t>
        </w:r>
      </w:ins>
      <w:ins w:id="5923" w:author="PR Preview" w:date="2026-01-01T00:00:00Z">
        <w:r>
          <w:t xml:space="preserve"> </w:t>
        </w:r>
      </w:ins>
      <w:ins w:id="5924" w:author="PR Preview" w:date="2026-01-01T00:00:00Z">
        <w:r>
          <w:t xml:space="preserve">It is used by</w:t>
        </w:r>
      </w:ins>
      <w:ins w:id="5925" w:author="PR Preview" w:date="2026-01-01T00:00:00Z">
        <w:r>
          <w:t xml:space="preserve"> </w:t>
        </w:r>
      </w:ins>
      <w:ins w:id="5926" w:author="PR Preview" w:date="2026-01-01T00:00:00Z">
        <w:r>
          <w:rPr>
            <w:rStyle w:val="VerbatimChar"/>
          </w:rPr>
          <w:t xml:space="preserve">pkgdown</w:t>
        </w:r>
      </w:ins>
      <w:ins w:id="5927" w:author="PR Preview" w:date="2026-01-01T00:00:00Z">
        <w:r>
          <w:t xml:space="preserve"> </w:t>
        </w:r>
      </w:ins>
      <w:ins w:id="5928" w:author="PR Preview" w:date="2026-01-01T00:00:00Z">
        <w:r>
          <w:t xml:space="preserve">and Quarto for rendering R code in documentation websites.</w:t>
        </w:r>
      </w:ins>
    </w:p>
    <w:bookmarkEnd w:id="269"/>
    <w:bookmarkStart w:id="271" w:name="sec-prettyunits"/>
    <w:p>
      <w:pPr>
        <w:pStyle w:val="Heading3"/>
      </w:pPr>
      <w:ins w:id="5929" w:author="PR Preview" w:date="2026-01-01T00:00:00Z">
        <w:r>
          <w:t xml:space="preserve">37.6</w:t>
        </w:r>
      </w:ins>
      <w:ins w:id="5930" w:author="PR Preview" w:date="2026-01-01T00:00:00Z">
        <w:r>
          <w:t xml:space="preserve"> </w:t>
        </w:r>
      </w:ins>
      <w:hyperlink r:id="rId270">
        <w:ins w:id="5931" w:author="PR Preview" w:date="2026-01-01T00:00:00Z">
          <w:r>
            <w:rPr>
              <w:rStyle w:val="VerbatimChar"/>
            </w:rPr>
            <w:t xml:space="preserve">{prettyunits}</w:t>
          </w:r>
        </w:ins>
      </w:hyperlink>
    </w:p>
    <w:p>
      <w:pPr>
        <w:pStyle w:val="FirstParagraph"/>
      </w:pPr>
      <w:hyperlink r:id="rId270">
        <w:ins w:id="5932" w:author="PR Preview" w:date="2026-01-01T00:00:00Z">
          <w:r>
            <w:rPr>
              <w:rStyle w:val="VerbatimChar"/>
            </w:rPr>
            <w:t xml:space="preserve">{prettyunits}</w:t>
          </w:r>
        </w:ins>
      </w:hyperlink>
      <w:ins w:id="5933" w:author="PR Preview" w:date="2026-01-01T00:00:00Z">
        <w:r>
          <w:t xml:space="preserve"> </w:t>
        </w:r>
      </w:ins>
      <w:ins w:id="5934" w:author="PR Preview" w:date="2026-01-01T00:00:00Z">
        <w:r>
          <w:t xml:space="preserve">formats quantities such as file sizes,</w:t>
        </w:r>
      </w:ins>
      <w:ins w:id="5935" w:author="PR Preview" w:date="2026-01-01T00:00:00Z">
        <w:r>
          <w:t xml:space="preserve"> </w:t>
        </w:r>
      </w:ins>
      <w:ins w:id="5936" w:author="PR Preview" w:date="2026-01-01T00:00:00Z">
        <w:r>
          <w:t xml:space="preserve">time durations, and byte counts in human-readable form.</w:t>
        </w:r>
      </w:ins>
      <w:ins w:id="5937" w:author="PR Preview" w:date="2026-01-01T00:00:00Z">
        <w:r>
          <w:t xml:space="preserve"> </w:t>
        </w:r>
      </w:ins>
      <w:ins w:id="5938" w:author="PR Preview" w:date="2026-01-01T00:00:00Z">
        <w:r>
          <w:t xml:space="preserve">It is used internally by</w:t>
        </w:r>
      </w:ins>
      <w:ins w:id="5939" w:author="PR Preview" w:date="2026-01-01T00:00:00Z">
        <w:r>
          <w:t xml:space="preserve"> </w:t>
        </w:r>
      </w:ins>
      <w:ins w:id="5940" w:author="PR Preview" w:date="2026-01-01T00:00:00Z">
        <w:r>
          <w:rPr>
            <w:rStyle w:val="VerbatimChar"/>
          </w:rPr>
          <w:t xml:space="preserve">devtools</w:t>
        </w:r>
      </w:ins>
      <w:ins w:id="5941" w:author="PR Preview" w:date="2026-01-01T00:00:00Z">
        <w:r>
          <w:t xml:space="preserve">,</w:t>
        </w:r>
      </w:ins>
      <w:ins w:id="5942" w:author="PR Preview" w:date="2026-01-01T00:00:00Z">
        <w:r>
          <w:t xml:space="preserve"> </w:t>
        </w:r>
      </w:ins>
      <w:ins w:id="5943" w:author="PR Preview" w:date="2026-01-01T00:00:00Z">
        <w:r>
          <w:rPr>
            <w:rStyle w:val="VerbatimChar"/>
          </w:rPr>
          <w:t xml:space="preserve">remotes</w:t>
        </w:r>
      </w:ins>
      <w:ins w:id="5944" w:author="PR Preview" w:date="2026-01-01T00:00:00Z">
        <w:r>
          <w:t xml:space="preserve">, and progress-reporting packages.</w:t>
        </w:r>
      </w:ins>
    </w:p>
    <w:bookmarkEnd w:id="271"/>
    <w:bookmarkStart w:id="273" w:name="sec-lobstr"/>
    <w:p>
      <w:pPr>
        <w:pStyle w:val="Heading3"/>
      </w:pPr>
      <w:ins w:id="5945" w:author="PR Preview" w:date="2026-01-01T00:00:00Z">
        <w:r>
          <w:t xml:space="preserve">37.7</w:t>
        </w:r>
      </w:ins>
      <w:ins w:id="5946" w:author="PR Preview" w:date="2026-01-01T00:00:00Z">
        <w:r>
          <w:t xml:space="preserve"> </w:t>
        </w:r>
      </w:ins>
      <w:hyperlink r:id="rId272">
        <w:ins w:id="5947" w:author="PR Preview" w:date="2026-01-01T00:00:00Z">
          <w:r>
            <w:rPr>
              <w:rStyle w:val="VerbatimChar"/>
            </w:rPr>
            <w:t xml:space="preserve">{lobstr}</w:t>
          </w:r>
        </w:ins>
      </w:hyperlink>
    </w:p>
    <w:p>
      <w:pPr>
        <w:pStyle w:val="FirstParagraph"/>
      </w:pPr>
      <w:hyperlink r:id="rId272">
        <w:ins w:id="5948" w:author="PR Preview" w:date="2026-01-01T00:00:00Z">
          <w:r>
            <w:rPr>
              <w:rStyle w:val="VerbatimChar"/>
            </w:rPr>
            <w:t xml:space="preserve">{lobstr}</w:t>
          </w:r>
        </w:ins>
      </w:hyperlink>
      <w:ins w:id="5949" w:author="PR Preview" w:date="2026-01-01T00:00:00Z">
        <w:r>
          <w:t xml:space="preserve"> </w:t>
        </w:r>
      </w:ins>
      <w:ins w:id="5950" w:author="PR Preview" w:date="2026-01-01T00:00:00Z">
        <w:r>
          <w:t xml:space="preserve">provides tools for visualizing R data structures,</w:t>
        </w:r>
      </w:ins>
      <w:ins w:id="5951" w:author="PR Preview" w:date="2026-01-01T00:00:00Z">
        <w:r>
          <w:t xml:space="preserve"> </w:t>
        </w:r>
      </w:ins>
      <w:ins w:id="5952" w:author="PR Preview" w:date="2026-01-01T00:00:00Z">
        <w:r>
          <w:t xml:space="preserve">including shared-reference trees (</w:t>
        </w:r>
      </w:ins>
      <w:ins w:id="5953" w:author="PR Preview" w:date="2026-01-01T00:00:00Z">
        <w:r>
          <w:rPr>
            <w:rStyle w:val="VerbatimChar"/>
          </w:rPr>
          <w:t xml:space="preserve">ref()</w:t>
        </w:r>
      </w:ins>
      <w:ins w:id="5954" w:author="PR Preview" w:date="2026-01-01T00:00:00Z">
        <w:r>
          <w:t xml:space="preserve">), abstract syntax trees (</w:t>
        </w:r>
      </w:ins>
      <w:ins w:id="5955" w:author="PR Preview" w:date="2026-01-01T00:00:00Z">
        <w:r>
          <w:rPr>
            <w:rStyle w:val="VerbatimChar"/>
          </w:rPr>
          <w:t xml:space="preserve">ast()</w:t>
        </w:r>
      </w:ins>
      <w:ins w:id="5956" w:author="PR Preview" w:date="2026-01-01T00:00:00Z">
        <w:r>
          <w:t xml:space="preserve">),</w:t>
        </w:r>
      </w:ins>
      <w:ins w:id="5957" w:author="PR Preview" w:date="2026-01-01T00:00:00Z">
        <w:r>
          <w:t xml:space="preserve"> </w:t>
        </w:r>
      </w:ins>
      <w:ins w:id="5958" w:author="PR Preview" w:date="2026-01-01T00:00:00Z">
        <w:r>
          <w:t xml:space="preserve">and object sizes (</w:t>
        </w:r>
      </w:ins>
      <w:ins w:id="5959" w:author="PR Preview" w:date="2026-01-01T00:00:00Z">
        <w:r>
          <w:rPr>
            <w:rStyle w:val="VerbatimChar"/>
          </w:rPr>
          <w:t xml:space="preserve">obj_size()</w:t>
        </w:r>
      </w:ins>
      <w:ins w:id="5960" w:author="PR Preview" w:date="2026-01-01T00:00:00Z">
        <w:r>
          <w:t xml:space="preserve">).</w:t>
        </w:r>
      </w:ins>
      <w:ins w:id="5961" w:author="PR Preview" w:date="2026-01-01T00:00:00Z">
        <w:r>
          <w:t xml:space="preserve"> </w:t>
        </w:r>
      </w:ins>
      <w:ins w:id="5962" w:author="PR Preview" w:date="2026-01-01T00:00:00Z">
        <w:r>
          <w:t xml:space="preserve">It is a useful learning and debugging tool.</w:t>
        </w:r>
      </w:ins>
    </w:p>
    <w:bookmarkEnd w:id="273"/>
    <w:bookmarkStart w:id="275" w:name="sec-crayon"/>
    <w:p>
      <w:pPr>
        <w:pStyle w:val="Heading3"/>
      </w:pPr>
      <w:ins w:id="5963" w:author="PR Preview" w:date="2026-01-01T00:00:00Z">
        <w:r>
          <w:t xml:space="preserve">37.8</w:t>
        </w:r>
      </w:ins>
      <w:ins w:id="5964" w:author="PR Preview" w:date="2026-01-01T00:00:00Z">
        <w:r>
          <w:t xml:space="preserve"> </w:t>
        </w:r>
      </w:ins>
      <w:hyperlink r:id="rId274">
        <w:ins w:id="5965" w:author="PR Preview" w:date="2026-01-01T00:00:00Z">
          <w:r>
            <w:rPr>
              <w:rStyle w:val="VerbatimChar"/>
            </w:rPr>
            <w:t xml:space="preserve">{crayon}</w:t>
          </w:r>
        </w:ins>
      </w:hyperlink>
    </w:p>
    <w:p>
      <w:pPr>
        <w:pStyle w:val="FirstParagraph"/>
      </w:pPr>
      <w:hyperlink r:id="rId274">
        <w:ins w:id="5966" w:author="PR Preview" w:date="2026-01-01T00:00:00Z">
          <w:r>
            <w:rPr>
              <w:rStyle w:val="VerbatimChar"/>
            </w:rPr>
            <w:t xml:space="preserve">{crayon}</w:t>
          </w:r>
        </w:ins>
      </w:hyperlink>
      <w:ins w:id="5967" w:author="PR Preview" w:date="2026-01-01T00:00:00Z">
        <w:r>
          <w:t xml:space="preserve"> </w:t>
        </w:r>
      </w:ins>
      <w:ins w:id="5968" w:author="PR Preview" w:date="2026-01-01T00:00:00Z">
        <w:r>
          <w:t xml:space="preserve">adds color and formatting to terminal output in R using ANSI codes.</w:t>
        </w:r>
      </w:ins>
      <w:ins w:id="5969" w:author="PR Preview" w:date="2026-01-01T00:00:00Z">
        <w:r>
          <w:t xml:space="preserve"> </w:t>
        </w:r>
      </w:ins>
      <w:ins w:id="5970" w:author="PR Preview" w:date="2026-01-01T00:00:00Z">
        <w:r>
          <w:t xml:space="preserve">It has been largely superseded by</w:t>
        </w:r>
      </w:ins>
      <w:ins w:id="5971" w:author="PR Preview" w:date="2026-01-01T00:00:00Z">
        <w:r>
          <w:t xml:space="preserve"> </w:t>
        </w:r>
      </w:ins>
      <w:ins w:id="5972" w:author="PR Preview" w:date="2026-01-01T00:00:00Z">
        <w:r>
          <w:rPr>
            <w:rStyle w:val="VerbatimChar"/>
          </w:rPr>
          <w:t xml:space="preserve">cli</w:t>
        </w:r>
      </w:ins>
      <w:ins w:id="5973" w:author="PR Preview" w:date="2026-01-01T00:00:00Z">
        <w:r>
          <w:t xml:space="preserve"> </w:t>
        </w:r>
      </w:ins>
      <w:ins w:id="5974" w:author="PR Preview" w:date="2026-01-01T00:00:00Z">
        <w:r>
          <w:t xml:space="preserve">but remains widely used in older code and packages.</w:t>
        </w:r>
      </w:ins>
    </w:p>
    <w:bookmarkEnd w:id="275"/>
    <w:bookmarkStart w:id="277" w:name="sec-styler"/>
    <w:p>
      <w:pPr>
        <w:pStyle w:val="Heading3"/>
      </w:pPr>
      <w:ins w:id="5975" w:author="PR Preview" w:date="2026-01-01T00:00:00Z">
        <w:r>
          <w:t xml:space="preserve">37.9</w:t>
        </w:r>
      </w:ins>
      <w:ins w:id="5976" w:author="PR Preview" w:date="2026-01-01T00:00:00Z">
        <w:r>
          <w:t xml:space="preserve"> </w:t>
        </w:r>
      </w:ins>
      <w:hyperlink r:id="rId276">
        <w:ins w:id="5977" w:author="PR Preview" w:date="2026-01-01T00:00:00Z">
          <w:r>
            <w:rPr>
              <w:rStyle w:val="VerbatimChar"/>
            </w:rPr>
            <w:t xml:space="preserve">{styler}</w:t>
          </w:r>
        </w:ins>
      </w:hyperlink>
    </w:p>
    <w:p>
      <w:pPr>
        <w:pStyle w:val="FirstParagraph"/>
      </w:pPr>
      <w:hyperlink r:id="rId276">
        <w:ins w:id="5978" w:author="PR Preview" w:date="2026-01-01T00:00:00Z">
          <w:r>
            <w:rPr>
              <w:rStyle w:val="VerbatimChar"/>
            </w:rPr>
            <w:t xml:space="preserve">{styler}</w:t>
          </w:r>
        </w:ins>
      </w:hyperlink>
      <w:ins w:id="5979" w:author="PR Preview" w:date="2026-01-01T00:00:00Z">
        <w:r>
          <w:t xml:space="preserve"> </w:t>
        </w:r>
      </w:ins>
      <w:ins w:id="5980" w:author="PR Preview" w:date="2026-01-01T00:00:00Z">
        <w:r>
          <w:t xml:space="preserve">formats R code according to the tidyverse style guide.</w:t>
        </w:r>
      </w:ins>
      <w:ins w:id="5981" w:author="PR Preview" w:date="2026-01-01T00:00:00Z">
        <w:r>
          <w:t xml:space="preserve"> </w:t>
        </w:r>
      </w:ins>
      <w:ins w:id="5982" w:author="PR Preview" w:date="2026-01-01T00:00:00Z">
        <w:r>
          <w:t xml:space="preserve">It provides an RStudio add-in and functions for styling individual files,</w:t>
        </w:r>
      </w:ins>
      <w:ins w:id="5983" w:author="PR Preview" w:date="2026-01-01T00:00:00Z">
        <w:r>
          <w:t xml:space="preserve"> </w:t>
        </w:r>
      </w:ins>
      <w:ins w:id="5984" w:author="PR Preview" w:date="2026-01-01T00:00:00Z">
        <w:r>
          <w:t xml:space="preserve">packages, or projects.</w:t>
        </w:r>
      </w:ins>
      <w:ins w:id="5985" w:author="PR Preview" w:date="2026-01-01T00:00:00Z">
        <w:r>
          <w:t xml:space="preserve"> </w:t>
        </w:r>
      </w:ins>
      <w:ins w:id="5986" w:author="PR Preview" w:date="2026-01-01T00:00:00Z">
        <w:r>
          <w:t xml:space="preserve">See</w:t>
        </w:r>
      </w:ins>
      <w:ins w:id="5987" w:author="PR Preview" w:date="2026-01-01T00:00:00Z">
        <w:r>
          <w:t xml:space="preserve"> </w:t>
        </w:r>
      </w:ins>
      <w:hyperlink w:anchor="sec-auto-styling">
        <w:ins w:id="5988" w:author="PR Preview" w:date="2026-01-01T00:00:00Z">
          <w:r>
            <w:rPr>
              <w:rStyle w:val="Hyperlink"/>
            </w:rPr>
            <w:t xml:space="preserve">Section 13</w:t>
          </w:r>
        </w:ins>
      </w:hyperlink>
      <w:ins w:id="5989" w:author="PR Preview" w:date="2026-01-01T00:00:00Z">
        <w:r>
          <w:t xml:space="preserve"> </w:t>
        </w:r>
      </w:ins>
      <w:ins w:id="5990" w:author="PR Preview" w:date="2026-01-01T00:00:00Z">
        <w:r>
          <w:t xml:space="preserve">for more details.</w:t>
        </w:r>
      </w:ins>
    </w:p>
    <w:bookmarkEnd w:id="277"/>
    <w:bookmarkStart w:id="280" w:name="sec-rex"/>
    <w:p>
      <w:pPr>
        <w:pStyle w:val="Heading3"/>
      </w:pPr>
      <w:ins w:id="5991" w:author="PR Preview" w:date="2026-01-01T00:00:00Z">
        <w:r>
          <w:t xml:space="preserve">37.10</w:t>
        </w:r>
      </w:ins>
      <w:ins w:id="5992" w:author="PR Preview" w:date="2026-01-01T00:00:00Z">
        <w:r>
          <w:t xml:space="preserve"> </w:t>
        </w:r>
      </w:ins>
      <w:hyperlink r:id="rId278">
        <w:ins w:id="5993" w:author="PR Preview" w:date="2026-01-01T00:00:00Z">
          <w:r>
            <w:rPr>
              <w:rStyle w:val="VerbatimChar"/>
            </w:rPr>
            <w:t xml:space="preserve">{rex}</w:t>
          </w:r>
        </w:ins>
      </w:hyperlink>
    </w:p>
    <w:p>
      <w:pPr>
        <w:pStyle w:val="FirstParagraph"/>
      </w:pPr>
      <w:hyperlink r:id="rId278">
        <w:ins w:id="5994" w:author="PR Preview" w:date="2026-01-01T00:00:00Z">
          <w:r>
            <w:rPr>
              <w:rStyle w:val="VerbatimChar"/>
            </w:rPr>
            <w:t xml:space="preserve">{rex}</w:t>
          </w:r>
        </w:ins>
      </w:hyperlink>
      <w:ins w:id="5995" w:author="PR Preview" w:date="2026-01-01T00:00:00Z">
        <w:r>
          <w:t xml:space="preserve"> </w:t>
        </w:r>
      </w:ins>
      <w:ins w:id="5996" w:author="PR Preview" w:date="2026-01-01T00:00:00Z">
        <w:r>
          <w:t xml:space="preserve">provides a human-readable interface for constructing regular expressions in R</w:t>
        </w:r>
      </w:ins>
      <w:ins w:id="5997" w:author="PR Preview" w:date="2026-01-01T00:00:00Z">
        <w:r>
          <w:t xml:space="preserve"> </w:t>
        </w:r>
      </w:ins>
      <w:ins w:id="5998" w:author="PR Preview" w:date="2026-01-01T00:00:00Z">
        <w:r>
          <w:t xml:space="preserve">without having to write complex, unreadable regex strings manually.</w:t>
        </w:r>
      </w:ins>
      <w:ins w:id="5999" w:author="PR Preview" w:date="2026-01-01T00:00:00Z">
        <w:r>
          <w:t xml:space="preserve"> </w:t>
        </w:r>
      </w:ins>
      <w:ins w:id="6000" w:author="PR Preview" w:date="2026-01-01T00:00:00Z">
        <w:r>
          <w:t xml:space="preserve">It allows regular expressions to be composed modularly using functions such as</w:t>
        </w:r>
      </w:ins>
      <w:ins w:id="6001" w:author="PR Preview" w:date="2026-01-01T00:00:00Z">
        <w:r>
          <w:t xml:space="preserve"> </w:t>
        </w:r>
      </w:ins>
      <w:ins w:id="6002" w:author="PR Preview" w:date="2026-01-01T00:00:00Z">
        <w:r>
          <w:rPr>
            <w:rStyle w:val="VerbatimChar"/>
          </w:rPr>
          <w:t xml:space="preserve">rex()</w:t>
        </w:r>
      </w:ins>
      <w:ins w:id="6003" w:author="PR Preview" w:date="2026-01-01T00:00:00Z">
        <w:r>
          <w:t xml:space="preserve">,</w:t>
        </w:r>
      </w:ins>
      <w:ins w:id="6004" w:author="PR Preview" w:date="2026-01-01T00:00:00Z">
        <w:r>
          <w:t xml:space="preserve"> </w:t>
        </w:r>
      </w:ins>
      <w:ins w:id="6005" w:author="PR Preview" w:date="2026-01-01T00:00:00Z">
        <w:r>
          <w:rPr>
            <w:rStyle w:val="VerbatimChar"/>
          </w:rPr>
          <w:t xml:space="preserve">character_class()</w:t>
        </w:r>
      </w:ins>
      <w:ins w:id="6006" w:author="PR Preview" w:date="2026-01-01T00:00:00Z">
        <w:r>
          <w:t xml:space="preserve">,</w:t>
        </w:r>
      </w:ins>
      <w:ins w:id="6007" w:author="PR Preview" w:date="2026-01-01T00:00:00Z">
        <w:r>
          <w:t xml:space="preserve"> </w:t>
        </w:r>
      </w:ins>
      <w:ins w:id="6008" w:author="PR Preview" w:date="2026-01-01T00:00:00Z">
        <w:r>
          <w:rPr>
            <w:rStyle w:val="VerbatimChar"/>
          </w:rPr>
          <w:t xml:space="preserve">capture()</w:t>
        </w:r>
      </w:ins>
      <w:ins w:id="6009" w:author="PR Preview" w:date="2026-01-01T00:00:00Z">
        <w:r>
          <w:t xml:space="preserve">, and</w:t>
        </w:r>
      </w:ins>
      <w:ins w:id="6010" w:author="PR Preview" w:date="2026-01-01T00:00:00Z">
        <w:r>
          <w:t xml:space="preserve"> </w:t>
        </w:r>
      </w:ins>
      <w:ins w:id="6011" w:author="PR Preview" w:date="2026-01-01T00:00:00Z">
        <w:r>
          <w:rPr>
            <w:rStyle w:val="VerbatimChar"/>
          </w:rPr>
          <w:t xml:space="preserve">some_of()</w:t>
        </w:r>
      </w:ins>
      <w:ins w:id="6012" w:author="PR Preview" w:date="2026-01-01T00:00:00Z">
        <w:r>
          <w:t xml:space="preserve">.</w:t>
        </w:r>
      </w:ins>
    </w:p>
    <w:p>
      <w:pPr>
        <w:pStyle w:val="BodyText"/>
      </w:pPr>
      <w:ins w:id="6013" w:author="PR Preview" w:date="2026-01-01T00:00:00Z">
        <w:r>
          <w:t xml:space="preserve">When using</w:t>
        </w:r>
      </w:ins>
      <w:ins w:id="6014" w:author="PR Preview" w:date="2026-01-01T00:00:00Z">
        <w:r>
          <w:t xml:space="preserve"> </w:t>
        </w:r>
      </w:ins>
      <w:ins w:id="6015" w:author="PR Preview" w:date="2026-01-01T00:00:00Z">
        <w:r>
          <w:rPr>
            <w:rStyle w:val="VerbatimChar"/>
          </w:rPr>
          <w:t xml:space="preserve">{rex}</w:t>
        </w:r>
      </w:ins>
      <w:ins w:id="6016" w:author="PR Preview" w:date="2026-01-01T00:00:00Z">
        <w:r>
          <w:t xml:space="preserve"> </w:t>
        </w:r>
      </w:ins>
      <w:ins w:id="6017" w:author="PR Preview" w:date="2026-01-01T00:00:00Z">
        <w:r>
          <w:t xml:space="preserve">inside another R package:</w:t>
        </w:r>
      </w:ins>
    </w:p>
    <w:p>
      <w:pPr>
        <w:pStyle w:val="Compact"/>
        <w:numPr>
          <w:ilvl w:val="0"/>
          <w:numId w:val="1061"/>
        </w:numPr>
      </w:pPr>
      <w:ins w:id="6018" w:author="PR Preview" w:date="2026-01-01T00:00:00Z">
        <w:r>
          <w:t xml:space="preserve">Add</w:t>
        </w:r>
      </w:ins>
      <w:ins w:id="6019" w:author="PR Preview" w:date="2026-01-01T00:00:00Z">
        <w:r>
          <w:t xml:space="preserve"> </w:t>
        </w:r>
      </w:ins>
      <w:ins w:id="6020" w:author="PR Preview" w:date="2026-01-01T00:00:00Z">
        <w:r>
          <w:rPr>
            <w:rStyle w:val="VerbatimChar"/>
          </w:rPr>
          <w:t xml:space="preserve">rex</w:t>
        </w:r>
      </w:ins>
      <w:ins w:id="6021" w:author="PR Preview" w:date="2026-01-01T00:00:00Z">
        <w:r>
          <w:t xml:space="preserve"> </w:t>
        </w:r>
      </w:ins>
      <w:ins w:id="6022" w:author="PR Preview" w:date="2026-01-01T00:00:00Z">
        <w:r>
          <w:t xml:space="preserve">to</w:t>
        </w:r>
      </w:ins>
      <w:ins w:id="6023" w:author="PR Preview" w:date="2026-01-01T00:00:00Z">
        <w:r>
          <w:t xml:space="preserve"> </w:t>
        </w:r>
      </w:ins>
      <w:ins w:id="6024" w:author="PR Preview" w:date="2026-01-01T00:00:00Z">
        <w:r>
          <w:rPr>
            <w:rStyle w:val="VerbatimChar"/>
          </w:rPr>
          <w:t xml:space="preserve">Imports</w:t>
        </w:r>
      </w:ins>
      <w:ins w:id="6025" w:author="PR Preview" w:date="2026-01-01T00:00:00Z">
        <w:r>
          <w:t xml:space="preserve"> </w:t>
        </w:r>
      </w:ins>
      <w:ins w:id="6026" w:author="PR Preview" w:date="2026-01-01T00:00:00Z">
        <w:r>
          <w:t xml:space="preserve">in the package</w:t>
        </w:r>
      </w:ins>
      <w:ins w:id="6027" w:author="PR Preview" w:date="2026-01-01T00:00:00Z">
        <w:r>
          <w:t xml:space="preserve"> </w:t>
        </w:r>
      </w:ins>
      <w:ins w:id="6028" w:author="PR Preview" w:date="2026-01-01T00:00:00Z">
        <w:r>
          <w:rPr>
            <w:rStyle w:val="VerbatimChar"/>
          </w:rPr>
          <w:t xml:space="preserve">DESCRIPTION</w:t>
        </w:r>
      </w:ins>
      <w:ins w:id="6029" w:author="PR Preview" w:date="2026-01-01T00:00:00Z">
        <w:r>
          <w:t xml:space="preserve">.</w:t>
        </w:r>
      </w:ins>
    </w:p>
    <w:p>
      <w:pPr>
        <w:pStyle w:val="Compact"/>
        <w:numPr>
          <w:ilvl w:val="0"/>
          <w:numId w:val="1061"/>
        </w:numPr>
      </w:pPr>
      <w:ins w:id="6030" w:author="PR Preview" w:date="2026-01-01T00:00:00Z">
        <w:r>
          <w:t xml:space="preserve">Call</w:t>
        </w:r>
      </w:ins>
      <w:ins w:id="6031" w:author="PR Preview" w:date="2026-01-01T00:00:00Z">
        <w:r>
          <w:t xml:space="preserve"> </w:t>
        </w:r>
      </w:ins>
      <w:ins w:id="6032" w:author="PR Preview" w:date="2026-01-01T00:00:00Z">
        <w:r>
          <w:rPr>
            <w:rStyle w:val="VerbatimChar"/>
          </w:rPr>
          <w:t xml:space="preserve">rex::register_shortcuts(pkgname)</w:t>
        </w:r>
      </w:ins>
      <w:ins w:id="6033" w:author="PR Preview" w:date="2026-01-01T00:00:00Z">
        <w:r>
          <w:t xml:space="preserve"> </w:t>
        </w:r>
      </w:ins>
      <w:ins w:id="6034" w:author="PR Preview" w:date="2026-01-01T00:00:00Z">
        <w:r>
          <w:t xml:space="preserve">in</w:t>
        </w:r>
      </w:ins>
      <w:ins w:id="6035" w:author="PR Preview" w:date="2026-01-01T00:00:00Z">
        <w:r>
          <w:t xml:space="preserve"> </w:t>
        </w:r>
      </w:ins>
      <w:ins w:id="6036" w:author="PR Preview" w:date="2026-01-01T00:00:00Z">
        <w:r>
          <w:rPr>
            <w:rStyle w:val="VerbatimChar"/>
          </w:rPr>
          <w:t xml:space="preserve">.onLoad()</w:t>
        </w:r>
      </w:ins>
      <w:ins w:id="6037" w:author="PR Preview" w:date="2026-01-01T00:00:00Z">
        <w:r>
          <w:t xml:space="preserve"> </w:t>
        </w:r>
      </w:ins>
      <w:ins w:id="6038" w:author="PR Preview" w:date="2026-01-01T00:00:00Z">
        <w:r>
          <w:t xml:space="preserve">to prevent</w:t>
        </w:r>
      </w:ins>
      <w:ins w:id="6039" w:author="PR Preview" w:date="2026-01-01T00:00:00Z">
        <w:r>
          <w:t xml:space="preserve"> </w:t>
        </w:r>
      </w:ins>
      <w:ins w:id="6040" w:author="PR Preview" w:date="2026-01-01T00:00:00Z">
        <w:r>
          <w:rPr>
            <w:rStyle w:val="VerbatimChar"/>
          </w:rPr>
          <w:t xml:space="preserve">R CMD check</w:t>
        </w:r>
      </w:ins>
      <w:ins w:id="6041" w:author="PR Preview" w:date="2026-01-01T00:00:00Z">
        <w:r>
          <w:t xml:space="preserve"> </w:t>
        </w:r>
      </w:ins>
      <w:ins w:id="6042" w:author="PR Preview" w:date="2026-01-01T00:00:00Z">
        <w:r>
          <w:t xml:space="preserve">NOTEs regarding undefined global variables when using</w:t>
        </w:r>
      </w:ins>
      <w:ins w:id="6043" w:author="PR Preview" w:date="2026-01-01T00:00:00Z">
        <w:r>
          <w:t xml:space="preserve"> </w:t>
        </w:r>
      </w:ins>
      <w:ins w:id="6044" w:author="PR Preview" w:date="2026-01-01T00:00:00Z">
        <w:r>
          <w:rPr>
            <w:rStyle w:val="VerbatimChar"/>
          </w:rPr>
          <w:t xml:space="preserve">rex</w:t>
        </w:r>
      </w:ins>
      <w:ins w:id="6045" w:author="PR Preview" w:date="2026-01-01T00:00:00Z">
        <w:r>
          <w:t xml:space="preserve"> </w:t>
        </w:r>
      </w:ins>
      <w:ins w:id="6046" w:author="PR Preview" w:date="2026-01-01T00:00:00Z">
        <w:r>
          <w:t xml:space="preserve">shortcuts in package code.</w:t>
        </w:r>
      </w:ins>
    </w:p>
    <w:p>
      <w:pPr>
        <w:pStyle w:val="Compact"/>
        <w:numPr>
          <w:ilvl w:val="0"/>
          <w:numId w:val="1061"/>
        </w:numPr>
      </w:pPr>
      <w:ins w:id="6047" w:author="PR Preview" w:date="2026-01-01T00:00:00Z">
        <w:r>
          <w:t xml:space="preserve">Call</w:t>
        </w:r>
      </w:ins>
      <w:ins w:id="6048" w:author="PR Preview" w:date="2026-01-01T00:00:00Z">
        <w:r>
          <w:t xml:space="preserve"> </w:t>
        </w:r>
      </w:ins>
      <w:ins w:id="6049" w:author="PR Preview" w:date="2026-01-01T00:00:00Z">
        <w:r>
          <w:rPr>
            <w:rStyle w:val="VerbatimChar"/>
          </w:rPr>
          <w:t xml:space="preserve">rex::rex(...)</w:t>
        </w:r>
      </w:ins>
      <w:ins w:id="6050" w:author="PR Preview" w:date="2026-01-01T00:00:00Z">
        <w:r>
          <w:t xml:space="preserve"> </w:t>
        </w:r>
      </w:ins>
      <w:ins w:id="6051" w:author="PR Preview" w:date="2026-01-01T00:00:00Z">
        <w:r>
          <w:t xml:space="preserve">to compile expressions into regular expression strings for use with functions like</w:t>
        </w:r>
      </w:ins>
      <w:ins w:id="6052" w:author="PR Preview" w:date="2026-01-01T00:00:00Z">
        <w:r>
          <w:t xml:space="preserve"> </w:t>
        </w:r>
      </w:ins>
      <w:ins w:id="6053" w:author="PR Preview" w:date="2026-01-01T00:00:00Z">
        <w:r>
          <w:rPr>
            <w:rStyle w:val="VerbatimChar"/>
          </w:rPr>
          <w:t xml:space="preserve">grepl()</w:t>
        </w:r>
      </w:ins>
      <w:ins w:id="6054" w:author="PR Preview" w:date="2026-01-01T00:00:00Z">
        <w:r>
          <w:t xml:space="preserve">,</w:t>
        </w:r>
      </w:ins>
      <w:ins w:id="6055" w:author="PR Preview" w:date="2026-01-01T00:00:00Z">
        <w:r>
          <w:t xml:space="preserve"> </w:t>
        </w:r>
      </w:ins>
      <w:ins w:id="6056" w:author="PR Preview" w:date="2026-01-01T00:00:00Z">
        <w:r>
          <w:rPr>
            <w:rStyle w:val="VerbatimChar"/>
          </w:rPr>
          <w:t xml:space="preserve">gsub()</w:t>
        </w:r>
      </w:ins>
      <w:ins w:id="6057" w:author="PR Preview" w:date="2026-01-01T00:00:00Z">
        <w:r>
          <w:t xml:space="preserve">, or</w:t>
        </w:r>
      </w:ins>
      <w:ins w:id="6058" w:author="PR Preview" w:date="2026-01-01T00:00:00Z">
        <w:r>
          <w:t xml:space="preserve"> </w:t>
        </w:r>
      </w:ins>
      <w:hyperlink r:id="rId279">
        <w:ins w:id="6059" w:author="PR Preview" w:date="2026-01-01T00:00:00Z">
          <w:r>
            <w:rPr>
              <w:rStyle w:val="VerbatimChar"/>
            </w:rPr>
            <w:t xml:space="preserve">{stringr}</w:t>
          </w:r>
        </w:ins>
      </w:hyperlink>
      <w:ins w:id="6060" w:author="PR Preview" w:date="2026-01-01T00:00:00Z">
        <w:r>
          <w:t xml:space="preserve"> </w:t>
        </w:r>
      </w:ins>
      <w:ins w:id="6061" w:author="PR Preview" w:date="2026-01-01T00:00:00Z">
        <w:r>
          <w:t xml:space="preserve">functions.</w:t>
        </w:r>
      </w:ins>
    </w:p>
    <w:bookmarkEnd w:id="280"/>
    <w:bookmarkEnd w:id="281"/>
    <w:bookmarkStart w:id="284" w:name="github-actions"/>
    <w:p>
      <w:pPr>
        <w:pStyle w:val="Heading2"/>
      </w:pPr>
      <w:ins w:id="6062" w:author="PR Preview" w:date="2026-01-01T00:00:00Z">
        <w:r>
          <w:t xml:space="preserve">38 GitHub Actions</w:t>
        </w:r>
      </w:ins>
    </w:p>
    <w:bookmarkStart w:id="283" w:name="sec-r-lib-actions"/>
    <w:p>
      <w:pPr>
        <w:pStyle w:val="Heading3"/>
      </w:pPr>
      <w:ins w:id="6063" w:author="PR Preview" w:date="2026-01-01T00:00:00Z">
        <w:r>
          <w:t xml:space="preserve">38.1</w:t>
        </w:r>
      </w:ins>
      <w:ins w:id="6064" w:author="PR Preview" w:date="2026-01-01T00:00:00Z">
        <w:r>
          <w:t xml:space="preserve"> </w:t>
        </w:r>
      </w:ins>
      <w:hyperlink r:id="rId282">
        <w:ins w:id="6065" w:author="PR Preview" w:date="2026-01-01T00:00:00Z">
          <w:r>
            <w:rPr>
              <w:rStyle w:val="Hyperlink"/>
            </w:rPr>
            <w:t xml:space="preserve">actions</w:t>
          </w:r>
        </w:ins>
      </w:hyperlink>
    </w:p>
    <w:p>
      <w:pPr>
        <w:pStyle w:val="FirstParagraph"/>
      </w:pPr>
      <w:ins w:id="6066" w:author="PR Preview" w:date="2026-01-01T00:00:00Z">
        <w:r>
          <w:t xml:space="preserve">The</w:t>
        </w:r>
      </w:ins>
      <w:ins w:id="6067" w:author="PR Preview" w:date="2026-01-01T00:00:00Z">
        <w:r>
          <w:t xml:space="preserve"> </w:t>
        </w:r>
      </w:ins>
      <w:hyperlink r:id="rId282">
        <w:ins w:id="6068" w:author="PR Preview" w:date="2026-01-01T00:00:00Z">
          <w:r>
            <w:rPr>
              <w:rStyle w:val="VerbatimChar"/>
            </w:rPr>
            <w:t xml:space="preserve">r-lib/actions</w:t>
          </w:r>
        </w:ins>
      </w:hyperlink>
      <w:ins w:id="6069" w:author="PR Preview" w:date="2026-01-01T00:00:00Z">
        <w:r>
          <w:t xml:space="preserve"> </w:t>
        </w:r>
      </w:ins>
      <w:ins w:id="6070" w:author="PR Preview" w:date="2026-01-01T00:00:00Z">
        <w:r>
          <w:t xml:space="preserve">repository provides reusable</w:t>
        </w:r>
      </w:ins>
      <w:ins w:id="6071" w:author="PR Preview" w:date="2026-01-01T00:00:00Z">
        <w:r>
          <w:t xml:space="preserve"> </w:t>
        </w:r>
      </w:ins>
      <w:ins w:id="6072" w:author="PR Preview" w:date="2026-01-01T00:00:00Z">
        <w:r>
          <w:t xml:space="preserve">GitHub Actions workflows for R package development.</w:t>
        </w:r>
      </w:ins>
      <w:ins w:id="6073" w:author="PR Preview" w:date="2026-01-01T00:00:00Z">
        <w:r>
          <w:t xml:space="preserve"> </w:t>
        </w:r>
      </w:ins>
      <w:ins w:id="6074" w:author="PR Preview" w:date="2026-01-01T00:00:00Z">
        <w:r>
          <w:t xml:space="preserve">Commonly used actions include:</w:t>
        </w:r>
      </w:ins>
    </w:p>
    <w:p>
      <w:pPr>
        <w:pStyle w:val="Compact"/>
        <w:numPr>
          <w:ilvl w:val="0"/>
          <w:numId w:val="1062"/>
        </w:numPr>
      </w:pPr>
      <w:ins w:id="6075" w:author="PR Preview" w:date="2026-01-01T00:00:00Z">
        <w:r>
          <w:rPr>
            <w:rStyle w:val="VerbatimChar"/>
          </w:rPr>
          <w:t xml:space="preserve">r-lib/actions/setup-r</w:t>
        </w:r>
      </w:ins>
      <w:ins w:id="6076" w:author="PR Preview" w:date="2026-01-01T00:00:00Z">
        <w:r>
          <w:t xml:space="preserve"> </w:t>
        </w:r>
      </w:ins>
      <w:ins w:id="6077" w:author="PR Preview" w:date="2026-01-01T00:00:00Z">
        <w:r>
          <w:t xml:space="preserve">— installs R</w:t>
        </w:r>
      </w:ins>
    </w:p>
    <w:p>
      <w:pPr>
        <w:pStyle w:val="Compact"/>
        <w:numPr>
          <w:ilvl w:val="0"/>
          <w:numId w:val="1062"/>
        </w:numPr>
      </w:pPr>
      <w:ins w:id="6078" w:author="PR Preview" w:date="2026-01-01T00:00:00Z">
        <w:r>
          <w:rPr>
            <w:rStyle w:val="VerbatimChar"/>
          </w:rPr>
          <w:t xml:space="preserve">r-lib/actions/setup-renv</w:t>
        </w:r>
      </w:ins>
      <w:ins w:id="6079" w:author="PR Preview" w:date="2026-01-01T00:00:00Z">
        <w:r>
          <w:t xml:space="preserve"> </w:t>
        </w:r>
      </w:ins>
      <w:ins w:id="6080" w:author="PR Preview" w:date="2026-01-01T00:00:00Z">
        <w:r>
          <w:t xml:space="preserve">— restores an</w:t>
        </w:r>
      </w:ins>
      <w:ins w:id="6081" w:author="PR Preview" w:date="2026-01-01T00:00:00Z">
        <w:r>
          <w:t xml:space="preserve"> </w:t>
        </w:r>
      </w:ins>
      <w:ins w:id="6082" w:author="PR Preview" w:date="2026-01-01T00:00:00Z">
        <w:r>
          <w:rPr>
            <w:rStyle w:val="VerbatimChar"/>
          </w:rPr>
          <w:t xml:space="preserve">renv</w:t>
        </w:r>
      </w:ins>
      <w:ins w:id="6083" w:author="PR Preview" w:date="2026-01-01T00:00:00Z">
        <w:r>
          <w:t xml:space="preserve"> </w:t>
        </w:r>
      </w:ins>
      <w:ins w:id="6084" w:author="PR Preview" w:date="2026-01-01T00:00:00Z">
        <w:r>
          <w:t xml:space="preserve">environment</w:t>
        </w:r>
      </w:ins>
    </w:p>
    <w:p>
      <w:pPr>
        <w:pStyle w:val="Compact"/>
        <w:numPr>
          <w:ilvl w:val="0"/>
          <w:numId w:val="1062"/>
        </w:numPr>
      </w:pPr>
      <w:ins w:id="6085" w:author="PR Preview" w:date="2026-01-01T00:00:00Z">
        <w:r>
          <w:rPr>
            <w:rStyle w:val="VerbatimChar"/>
          </w:rPr>
          <w:t xml:space="preserve">r-lib/actions/check-r-package</w:t>
        </w:r>
      </w:ins>
      <w:ins w:id="6086" w:author="PR Preview" w:date="2026-01-01T00:00:00Z">
        <w:r>
          <w:t xml:space="preserve"> </w:t>
        </w:r>
      </w:ins>
      <w:ins w:id="6087" w:author="PR Preview" w:date="2026-01-01T00:00:00Z">
        <w:r>
          <w:t xml:space="preserve">— runs</w:t>
        </w:r>
      </w:ins>
      <w:ins w:id="6088" w:author="PR Preview" w:date="2026-01-01T00:00:00Z">
        <w:r>
          <w:t xml:space="preserve"> </w:t>
        </w:r>
      </w:ins>
      <w:ins w:id="6089" w:author="PR Preview" w:date="2026-01-01T00:00:00Z">
        <w:r>
          <w:rPr>
            <w:rStyle w:val="VerbatimChar"/>
          </w:rPr>
          <w:t xml:space="preserve">R CMD check</w:t>
        </w:r>
      </w:ins>
    </w:p>
    <w:p>
      <w:pPr>
        <w:pStyle w:val="Compact"/>
        <w:numPr>
          <w:ilvl w:val="0"/>
          <w:numId w:val="1062"/>
        </w:numPr>
      </w:pPr>
      <w:ins w:id="6090" w:author="PR Preview" w:date="2026-01-01T00:00:00Z">
        <w:r>
          <w:rPr>
            <w:rStyle w:val="VerbatimChar"/>
          </w:rPr>
          <w:t xml:space="preserve">r-lib/actions/setup-r-dependencies</w:t>
        </w:r>
      </w:ins>
      <w:ins w:id="6091" w:author="PR Preview" w:date="2026-01-01T00:00:00Z">
        <w:r>
          <w:t xml:space="preserve"> </w:t>
        </w:r>
      </w:ins>
      <w:ins w:id="6092" w:author="PR Preview" w:date="2026-01-01T00:00:00Z">
        <w:r>
          <w:t xml:space="preserve">— installs package dependencies</w:t>
        </w:r>
      </w:ins>
    </w:p>
    <w:p>
      <w:pPr>
        <w:pStyle w:val="FirstParagraph"/>
      </w:pPr>
      <w:ins w:id="6093" w:author="PR Preview" w:date="2026-01-01T00:00:00Z">
        <w:r>
          <w:t xml:space="preserve">These actions are widely used across R packages hosted on GitHub,</w:t>
        </w:r>
      </w:ins>
      <w:ins w:id="6094" w:author="PR Preview" w:date="2026-01-01T00:00:00Z">
        <w:r>
          <w:t xml:space="preserve"> </w:t>
        </w:r>
      </w:ins>
      <w:ins w:id="6095" w:author="PR Preview" w:date="2026-01-01T00:00:00Z">
        <w:r>
          <w:t xml:space="preserve">including this lab’s repositories.</w:t>
        </w:r>
      </w:ins>
    </w:p>
    <w:bookmarkEnd w:id="283"/>
    <w:bookmarkEnd w:id="284"/>
    <w:bookmarkStart w:id="287" w:name="sec-tidyverse"/>
    <w:p>
      <w:pPr>
        <w:pStyle w:val="Heading2"/>
      </w:pPr>
      <w:ins w:id="6096" w:author="PR Preview" w:date="2026-01-01T00:00:00Z">
        <w:r>
          <w:t xml:space="preserve">39 Tidyverse</w:t>
        </w:r>
      </w:ins>
    </w:p>
    <w:p>
      <w:pPr>
        <w:pStyle w:val="FirstParagraph"/>
      </w:pPr>
      <w:ins w:id="6097" w:author="PR Preview" w:date="2026-01-01T00:00:00Z">
        <w:r>
          <w:t xml:space="preserve">Throughout this document there have been references to the Tidyverse,</w:t>
        </w:r>
      </w:ins>
      <w:ins w:id="6098" w:author="PR Preview" w:date="2026-01-01T00:00:00Z">
        <w:r>
          <w:t xml:space="preserve"> </w:t>
        </w:r>
      </w:ins>
      <w:ins w:id="6099" w:author="PR Preview" w:date="2026-01-01T00:00:00Z">
        <w:r>
          <w:t xml:space="preserve">but this section is to explicitly show you how to transform your Base R tendencies to Tidyverse</w:t>
        </w:r>
      </w:ins>
      <w:ins w:id="6100" w:author="PR Preview" w:date="2026-01-01T00:00:00Z">
        <w:r>
          <w:t xml:space="preserve"> </w:t>
        </w:r>
      </w:ins>
      <w:ins w:id="6101" w:author="PR Preview" w:date="2026-01-01T00:00:00Z">
        <w:r>
          <w:t xml:space="preserve">(or Data.Table, Tidyverse’s performance-optimized competitor).</w:t>
        </w:r>
      </w:ins>
      <w:ins w:id="6102" w:author="PR Preview" w:date="2026-01-01T00:00:00Z">
        <w:r>
          <w:t xml:space="preserve"> </w:t>
        </w:r>
      </w:ins>
      <w:ins w:id="6103" w:author="PR Preview" w:date="2026-01-01T00:00:00Z">
        <w:r>
          <w:t xml:space="preserve">For most of our work that does not utilize very large datasets,</w:t>
        </w:r>
      </w:ins>
      <w:ins w:id="6104" w:author="PR Preview" w:date="2026-01-01T00:00:00Z">
        <w:r>
          <w:t xml:space="preserve"> </w:t>
        </w:r>
      </w:ins>
      <w:ins w:id="6105" w:author="PR Preview" w:date="2026-01-01T00:00:00Z">
        <w:r>
          <w:t xml:space="preserve">we recommend that you code in Tidyverse rather than Base R.</w:t>
        </w:r>
      </w:ins>
      <w:ins w:id="6106" w:author="PR Preview" w:date="2026-01-01T00:00:00Z">
        <w:r>
          <w:t xml:space="preserve"> </w:t>
        </w:r>
      </w:ins>
      <w:ins w:id="6107" w:author="PR Preview" w:date="2026-01-01T00:00:00Z">
        <w:r>
          <w:t xml:space="preserve">Tidyverse is quickly becoming</w:t>
        </w:r>
      </w:ins>
      <w:ins w:id="6108" w:author="PR Preview" w:date="2026-01-01T00:00:00Z">
        <w:r>
          <w:t xml:space="preserve"> </w:t>
        </w:r>
      </w:ins>
      <w:hyperlink r:id="rId285">
        <w:ins w:id="6109" w:author="PR Preview" w:date="2026-01-01T00:00:00Z">
          <w:r>
            <w:rPr>
              <w:rStyle w:val="Hyperlink"/>
            </w:rPr>
            <w:t xml:space="preserve">the gold standard</w:t>
          </w:r>
        </w:ins>
      </w:hyperlink>
      <w:ins w:id="6110" w:author="PR Preview" w:date="2026-01-01T00:00:00Z">
        <w:r>
          <w:t xml:space="preserve"> </w:t>
        </w:r>
      </w:ins>
      <w:ins w:id="6111" w:author="PR Preview" w:date="2026-01-01T00:00:00Z">
        <w:r>
          <w:t xml:space="preserve">in R data analysis and modern data science packages and code should use Tidyverse style and packages</w:t>
        </w:r>
      </w:ins>
      <w:ins w:id="6112" w:author="PR Preview" w:date="2026-01-01T00:00:00Z">
        <w:r>
          <w:t xml:space="preserve"> </w:t>
        </w:r>
      </w:ins>
      <w:ins w:id="6113" w:author="PR Preview" w:date="2026-01-01T00:00:00Z">
        <w:r>
          <w:t xml:space="preserve">unless there’s a significant reason not to</w:t>
        </w:r>
      </w:ins>
      <w:ins w:id="6114" w:author="PR Preview" w:date="2026-01-01T00:00:00Z">
        <w:r>
          <w:t xml:space="preserve"> </w:t>
        </w:r>
      </w:ins>
      <w:ins w:id="6115" w:author="PR Preview" w:date="2026-01-01T00:00:00Z">
        <w:r>
          <w:t xml:space="preserve">(i.e. big data pipelines that would benefit from Data.Table’s performance optimizations).</w:t>
        </w:r>
      </w:ins>
      <w:ins w:id="6116" w:author="PR Preview" w:date="2026-01-01T00:00:00Z">
        <w:r>
          <w:t xml:space="preserve"> </w:t>
        </w:r>
      </w:ins>
      <w:ins w:id="6117" w:author="PR Preview" w:date="2026-01-01T00:00:00Z">
        <w:r>
          <w:t xml:space="preserve">Note that</w:t>
        </w:r>
      </w:ins>
      <w:ins w:id="6118" w:author="PR Preview" w:date="2026-01-01T00:00:00Z">
        <w:r>
          <w:t xml:space="preserve"> </w:t>
        </w:r>
      </w:ins>
      <w:hyperlink r:id="rId286">
        <w:ins w:id="6119" w:author="PR Preview" w:date="2026-01-01T00:00:00Z">
          <w:r>
            <w:rPr>
              <w:rStyle w:val="VerbatimChar"/>
            </w:rPr>
            <w:t xml:space="preserve">{dtplyr}</w:t>
          </w:r>
        </w:ins>
      </w:hyperlink>
      <w:ins w:id="6120" w:author="PR Preview" w:date="2026-01-01T00:00:00Z">
        <w:r>
          <w:t xml:space="preserve"> </w:t>
        </w:r>
      </w:ins>
      <w:ins w:id="6121" w:author="PR Preview" w:date="2026-01-01T00:00:00Z">
        <w:r>
          <w:t xml:space="preserve">provides a data.table backend for dplyr,</w:t>
        </w:r>
      </w:ins>
      <w:ins w:id="6122" w:author="PR Preview" w:date="2026-01-01T00:00:00Z">
        <w:r>
          <w:t xml:space="preserve"> </w:t>
        </w:r>
      </w:ins>
      <w:ins w:id="6123" w:author="PR Preview" w:date="2026-01-01T00:00:00Z">
        <w:r>
          <w:t xml:space="preserve">enabling you to use most of dplyr’s tidy syntax with data.table’s performance optimizations.</w:t>
        </w:r>
      </w:ins>
    </w:p>
    <w:p>
      <w:pPr>
        <w:pStyle w:val="BodyText"/>
      </w:pPr>
      <w:ins w:id="6124" w:author="PR Preview" w:date="2026-01-01T00:00:00Z">
        <w:r>
          <w:t xml:space="preserve">The package author has published R for Data Science</w:t>
        </w:r>
      </w:ins>
      <w:ins w:id="6125" w:author="PR Preview" w:date="2026-01-01T00:00:00Z">
        <w:r>
          <w:t xml:space="preserve"> </w:t>
        </w:r>
      </w:ins>
      <w:ins w:id="6126" w:author="PR Preview" w:date="2026-01-01T00:00:00Z">
        <w:r>
          <w:t xml:space="preserve">(Wickham et al. 2023)</w:t>
        </w:r>
      </w:ins>
      <w:ins w:id="6127" w:author="PR Preview" w:date="2026-01-01T00:00:00Z">
        <w:r>
          <w:t xml:space="preserve">,</w:t>
        </w:r>
      </w:ins>
      <w:ins w:id="6128" w:author="PR Preview" w:date="2026-01-01T00:00:00Z">
        <w:r>
          <w:t xml:space="preserve"> </w:t>
        </w:r>
      </w:ins>
      <w:ins w:id="6129" w:author="PR Preview" w:date="2026-01-01T00:00:00Z">
        <w:r>
          <w:t xml:space="preserve">which leans heavily on many Tidyverse packages and may be worth checking out.</w:t>
        </w:r>
      </w:ins>
    </w:p>
    <w:bookmarkEnd w:id="287"/>
    <w:bookmarkStart w:id="306" w:name="core-tidyverse-packages"/>
    <w:p>
      <w:pPr>
        <w:pStyle w:val="Heading2"/>
      </w:pPr>
      <w:ins w:id="6130" w:author="PR Preview" w:date="2026-01-01T00:00:00Z">
        <w:r>
          <w:t xml:space="preserve">40 Core Tidyverse Packages</w:t>
        </w:r>
      </w:ins>
    </w:p>
    <w:p>
      <w:pPr>
        <w:pStyle w:val="FirstParagraph"/>
      </w:pPr>
      <w:ins w:id="6131" w:author="PR Preview" w:date="2026-01-01T00:00:00Z">
        <w:r>
          <w:t xml:space="preserve">The</w:t>
        </w:r>
      </w:ins>
      <w:ins w:id="6132" w:author="PR Preview" w:date="2026-01-01T00:00:00Z">
        <w:r>
          <w:t xml:space="preserve"> </w:t>
        </w:r>
      </w:ins>
      <w:hyperlink r:id="rId288">
        <w:ins w:id="6133" w:author="PR Preview" w:date="2026-01-01T00:00:00Z">
          <w:r>
            <w:rPr>
              <w:rStyle w:val="Hyperlink"/>
            </w:rPr>
            <w:t xml:space="preserve">tidyverse</w:t>
          </w:r>
        </w:ins>
      </w:hyperlink>
      <w:ins w:id="6134" w:author="PR Preview" w:date="2026-01-01T00:00:00Z">
        <w:r>
          <w:t xml:space="preserve"> </w:t>
        </w:r>
      </w:ins>
      <w:ins w:id="6135" w:author="PR Preview" w:date="2026-01-01T00:00:00Z">
        <w:r>
          <w:t xml:space="preserve">is a collection of R packages designed for data science</w:t>
        </w:r>
      </w:ins>
      <w:ins w:id="6136" w:author="PR Preview" w:date="2026-01-01T00:00:00Z">
        <w:r>
          <w:t xml:space="preserve"> </w:t>
        </w:r>
      </w:ins>
      <w:ins w:id="6137" w:author="PR Preview" w:date="2026-01-01T00:00:00Z">
        <w:r>
          <w:t xml:space="preserve">that share an underlying design philosophy, grammar, and data structures.</w:t>
        </w:r>
      </w:ins>
      <w:ins w:id="6138" w:author="PR Preview" w:date="2026-01-01T00:00:00Z">
        <w:r>
          <w:t xml:space="preserve"> </w:t>
        </w:r>
      </w:ins>
      <w:ins w:id="6139" w:author="PR Preview" w:date="2026-01-01T00:00:00Z">
        <w:r>
          <w:t xml:space="preserve">As of tidyverse 1.3.0,</w:t>
        </w:r>
      </w:ins>
      <w:ins w:id="6140" w:author="PR Preview" w:date="2026-01-01T00:00:00Z">
        <w:r>
          <w:t xml:space="preserve"> </w:t>
        </w:r>
      </w:ins>
      <w:ins w:id="6141" w:author="PR Preview" w:date="2026-01-01T00:00:00Z">
        <w:r>
          <w:t xml:space="preserve">the following nine packages are included in the core tidyverse and are loaded automatically</w:t>
        </w:r>
      </w:ins>
      <w:ins w:id="6142" w:author="PR Preview" w:date="2026-01-01T00:00:00Z">
        <w:r>
          <w:t xml:space="preserve"> </w:t>
        </w:r>
      </w:ins>
      <w:ins w:id="6143" w:author="PR Preview" w:date="2026-01-01T00:00:00Z">
        <w:r>
          <w:t xml:space="preserve">when you run</w:t>
        </w:r>
      </w:ins>
      <w:ins w:id="6144" w:author="PR Preview" w:date="2026-01-01T00:00:00Z">
        <w:r>
          <w:t xml:space="preserve"> </w:t>
        </w:r>
      </w:ins>
      <w:ins w:id="6145" w:author="PR Preview" w:date="2026-01-01T00:00:00Z">
        <w:r>
          <w:rPr>
            <w:rStyle w:val="VerbatimChar"/>
          </w:rPr>
          <w:t xml:space="preserve">library(tidyverse)</w:t>
        </w:r>
      </w:ins>
      <w:ins w:id="6146" w:author="PR Preview" w:date="2026-01-01T00:00:00Z">
        <w:r>
          <w:t xml:space="preserve">:</w:t>
        </w:r>
      </w:ins>
    </w:p>
    <w:bookmarkStart w:id="289" w:name="sec-ggplot2"/>
    <w:p>
      <w:pPr>
        <w:pStyle w:val="Heading3"/>
      </w:pPr>
      <w:ins w:id="6147" w:author="PR Preview" w:date="2026-01-01T00:00:00Z">
        <w:r>
          <w:t xml:space="preserve">40.1</w:t>
        </w:r>
      </w:ins>
      <w:ins w:id="6148" w:author="PR Preview" w:date="2026-01-01T00:00:00Z">
        <w:r>
          <w:t xml:space="preserve"> </w:t>
        </w:r>
      </w:ins>
      <w:hyperlink r:id="rId264">
        <w:ins w:id="6149" w:author="PR Preview" w:date="2026-01-01T00:00:00Z">
          <w:r>
            <w:rPr>
              <w:rStyle w:val="Hyperlink"/>
            </w:rPr>
            <w:t xml:space="preserve">ggplot2</w:t>
          </w:r>
        </w:ins>
      </w:hyperlink>
    </w:p>
    <w:p>
      <w:pPr>
        <w:pStyle w:val="FirstParagraph"/>
      </w:pPr>
      <w:hyperlink r:id="rId264">
        <w:ins w:id="6150" w:author="PR Preview" w:date="2026-01-01T00:00:00Z">
          <w:r>
            <w:rPr>
              <w:rStyle w:val="VerbatimChar"/>
            </w:rPr>
            <w:t xml:space="preserve">{ggplot2}</w:t>
          </w:r>
        </w:ins>
      </w:hyperlink>
      <w:ins w:id="6151" w:author="PR Preview" w:date="2026-01-01T00:00:00Z">
        <w:r>
          <w:t xml:space="preserve"> </w:t>
        </w:r>
      </w:ins>
      <w:ins w:id="6152" w:author="PR Preview" w:date="2026-01-01T00:00:00Z">
        <w:r>
          <w:t xml:space="preserve">is a system for declaratively creating graphics,</w:t>
        </w:r>
      </w:ins>
      <w:ins w:id="6153" w:author="PR Preview" w:date="2026-01-01T00:00:00Z">
        <w:r>
          <w:t xml:space="preserve"> </w:t>
        </w:r>
      </w:ins>
      <w:ins w:id="6154" w:author="PR Preview" w:date="2026-01-01T00:00:00Z">
        <w:r>
          <w:t xml:space="preserve">based on The Grammar of Graphics.</w:t>
        </w:r>
      </w:ins>
      <w:ins w:id="6155" w:author="PR Preview" w:date="2026-01-01T00:00:00Z">
        <w:r>
          <w:t xml:space="preserve"> </w:t>
        </w:r>
      </w:ins>
      <w:ins w:id="6156" w:author="PR Preview" w:date="2026-01-01T00:00:00Z">
        <w:r>
          <w:t xml:space="preserve">You provide the data,</w:t>
        </w:r>
      </w:ins>
      <w:ins w:id="6157" w:author="PR Preview" w:date="2026-01-01T00:00:00Z">
        <w:r>
          <w:t xml:space="preserve"> </w:t>
        </w:r>
      </w:ins>
      <w:ins w:id="6158" w:author="PR Preview" w:date="2026-01-01T00:00:00Z">
        <w:r>
          <w:t xml:space="preserve">tell ggplot2 how to map variables to aesthetics and what graphical primitives to use,</w:t>
        </w:r>
      </w:ins>
      <w:ins w:id="6159" w:author="PR Preview" w:date="2026-01-01T00:00:00Z">
        <w:r>
          <w:t xml:space="preserve"> </w:t>
        </w:r>
      </w:ins>
      <w:ins w:id="6160" w:author="PR Preview" w:date="2026-01-01T00:00:00Z">
        <w:r>
          <w:t xml:space="preserve">and it takes care of the details.</w:t>
        </w:r>
      </w:ins>
    </w:p>
    <w:bookmarkEnd w:id="289"/>
    <w:bookmarkStart w:id="291" w:name="sec-dplyr"/>
    <w:p>
      <w:pPr>
        <w:pStyle w:val="Heading3"/>
      </w:pPr>
      <w:ins w:id="6161" w:author="PR Preview" w:date="2026-01-01T00:00:00Z">
        <w:r>
          <w:t xml:space="preserve">40.2</w:t>
        </w:r>
      </w:ins>
      <w:ins w:id="6162" w:author="PR Preview" w:date="2026-01-01T00:00:00Z">
        <w:r>
          <w:t xml:space="preserve"> </w:t>
        </w:r>
      </w:ins>
      <w:hyperlink r:id="rId290">
        <w:ins w:id="6163" w:author="PR Preview" w:date="2026-01-01T00:00:00Z">
          <w:r>
            <w:rPr>
              <w:rStyle w:val="Hyperlink"/>
            </w:rPr>
            <w:t xml:space="preserve">dplyr</w:t>
          </w:r>
        </w:ins>
      </w:hyperlink>
    </w:p>
    <w:p>
      <w:pPr>
        <w:pStyle w:val="FirstParagraph"/>
      </w:pPr>
      <w:hyperlink r:id="rId290">
        <w:ins w:id="6164" w:author="PR Preview" w:date="2026-01-01T00:00:00Z">
          <w:r>
            <w:rPr>
              <w:rStyle w:val="VerbatimChar"/>
            </w:rPr>
            <w:t xml:space="preserve">{dplyr}</w:t>
          </w:r>
        </w:ins>
      </w:hyperlink>
      <w:ins w:id="6165" w:author="PR Preview" w:date="2026-01-01T00:00:00Z">
        <w:r>
          <w:t xml:space="preserve"> </w:t>
        </w:r>
      </w:ins>
      <w:ins w:id="6166" w:author="PR Preview" w:date="2026-01-01T00:00:00Z">
        <w:r>
          <w:t xml:space="preserve">provides a grammar of data manipulation,</w:t>
        </w:r>
      </w:ins>
      <w:ins w:id="6167" w:author="PR Preview" w:date="2026-01-01T00:00:00Z">
        <w:r>
          <w:t xml:space="preserve"> </w:t>
        </w:r>
      </w:ins>
      <w:ins w:id="6168" w:author="PR Preview" w:date="2026-01-01T00:00:00Z">
        <w:r>
          <w:t xml:space="preserve">providing a consistent set of verbs that solve the most common data manipulation challenges.</w:t>
        </w:r>
      </w:ins>
      <w:ins w:id="6169" w:author="PR Preview" w:date="2026-01-01T00:00:00Z">
        <w:r>
          <w:t xml:space="preserve"> </w:t>
        </w:r>
      </w:ins>
      <w:ins w:id="6170" w:author="PR Preview" w:date="2026-01-01T00:00:00Z">
        <w:r>
          <w:t xml:space="preserve">Key functions include</w:t>
        </w:r>
      </w:ins>
      <w:ins w:id="6171" w:author="PR Preview" w:date="2026-01-01T00:00:00Z">
        <w:r>
          <w:t xml:space="preserve"> </w:t>
        </w:r>
      </w:ins>
      <w:ins w:id="6172" w:author="PR Preview" w:date="2026-01-01T00:00:00Z">
        <w:r>
          <w:rPr>
            <w:rStyle w:val="VerbatimChar"/>
          </w:rPr>
          <w:t xml:space="preserve">filter()</w:t>
        </w:r>
      </w:ins>
      <w:ins w:id="6173" w:author="PR Preview" w:date="2026-01-01T00:00:00Z">
        <w:r>
          <w:t xml:space="preserve">,</w:t>
        </w:r>
      </w:ins>
      <w:ins w:id="6174" w:author="PR Preview" w:date="2026-01-01T00:00:00Z">
        <w:r>
          <w:t xml:space="preserve"> </w:t>
        </w:r>
      </w:ins>
      <w:ins w:id="6175" w:author="PR Preview" w:date="2026-01-01T00:00:00Z">
        <w:r>
          <w:rPr>
            <w:rStyle w:val="VerbatimChar"/>
          </w:rPr>
          <w:t xml:space="preserve">select()</w:t>
        </w:r>
      </w:ins>
      <w:ins w:id="6176" w:author="PR Preview" w:date="2026-01-01T00:00:00Z">
        <w:r>
          <w:t xml:space="preserve">,</w:t>
        </w:r>
      </w:ins>
      <w:ins w:id="6177" w:author="PR Preview" w:date="2026-01-01T00:00:00Z">
        <w:r>
          <w:t xml:space="preserve"> </w:t>
        </w:r>
      </w:ins>
      <w:ins w:id="6178" w:author="PR Preview" w:date="2026-01-01T00:00:00Z">
        <w:r>
          <w:rPr>
            <w:rStyle w:val="VerbatimChar"/>
          </w:rPr>
          <w:t xml:space="preserve">mutate()</w:t>
        </w:r>
      </w:ins>
      <w:ins w:id="6179" w:author="PR Preview" w:date="2026-01-01T00:00:00Z">
        <w:r>
          <w:t xml:space="preserve">,</w:t>
        </w:r>
      </w:ins>
      <w:ins w:id="6180" w:author="PR Preview" w:date="2026-01-01T00:00:00Z">
        <w:r>
          <w:t xml:space="preserve"> </w:t>
        </w:r>
      </w:ins>
      <w:ins w:id="6181" w:author="PR Preview" w:date="2026-01-01T00:00:00Z">
        <w:r>
          <w:rPr>
            <w:rStyle w:val="VerbatimChar"/>
          </w:rPr>
          <w:t xml:space="preserve">summarize()</w:t>
        </w:r>
      </w:ins>
      <w:ins w:id="6182" w:author="PR Preview" w:date="2026-01-01T00:00:00Z">
        <w:r>
          <w:t xml:space="preserve">, and</w:t>
        </w:r>
      </w:ins>
      <w:ins w:id="6183" w:author="PR Preview" w:date="2026-01-01T00:00:00Z">
        <w:r>
          <w:t xml:space="preserve"> </w:t>
        </w:r>
      </w:ins>
      <w:ins w:id="6184" w:author="PR Preview" w:date="2026-01-01T00:00:00Z">
        <w:r>
          <w:rPr>
            <w:rStyle w:val="VerbatimChar"/>
          </w:rPr>
          <w:t xml:space="preserve">arrange()</w:t>
        </w:r>
      </w:ins>
      <w:ins w:id="6185" w:author="PR Preview" w:date="2026-01-01T00:00:00Z">
        <w:r>
          <w:t xml:space="preserve">.</w:t>
        </w:r>
      </w:ins>
    </w:p>
    <w:bookmarkEnd w:id="291"/>
    <w:bookmarkStart w:id="294" w:name="sec-tidyr"/>
    <w:p>
      <w:pPr>
        <w:pStyle w:val="Heading3"/>
      </w:pPr>
      <w:ins w:id="6186" w:author="PR Preview" w:date="2026-01-01T00:00:00Z">
        <w:r>
          <w:t xml:space="preserve">40.3</w:t>
        </w:r>
      </w:ins>
      <w:ins w:id="6187" w:author="PR Preview" w:date="2026-01-01T00:00:00Z">
        <w:r>
          <w:t xml:space="preserve"> </w:t>
        </w:r>
      </w:ins>
      <w:hyperlink r:id="rId292">
        <w:ins w:id="6188" w:author="PR Preview" w:date="2026-01-01T00:00:00Z">
          <w:r>
            <w:rPr>
              <w:rStyle w:val="Hyperlink"/>
            </w:rPr>
            <w:t xml:space="preserve">tidyr</w:t>
          </w:r>
        </w:ins>
      </w:hyperlink>
    </w:p>
    <w:p>
      <w:pPr>
        <w:pStyle w:val="FirstParagraph"/>
      </w:pPr>
      <w:hyperlink r:id="rId292">
        <w:ins w:id="6189" w:author="PR Preview" w:date="2026-01-01T00:00:00Z">
          <w:r>
            <w:rPr>
              <w:rStyle w:val="VerbatimChar"/>
            </w:rPr>
            <w:t xml:space="preserve">{tidyr}</w:t>
          </w:r>
        </w:ins>
      </w:hyperlink>
      <w:ins w:id="6190" w:author="PR Preview" w:date="2026-01-01T00:00:00Z">
        <w:r>
          <w:t xml:space="preserve"> </w:t>
        </w:r>
      </w:ins>
      <w:ins w:id="6191" w:author="PR Preview" w:date="2026-01-01T00:00:00Z">
        <w:r>
          <w:t xml:space="preserve">provides a set of functions that help you get to tidy data.</w:t>
        </w:r>
      </w:ins>
      <w:ins w:id="6192" w:author="PR Preview" w:date="2026-01-01T00:00:00Z">
        <w:r>
          <w:t xml:space="preserve"> </w:t>
        </w:r>
      </w:ins>
      <w:ins w:id="6193" w:author="PR Preview" w:date="2026-01-01T00:00:00Z">
        <w:r>
          <w:t xml:space="preserve">Tidy data is data with a consistent form:</w:t>
        </w:r>
      </w:ins>
      <w:ins w:id="6194" w:author="PR Preview" w:date="2026-01-01T00:00:00Z">
        <w:r>
          <w:t xml:space="preserve"> </w:t>
        </w:r>
      </w:ins>
      <w:ins w:id="6195" w:author="PR Preview" w:date="2026-01-01T00:00:00Z">
        <w:r>
          <w:t xml:space="preserve">in brief, every variable goes in a column, and every column is a variable.</w:t>
        </w:r>
      </w:ins>
      <w:ins w:id="6196" w:author="PR Preview" w:date="2026-01-01T00:00:00Z">
        <w:r>
          <w:t xml:space="preserve"> </w:t>
        </w:r>
      </w:ins>
      <w:ins w:id="6197" w:author="PR Preview" w:date="2026-01-01T00:00:00Z">
        <w:r>
          <w:t xml:space="preserve">Key functions include</w:t>
        </w:r>
      </w:ins>
      <w:ins w:id="6198" w:author="PR Preview" w:date="2026-01-01T00:00:00Z">
        <w:r>
          <w:t xml:space="preserve"> </w:t>
        </w:r>
      </w:ins>
      <w:ins w:id="6199" w:author="PR Preview" w:date="2026-01-01T00:00:00Z">
        <w:r>
          <w:rPr>
            <w:rStyle w:val="VerbatimChar"/>
          </w:rPr>
          <w:t xml:space="preserve">pivot_longer()</w:t>
        </w:r>
      </w:ins>
      <w:ins w:id="6200" w:author="PR Preview" w:date="2026-01-01T00:00:00Z">
        <w:r>
          <w:t xml:space="preserve">,</w:t>
        </w:r>
      </w:ins>
      <w:ins w:id="6201" w:author="PR Preview" w:date="2026-01-01T00:00:00Z">
        <w:r>
          <w:t xml:space="preserve"> </w:t>
        </w:r>
      </w:ins>
      <w:ins w:id="6202" w:author="PR Preview" w:date="2026-01-01T00:00:00Z">
        <w:r>
          <w:rPr>
            <w:rStyle w:val="VerbatimChar"/>
          </w:rPr>
          <w:t xml:space="preserve">pivot_wider()</w:t>
        </w:r>
      </w:ins>
      <w:ins w:id="6203" w:author="PR Preview" w:date="2026-01-01T00:00:00Z">
        <w:r>
          <w:t xml:space="preserve">,</w:t>
        </w:r>
      </w:ins>
      <w:ins w:id="6204" w:author="PR Preview" w:date="2026-01-01T00:00:00Z">
        <w:r>
          <w:t xml:space="preserve"> </w:t>
        </w:r>
      </w:ins>
      <w:ins w:id="6205" w:author="PR Preview" w:date="2026-01-01T00:00:00Z">
        <w:r>
          <w:rPr>
            <w:rStyle w:val="VerbatimChar"/>
          </w:rPr>
          <w:t xml:space="preserve">separate()</w:t>
        </w:r>
      </w:ins>
      <w:ins w:id="6206" w:author="PR Preview" w:date="2026-01-01T00:00:00Z">
        <w:r>
          <w:t xml:space="preserve">, and</w:t>
        </w:r>
      </w:ins>
      <w:ins w:id="6207" w:author="PR Preview" w:date="2026-01-01T00:00:00Z">
        <w:r>
          <w:t xml:space="preserve"> </w:t>
        </w:r>
      </w:ins>
      <w:ins w:id="6208" w:author="PR Preview" w:date="2026-01-01T00:00:00Z">
        <w:r>
          <w:rPr>
            <w:rStyle w:val="VerbatimChar"/>
          </w:rPr>
          <w:t xml:space="preserve">unite()</w:t>
        </w:r>
      </w:ins>
      <w:ins w:id="6209" w:author="PR Preview" w:date="2026-01-01T00:00:00Z">
        <w:r>
          <w:t xml:space="preserve">.</w:t>
        </w:r>
      </w:ins>
    </w:p>
    <w:bookmarkStart w:id="293" w:name="when-to-use-dplyr-vs-tidyr"/>
    <w:p>
      <w:pPr>
        <w:pStyle w:val="Heading4"/>
      </w:pPr>
      <w:ins w:id="6210" w:author="PR Preview" w:date="2026-01-01T00:00:00Z">
        <w:r>
          <w:t xml:space="preserve">When to use dplyr vs tidyr</w:t>
        </w:r>
      </w:ins>
    </w:p>
    <w:p>
      <w:pPr>
        <w:pStyle w:val="FirstParagraph"/>
      </w:pPr>
      <w:ins w:id="6211" w:author="PR Preview" w:date="2026-01-01T00:00:00Z">
        <w:r>
          <w:t xml:space="preserve">While both</w:t>
        </w:r>
      </w:ins>
      <w:ins w:id="6212" w:author="PR Preview" w:date="2026-01-01T00:00:00Z">
        <w:r>
          <w:t xml:space="preserve"> </w:t>
        </w:r>
      </w:ins>
      <w:hyperlink r:id="rId290">
        <w:ins w:id="6213" w:author="PR Preview" w:date="2026-01-01T00:00:00Z">
          <w:r>
            <w:rPr>
              <w:rStyle w:val="VerbatimChar"/>
            </w:rPr>
            <w:t xml:space="preserve">{dplyr}</w:t>
          </w:r>
        </w:ins>
      </w:hyperlink>
      <w:ins w:id="6214" w:author="PR Preview" w:date="2026-01-01T00:00:00Z">
        <w:r>
          <w:t xml:space="preserve"> </w:t>
        </w:r>
      </w:ins>
      <w:ins w:id="6215" w:author="PR Preview" w:date="2026-01-01T00:00:00Z">
        <w:r>
          <w:t xml:space="preserve">and</w:t>
        </w:r>
      </w:ins>
      <w:ins w:id="6216" w:author="PR Preview" w:date="2026-01-01T00:00:00Z">
        <w:r>
          <w:t xml:space="preserve"> </w:t>
        </w:r>
      </w:ins>
      <w:hyperlink r:id="rId292">
        <w:ins w:id="6217" w:author="PR Preview" w:date="2026-01-01T00:00:00Z">
          <w:r>
            <w:rPr>
              <w:rStyle w:val="VerbatimChar"/>
            </w:rPr>
            <w:t xml:space="preserve">{tidyr}</w:t>
          </w:r>
        </w:ins>
      </w:hyperlink>
      <w:ins w:id="6218" w:author="PR Preview" w:date="2026-01-01T00:00:00Z">
        <w:r>
          <w:t xml:space="preserve"> </w:t>
        </w:r>
      </w:ins>
      <w:ins w:id="6219" w:author="PR Preview" w:date="2026-01-01T00:00:00Z">
        <w:r>
          <w:t xml:space="preserve">work with data frames,</w:t>
        </w:r>
      </w:ins>
      <w:ins w:id="6220" w:author="PR Preview" w:date="2026-01-01T00:00:00Z">
        <w:r>
          <w:t xml:space="preserve"> </w:t>
        </w:r>
      </w:ins>
      <w:ins w:id="6221" w:author="PR Preview" w:date="2026-01-01T00:00:00Z">
        <w:r>
          <w:t xml:space="preserve">they serve different purposes:</w:t>
        </w:r>
      </w:ins>
    </w:p>
    <w:p>
      <w:pPr>
        <w:numPr>
          <w:ilvl w:val="0"/>
          <w:numId w:val="1063"/>
        </w:numPr>
      </w:pPr>
      <w:ins w:id="6222" w:author="PR Preview" w:date="2026-01-01T00:00:00Z">
        <w:r>
          <w:rPr>
            <w:b/>
            <w:bCs/>
          </w:rPr>
          <w:t xml:space="preserve">Use dplyr</w:t>
        </w:r>
      </w:ins>
      <w:ins w:id="6223" w:author="PR Preview" w:date="2026-01-01T00:00:00Z">
        <w:r>
          <w:t xml:space="preserve"> </w:t>
        </w:r>
      </w:ins>
      <w:ins w:id="6224" w:author="PR Preview" w:date="2026-01-01T00:00:00Z">
        <w:r>
          <w:t xml:space="preserve">for data manipulation within the current structure:</w:t>
        </w:r>
      </w:ins>
      <w:ins w:id="6225" w:author="PR Preview" w:date="2026-01-01T00:00:00Z">
        <w:r>
          <w:t xml:space="preserve"> </w:t>
        </w:r>
      </w:ins>
      <w:ins w:id="6226" w:author="PR Preview" w:date="2026-01-01T00:00:00Z">
        <w:r>
          <w:t xml:space="preserve">filtering rows, selecting columns, creating new variables, summarizing data, or joining datasets.</w:t>
        </w:r>
      </w:ins>
      <w:ins w:id="6227" w:author="PR Preview" w:date="2026-01-01T00:00:00Z">
        <w:r>
          <w:t xml:space="preserve"> </w:t>
        </w:r>
      </w:ins>
      <w:ins w:id="6228" w:author="PR Preview" w:date="2026-01-01T00:00:00Z">
        <w:r>
          <w:t xml:space="preserve">These operations work with your data as-is.</w:t>
        </w:r>
      </w:ins>
    </w:p>
    <w:p>
      <w:pPr>
        <w:numPr>
          <w:ilvl w:val="0"/>
          <w:numId w:val="1063"/>
        </w:numPr>
      </w:pPr>
      <w:ins w:id="6229" w:author="PR Preview" w:date="2026-01-01T00:00:00Z">
        <w:r>
          <w:rPr>
            <w:b/>
            <w:bCs/>
          </w:rPr>
          <w:t xml:space="preserve">Use tidyr</w:t>
        </w:r>
      </w:ins>
      <w:ins w:id="6230" w:author="PR Preview" w:date="2026-01-01T00:00:00Z">
        <w:r>
          <w:t xml:space="preserve"> </w:t>
        </w:r>
      </w:ins>
      <w:ins w:id="6231" w:author="PR Preview" w:date="2026-01-01T00:00:00Z">
        <w:r>
          <w:t xml:space="preserve">for reshaping your data structure itself:</w:t>
        </w:r>
      </w:ins>
      <w:ins w:id="6232" w:author="PR Preview" w:date="2026-01-01T00:00:00Z">
        <w:r>
          <w:t xml:space="preserve"> </w:t>
        </w:r>
      </w:ins>
      <w:ins w:id="6233" w:author="PR Preview" w:date="2026-01-01T00:00:00Z">
        <w:r>
          <w:t xml:space="preserve">converting between wide and long formats (</w:t>
        </w:r>
      </w:ins>
      <w:ins w:id="6234" w:author="PR Preview" w:date="2026-01-01T00:00:00Z">
        <w:r>
          <w:rPr>
            <w:rStyle w:val="VerbatimChar"/>
          </w:rPr>
          <w:t xml:space="preserve">pivot_longer()</w:t>
        </w:r>
      </w:ins>
      <w:ins w:id="6235" w:author="PR Preview" w:date="2026-01-01T00:00:00Z">
        <w:r>
          <w:t xml:space="preserve">,</w:t>
        </w:r>
      </w:ins>
      <w:ins w:id="6236" w:author="PR Preview" w:date="2026-01-01T00:00:00Z">
        <w:r>
          <w:t xml:space="preserve"> </w:t>
        </w:r>
      </w:ins>
      <w:ins w:id="6237" w:author="PR Preview" w:date="2026-01-01T00:00:00Z">
        <w:r>
          <w:rPr>
            <w:rStyle w:val="VerbatimChar"/>
          </w:rPr>
          <w:t xml:space="preserve">pivot_wider()</w:t>
        </w:r>
      </w:ins>
      <w:ins w:id="6238" w:author="PR Preview" w:date="2026-01-01T00:00:00Z">
        <w:r>
          <w:t xml:space="preserve">),</w:t>
        </w:r>
      </w:ins>
      <w:ins w:id="6239" w:author="PR Preview" w:date="2026-01-01T00:00:00Z">
        <w:r>
          <w:t xml:space="preserve"> </w:t>
        </w:r>
      </w:ins>
      <w:ins w:id="6240" w:author="PR Preview" w:date="2026-01-01T00:00:00Z">
        <w:r>
          <w:t xml:space="preserve">splitting or combining columns (</w:t>
        </w:r>
      </w:ins>
      <w:ins w:id="6241" w:author="PR Preview" w:date="2026-01-01T00:00:00Z">
        <w:r>
          <w:rPr>
            <w:rStyle w:val="VerbatimChar"/>
          </w:rPr>
          <w:t xml:space="preserve">separate()</w:t>
        </w:r>
      </w:ins>
      <w:ins w:id="6242" w:author="PR Preview" w:date="2026-01-01T00:00:00Z">
        <w:r>
          <w:t xml:space="preserve">,</w:t>
        </w:r>
      </w:ins>
      <w:ins w:id="6243" w:author="PR Preview" w:date="2026-01-01T00:00:00Z">
        <w:r>
          <w:t xml:space="preserve"> </w:t>
        </w:r>
      </w:ins>
      <w:ins w:id="6244" w:author="PR Preview" w:date="2026-01-01T00:00:00Z">
        <w:r>
          <w:rPr>
            <w:rStyle w:val="VerbatimChar"/>
          </w:rPr>
          <w:t xml:space="preserve">unite()</w:t>
        </w:r>
      </w:ins>
      <w:ins w:id="6245" w:author="PR Preview" w:date="2026-01-01T00:00:00Z">
        <w:r>
          <w:t xml:space="preserve">),</w:t>
        </w:r>
      </w:ins>
      <w:ins w:id="6246" w:author="PR Preview" w:date="2026-01-01T00:00:00Z">
        <w:r>
          <w:t xml:space="preserve"> </w:t>
        </w:r>
      </w:ins>
      <w:ins w:id="6247" w:author="PR Preview" w:date="2026-01-01T00:00:00Z">
        <w:r>
          <w:t xml:space="preserve">or handling missing values explicitly (</w:t>
        </w:r>
      </w:ins>
      <w:ins w:id="6248" w:author="PR Preview" w:date="2026-01-01T00:00:00Z">
        <w:r>
          <w:rPr>
            <w:rStyle w:val="VerbatimChar"/>
          </w:rPr>
          <w:t xml:space="preserve">complete()</w:t>
        </w:r>
      </w:ins>
      <w:ins w:id="6249" w:author="PR Preview" w:date="2026-01-01T00:00:00Z">
        <w:r>
          <w:t xml:space="preserve">,</w:t>
        </w:r>
      </w:ins>
      <w:ins w:id="6250" w:author="PR Preview" w:date="2026-01-01T00:00:00Z">
        <w:r>
          <w:t xml:space="preserve"> </w:t>
        </w:r>
      </w:ins>
      <w:ins w:id="6251" w:author="PR Preview" w:date="2026-01-01T00:00:00Z">
        <w:r>
          <w:rPr>
            <w:rStyle w:val="VerbatimChar"/>
          </w:rPr>
          <w:t xml:space="preserve">fill()</w:t>
        </w:r>
      </w:ins>
      <w:ins w:id="6252" w:author="PR Preview" w:date="2026-01-01T00:00:00Z">
        <w:r>
          <w:t xml:space="preserve">).</w:t>
        </w:r>
      </w:ins>
    </w:p>
    <w:p>
      <w:pPr>
        <w:pStyle w:val="FirstParagraph"/>
      </w:pPr>
      <w:ins w:id="6253" w:author="PR Preview" w:date="2026-01-01T00:00:00Z">
        <w:r>
          <w:t xml:space="preserve">These packages work together seamlessly in data analysis workflows.</w:t>
        </w:r>
      </w:ins>
      <w:ins w:id="6254" w:author="PR Preview" w:date="2026-01-01T00:00:00Z">
        <w:r>
          <w:t xml:space="preserve"> </w:t>
        </w:r>
      </w:ins>
      <w:ins w:id="6255" w:author="PR Preview" w:date="2026-01-01T00:00:00Z">
        <w:r>
          <w:t xml:space="preserve">A typical pattern is to use tidyr to reshape your data into the right structure,</w:t>
        </w:r>
      </w:ins>
      <w:ins w:id="6256" w:author="PR Preview" w:date="2026-01-01T00:00:00Z">
        <w:r>
          <w:t xml:space="preserve"> </w:t>
        </w:r>
      </w:ins>
      <w:ins w:id="6257" w:author="PR Preview" w:date="2026-01-01T00:00:00Z">
        <w:r>
          <w:t xml:space="preserve">then use dplyr to manipulate and analyze it.</w:t>
        </w:r>
      </w:ins>
    </w:p>
    <w:bookmarkEnd w:id="293"/>
    <w:bookmarkEnd w:id="294"/>
    <w:bookmarkStart w:id="296" w:name="sec-readr"/>
    <w:p>
      <w:pPr>
        <w:pStyle w:val="Heading3"/>
      </w:pPr>
      <w:ins w:id="6258" w:author="PR Preview" w:date="2026-01-01T00:00:00Z">
        <w:r>
          <w:t xml:space="preserve">40.4</w:t>
        </w:r>
      </w:ins>
      <w:ins w:id="6259" w:author="PR Preview" w:date="2026-01-01T00:00:00Z">
        <w:r>
          <w:t xml:space="preserve"> </w:t>
        </w:r>
      </w:ins>
      <w:hyperlink r:id="rId295">
        <w:ins w:id="6260" w:author="PR Preview" w:date="2026-01-01T00:00:00Z">
          <w:r>
            <w:rPr>
              <w:rStyle w:val="Hyperlink"/>
            </w:rPr>
            <w:t xml:space="preserve">readr</w:t>
          </w:r>
        </w:ins>
      </w:hyperlink>
    </w:p>
    <w:p>
      <w:pPr>
        <w:pStyle w:val="FirstParagraph"/>
      </w:pPr>
      <w:hyperlink r:id="rId295">
        <w:ins w:id="6261" w:author="PR Preview" w:date="2026-01-01T00:00:00Z">
          <w:r>
            <w:rPr>
              <w:rStyle w:val="VerbatimChar"/>
            </w:rPr>
            <w:t xml:space="preserve">{readr}</w:t>
          </w:r>
        </w:ins>
      </w:hyperlink>
      <w:ins w:id="6262" w:author="PR Preview" w:date="2026-01-01T00:00:00Z">
        <w:r>
          <w:t xml:space="preserve"> </w:t>
        </w:r>
      </w:ins>
      <w:ins w:id="6263" w:author="PR Preview" w:date="2026-01-01T00:00:00Z">
        <w:r>
          <w:t xml:space="preserve">provides a fast and friendly way to read rectangular data</w:t>
        </w:r>
      </w:ins>
      <w:ins w:id="6264" w:author="PR Preview" w:date="2026-01-01T00:00:00Z">
        <w:r>
          <w:t xml:space="preserve"> </w:t>
        </w:r>
      </w:ins>
      <w:ins w:id="6265" w:author="PR Preview" w:date="2026-01-01T00:00:00Z">
        <w:r>
          <w:t xml:space="preserve">(like csv, tsv, and fwf).</w:t>
        </w:r>
      </w:ins>
      <w:ins w:id="6266" w:author="PR Preview" w:date="2026-01-01T00:00:00Z">
        <w:r>
          <w:t xml:space="preserve"> </w:t>
        </w:r>
      </w:ins>
      <w:ins w:id="6267" w:author="PR Preview" w:date="2026-01-01T00:00:00Z">
        <w:r>
          <w:t xml:space="preserve">It is designed to flexibly parse many types of data found in the wild,</w:t>
        </w:r>
      </w:ins>
      <w:ins w:id="6268" w:author="PR Preview" w:date="2026-01-01T00:00:00Z">
        <w:r>
          <w:t xml:space="preserve"> </w:t>
        </w:r>
      </w:ins>
      <w:ins w:id="6269" w:author="PR Preview" w:date="2026-01-01T00:00:00Z">
        <w:r>
          <w:t xml:space="preserve">while still cleanly failing when data unexpectedly changes.</w:t>
        </w:r>
      </w:ins>
    </w:p>
    <w:bookmarkEnd w:id="296"/>
    <w:bookmarkStart w:id="298" w:name="sec-purrr"/>
    <w:p>
      <w:pPr>
        <w:pStyle w:val="Heading3"/>
      </w:pPr>
      <w:ins w:id="6270" w:author="PR Preview" w:date="2026-01-01T00:00:00Z">
        <w:r>
          <w:t xml:space="preserve">40.5</w:t>
        </w:r>
      </w:ins>
      <w:ins w:id="6271" w:author="PR Preview" w:date="2026-01-01T00:00:00Z">
        <w:r>
          <w:t xml:space="preserve"> </w:t>
        </w:r>
      </w:ins>
      <w:hyperlink r:id="rId86">
        <w:ins w:id="6272" w:author="PR Preview" w:date="2026-01-01T00:00:00Z">
          <w:r>
            <w:rPr>
              <w:rStyle w:val="Hyperlink"/>
            </w:rPr>
            <w:t xml:space="preserve">purrr</w:t>
          </w:r>
        </w:ins>
      </w:hyperlink>
    </w:p>
    <w:p>
      <w:pPr>
        <w:pStyle w:val="FirstParagraph"/>
      </w:pPr>
      <w:hyperlink r:id="rId86">
        <w:ins w:id="6273" w:author="PR Preview" w:date="2026-01-01T00:00:00Z">
          <w:r>
            <w:rPr>
              <w:rStyle w:val="VerbatimChar"/>
            </w:rPr>
            <w:t xml:space="preserve">{purrr}</w:t>
          </w:r>
        </w:ins>
      </w:hyperlink>
      <w:ins w:id="6274" w:author="PR Preview" w:date="2026-01-01T00:00:00Z">
        <w:r>
          <w:t xml:space="preserve"> </w:t>
        </w:r>
      </w:ins>
      <w:ins w:id="6275" w:author="PR Preview" w:date="2026-01-01T00:00:00Z">
        <w:r>
          <w:t xml:space="preserve">enhances R’s</w:t>
        </w:r>
      </w:ins>
      <w:ins w:id="6276" w:author="PR Preview" w:date="2026-01-01T00:00:00Z">
        <w:r>
          <w:t xml:space="preserve"> </w:t>
        </w:r>
      </w:ins>
      <w:hyperlink r:id="rId297">
        <w:ins w:id="6277" w:author="PR Preview" w:date="2026-01-01T00:00:00Z">
          <w:r>
            <w:rPr>
              <w:rStyle w:val="Hyperlink"/>
            </w:rPr>
            <w:t xml:space="preserve">functional programming</w:t>
          </w:r>
        </w:ins>
      </w:hyperlink>
      <w:ins w:id="6278" w:author="PR Preview" w:date="2026-01-01T00:00:00Z">
        <w:r>
          <w:t xml:space="preserve"> </w:t>
        </w:r>
      </w:ins>
      <w:ins w:id="6279" w:author="PR Preview" w:date="2026-01-01T00:00:00Z">
        <w:r>
          <w:t xml:space="preserve">(FP) toolkit</w:t>
        </w:r>
      </w:ins>
      <w:ins w:id="6280" w:author="PR Preview" w:date="2026-01-01T00:00:00Z">
        <w:r>
          <w:t xml:space="preserve"> </w:t>
        </w:r>
      </w:ins>
      <w:ins w:id="6281" w:author="PR Preview" w:date="2026-01-01T00:00:00Z">
        <w:r>
          <w:t xml:space="preserve">by providing a complete and consistent set of tools for working with functions and vectors.</w:t>
        </w:r>
      </w:ins>
      <w:ins w:id="6282" w:author="PR Preview" w:date="2026-01-01T00:00:00Z">
        <w:r>
          <w:t xml:space="preserve"> </w:t>
        </w:r>
      </w:ins>
      <w:ins w:id="6283" w:author="PR Preview" w:date="2026-01-01T00:00:00Z">
        <w:r>
          <w:t xml:space="preserve">Once you master the basic concepts,</w:t>
        </w:r>
      </w:ins>
      <w:ins w:id="6284" w:author="PR Preview" w:date="2026-01-01T00:00:00Z">
        <w:r>
          <w:t xml:space="preserve"> </w:t>
        </w:r>
      </w:ins>
      <w:ins w:id="6285" w:author="PR Preview" w:date="2026-01-01T00:00:00Z">
        <w:r>
          <w:t xml:space="preserve">purrr allows you to replace many for loops with code that is easier to write and more expressive.</w:t>
        </w:r>
      </w:ins>
      <w:ins w:id="6286" w:author="PR Preview" w:date="2026-01-01T00:00:00Z">
        <w:r>
          <w:t xml:space="preserve"> </w:t>
        </w:r>
      </w:ins>
      <w:ins w:id="6287" w:author="PR Preview" w:date="2026-01-01T00:00:00Z">
        <w:r>
          <w:t xml:space="preserve">See</w:t>
        </w:r>
      </w:ins>
      <w:ins w:id="6288" w:author="PR Preview" w:date="2026-01-01T00:00:00Z">
        <w:r>
          <w:t xml:space="preserve"> </w:t>
        </w:r>
      </w:ins>
      <w:hyperlink w:anchor="sec-iteration">
        <w:ins w:id="6289" w:author="PR Preview" w:date="2026-01-01T00:00:00Z">
          <w:r>
            <w:rPr>
              <w:rStyle w:val="Hyperlink"/>
            </w:rPr>
            <w:t xml:space="preserve">Section 9</w:t>
          </w:r>
        </w:ins>
      </w:hyperlink>
      <w:ins w:id="6290" w:author="PR Preview" w:date="2026-01-01T00:00:00Z">
        <w:r>
          <w:t xml:space="preserve"> </w:t>
        </w:r>
      </w:ins>
      <w:ins w:id="6291" w:author="PR Preview" w:date="2026-01-01T00:00:00Z">
        <w:r>
          <w:t xml:space="preserve">for more details on using purrr.</w:t>
        </w:r>
      </w:ins>
    </w:p>
    <w:bookmarkEnd w:id="298"/>
    <w:bookmarkStart w:id="300" w:name="sec-tibble"/>
    <w:p>
      <w:pPr>
        <w:pStyle w:val="Heading3"/>
      </w:pPr>
      <w:ins w:id="6292" w:author="PR Preview" w:date="2026-01-01T00:00:00Z">
        <w:r>
          <w:t xml:space="preserve">40.6</w:t>
        </w:r>
      </w:ins>
      <w:ins w:id="6293" w:author="PR Preview" w:date="2026-01-01T00:00:00Z">
        <w:r>
          <w:t xml:space="preserve"> </w:t>
        </w:r>
      </w:ins>
      <w:hyperlink r:id="rId299">
        <w:ins w:id="6294" w:author="PR Preview" w:date="2026-01-01T00:00:00Z">
          <w:r>
            <w:rPr>
              <w:rStyle w:val="Hyperlink"/>
            </w:rPr>
            <w:t xml:space="preserve">tibble</w:t>
          </w:r>
        </w:ins>
      </w:hyperlink>
    </w:p>
    <w:p>
      <w:pPr>
        <w:pStyle w:val="FirstParagraph"/>
      </w:pPr>
      <w:hyperlink r:id="rId299">
        <w:ins w:id="6295" w:author="PR Preview" w:date="2026-01-01T00:00:00Z">
          <w:r>
            <w:rPr>
              <w:rStyle w:val="VerbatimChar"/>
            </w:rPr>
            <w:t xml:space="preserve">{tibble}</w:t>
          </w:r>
        </w:ins>
      </w:hyperlink>
      <w:ins w:id="6296" w:author="PR Preview" w:date="2026-01-01T00:00:00Z">
        <w:r>
          <w:t xml:space="preserve"> </w:t>
        </w:r>
      </w:ins>
      <w:ins w:id="6297" w:author="PR Preview" w:date="2026-01-01T00:00:00Z">
        <w:r>
          <w:t xml:space="preserve">is a modern re-imagining of the data frame,</w:t>
        </w:r>
      </w:ins>
      <w:ins w:id="6298" w:author="PR Preview" w:date="2026-01-01T00:00:00Z">
        <w:r>
          <w:t xml:space="preserve"> </w:t>
        </w:r>
      </w:ins>
      <w:ins w:id="6299" w:author="PR Preview" w:date="2026-01-01T00:00:00Z">
        <w:r>
          <w:t xml:space="preserve">keeping what time has proven to be effective,</w:t>
        </w:r>
      </w:ins>
      <w:ins w:id="6300" w:author="PR Preview" w:date="2026-01-01T00:00:00Z">
        <w:r>
          <w:t xml:space="preserve"> </w:t>
        </w:r>
      </w:ins>
      <w:ins w:id="6301" w:author="PR Preview" w:date="2026-01-01T00:00:00Z">
        <w:r>
          <w:t xml:space="preserve">and throwing out what it has not.</w:t>
        </w:r>
      </w:ins>
      <w:ins w:id="6302" w:author="PR Preview" w:date="2026-01-01T00:00:00Z">
        <w:r>
          <w:t xml:space="preserve"> </w:t>
        </w:r>
      </w:ins>
      <w:ins w:id="6303" w:author="PR Preview" w:date="2026-01-01T00:00:00Z">
        <w:r>
          <w:t xml:space="preserve">Tibbles are data.frames that are lazy and surly:</w:t>
        </w:r>
      </w:ins>
      <w:ins w:id="6304" w:author="PR Preview" w:date="2026-01-01T00:00:00Z">
        <w:r>
          <w:t xml:space="preserve"> </w:t>
        </w:r>
      </w:ins>
      <w:ins w:id="6305" w:author="PR Preview" w:date="2026-01-01T00:00:00Z">
        <w:r>
          <w:t xml:space="preserve">they do less and complain more forcing you to confront problems earlier,</w:t>
        </w:r>
      </w:ins>
      <w:ins w:id="6306" w:author="PR Preview" w:date="2026-01-01T00:00:00Z">
        <w:r>
          <w:t xml:space="preserve"> </w:t>
        </w:r>
      </w:ins>
      <w:ins w:id="6307" w:author="PR Preview" w:date="2026-01-01T00:00:00Z">
        <w:r>
          <w:t xml:space="preserve">typically leading to cleaner, more expressive code.</w:t>
        </w:r>
      </w:ins>
    </w:p>
    <w:bookmarkEnd w:id="300"/>
    <w:bookmarkStart w:id="301" w:name="sec-stringr"/>
    <w:p>
      <w:pPr>
        <w:pStyle w:val="Heading3"/>
      </w:pPr>
      <w:ins w:id="6308" w:author="PR Preview" w:date="2026-01-01T00:00:00Z">
        <w:r>
          <w:t xml:space="preserve">40.7</w:t>
        </w:r>
      </w:ins>
      <w:ins w:id="6309" w:author="PR Preview" w:date="2026-01-01T00:00:00Z">
        <w:r>
          <w:t xml:space="preserve"> </w:t>
        </w:r>
      </w:ins>
      <w:hyperlink r:id="rId279">
        <w:ins w:id="6310" w:author="PR Preview" w:date="2026-01-01T00:00:00Z">
          <w:r>
            <w:rPr>
              <w:rStyle w:val="Hyperlink"/>
            </w:rPr>
            <w:t xml:space="preserve">stringr</w:t>
          </w:r>
        </w:ins>
      </w:hyperlink>
    </w:p>
    <w:p>
      <w:pPr>
        <w:pStyle w:val="FirstParagraph"/>
      </w:pPr>
      <w:hyperlink r:id="rId279">
        <w:ins w:id="6311" w:author="PR Preview" w:date="2026-01-01T00:00:00Z">
          <w:r>
            <w:rPr>
              <w:rStyle w:val="VerbatimChar"/>
            </w:rPr>
            <w:t xml:space="preserve">{stringr}</w:t>
          </w:r>
        </w:ins>
      </w:hyperlink>
      <w:ins w:id="6312" w:author="PR Preview" w:date="2026-01-01T00:00:00Z">
        <w:r>
          <w:t xml:space="preserve"> </w:t>
        </w:r>
      </w:ins>
      <w:ins w:id="6313" w:author="PR Preview" w:date="2026-01-01T00:00:00Z">
        <w:r>
          <w:t xml:space="preserve">provides a cohesive set of functions</w:t>
        </w:r>
      </w:ins>
      <w:ins w:id="6314" w:author="PR Preview" w:date="2026-01-01T00:00:00Z">
        <w:r>
          <w:t xml:space="preserve"> </w:t>
        </w:r>
      </w:ins>
      <w:ins w:id="6315" w:author="PR Preview" w:date="2026-01-01T00:00:00Z">
        <w:r>
          <w:t xml:space="preserve">designed to make working with strings as easy as possible.</w:t>
        </w:r>
      </w:ins>
      <w:ins w:id="6316" w:author="PR Preview" w:date="2026-01-01T00:00:00Z">
        <w:r>
          <w:t xml:space="preserve"> </w:t>
        </w:r>
      </w:ins>
      <w:ins w:id="6317" w:author="PR Preview" w:date="2026-01-01T00:00:00Z">
        <w:r>
          <w:t xml:space="preserve">It is built on top of stringi,</w:t>
        </w:r>
      </w:ins>
      <w:ins w:id="6318" w:author="PR Preview" w:date="2026-01-01T00:00:00Z">
        <w:r>
          <w:t xml:space="preserve"> </w:t>
        </w:r>
      </w:ins>
      <w:ins w:id="6319" w:author="PR Preview" w:date="2026-01-01T00:00:00Z">
        <w:r>
          <w:t xml:space="preserve">which uses the ICU C library to provide fast,</w:t>
        </w:r>
      </w:ins>
      <w:ins w:id="6320" w:author="PR Preview" w:date="2026-01-01T00:00:00Z">
        <w:r>
          <w:t xml:space="preserve"> </w:t>
        </w:r>
      </w:ins>
      <w:ins w:id="6321" w:author="PR Preview" w:date="2026-01-01T00:00:00Z">
        <w:r>
          <w:t xml:space="preserve">correct implementations of common string manipulations.</w:t>
        </w:r>
      </w:ins>
    </w:p>
    <w:bookmarkEnd w:id="301"/>
    <w:bookmarkStart w:id="303" w:name="sec-forcats"/>
    <w:p>
      <w:pPr>
        <w:pStyle w:val="Heading3"/>
      </w:pPr>
      <w:ins w:id="6322" w:author="PR Preview" w:date="2026-01-01T00:00:00Z">
        <w:r>
          <w:t xml:space="preserve">40.8</w:t>
        </w:r>
      </w:ins>
      <w:ins w:id="6323" w:author="PR Preview" w:date="2026-01-01T00:00:00Z">
        <w:r>
          <w:t xml:space="preserve"> </w:t>
        </w:r>
      </w:ins>
      <w:hyperlink r:id="rId302">
        <w:ins w:id="6324" w:author="PR Preview" w:date="2026-01-01T00:00:00Z">
          <w:r>
            <w:rPr>
              <w:rStyle w:val="Hyperlink"/>
            </w:rPr>
            <w:t xml:space="preserve">forcats</w:t>
          </w:r>
        </w:ins>
      </w:hyperlink>
    </w:p>
    <w:p>
      <w:pPr>
        <w:pStyle w:val="FirstParagraph"/>
      </w:pPr>
      <w:hyperlink r:id="rId302">
        <w:ins w:id="6325" w:author="PR Preview" w:date="2026-01-01T00:00:00Z">
          <w:r>
            <w:rPr>
              <w:rStyle w:val="VerbatimChar"/>
            </w:rPr>
            <w:t xml:space="preserve">{forcats}</w:t>
          </w:r>
        </w:ins>
      </w:hyperlink>
      <w:ins w:id="6326" w:author="PR Preview" w:date="2026-01-01T00:00:00Z">
        <w:r>
          <w:t xml:space="preserve"> </w:t>
        </w:r>
      </w:ins>
      <w:ins w:id="6327" w:author="PR Preview" w:date="2026-01-01T00:00:00Z">
        <w:r>
          <w:t xml:space="preserve">provides a suite of useful tools</w:t>
        </w:r>
      </w:ins>
      <w:ins w:id="6328" w:author="PR Preview" w:date="2026-01-01T00:00:00Z">
        <w:r>
          <w:t xml:space="preserve"> </w:t>
        </w:r>
      </w:ins>
      <w:ins w:id="6329" w:author="PR Preview" w:date="2026-01-01T00:00:00Z">
        <w:r>
          <w:t xml:space="preserve">that solve common problems with factors.</w:t>
        </w:r>
      </w:ins>
      <w:ins w:id="6330" w:author="PR Preview" w:date="2026-01-01T00:00:00Z">
        <w:r>
          <w:t xml:space="preserve"> </w:t>
        </w:r>
      </w:ins>
      <w:ins w:id="6331" w:author="PR Preview" w:date="2026-01-01T00:00:00Z">
        <w:r>
          <w:t xml:space="preserve">R uses factors to handle categorical variables,</w:t>
        </w:r>
      </w:ins>
      <w:ins w:id="6332" w:author="PR Preview" w:date="2026-01-01T00:00:00Z">
        <w:r>
          <w:t xml:space="preserve"> </w:t>
        </w:r>
      </w:ins>
      <w:ins w:id="6333" w:author="PR Preview" w:date="2026-01-01T00:00:00Z">
        <w:r>
          <w:t xml:space="preserve">variables that have a fixed and known set of possible values.</w:t>
        </w:r>
      </w:ins>
    </w:p>
    <w:bookmarkEnd w:id="303"/>
    <w:bookmarkStart w:id="305" w:name="sec-lubridate"/>
    <w:p>
      <w:pPr>
        <w:pStyle w:val="Heading3"/>
      </w:pPr>
      <w:ins w:id="6334" w:author="PR Preview" w:date="2026-01-01T00:00:00Z">
        <w:r>
          <w:t xml:space="preserve">40.9</w:t>
        </w:r>
      </w:ins>
      <w:ins w:id="6335" w:author="PR Preview" w:date="2026-01-01T00:00:00Z">
        <w:r>
          <w:t xml:space="preserve"> </w:t>
        </w:r>
      </w:ins>
      <w:hyperlink r:id="rId304">
        <w:ins w:id="6336" w:author="PR Preview" w:date="2026-01-01T00:00:00Z">
          <w:r>
            <w:rPr>
              <w:rStyle w:val="Hyperlink"/>
            </w:rPr>
            <w:t xml:space="preserve">lubridate</w:t>
          </w:r>
        </w:ins>
      </w:hyperlink>
    </w:p>
    <w:p>
      <w:pPr>
        <w:pStyle w:val="FirstParagraph"/>
      </w:pPr>
      <w:hyperlink r:id="rId304">
        <w:ins w:id="6337" w:author="PR Preview" w:date="2026-01-01T00:00:00Z">
          <w:r>
            <w:rPr>
              <w:rStyle w:val="VerbatimChar"/>
            </w:rPr>
            <w:t xml:space="preserve">{lubridate}</w:t>
          </w:r>
        </w:ins>
      </w:hyperlink>
      <w:ins w:id="6338" w:author="PR Preview" w:date="2026-01-01T00:00:00Z">
        <w:r>
          <w:t xml:space="preserve"> </w:t>
        </w:r>
      </w:ins>
      <w:ins w:id="6339" w:author="PR Preview" w:date="2026-01-01T00:00:00Z">
        <w:r>
          <w:t xml:space="preserve">provides a set of functions for working with date-times,</w:t>
        </w:r>
      </w:ins>
      <w:ins w:id="6340" w:author="PR Preview" w:date="2026-01-01T00:00:00Z">
        <w:r>
          <w:t xml:space="preserve"> </w:t>
        </w:r>
      </w:ins>
      <w:ins w:id="6341" w:author="PR Preview" w:date="2026-01-01T00:00:00Z">
        <w:r>
          <w:t xml:space="preserve">extending and improving on R’s existing support for them.</w:t>
        </w:r>
      </w:ins>
      <w:ins w:id="6342" w:author="PR Preview" w:date="2026-01-01T00:00:00Z">
        <w:r>
          <w:t xml:space="preserve"> </w:t>
        </w:r>
      </w:ins>
      <w:ins w:id="6343" w:author="PR Preview" w:date="2026-01-01T00:00:00Z">
        <w:r>
          <w:t xml:space="preserve">Key functions include</w:t>
        </w:r>
      </w:ins>
      <w:ins w:id="6344" w:author="PR Preview" w:date="2026-01-01T00:00:00Z">
        <w:r>
          <w:t xml:space="preserve"> </w:t>
        </w:r>
      </w:ins>
      <w:ins w:id="6345" w:author="PR Preview" w:date="2026-01-01T00:00:00Z">
        <w:r>
          <w:rPr>
            <w:rStyle w:val="VerbatimChar"/>
          </w:rPr>
          <w:t xml:space="preserve">ymd()</w:t>
        </w:r>
      </w:ins>
      <w:ins w:id="6346" w:author="PR Preview" w:date="2026-01-01T00:00:00Z">
        <w:r>
          <w:t xml:space="preserve">,</w:t>
        </w:r>
      </w:ins>
      <w:ins w:id="6347" w:author="PR Preview" w:date="2026-01-01T00:00:00Z">
        <w:r>
          <w:t xml:space="preserve"> </w:t>
        </w:r>
      </w:ins>
      <w:ins w:id="6348" w:author="PR Preview" w:date="2026-01-01T00:00:00Z">
        <w:r>
          <w:rPr>
            <w:rStyle w:val="VerbatimChar"/>
          </w:rPr>
          <w:t xml:space="preserve">mdy()</w:t>
        </w:r>
      </w:ins>
      <w:ins w:id="6349" w:author="PR Preview" w:date="2026-01-01T00:00:00Z">
        <w:r>
          <w:t xml:space="preserve">,</w:t>
        </w:r>
      </w:ins>
      <w:ins w:id="6350" w:author="PR Preview" w:date="2026-01-01T00:00:00Z">
        <w:r>
          <w:t xml:space="preserve"> </w:t>
        </w:r>
      </w:ins>
      <w:ins w:id="6351" w:author="PR Preview" w:date="2026-01-01T00:00:00Z">
        <w:r>
          <w:rPr>
            <w:rStyle w:val="VerbatimChar"/>
          </w:rPr>
          <w:t xml:space="preserve">dmy()</w:t>
        </w:r>
      </w:ins>
      <w:ins w:id="6352" w:author="PR Preview" w:date="2026-01-01T00:00:00Z">
        <w:r>
          <w:t xml:space="preserve"> </w:t>
        </w:r>
      </w:ins>
      <w:ins w:id="6353" w:author="PR Preview" w:date="2026-01-01T00:00:00Z">
        <w:r>
          <w:t xml:space="preserve">for parsing dates,</w:t>
        </w:r>
      </w:ins>
      <w:ins w:id="6354" w:author="PR Preview" w:date="2026-01-01T00:00:00Z">
        <w:r>
          <w:t xml:space="preserve"> </w:t>
        </w:r>
      </w:ins>
      <w:ins w:id="6355" w:author="PR Preview" w:date="2026-01-01T00:00:00Z">
        <w:r>
          <w:t xml:space="preserve">and</w:t>
        </w:r>
      </w:ins>
      <w:ins w:id="6356" w:author="PR Preview" w:date="2026-01-01T00:00:00Z">
        <w:r>
          <w:t xml:space="preserve"> </w:t>
        </w:r>
      </w:ins>
      <w:ins w:id="6357" w:author="PR Preview" w:date="2026-01-01T00:00:00Z">
        <w:r>
          <w:rPr>
            <w:rStyle w:val="VerbatimChar"/>
          </w:rPr>
          <w:t xml:space="preserve">year()</w:t>
        </w:r>
      </w:ins>
      <w:ins w:id="6358" w:author="PR Preview" w:date="2026-01-01T00:00:00Z">
        <w:r>
          <w:t xml:space="preserve">,</w:t>
        </w:r>
      </w:ins>
      <w:ins w:id="6359" w:author="PR Preview" w:date="2026-01-01T00:00:00Z">
        <w:r>
          <w:t xml:space="preserve"> </w:t>
        </w:r>
      </w:ins>
      <w:ins w:id="6360" w:author="PR Preview" w:date="2026-01-01T00:00:00Z">
        <w:r>
          <w:rPr>
            <w:rStyle w:val="VerbatimChar"/>
          </w:rPr>
          <w:t xml:space="preserve">month()</w:t>
        </w:r>
      </w:ins>
      <w:ins w:id="6361" w:author="PR Preview" w:date="2026-01-01T00:00:00Z">
        <w:r>
          <w:t xml:space="preserve">,</w:t>
        </w:r>
      </w:ins>
      <w:ins w:id="6362" w:author="PR Preview" w:date="2026-01-01T00:00:00Z">
        <w:r>
          <w:t xml:space="preserve"> </w:t>
        </w:r>
      </w:ins>
      <w:ins w:id="6363" w:author="PR Preview" w:date="2026-01-01T00:00:00Z">
        <w:r>
          <w:rPr>
            <w:rStyle w:val="VerbatimChar"/>
          </w:rPr>
          <w:t xml:space="preserve">day()</w:t>
        </w:r>
      </w:ins>
      <w:ins w:id="6364" w:author="PR Preview" w:date="2026-01-01T00:00:00Z">
        <w:r>
          <w:t xml:space="preserve"> </w:t>
        </w:r>
      </w:ins>
      <w:ins w:id="6365" w:author="PR Preview" w:date="2026-01-01T00:00:00Z">
        <w:r>
          <w:t xml:space="preserve">for extracting components.</w:t>
        </w:r>
      </w:ins>
    </w:p>
    <w:bookmarkEnd w:id="305"/>
    <w:bookmarkEnd w:id="306"/>
    <w:bookmarkStart w:id="308" w:name="base-r-to-tidyverse-translation"/>
    <w:p>
      <w:pPr>
        <w:pStyle w:val="Heading2"/>
      </w:pPr>
      <w:ins w:id="6366" w:author="PR Preview" w:date="2026-01-01T00:00:00Z">
        <w:r>
          <w:t xml:space="preserve">41 Base R to Tidyverse Translation</w:t>
        </w:r>
      </w:ins>
    </w:p>
    <w:p>
      <w:pPr>
        <w:pStyle w:val="FirstParagraph"/>
      </w:pPr>
      <w:ins w:id="6367" w:author="PR Preview" w:date="2026-01-01T00:00:00Z">
        <w:r>
          <w:t xml:space="preserve">The following list is not exhaustive,</w:t>
        </w:r>
      </w:ins>
      <w:ins w:id="6368" w:author="PR Preview" w:date="2026-01-01T00:00:00Z">
        <w:r>
          <w:t xml:space="preserve"> </w:t>
        </w:r>
      </w:ins>
      <w:ins w:id="6369" w:author="PR Preview" w:date="2026-01-01T00:00:00Z">
        <w:r>
          <w:t xml:space="preserve">but is a compact overview to begin to translate Base R into something better:</w:t>
        </w:r>
      </w:ins>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ins w:id="6370" w:author="PR Preview" w:date="2026-01-01T00:00:00Z">
        <w:r>
          <w:t xml:space="preserve">For a more extensive set of syntactical translations to Tidyverse,</w:t>
        </w:r>
      </w:ins>
      <w:ins w:id="6371" w:author="PR Preview" w:date="2026-01-01T00:00:00Z">
        <w:r>
          <w:t xml:space="preserve"> </w:t>
        </w:r>
      </w:ins>
      <w:ins w:id="6372" w:author="PR Preview" w:date="2026-01-01T00:00:00Z">
        <w:r>
          <w:t xml:space="preserve">you can check out</w:t>
        </w:r>
      </w:ins>
      <w:ins w:id="6373" w:author="PR Preview" w:date="2026-01-01T00:00:00Z">
        <w:r>
          <w:t xml:space="preserve"> </w:t>
        </w:r>
      </w:ins>
      <w:hyperlink r:id="rId307">
        <w:ins w:id="6374" w:author="PR Preview" w:date="2026-01-01T00:00:00Z">
          <w:r>
            <w:rPr>
              <w:rStyle w:val="Hyperlink"/>
            </w:rPr>
            <w:t xml:space="preserve">this document</w:t>
          </w:r>
        </w:ins>
      </w:hyperlink>
      <w:ins w:id="6375" w:author="PR Preview" w:date="2026-01-01T00:00:00Z">
        <w:r>
          <w:t xml:space="preserve">.</w:t>
        </w:r>
      </w:ins>
    </w:p>
    <w:bookmarkEnd w:id="308"/>
    <w:bookmarkStart w:id="316" w:name="programming-with-tidyverse"/>
    <w:p>
      <w:pPr>
        <w:pStyle w:val="Heading2"/>
      </w:pPr>
      <w:ins w:id="6376" w:author="PR Preview" w:date="2026-01-01T00:00:00Z">
        <w:r>
          <w:t xml:space="preserve">42 Programming with Tidyverse</w:t>
        </w:r>
      </w:ins>
    </w:p>
    <w:p>
      <w:pPr>
        <w:pStyle w:val="FirstParagraph"/>
      </w:pPr>
      <w:ins w:id="6377" w:author="PR Preview" w:date="2026-01-01T00:00:00Z">
        <w:r>
          <w:t xml:space="preserve">Working with Tidyverse within functions can be somewhat of a pain</w:t>
        </w:r>
      </w:ins>
      <w:ins w:id="6378" w:author="PR Preview" w:date="2026-01-01T00:00:00Z">
        <w:r>
          <w:t xml:space="preserve"> </w:t>
        </w:r>
      </w:ins>
      <w:ins w:id="6379" w:author="PR Preview" w:date="2026-01-01T00:00:00Z">
        <w:r>
          <w:t xml:space="preserve">due to non-standard evaluation (NSE) semantics.</w:t>
        </w:r>
      </w:ins>
      <w:ins w:id="6380" w:author="PR Preview" w:date="2026-01-01T00:00:00Z">
        <w:r>
          <w:t xml:space="preserve"> </w:t>
        </w:r>
      </w:ins>
      <w:ins w:id="6381" w:author="PR Preview" w:date="2026-01-01T00:00:00Z">
        <w:r>
          <w:t xml:space="preserve">If you’re an avid function writer,</w:t>
        </w:r>
      </w:ins>
      <w:ins w:id="6382" w:author="PR Preview" w:date="2026-01-01T00:00:00Z">
        <w:r>
          <w:t xml:space="preserve"> </w:t>
        </w:r>
      </w:ins>
      <w:ins w:id="6383" w:author="PR Preview" w:date="2026-01-01T00:00:00Z">
        <w:r>
          <w:t xml:space="preserve">we’d recommend checking out the following resources:</w:t>
        </w:r>
      </w:ins>
    </w:p>
    <w:p>
      <w:pPr>
        <w:pStyle w:val="Compact"/>
        <w:numPr>
          <w:ilvl w:val="0"/>
          <w:numId w:val="1064"/>
        </w:numPr>
      </w:pPr>
      <w:hyperlink r:id="rId309">
        <w:ins w:id="6384" w:author="PR Preview" w:date="2026-01-01T00:00:00Z">
          <w:r>
            <w:rPr>
              <w:rStyle w:val="Hyperlink"/>
            </w:rPr>
            <w:t xml:space="preserve">Programming with dplyr</w:t>
          </w:r>
        </w:ins>
      </w:hyperlink>
      <w:ins w:id="6385" w:author="PR Preview" w:date="2026-01-01T00:00:00Z">
        <w:r>
          <w:t xml:space="preserve"> </w:t>
        </w:r>
      </w:ins>
      <w:ins w:id="6386" w:author="PR Preview" w:date="2026-01-01T00:00:00Z">
        <w:r>
          <w:t xml:space="preserve">(package vignette)</w:t>
        </w:r>
      </w:ins>
    </w:p>
    <w:p>
      <w:pPr>
        <w:pStyle w:val="Compact"/>
        <w:numPr>
          <w:ilvl w:val="0"/>
          <w:numId w:val="1064"/>
        </w:numPr>
      </w:pPr>
      <w:hyperlink r:id="rId310">
        <w:ins w:id="6387" w:author="PR Preview" w:date="2026-01-01T00:00:00Z">
          <w:r>
            <w:rPr>
              <w:rStyle w:val="Hyperlink"/>
            </w:rPr>
            <w:t xml:space="preserve">Using dplyr in packages</w:t>
          </w:r>
        </w:ins>
      </w:hyperlink>
      <w:ins w:id="6388" w:author="PR Preview" w:date="2026-01-01T00:00:00Z">
        <w:r>
          <w:t xml:space="preserve"> </w:t>
        </w:r>
      </w:ins>
      <w:ins w:id="6389" w:author="PR Preview" w:date="2026-01-01T00:00:00Z">
        <w:r>
          <w:t xml:space="preserve">(package vignette)</w:t>
        </w:r>
      </w:ins>
    </w:p>
    <w:p>
      <w:pPr>
        <w:pStyle w:val="Compact"/>
        <w:numPr>
          <w:ilvl w:val="0"/>
          <w:numId w:val="1064"/>
        </w:numPr>
      </w:pPr>
      <w:hyperlink r:id="rId311">
        <w:ins w:id="6390" w:author="PR Preview" w:date="2026-01-01T00:00:00Z">
          <w:r>
            <w:rPr>
              <w:rStyle w:val="Hyperlink"/>
            </w:rPr>
            <w:t xml:space="preserve">Tidy Eval in 5 Minutes</w:t>
          </w:r>
        </w:ins>
      </w:hyperlink>
      <w:ins w:id="6391" w:author="PR Preview" w:date="2026-01-01T00:00:00Z">
        <w:r>
          <w:t xml:space="preserve"> </w:t>
        </w:r>
      </w:ins>
      <w:ins w:id="6392" w:author="PR Preview" w:date="2026-01-01T00:00:00Z">
        <w:r>
          <w:t xml:space="preserve">(video)</w:t>
        </w:r>
      </w:ins>
    </w:p>
    <w:p>
      <w:pPr>
        <w:pStyle w:val="Compact"/>
        <w:numPr>
          <w:ilvl w:val="0"/>
          <w:numId w:val="1064"/>
        </w:numPr>
      </w:pPr>
      <w:hyperlink r:id="rId309">
        <w:ins w:id="6393" w:author="PR Preview" w:date="2026-01-01T00:00:00Z">
          <w:r>
            <w:rPr>
              <w:rStyle w:val="Hyperlink"/>
            </w:rPr>
            <w:t xml:space="preserve">Tidy Evaluation</w:t>
          </w:r>
        </w:ins>
      </w:hyperlink>
      <w:ins w:id="6394" w:author="PR Preview" w:date="2026-01-01T00:00:00Z">
        <w:r>
          <w:t xml:space="preserve"> </w:t>
        </w:r>
      </w:ins>
      <w:ins w:id="6395" w:author="PR Preview" w:date="2026-01-01T00:00:00Z">
        <w:r>
          <w:t xml:space="preserve">(e-book)</w:t>
        </w:r>
      </w:ins>
    </w:p>
    <w:p>
      <w:pPr>
        <w:pStyle w:val="Compact"/>
        <w:numPr>
          <w:ilvl w:val="0"/>
          <w:numId w:val="1064"/>
        </w:numPr>
      </w:pPr>
      <w:hyperlink r:id="rId312">
        <w:ins w:id="6396" w:author="PR Preview" w:date="2026-01-01T00:00:00Z">
          <w:r>
            <w:rPr>
              <w:rStyle w:val="Hyperlink"/>
            </w:rPr>
            <w:t xml:space="preserve">Evaluation</w:t>
          </w:r>
        </w:ins>
      </w:hyperlink>
      <w:ins w:id="6397" w:author="PR Preview" w:date="2026-01-01T00:00:00Z">
        <w:r>
          <w:t xml:space="preserve"> </w:t>
        </w:r>
      </w:ins>
      <w:ins w:id="6398" w:author="PR Preview" w:date="2026-01-01T00:00:00Z">
        <w:r>
          <w:t xml:space="preserve">(advanced details)</w:t>
        </w:r>
      </w:ins>
    </w:p>
    <w:p>
      <w:pPr>
        <w:pStyle w:val="Compact"/>
        <w:numPr>
          <w:ilvl w:val="0"/>
          <w:numId w:val="1064"/>
        </w:numPr>
      </w:pPr>
      <w:hyperlink r:id="rId313">
        <w:ins w:id="6399" w:author="PR Preview" w:date="2026-01-01T00:00:00Z">
          <w:r>
            <w:rPr>
              <w:rStyle w:val="Hyperlink"/>
            </w:rPr>
            <w:t xml:space="preserve">Data Frame Columns as Arguments to Dplyr Functions</w:t>
          </w:r>
        </w:ins>
      </w:hyperlink>
      <w:ins w:id="6400" w:author="PR Preview" w:date="2026-01-01T00:00:00Z">
        <w:r>
          <w:t xml:space="preserve"> </w:t>
        </w:r>
      </w:ins>
      <w:ins w:id="6401" w:author="PR Preview" w:date="2026-01-01T00:00:00Z">
        <w:r>
          <w:t xml:space="preserve">(blog)</w:t>
        </w:r>
      </w:ins>
    </w:p>
    <w:p>
      <w:pPr>
        <w:pStyle w:val="Compact"/>
        <w:numPr>
          <w:ilvl w:val="0"/>
          <w:numId w:val="1064"/>
        </w:numPr>
      </w:pPr>
      <w:hyperlink r:id="rId314">
        <w:ins w:id="6402" w:author="PR Preview" w:date="2026-01-01T00:00:00Z">
          <w:r>
            <w:rPr>
              <w:rStyle w:val="Hyperlink"/>
            </w:rPr>
            <w:t xml:space="preserve">Standard Evaluation for *_join</w:t>
          </w:r>
        </w:ins>
      </w:hyperlink>
      <w:ins w:id="6403" w:author="PR Preview" w:date="2026-01-01T00:00:00Z">
        <w:r>
          <w:t xml:space="preserve"> </w:t>
        </w:r>
      </w:ins>
      <w:ins w:id="6404" w:author="PR Preview" w:date="2026-01-01T00:00:00Z">
        <w:r>
          <w:t xml:space="preserve">(stackoverflow)</w:t>
        </w:r>
      </w:ins>
    </w:p>
    <w:p>
      <w:pPr>
        <w:pStyle w:val="FirstParagraph"/>
      </w:pPr>
      <w:ins w:id="6405" w:author="PR Preview" w:date="2026-01-01T00:00:00Z">
        <w:r>
          <w:t xml:space="preserve">See also</w:t>
        </w:r>
      </w:ins>
      <w:ins w:id="6406" w:author="PR Preview" w:date="2026-01-01T00:00:00Z">
        <w:r>
          <w:t xml:space="preserve"> </w:t>
        </w:r>
      </w:ins>
      <w:hyperlink r:id="rId315">
        <w:ins w:id="6407" w:author="PR Preview" w:date="2026-01-01T00:00:00Z">
          <w:r>
            <w:rPr>
              <w:rStyle w:val="Hyperlink"/>
            </w:rPr>
            <w:t xml:space="preserve">Tidyverse Replacements</w:t>
          </w:r>
        </w:ins>
      </w:hyperlink>
    </w:p>
    <w:bookmarkEnd w:id="316"/>
    <w:bookmarkStart w:id="319" w:name="coding-with-r-and-python"/>
    <w:p>
      <w:pPr>
        <w:pStyle w:val="Heading2"/>
      </w:pPr>
      <w:ins w:id="6408" w:author="PR Preview" w:date="2026-01-01T00:00:00Z">
        <w:r>
          <w:t xml:space="preserve">43 Coding with R and Python</w:t>
        </w:r>
      </w:ins>
    </w:p>
    <w:p>
      <w:pPr>
        <w:pStyle w:val="FirstParagraph"/>
      </w:pPr>
      <w:ins w:id="6409" w:author="PR Preview" w:date="2026-01-01T00:00:00Z">
        <w:r>
          <w:t xml:space="preserve">If you’re using both R and Python, you may wish to check out the</w:t>
        </w:r>
      </w:ins>
      <w:ins w:id="6410" w:author="PR Preview" w:date="2026-01-01T00:00:00Z">
        <w:r>
          <w:t xml:space="preserve"> </w:t>
        </w:r>
      </w:ins>
      <w:hyperlink r:id="rId317">
        <w:ins w:id="6411" w:author="PR Preview" w:date="2026-01-01T00:00:00Z">
          <w:r>
            <w:rPr>
              <w:rStyle w:val="Hyperlink"/>
            </w:rPr>
            <w:t xml:space="preserve">Feather package</w:t>
          </w:r>
        </w:ins>
      </w:hyperlink>
      <w:ins w:id="6412" w:author="PR Preview" w:date="2026-01-01T00:00:00Z">
        <w:r>
          <w:t xml:space="preserve"> </w:t>
        </w:r>
      </w:ins>
      <w:ins w:id="6413" w:author="PR Preview" w:date="2026-01-01T00:00:00Z">
        <w:r>
          <w:t xml:space="preserve">for exchanging data between the two languages</w:t>
        </w:r>
      </w:ins>
      <w:ins w:id="6414" w:author="PR Preview" w:date="2026-01-01T00:00:00Z">
        <w:r>
          <w:t xml:space="preserve"> </w:t>
        </w:r>
      </w:ins>
      <w:hyperlink r:id="rId318">
        <w:ins w:id="6415" w:author="PR Preview" w:date="2026-01-01T00:00:00Z">
          <w:r>
            <w:rPr>
              <w:rStyle w:val="Hyperlink"/>
            </w:rPr>
            <w:t xml:space="preserve">extremely quickly</w:t>
          </w:r>
        </w:ins>
      </w:hyperlink>
      <w:ins w:id="6416" w:author="PR Preview" w:date="2026-01-01T00:00:00Z">
        <w:r>
          <w:t xml:space="preserve">.</w:t>
        </w:r>
      </w:ins>
    </w:p>
    <w:bookmarkEnd w:id="319"/>
    <w:bookmarkStart w:id="325" w:name="X4707fc3d29ccc8f46e4e422d4c06c560a63a17f"/>
    <w:p>
      <w:pPr>
        <w:pStyle w:val="Heading2"/>
      </w:pPr>
      <w:ins w:id="6417" w:author="PR Preview" w:date="2026-01-01T00:00:00Z">
        <w:r>
          <w:t xml:space="preserve">44 Repeating analyses with different variations</w:t>
        </w:r>
      </w:ins>
    </w:p>
    <w:p>
      <w:pPr>
        <w:pStyle w:val="FirstParagraph"/>
      </w:pPr>
      <w:ins w:id="6418" w:author="PR Preview" w:date="2026-01-01T00:00:00Z">
        <w:r>
          <w:t xml:space="preserve">In many cases, we will need to apply our modeling on different combinations of interests (outcomes, exposures, etc.). We can certainly use a</w:t>
        </w:r>
      </w:ins>
      <w:ins w:id="6419" w:author="PR Preview" w:date="2026-01-01T00:00:00Z">
        <w:r>
          <w:t xml:space="preserve"> </w:t>
        </w:r>
      </w:ins>
      <w:ins w:id="6420" w:author="PR Preview" w:date="2026-01-01T00:00:00Z">
        <w:r>
          <w:rPr>
            <w:rStyle w:val="VerbatimChar"/>
          </w:rPr>
          <w:t xml:space="preserve">for</w:t>
        </w:r>
      </w:ins>
      <w:ins w:id="6421" w:author="PR Preview" w:date="2026-01-01T00:00:00Z">
        <w:r>
          <w:t xml:space="preserve"> </w:t>
        </w:r>
      </w:ins>
      <w:ins w:id="6422" w:author="PR Preview" w:date="2026-01-01T00:00:00Z">
        <w:r>
          <w:t xml:space="preserve">loop to repeat the execution of a wrapper function, but generally,</w:t>
        </w:r>
      </w:ins>
      <w:ins w:id="6423" w:author="PR Preview" w:date="2026-01-01T00:00:00Z">
        <w:r>
          <w:t xml:space="preserve"> </w:t>
        </w:r>
      </w:ins>
      <w:ins w:id="6424" w:author="PR Preview" w:date="2026-01-01T00:00:00Z">
        <w:r>
          <w:rPr>
            <w:rStyle w:val="VerbatimChar"/>
          </w:rPr>
          <w:t xml:space="preserve">for</w:t>
        </w:r>
      </w:ins>
      <w:ins w:id="6425" w:author="PR Preview" w:date="2026-01-01T00:00:00Z">
        <w:r>
          <w:t xml:space="preserve"> </w:t>
        </w:r>
      </w:ins>
      <w:ins w:id="6426" w:author="PR Preview" w:date="2026-01-01T00:00:00Z">
        <w:r>
          <w:t xml:space="preserve">loops request high memory usage and produce the results in long computation time.</w:t>
        </w:r>
      </w:ins>
    </w:p>
    <w:p>
      <w:pPr>
        <w:pStyle w:val="BodyText"/>
      </w:pPr>
      <w:ins w:id="6427" w:author="PR Preview" w:date="2026-01-01T00:00:00Z">
        <w:r>
          <w:t xml:space="preserve">Fortunately, R has some functions which implement looping in a compact form to help repeating your analyses with different variations (subgroups, outcomes, covariate sets, etc.) with better performances.</w:t>
        </w:r>
      </w:ins>
    </w:p>
    <w:bookmarkStart w:id="320" w:name="lapply-and-sapply-1"/>
    <w:p>
      <w:pPr>
        <w:pStyle w:val="Heading3"/>
      </w:pPr>
      <w:ins w:id="6428" w:author="PR Preview" w:date="2026-01-01T00:00:00Z">
        <w:r>
          <w:t xml:space="preserve">44.1</w:t>
        </w:r>
      </w:ins>
      <w:ins w:id="6429" w:author="PR Preview" w:date="2026-01-01T00:00:00Z">
        <w:r>
          <w:t xml:space="preserve"> </w:t>
        </w:r>
      </w:ins>
      <w:ins w:id="6430" w:author="PR Preview" w:date="2026-01-01T00:00:00Z">
        <w:r>
          <w:rPr>
            <w:rStyle w:val="VerbatimChar"/>
          </w:rPr>
          <w:t xml:space="preserve">lapply()</w:t>
        </w:r>
      </w:ins>
      <w:ins w:id="6431" w:author="PR Preview" w:date="2026-01-01T00:00:00Z">
        <w:r>
          <w:t xml:space="preserve"> </w:t>
        </w:r>
      </w:ins>
      <w:ins w:id="6432" w:author="PR Preview" w:date="2026-01-01T00:00:00Z">
        <w:r>
          <w:t xml:space="preserve">and</w:t>
        </w:r>
      </w:ins>
      <w:ins w:id="6433" w:author="PR Preview" w:date="2026-01-01T00:00:00Z">
        <w:r>
          <w:t xml:space="preserve"> </w:t>
        </w:r>
      </w:ins>
      <w:ins w:id="6434" w:author="PR Preview" w:date="2026-01-01T00:00:00Z">
        <w:r>
          <w:rPr>
            <w:rStyle w:val="VerbatimChar"/>
          </w:rPr>
          <w:t xml:space="preserve">sapply()</w:t>
        </w:r>
      </w:ins>
    </w:p>
    <w:p>
      <w:pPr>
        <w:pStyle w:val="FirstParagraph"/>
      </w:pPr>
      <w:ins w:id="6435" w:author="PR Preview" w:date="2026-01-01T00:00:00Z">
        <w:r>
          <w:rPr>
            <w:rStyle w:val="VerbatimChar"/>
          </w:rPr>
          <w:t xml:space="preserve">lapply()</w:t>
        </w:r>
      </w:ins>
      <w:ins w:id="6436" w:author="PR Preview" w:date="2026-01-01T00:00:00Z">
        <w:r>
          <w:t xml:space="preserve"> </w:t>
        </w:r>
      </w:ins>
      <w:ins w:id="6437" w:author="PR Preview" w:date="2026-01-01T00:00:00Z">
        <w:r>
          <w:t xml:space="preserve">is a function in the base R package that applies a function to each element of a list and returns a list. It’s typically faster than</w:t>
        </w:r>
      </w:ins>
      <w:ins w:id="6438" w:author="PR Preview" w:date="2026-01-01T00:00:00Z">
        <w:r>
          <w:t xml:space="preserve"> </w:t>
        </w:r>
      </w:ins>
      <w:ins w:id="6439" w:author="PR Preview" w:date="2026-01-01T00:00:00Z">
        <w:r>
          <w:rPr>
            <w:rStyle w:val="VerbatimChar"/>
          </w:rPr>
          <w:t xml:space="preserve">for</w:t>
        </w:r>
      </w:ins>
      <w:ins w:id="6440" w:author="PR Preview" w:date="2026-01-01T00:00:00Z">
        <w:r>
          <w:t xml:space="preserve">. Here is a simple generic example:</w:t>
        </w:r>
      </w:ins>
    </w:p>
    <w:p>
      <w:pPr>
        <w:pStyle w:val="SourceCode"/>
      </w:pPr>
      <w:ins w:id="6441" w:author="PR Preview" w:date="2026-01-01T00:00:00Z">
        <w:r>
          <w:rPr>
            <w:rStyle w:val="VerbatimChar"/>
          </w:rPr>
          <w:t xml:space="preserve">result &lt;- lapply(X = mylist, FUN = func)</w:t>
        </w:r>
      </w:ins>
    </w:p>
    <w:p>
      <w:pPr>
        <w:pStyle w:val="FirstParagraph"/>
      </w:pPr>
      <w:ins w:id="6442" w:author="PR Preview" w:date="2026-01-01T00:00:00Z">
        <w:r>
          <w:t xml:space="preserve">There is another very similar function called</w:t>
        </w:r>
      </w:ins>
      <w:ins w:id="6443" w:author="PR Preview" w:date="2026-01-01T00:00:00Z">
        <w:r>
          <w:t xml:space="preserve"> </w:t>
        </w:r>
      </w:ins>
      <w:ins w:id="6444" w:author="PR Preview" w:date="2026-01-01T00:00:00Z">
        <w:r>
          <w:rPr>
            <w:rStyle w:val="VerbatimChar"/>
          </w:rPr>
          <w:t xml:space="preserve">sapply()</w:t>
        </w:r>
      </w:ins>
      <w:ins w:id="6445" w:author="PR Preview" w:date="2026-01-01T00:00:00Z">
        <w:r>
          <w:t xml:space="preserve">. It also takes a list as its input, but if the output of the</w:t>
        </w:r>
      </w:ins>
      <w:ins w:id="6446" w:author="PR Preview" w:date="2026-01-01T00:00:00Z">
        <w:r>
          <w:t xml:space="preserve"> </w:t>
        </w:r>
      </w:ins>
      <w:ins w:id="6447" w:author="PR Preview" w:date="2026-01-01T00:00:00Z">
        <w:r>
          <w:rPr>
            <w:rStyle w:val="VerbatimChar"/>
          </w:rPr>
          <w:t xml:space="preserve">func</w:t>
        </w:r>
      </w:ins>
      <w:ins w:id="6448" w:author="PR Preview" w:date="2026-01-01T00:00:00Z">
        <w:r>
          <w:t xml:space="preserve"> </w:t>
        </w:r>
      </w:ins>
      <w:ins w:id="6449" w:author="PR Preview" w:date="2026-01-01T00:00:00Z">
        <w:r>
          <w:t xml:space="preserve">is of the same length for each element in the input list, then</w:t>
        </w:r>
      </w:ins>
      <w:ins w:id="6450" w:author="PR Preview" w:date="2026-01-01T00:00:00Z">
        <w:r>
          <w:t xml:space="preserve"> </w:t>
        </w:r>
      </w:ins>
      <w:ins w:id="6451" w:author="PR Preview" w:date="2026-01-01T00:00:00Z">
        <w:r>
          <w:rPr>
            <w:rStyle w:val="VerbatimChar"/>
          </w:rPr>
          <w:t xml:space="preserve">sapply()</w:t>
        </w:r>
      </w:ins>
      <w:ins w:id="6452" w:author="PR Preview" w:date="2026-01-01T00:00:00Z">
        <w:r>
          <w:t xml:space="preserve"> </w:t>
        </w:r>
      </w:ins>
      <w:ins w:id="6453" w:author="PR Preview" w:date="2026-01-01T00:00:00Z">
        <w:r>
          <w:t xml:space="preserve">will simplify the output to the simplest data structure possible, which will usually be a vector.</w:t>
        </w:r>
      </w:ins>
    </w:p>
    <w:bookmarkEnd w:id="320"/>
    <w:bookmarkStart w:id="321" w:name="mapply-and-pmap"/>
    <w:p>
      <w:pPr>
        <w:pStyle w:val="Heading3"/>
      </w:pPr>
      <w:ins w:id="6454" w:author="PR Preview" w:date="2026-01-01T00:00:00Z">
        <w:r>
          <w:t xml:space="preserve">44.2</w:t>
        </w:r>
      </w:ins>
      <w:ins w:id="6455" w:author="PR Preview" w:date="2026-01-01T00:00:00Z">
        <w:r>
          <w:t xml:space="preserve"> </w:t>
        </w:r>
      </w:ins>
      <w:ins w:id="6456" w:author="PR Preview" w:date="2026-01-01T00:00:00Z">
        <w:r>
          <w:rPr>
            <w:rStyle w:val="VerbatimChar"/>
          </w:rPr>
          <w:t xml:space="preserve">mapply()</w:t>
        </w:r>
      </w:ins>
      <w:ins w:id="6457" w:author="PR Preview" w:date="2026-01-01T00:00:00Z">
        <w:r>
          <w:t xml:space="preserve"> </w:t>
        </w:r>
      </w:ins>
      <w:ins w:id="6458" w:author="PR Preview" w:date="2026-01-01T00:00:00Z">
        <w:r>
          <w:t xml:space="preserve">and</w:t>
        </w:r>
      </w:ins>
      <w:ins w:id="6459" w:author="PR Preview" w:date="2026-01-01T00:00:00Z">
        <w:r>
          <w:t xml:space="preserve"> </w:t>
        </w:r>
      </w:ins>
      <w:ins w:id="6460" w:author="PR Preview" w:date="2026-01-01T00:00:00Z">
        <w:r>
          <w:rPr>
            <w:rStyle w:val="VerbatimChar"/>
          </w:rPr>
          <w:t xml:space="preserve">pmap()</w:t>
        </w:r>
      </w:ins>
    </w:p>
    <w:p>
      <w:pPr>
        <w:pStyle w:val="FirstParagraph"/>
      </w:pPr>
      <w:ins w:id="6461" w:author="PR Preview" w:date="2026-01-01T00:00:00Z">
        <w:r>
          <w:t xml:space="preserve">Sometimes, we’d like to employ a wrapper function that takes arguments from multiple different lists/vectors. Then, we can consider using</w:t>
        </w:r>
      </w:ins>
      <w:ins w:id="6462" w:author="PR Preview" w:date="2026-01-01T00:00:00Z">
        <w:r>
          <w:t xml:space="preserve"> </w:t>
        </w:r>
      </w:ins>
      <w:ins w:id="6463" w:author="PR Preview" w:date="2026-01-01T00:00:00Z">
        <w:r>
          <w:rPr>
            <w:rStyle w:val="VerbatimChar"/>
          </w:rPr>
          <w:t xml:space="preserve">mapply()</w:t>
        </w:r>
      </w:ins>
      <w:ins w:id="6464" w:author="PR Preview" w:date="2026-01-01T00:00:00Z">
        <w:r>
          <w:t xml:space="preserve"> </w:t>
        </w:r>
      </w:ins>
      <w:ins w:id="6465" w:author="PR Preview" w:date="2026-01-01T00:00:00Z">
        <w:r>
          <w:t xml:space="preserve">from the base R package or</w:t>
        </w:r>
      </w:ins>
      <w:ins w:id="6466" w:author="PR Preview" w:date="2026-01-01T00:00:00Z">
        <w:r>
          <w:t xml:space="preserve"> </w:t>
        </w:r>
      </w:ins>
      <w:ins w:id="6467" w:author="PR Preview" w:date="2026-01-01T00:00:00Z">
        <w:r>
          <w:rPr>
            <w:rStyle w:val="VerbatimChar"/>
          </w:rPr>
          <w:t xml:space="preserve">pmap()</w:t>
        </w:r>
      </w:ins>
      <w:ins w:id="6468" w:author="PR Preview" w:date="2026-01-01T00:00:00Z">
        <w:r>
          <w:t xml:space="preserve"> </w:t>
        </w:r>
      </w:ins>
      <w:ins w:id="6469" w:author="PR Preview" w:date="2026-01-01T00:00:00Z">
        <w:r>
          <w:t xml:space="preserve">from the</w:t>
        </w:r>
      </w:ins>
      <w:ins w:id="6470" w:author="PR Preview" w:date="2026-01-01T00:00:00Z">
        <w:r>
          <w:t xml:space="preserve"> </w:t>
        </w:r>
      </w:ins>
      <w:ins w:id="6471" w:author="PR Preview" w:date="2026-01-01T00:00:00Z">
        <w:r>
          <w:rPr>
            <w:rStyle w:val="VerbatimChar"/>
          </w:rPr>
          <w:t xml:space="preserve">purrr</w:t>
        </w:r>
      </w:ins>
      <w:ins w:id="6472" w:author="PR Preview" w:date="2026-01-01T00:00:00Z">
        <w:r>
          <w:t xml:space="preserve"> </w:t>
        </w:r>
      </w:ins>
      <w:ins w:id="6473" w:author="PR Preview" w:date="2026-01-01T00:00:00Z">
        <w:r>
          <w:t xml:space="preserve">package.</w:t>
        </w:r>
      </w:ins>
    </w:p>
    <w:p>
      <w:pPr>
        <w:pStyle w:val="BodyText"/>
      </w:pPr>
      <w:ins w:id="6474" w:author="PR Preview" w:date="2026-01-01T00:00:00Z">
        <w:r>
          <w:t xml:space="preserve">Please see the simple specific example below where the two input lists are of the same length and we are doing a pairwise calculation:</w:t>
        </w:r>
      </w:ins>
    </w:p>
    <w:p>
      <w:pPr>
        <w:pStyle w:val="SourceCode"/>
      </w:pPr>
      <w:ins w:id="6475" w:author="PR Preview" w:date="2026-01-01T00:00:00Z">
        <w:r>
          <w:rPr>
            <w:rStyle w:val="VerbatimChar"/>
          </w:rPr>
          <w:t xml:space="preserve">mylist1 = list(0:3)</w:t>
        </w:r>
      </w:ins>
      <w:ins w:id="6476" w:author="PR Preview" w:date="2026-01-01T00:00:00Z">
        <w:r>
          <w:br/>
        </w:r>
      </w:ins>
      <w:ins w:id="6477" w:author="PR Preview" w:date="2026-01-01T00:00:00Z">
        <w:r>
          <w:rPr>
            <w:rStyle w:val="VerbatimChar"/>
          </w:rPr>
          <w:t xml:space="preserve">mylist2 = list(6:9)</w:t>
        </w:r>
      </w:ins>
      <w:ins w:id="6478" w:author="PR Preview" w:date="2026-01-01T00:00:00Z">
        <w:r>
          <w:br/>
        </w:r>
      </w:ins>
      <w:ins w:id="6479" w:author="PR Preview" w:date="2026-01-01T00:00:00Z">
        <w:r>
          <w:rPr>
            <w:rStyle w:val="VerbatimChar"/>
          </w:rPr>
          <w:t xml:space="preserve">mylists = list(mylist1, mylist2)</w:t>
        </w:r>
      </w:ins>
      <w:ins w:id="6480" w:author="PR Preview" w:date="2026-01-01T00:00:00Z">
        <w:r>
          <w:br/>
        </w:r>
      </w:ins>
      <w:ins w:id="6481" w:author="PR Preview" w:date="2026-01-01T00:00:00Z">
        <w:r>
          <w:br/>
        </w:r>
      </w:ins>
      <w:ins w:id="6482" w:author="PR Preview" w:date="2026-01-01T00:00:00Z">
        <w:r>
          <w:rPr>
            <w:rStyle w:val="VerbatimChar"/>
          </w:rPr>
          <w:t xml:space="preserve">square_sum &lt;- function(x, y) {</w:t>
        </w:r>
      </w:ins>
      <w:ins w:id="6483" w:author="PR Preview" w:date="2026-01-01T00:00:00Z">
        <w:r>
          <w:br/>
        </w:r>
      </w:ins>
      <w:ins w:id="6484" w:author="PR Preview" w:date="2026-01-01T00:00:00Z">
        <w:r>
          <w:rPr>
            <w:rStyle w:val="VerbatimChar"/>
          </w:rPr>
          <w:t xml:space="preserve">  x^2 + y^2</w:t>
        </w:r>
      </w:ins>
      <w:ins w:id="6485" w:author="PR Preview" w:date="2026-01-01T00:00:00Z">
        <w:r>
          <w:br/>
        </w:r>
      </w:ins>
      <w:ins w:id="6486" w:author="PR Preview" w:date="2026-01-01T00:00:00Z">
        <w:r>
          <w:rPr>
            <w:rStyle w:val="VerbatimChar"/>
          </w:rPr>
          <w:t xml:space="preserve">}</w:t>
        </w:r>
      </w:ins>
      <w:ins w:id="6487" w:author="PR Preview" w:date="2026-01-01T00:00:00Z">
        <w:r>
          <w:br/>
        </w:r>
      </w:ins>
      <w:ins w:id="6488" w:author="PR Preview" w:date="2026-01-01T00:00:00Z">
        <w:r>
          <w:br/>
        </w:r>
      </w:ins>
      <w:ins w:id="6489" w:author="PR Preview" w:date="2026-01-01T00:00:00Z">
        <w:r>
          <w:rPr>
            <w:rStyle w:val="VerbatimChar"/>
          </w:rPr>
          <w:t xml:space="preserve">#Use `mapply()`</w:t>
        </w:r>
      </w:ins>
      <w:ins w:id="6490" w:author="PR Preview" w:date="2026-01-01T00:00:00Z">
        <w:r>
          <w:br/>
        </w:r>
      </w:ins>
      <w:ins w:id="6491" w:author="PR Preview" w:date="2026-01-01T00:00:00Z">
        <w:r>
          <w:rPr>
            <w:rStyle w:val="VerbatimChar"/>
          </w:rPr>
          <w:t xml:space="preserve">result1 &lt;- mapply(FUN = square_sum, mylist1, mylist2)</w:t>
        </w:r>
      </w:ins>
      <w:ins w:id="6492" w:author="PR Preview" w:date="2026-01-01T00:00:00Z">
        <w:r>
          <w:br/>
        </w:r>
      </w:ins>
      <w:ins w:id="6493" w:author="PR Preview" w:date="2026-01-01T00:00:00Z">
        <w:r>
          <w:br/>
        </w:r>
      </w:ins>
      <w:ins w:id="6494" w:author="PR Preview" w:date="2026-01-01T00:00:00Z">
        <w:r>
          <w:rPr>
            <w:rStyle w:val="VerbatimChar"/>
          </w:rPr>
          <w:t xml:space="preserve">#Use `pmap()`</w:t>
        </w:r>
      </w:ins>
      <w:ins w:id="6495" w:author="PR Preview" w:date="2026-01-01T00:00:00Z">
        <w:r>
          <w:br/>
        </w:r>
      </w:ins>
      <w:ins w:id="6496" w:author="PR Preview" w:date="2026-01-01T00:00:00Z">
        <w:r>
          <w:rPr>
            <w:rStyle w:val="VerbatimChar"/>
          </w:rPr>
          <w:t xml:space="preserve">library(purrr)</w:t>
        </w:r>
      </w:ins>
      <w:ins w:id="6497" w:author="PR Preview" w:date="2026-01-01T00:00:00Z">
        <w:r>
          <w:br/>
        </w:r>
      </w:ins>
      <w:ins w:id="6498" w:author="PR Preview" w:date="2026-01-01T00:00:00Z">
        <w:r>
          <w:rPr>
            <w:rStyle w:val="VerbatimChar"/>
          </w:rPr>
          <w:t xml:space="preserve">result2 &lt;- pmap(.l = mylists, .f = square_sum)</w:t>
        </w:r>
      </w:ins>
      <w:ins w:id="6499" w:author="PR Preview" w:date="2026-01-01T00:00:00Z">
        <w:r>
          <w:br/>
        </w:r>
      </w:ins>
      <w:ins w:id="6500" w:author="PR Preview" w:date="2026-01-01T00:00:00Z">
        <w:r>
          <w:br/>
        </w:r>
      </w:ins>
      <w:ins w:id="6501" w:author="PR Preview" w:date="2026-01-01T00:00:00Z">
        <w:r>
          <w:rPr>
            <w:rStyle w:val="VerbatimChar"/>
          </w:rPr>
          <w:t xml:space="preserve">#unlist(as.list(result1)) = result2 = [36 50 68 90]</w:t>
        </w:r>
      </w:ins>
    </w:p>
    <w:p>
      <w:pPr>
        <w:pStyle w:val="FirstParagraph"/>
      </w:pPr>
      <w:ins w:id="6502" w:author="PR Preview" w:date="2026-01-01T00:00:00Z">
        <w:r>
          <w:t xml:space="preserve">There are two major differences between</w:t>
        </w:r>
      </w:ins>
      <w:ins w:id="6503" w:author="PR Preview" w:date="2026-01-01T00:00:00Z">
        <w:r>
          <w:t xml:space="preserve"> </w:t>
        </w:r>
      </w:ins>
      <w:ins w:id="6504" w:author="PR Preview" w:date="2026-01-01T00:00:00Z">
        <w:r>
          <w:rPr>
            <w:rStyle w:val="VerbatimChar"/>
          </w:rPr>
          <w:t xml:space="preserve">mapply()</w:t>
        </w:r>
      </w:ins>
      <w:ins w:id="6505" w:author="PR Preview" w:date="2026-01-01T00:00:00Z">
        <w:r>
          <w:t xml:space="preserve"> </w:t>
        </w:r>
      </w:ins>
      <w:ins w:id="6506" w:author="PR Preview" w:date="2026-01-01T00:00:00Z">
        <w:r>
          <w:t xml:space="preserve">and</w:t>
        </w:r>
      </w:ins>
      <w:ins w:id="6507" w:author="PR Preview" w:date="2026-01-01T00:00:00Z">
        <w:r>
          <w:t xml:space="preserve"> </w:t>
        </w:r>
      </w:ins>
      <w:ins w:id="6508" w:author="PR Preview" w:date="2026-01-01T00:00:00Z">
        <w:r>
          <w:rPr>
            <w:rStyle w:val="VerbatimChar"/>
          </w:rPr>
          <w:t xml:space="preserve">pmap()</w:t>
        </w:r>
      </w:ins>
      <w:ins w:id="6509" w:author="PR Preview" w:date="2026-01-01T00:00:00Z">
        <w:r>
          <w:t xml:space="preserve">. The first difference is that</w:t>
        </w:r>
      </w:ins>
      <w:ins w:id="6510" w:author="PR Preview" w:date="2026-01-01T00:00:00Z">
        <w:r>
          <w:t xml:space="preserve"> </w:t>
        </w:r>
      </w:ins>
      <w:ins w:id="6511" w:author="PR Preview" w:date="2026-01-01T00:00:00Z">
        <w:r>
          <w:rPr>
            <w:rStyle w:val="VerbatimChar"/>
          </w:rPr>
          <w:t xml:space="preserve">mapply()</w:t>
        </w:r>
      </w:ins>
      <w:ins w:id="6512" w:author="PR Preview" w:date="2026-01-01T00:00:00Z">
        <w:r>
          <w:t xml:space="preserve"> </w:t>
        </w:r>
      </w:ins>
      <w:ins w:id="6513" w:author="PR Preview" w:date="2026-01-01T00:00:00Z">
        <w:r>
          <w:t xml:space="preserve">takes seperate lists as its input arguments, while</w:t>
        </w:r>
      </w:ins>
      <w:ins w:id="6514" w:author="PR Preview" w:date="2026-01-01T00:00:00Z">
        <w:r>
          <w:t xml:space="preserve"> </w:t>
        </w:r>
      </w:ins>
      <w:ins w:id="6515" w:author="PR Preview" w:date="2026-01-01T00:00:00Z">
        <w:r>
          <w:rPr>
            <w:rStyle w:val="VerbatimChar"/>
          </w:rPr>
          <w:t xml:space="preserve">pmap()</w:t>
        </w:r>
      </w:ins>
      <w:ins w:id="6516" w:author="PR Preview" w:date="2026-01-01T00:00:00Z">
        <w:r>
          <w:t xml:space="preserve"> </w:t>
        </w:r>
      </w:ins>
      <w:ins w:id="6517" w:author="PR Preview" w:date="2026-01-01T00:00:00Z">
        <w:r>
          <w:t xml:space="preserve">takes a list of list. Secondly, the output of</w:t>
        </w:r>
      </w:ins>
      <w:ins w:id="6518" w:author="PR Preview" w:date="2026-01-01T00:00:00Z">
        <w:r>
          <w:t xml:space="preserve"> </w:t>
        </w:r>
      </w:ins>
      <w:ins w:id="6519" w:author="PR Preview" w:date="2026-01-01T00:00:00Z">
        <w:r>
          <w:rPr>
            <w:rStyle w:val="VerbatimChar"/>
          </w:rPr>
          <w:t xml:space="preserve">mapply()</w:t>
        </w:r>
      </w:ins>
      <w:ins w:id="6520" w:author="PR Preview" w:date="2026-01-01T00:00:00Z">
        <w:r>
          <w:t xml:space="preserve"> </w:t>
        </w:r>
      </w:ins>
      <w:ins w:id="6521" w:author="PR Preview" w:date="2026-01-01T00:00:00Z">
        <w:r>
          <w:t xml:space="preserve">will be in the form of a matrix or an array, but</w:t>
        </w:r>
      </w:ins>
      <w:ins w:id="6522" w:author="PR Preview" w:date="2026-01-01T00:00:00Z">
        <w:r>
          <w:t xml:space="preserve"> </w:t>
        </w:r>
      </w:ins>
      <w:ins w:id="6523" w:author="PR Preview" w:date="2026-01-01T00:00:00Z">
        <w:r>
          <w:rPr>
            <w:rStyle w:val="VerbatimChar"/>
          </w:rPr>
          <w:t xml:space="preserve">pmap()</w:t>
        </w:r>
      </w:ins>
      <w:ins w:id="6524" w:author="PR Preview" w:date="2026-01-01T00:00:00Z">
        <w:r>
          <w:t xml:space="preserve"> </w:t>
        </w:r>
      </w:ins>
      <w:ins w:id="6525" w:author="PR Preview" w:date="2026-01-01T00:00:00Z">
        <w:r>
          <w:t xml:space="preserve">produces a list directly.</w:t>
        </w:r>
      </w:ins>
    </w:p>
    <w:p>
      <w:pPr>
        <w:pStyle w:val="BodyText"/>
      </w:pPr>
      <w:ins w:id="6526" w:author="PR Preview" w:date="2026-01-01T00:00:00Z">
        <w:r>
          <w:t xml:space="preserve">However, when</w:t>
        </w:r>
      </w:ins>
      <w:ins w:id="6527" w:author="PR Preview" w:date="2026-01-01T00:00:00Z">
        <w:r>
          <w:t xml:space="preserve"> </w:t>
        </w:r>
      </w:ins>
      <w:ins w:id="6528" w:author="PR Preview" w:date="2026-01-01T00:00:00Z">
        <w:r>
          <w:rPr>
            <w:b/>
            <w:bCs/>
          </w:rPr>
          <w:t xml:space="preserve">the input lists are of different lengths AND/OR the wrapper function doesn’t take arguments in pairs,</w:t>
        </w:r>
      </w:ins>
      <w:ins w:id="6529" w:author="PR Preview" w:date="2026-01-01T00:00:00Z">
        <w:r>
          <w:rPr>
            <w:b/>
            <w:bCs/>
          </w:rPr>
          <w:t xml:space="preserve"> </w:t>
        </w:r>
      </w:ins>
      <w:ins w:id="6530" w:author="PR Preview" w:date="2026-01-01T00:00:00Z">
        <w:r>
          <w:rPr>
            <w:rStyle w:val="VerbatimChar"/>
            <w:b/>
            <w:bCs/>
          </w:rPr>
          <w:t xml:space="preserve">mapply()</w:t>
        </w:r>
      </w:ins>
      <w:ins w:id="6531" w:author="PR Preview" w:date="2026-01-01T00:00:00Z">
        <w:r>
          <w:rPr>
            <w:b/>
            <w:bCs/>
          </w:rPr>
          <w:t xml:space="preserve"> </w:t>
        </w:r>
      </w:ins>
      <w:ins w:id="6532" w:author="PR Preview" w:date="2026-01-01T00:00:00Z">
        <w:r>
          <w:rPr>
            <w:b/>
            <w:bCs/>
          </w:rPr>
          <w:t xml:space="preserve">and</w:t>
        </w:r>
      </w:ins>
      <w:ins w:id="6533" w:author="PR Preview" w:date="2026-01-01T00:00:00Z">
        <w:r>
          <w:rPr>
            <w:b/>
            <w:bCs/>
          </w:rPr>
          <w:t xml:space="preserve"> </w:t>
        </w:r>
      </w:ins>
      <w:ins w:id="6534" w:author="PR Preview" w:date="2026-01-01T00:00:00Z">
        <w:r>
          <w:rPr>
            <w:rStyle w:val="VerbatimChar"/>
            <w:b/>
            <w:bCs/>
          </w:rPr>
          <w:t xml:space="preserve">pmap()</w:t>
        </w:r>
      </w:ins>
      <w:ins w:id="6535" w:author="PR Preview" w:date="2026-01-01T00:00:00Z">
        <w:r>
          <w:rPr>
            <w:b/>
            <w:bCs/>
          </w:rPr>
          <w:t xml:space="preserve"> </w:t>
        </w:r>
      </w:ins>
      <w:ins w:id="6536" w:author="PR Preview" w:date="2026-01-01T00:00:00Z">
        <w:r>
          <w:rPr>
            <w:b/>
            <w:bCs/>
          </w:rPr>
          <w:t xml:space="preserve">may not give the preferable results.</w:t>
        </w:r>
      </w:ins>
    </w:p>
    <w:p>
      <w:pPr>
        <w:pStyle w:val="BodyText"/>
      </w:pPr>
      <w:ins w:id="6537" w:author="PR Preview" w:date="2026-01-01T00:00:00Z">
        <w:r>
          <w:t xml:space="preserve">Both</w:t>
        </w:r>
      </w:ins>
      <w:ins w:id="6538" w:author="PR Preview" w:date="2026-01-01T00:00:00Z">
        <w:r>
          <w:t xml:space="preserve"> </w:t>
        </w:r>
      </w:ins>
      <w:ins w:id="6539" w:author="PR Preview" w:date="2026-01-01T00:00:00Z">
        <w:r>
          <w:rPr>
            <w:rStyle w:val="VerbatimChar"/>
          </w:rPr>
          <w:t xml:space="preserve">mapply()</w:t>
        </w:r>
      </w:ins>
      <w:ins w:id="6540" w:author="PR Preview" w:date="2026-01-01T00:00:00Z">
        <w:r>
          <w:t xml:space="preserve"> </w:t>
        </w:r>
      </w:ins>
      <w:ins w:id="6541" w:author="PR Preview" w:date="2026-01-01T00:00:00Z">
        <w:r>
          <w:t xml:space="preserve">and</w:t>
        </w:r>
      </w:ins>
      <w:ins w:id="6542" w:author="PR Preview" w:date="2026-01-01T00:00:00Z">
        <w:r>
          <w:t xml:space="preserve"> </w:t>
        </w:r>
      </w:ins>
      <w:ins w:id="6543" w:author="PR Preview" w:date="2026-01-01T00:00:00Z">
        <w:r>
          <w:rPr>
            <w:rStyle w:val="VerbatimChar"/>
          </w:rPr>
          <w:t xml:space="preserve">pmap()</w:t>
        </w:r>
      </w:ins>
      <w:ins w:id="6544" w:author="PR Preview" w:date="2026-01-01T00:00:00Z">
        <w:r>
          <w:t xml:space="preserve"> </w:t>
        </w:r>
      </w:ins>
      <w:ins w:id="6545" w:author="PR Preview" w:date="2026-01-01T00:00:00Z">
        <w:r>
          <w:t xml:space="preserve">will recycle shorter input lists to match the length of the longest input list. Assume that now</w:t>
        </w:r>
      </w:ins>
      <w:ins w:id="6546" w:author="PR Preview" w:date="2026-01-01T00:00:00Z">
        <w:r>
          <w:t xml:space="preserve"> </w:t>
        </w:r>
      </w:ins>
      <w:ins w:id="6547" w:author="PR Preview" w:date="2026-01-01T00:00:00Z">
        <w:r>
          <w:rPr>
            <w:rStyle w:val="VerbatimChar"/>
          </w:rPr>
          <w:t xml:space="preserve">mylist2 = list(6:12)</w:t>
        </w:r>
      </w:ins>
      <w:ins w:id="6548" w:author="PR Preview" w:date="2026-01-01T00:00:00Z">
        <w:r>
          <w:t xml:space="preserve">. Then,</w:t>
        </w:r>
      </w:ins>
      <w:ins w:id="6549" w:author="PR Preview" w:date="2026-01-01T00:00:00Z">
        <w:r>
          <w:t xml:space="preserve"> </w:t>
        </w:r>
      </w:ins>
      <w:ins w:id="6550" w:author="PR Preview" w:date="2026-01-01T00:00:00Z">
        <w:r>
          <w:rPr>
            <w:rStyle w:val="VerbatimChar"/>
          </w:rPr>
          <w:t xml:space="preserve">pmap(mylists, square_sum)</w:t>
        </w:r>
      </w:ins>
      <w:ins w:id="6551" w:author="PR Preview" w:date="2026-01-01T00:00:00Z">
        <w:r>
          <w:t xml:space="preserve"> </w:t>
        </w:r>
      </w:ins>
      <w:ins w:id="6552" w:author="PR Preview" w:date="2026-01-01T00:00:00Z">
        <w:r>
          <w:t xml:space="preserve">will generate</w:t>
        </w:r>
      </w:ins>
      <w:ins w:id="6553" w:author="PR Preview" w:date="2026-01-01T00:00:00Z">
        <w:r>
          <w:t xml:space="preserve"> </w:t>
        </w:r>
      </w:ins>
      <w:ins w:id="6554" w:author="PR Preview" w:date="2026-01-01T00:00:00Z">
        <w:r>
          <w:rPr>
            <w:rStyle w:val="VerbatimChar"/>
          </w:rPr>
          <w:t xml:space="preserve">[36  50  68  90 100 122 148]</w:t>
        </w:r>
      </w:ins>
      <w:ins w:id="6555" w:author="PR Preview" w:date="2026-01-01T00:00:00Z">
        <w:r>
          <w:t xml:space="preserve"> </w:t>
        </w:r>
      </w:ins>
      <w:ins w:id="6556" w:author="PR Preview" w:date="2026-01-01T00:00:00Z">
        <w:r>
          <w:t xml:space="preserve">where elements 0, 1, and 2 are recycled to match 10, 11, and 12. And it will return an error message that</w:t>
        </w:r>
      </w:ins>
      <w:ins w:id="6557" w:author="PR Preview" w:date="2026-01-01T00:00:00Z">
        <w:r>
          <w:t xml:space="preserve"> </w:t>
        </w:r>
      </w:ins>
      <w:ins w:id="6558" w:author="PR Preview" w:date="2026-01-01T00:00:00Z">
        <w:r>
          <w:t xml:space="preserve">“longer object length is not a multiple of shorter object length.”</w:t>
        </w:r>
      </w:ins>
    </w:p>
    <w:p>
      <w:pPr>
        <w:pStyle w:val="BodyText"/>
      </w:pPr>
      <w:ins w:id="6559" w:author="PR Preview" w:date="2026-01-01T00:00:00Z">
        <w:r>
          <w:t xml:space="preserve">Thus, unless the recycling pattern described above is desirable feature for a certain experiment design,</w:t>
        </w:r>
      </w:ins>
      <w:ins w:id="6560" w:author="PR Preview" w:date="2026-01-01T00:00:00Z">
        <w:r>
          <w:t xml:space="preserve"> </w:t>
        </w:r>
      </w:ins>
      <w:ins w:id="6561" w:author="PR Preview" w:date="2026-01-01T00:00:00Z">
        <w:r>
          <w:rPr>
            <w:b/>
            <w:bCs/>
          </w:rPr>
          <w:t xml:space="preserve">when the input lists are of different lengths, the best practice is probably to use</w:t>
        </w:r>
      </w:ins>
      <w:ins w:id="6562" w:author="PR Preview" w:date="2026-01-01T00:00:00Z">
        <w:r>
          <w:rPr>
            <w:b/>
            <w:bCs/>
          </w:rPr>
          <w:t xml:space="preserve"> </w:t>
        </w:r>
      </w:ins>
      <w:ins w:id="6563" w:author="PR Preview" w:date="2026-01-01T00:00:00Z">
        <w:r>
          <w:rPr>
            <w:rStyle w:val="VerbatimChar"/>
            <w:b/>
            <w:bCs/>
          </w:rPr>
          <w:t xml:space="preserve">lapply()</w:t>
        </w:r>
      </w:ins>
      <w:ins w:id="6564" w:author="PR Preview" w:date="2026-01-01T00:00:00Z">
        <w:r>
          <w:rPr>
            <w:b/>
            <w:bCs/>
          </w:rPr>
          <w:t xml:space="preserve"> </w:t>
        </w:r>
      </w:ins>
      <w:ins w:id="6565" w:author="PR Preview" w:date="2026-01-01T00:00:00Z">
        <w:r>
          <w:rPr>
            <w:b/>
            <w:bCs/>
          </w:rPr>
          <w:t xml:space="preserve">and then combine the results.</w:t>
        </w:r>
      </w:ins>
    </w:p>
    <w:p>
      <w:pPr>
        <w:pStyle w:val="BodyText"/>
      </w:pPr>
      <w:ins w:id="6566" w:author="PR Preview" w:date="2026-01-01T00:00:00Z">
        <w:r>
          <w:t xml:space="preserve">Here is an example where we’d like to find the</w:t>
        </w:r>
      </w:ins>
      <w:ins w:id="6567" w:author="PR Preview" w:date="2026-01-01T00:00:00Z">
        <w:r>
          <w:t xml:space="preserve"> </w:t>
        </w:r>
      </w:ins>
      <w:ins w:id="6568" w:author="PR Preview" w:date="2026-01-01T00:00:00Z">
        <w:r>
          <w:rPr>
            <w:rStyle w:val="VerbatimChar"/>
          </w:rPr>
          <w:t xml:space="preserve">square_sum</w:t>
        </w:r>
      </w:ins>
      <w:ins w:id="6569" w:author="PR Preview" w:date="2026-01-01T00:00:00Z">
        <w:r>
          <w:t xml:space="preserve"> </w:t>
        </w:r>
      </w:ins>
      <w:ins w:id="6570" w:author="PR Preview" w:date="2026-01-01T00:00:00Z">
        <w:r>
          <w:t xml:space="preserve">for every element combination of</w:t>
        </w:r>
      </w:ins>
      <w:ins w:id="6571" w:author="PR Preview" w:date="2026-01-01T00:00:00Z">
        <w:r>
          <w:t xml:space="preserve"> </w:t>
        </w:r>
      </w:ins>
      <w:ins w:id="6572" w:author="PR Preview" w:date="2026-01-01T00:00:00Z">
        <w:r>
          <w:rPr>
            <w:rStyle w:val="VerbatimChar"/>
          </w:rPr>
          <w:t xml:space="preserve">mylist1</w:t>
        </w:r>
      </w:ins>
      <w:ins w:id="6573" w:author="PR Preview" w:date="2026-01-01T00:00:00Z">
        <w:r>
          <w:t xml:space="preserve"> </w:t>
        </w:r>
      </w:ins>
      <w:ins w:id="6574" w:author="PR Preview" w:date="2026-01-01T00:00:00Z">
        <w:r>
          <w:t xml:space="preserve">and</w:t>
        </w:r>
      </w:ins>
      <w:ins w:id="6575" w:author="PR Preview" w:date="2026-01-01T00:00:00Z">
        <w:r>
          <w:t xml:space="preserve"> </w:t>
        </w:r>
      </w:ins>
      <w:ins w:id="6576" w:author="PR Preview" w:date="2026-01-01T00:00:00Z">
        <w:r>
          <w:rPr>
            <w:rStyle w:val="VerbatimChar"/>
          </w:rPr>
          <w:t xml:space="preserve">mylist2</w:t>
        </w:r>
      </w:ins>
      <w:ins w:id="6577" w:author="PR Preview" w:date="2026-01-01T00:00:00Z">
        <w:r>
          <w:t xml:space="preserve">.</w:t>
        </w:r>
      </w:ins>
    </w:p>
    <w:p>
      <w:pPr>
        <w:pStyle w:val="SourceCode"/>
      </w:pPr>
      <w:ins w:id="6578" w:author="PR Preview" w:date="2026-01-01T00:00:00Z">
        <w:r>
          <w:rPr>
            <w:rStyle w:val="VerbatimChar"/>
          </w:rPr>
          <w:t xml:space="preserve">mylist1 &lt;- list(0:3)</w:t>
        </w:r>
      </w:ins>
      <w:ins w:id="6579" w:author="PR Preview" w:date="2026-01-01T00:00:00Z">
        <w:r>
          <w:br/>
        </w:r>
      </w:ins>
      <w:ins w:id="6580" w:author="PR Preview" w:date="2026-01-01T00:00:00Z">
        <w:r>
          <w:rPr>
            <w:rStyle w:val="VerbatimChar"/>
          </w:rPr>
          <w:t xml:space="preserve">mylist2 &lt;- list(6:12)</w:t>
        </w:r>
      </w:ins>
      <w:ins w:id="6581" w:author="PR Preview" w:date="2026-01-01T00:00:00Z">
        <w:r>
          <w:br/>
        </w:r>
      </w:ins>
      <w:ins w:id="6582" w:author="PR Preview" w:date="2026-01-01T00:00:00Z">
        <w:r>
          <w:br/>
        </w:r>
      </w:ins>
      <w:ins w:id="6583" w:author="PR Preview" w:date="2026-01-01T00:00:00Z">
        <w:r>
          <w:rPr>
            <w:rStyle w:val="VerbatimChar"/>
          </w:rPr>
          <w:t xml:space="preserve">square_sum &lt;- function(x, y) {</w:t>
        </w:r>
      </w:ins>
      <w:ins w:id="6584" w:author="PR Preview" w:date="2026-01-01T00:00:00Z">
        <w:r>
          <w:br/>
        </w:r>
      </w:ins>
      <w:ins w:id="6585" w:author="PR Preview" w:date="2026-01-01T00:00:00Z">
        <w:r>
          <w:rPr>
            <w:rStyle w:val="VerbatimChar"/>
          </w:rPr>
          <w:t xml:space="preserve">  x^2 + y^2</w:t>
        </w:r>
      </w:ins>
      <w:ins w:id="6586" w:author="PR Preview" w:date="2026-01-01T00:00:00Z">
        <w:r>
          <w:br/>
        </w:r>
      </w:ins>
      <w:ins w:id="6587" w:author="PR Preview" w:date="2026-01-01T00:00:00Z">
        <w:r>
          <w:rPr>
            <w:rStyle w:val="VerbatimChar"/>
          </w:rPr>
          <w:t xml:space="preserve">}</w:t>
        </w:r>
      </w:ins>
      <w:ins w:id="6588" w:author="PR Preview" w:date="2026-01-01T00:00:00Z">
        <w:r>
          <w:br/>
        </w:r>
      </w:ins>
      <w:ins w:id="6589" w:author="PR Preview" w:date="2026-01-01T00:00:00Z">
        <w:r>
          <w:br/>
        </w:r>
      </w:ins>
      <w:ins w:id="6590" w:author="PR Preview" w:date="2026-01-01T00:00:00Z">
        <w:r>
          <w:rPr>
            <w:rStyle w:val="VerbatimChar"/>
          </w:rPr>
          <w:t xml:space="preserve">results &lt;- list()</w:t>
        </w:r>
      </w:ins>
      <w:ins w:id="6591" w:author="PR Preview" w:date="2026-01-01T00:00:00Z">
        <w:r>
          <w:br/>
        </w:r>
      </w:ins>
      <w:ins w:id="6592" w:author="PR Preview" w:date="2026-01-01T00:00:00Z">
        <w:r>
          <w:br/>
        </w:r>
      </w:ins>
      <w:ins w:id="6593" w:author="PR Preview" w:date="2026-01-01T00:00:00Z">
        <w:r>
          <w:rPr>
            <w:rStyle w:val="VerbatimChar"/>
          </w:rPr>
          <w:t xml:space="preserve">for (i in seq_along(mylist1[[1]])) {</w:t>
        </w:r>
      </w:ins>
      <w:ins w:id="6594" w:author="PR Preview" w:date="2026-01-01T00:00:00Z">
        <w:r>
          <w:br/>
        </w:r>
      </w:ins>
      <w:ins w:id="6595" w:author="PR Preview" w:date="2026-01-01T00:00:00Z">
        <w:r>
          <w:rPr>
            <w:rStyle w:val="VerbatimChar"/>
          </w:rPr>
          <w:t xml:space="preserve">  result &lt;- lapply(X = mylist2, FUN = function(y) square_sum(mylist1[[1]][i], y))</w:t>
        </w:r>
      </w:ins>
      <w:ins w:id="6596" w:author="PR Preview" w:date="2026-01-01T00:00:00Z">
        <w:r>
          <w:br/>
        </w:r>
      </w:ins>
      <w:ins w:id="6597" w:author="PR Preview" w:date="2026-01-01T00:00:00Z">
        <w:r>
          <w:rPr>
            <w:rStyle w:val="VerbatimChar"/>
          </w:rPr>
          <w:t xml:space="preserve">  results[[i]] &lt;- result</w:t>
        </w:r>
      </w:ins>
      <w:ins w:id="6598" w:author="PR Preview" w:date="2026-01-01T00:00:00Z">
        <w:r>
          <w:br/>
        </w:r>
      </w:ins>
      <w:ins w:id="6599" w:author="PR Preview" w:date="2026-01-01T00:00:00Z">
        <w:r>
          <w:rPr>
            <w:rStyle w:val="VerbatimChar"/>
          </w:rPr>
          <w:t xml:space="preserve">}</w:t>
        </w:r>
      </w:ins>
    </w:p>
    <w:p>
      <w:pPr>
        <w:pStyle w:val="FirstParagraph"/>
      </w:pPr>
      <w:ins w:id="6600" w:author="PR Preview" w:date="2026-01-01T00:00:00Z">
        <w:r>
          <w:t xml:space="preserve">This example doesn’t work in the way that 0 is paired to 6, 1 is paired to 7, and so on. Instead, every element in</w:t>
        </w:r>
      </w:ins>
      <w:ins w:id="6601" w:author="PR Preview" w:date="2026-01-01T00:00:00Z">
        <w:r>
          <w:t xml:space="preserve"> </w:t>
        </w:r>
      </w:ins>
      <w:ins w:id="6602" w:author="PR Preview" w:date="2026-01-01T00:00:00Z">
        <w:r>
          <w:rPr>
            <w:rStyle w:val="VerbatimChar"/>
          </w:rPr>
          <w:t xml:space="preserve">mylist1</w:t>
        </w:r>
      </w:ins>
      <w:ins w:id="6603" w:author="PR Preview" w:date="2026-01-01T00:00:00Z">
        <w:r>
          <w:t xml:space="preserve"> </w:t>
        </w:r>
      </w:ins>
      <w:ins w:id="6604" w:author="PR Preview" w:date="2026-01-01T00:00:00Z">
        <w:r>
          <w:t xml:space="preserve">will be paired with every element in</w:t>
        </w:r>
      </w:ins>
      <w:ins w:id="6605" w:author="PR Preview" w:date="2026-01-01T00:00:00Z">
        <w:r>
          <w:t xml:space="preserve"> </w:t>
        </w:r>
      </w:ins>
      <w:ins w:id="6606" w:author="PR Preview" w:date="2026-01-01T00:00:00Z">
        <w:r>
          <w:rPr>
            <w:rStyle w:val="VerbatimChar"/>
          </w:rPr>
          <w:t xml:space="preserve">mylist2</w:t>
        </w:r>
      </w:ins>
      <w:ins w:id="6607" w:author="PR Preview" w:date="2026-01-01T00:00:00Z">
        <w:r>
          <w:t xml:space="preserve">. Thus, the</w:t>
        </w:r>
      </w:ins>
      <w:ins w:id="6608" w:author="PR Preview" w:date="2026-01-01T00:00:00Z">
        <w:r>
          <w:t xml:space="preserve"> </w:t>
        </w:r>
      </w:ins>
      <w:ins w:id="6609" w:author="PR Preview" w:date="2026-01-01T00:00:00Z">
        <w:r>
          <w:t xml:space="preserve">“unlisted”</w:t>
        </w:r>
      </w:ins>
      <w:ins w:id="6610" w:author="PR Preview" w:date="2026-01-01T00:00:00Z">
        <w:r>
          <w:t xml:space="preserve"> </w:t>
        </w:r>
      </w:ins>
      <w:ins w:id="6611" w:author="PR Preview" w:date="2026-01-01T00:00:00Z">
        <w:r>
          <w:t xml:space="preserve">results from the example will have</w:t>
        </w:r>
      </w:ins>
      <w:ins w:id="6612" w:author="PR Preview" w:date="2026-01-01T00:00:00Z">
        <w:r>
          <w:t xml:space="preserve"> </w:t>
        </w:r>
      </w:ins>
      <m:oMath>
        <m:r>
          <m:t>4</m:t>
        </m:r>
        <m:r>
          <m:rPr>
            <m:sty m:val="p"/>
          </m:rPr>
          <m:t>*</m:t>
        </m:r>
        <m:r>
          <m:t>7</m:t>
        </m:r>
        <m:r>
          <m:rPr>
            <m:sty m:val="p"/>
          </m:rPr>
          <m:t>=</m:t>
        </m:r>
        <m:r>
          <m:t>28</m:t>
        </m:r>
      </m:oMath>
      <w:ins w:id="6613" w:author="PR Preview" w:date="2026-01-01T00:00:00Z">
        <w:r>
          <w:t xml:space="preserve"> </w:t>
        </w:r>
      </w:ins>
      <w:ins w:id="6614" w:author="PR Preview" w:date="2026-01-01T00:00:00Z">
        <w:r>
          <w:t xml:space="preserve">elements.</w:t>
        </w:r>
      </w:ins>
    </w:p>
    <w:p>
      <w:pPr>
        <w:pStyle w:val="BodyText"/>
      </w:pPr>
      <w:ins w:id="6615" w:author="PR Preview" w:date="2026-01-01T00:00:00Z">
        <w:r>
          <w:t xml:space="preserve">We can use</w:t>
        </w:r>
      </w:ins>
      <w:ins w:id="6616" w:author="PR Preview" w:date="2026-01-01T00:00:00Z">
        <w:r>
          <w:t xml:space="preserve"> </w:t>
        </w:r>
      </w:ins>
      <w:ins w:id="6617" w:author="PR Preview" w:date="2026-01-01T00:00:00Z">
        <w:r>
          <w:rPr>
            <w:rStyle w:val="VerbatimChar"/>
          </w:rPr>
          <w:t xml:space="preserve">flatten()</w:t>
        </w:r>
      </w:ins>
      <w:ins w:id="6618" w:author="PR Preview" w:date="2026-01-01T00:00:00Z">
        <w:r>
          <w:t xml:space="preserve"> </w:t>
        </w:r>
      </w:ins>
      <w:ins w:id="6619" w:author="PR Preview" w:date="2026-01-01T00:00:00Z">
        <w:r>
          <w:t xml:space="preserve">or</w:t>
        </w:r>
      </w:ins>
      <w:ins w:id="6620" w:author="PR Preview" w:date="2026-01-01T00:00:00Z">
        <w:r>
          <w:t xml:space="preserve"> </w:t>
        </w:r>
      </w:ins>
      <w:ins w:id="6621" w:author="PR Preview" w:date="2026-01-01T00:00:00Z">
        <w:r>
          <w:rPr>
            <w:rStyle w:val="VerbatimChar"/>
          </w:rPr>
          <w:t xml:space="preserve">unlist()</w:t>
        </w:r>
      </w:ins>
      <w:ins w:id="6622" w:author="PR Preview" w:date="2026-01-01T00:00:00Z">
        <w:r>
          <w:t xml:space="preserve"> </w:t>
        </w:r>
      </w:ins>
      <w:ins w:id="6623" w:author="PR Preview" w:date="2026-01-01T00:00:00Z">
        <w:r>
          <w:t xml:space="preserve">functions to decrease the depths of our results. If the results are data frames, then we will need to use</w:t>
        </w:r>
      </w:ins>
      <w:ins w:id="6624" w:author="PR Preview" w:date="2026-01-01T00:00:00Z">
        <w:r>
          <w:t xml:space="preserve"> </w:t>
        </w:r>
      </w:ins>
      <w:ins w:id="6625" w:author="PR Preview" w:date="2026-01-01T00:00:00Z">
        <w:r>
          <w:rPr>
            <w:rStyle w:val="VerbatimChar"/>
          </w:rPr>
          <w:t xml:space="preserve">bind_rows()</w:t>
        </w:r>
      </w:ins>
      <w:ins w:id="6626" w:author="PR Preview" w:date="2026-01-01T00:00:00Z">
        <w:r>
          <w:t xml:space="preserve"> </w:t>
        </w:r>
      </w:ins>
      <w:ins w:id="6627" w:author="PR Preview" w:date="2026-01-01T00:00:00Z">
        <w:r>
          <w:t xml:space="preserve">to combine them.</w:t>
        </w:r>
      </w:ins>
    </w:p>
    <w:bookmarkEnd w:id="321"/>
    <w:bookmarkStart w:id="324" w:name="Xf551672fa8f1190aa44df63554b00ab4edf5974"/>
    <w:p>
      <w:pPr>
        <w:pStyle w:val="Heading3"/>
      </w:pPr>
      <w:ins w:id="6628" w:author="PR Preview" w:date="2026-01-01T00:00:00Z">
        <w:r>
          <w:t xml:space="preserve">44.3 Parallel processing with</w:t>
        </w:r>
      </w:ins>
      <w:ins w:id="6629" w:author="PR Preview" w:date="2026-01-01T00:00:00Z">
        <w:r>
          <w:t xml:space="preserve"> </w:t>
        </w:r>
      </w:ins>
      <w:ins w:id="6630" w:author="PR Preview" w:date="2026-01-01T00:00:00Z">
        <w:r>
          <w:rPr>
            <w:rStyle w:val="VerbatimChar"/>
          </w:rPr>
          <w:t xml:space="preserve">parallel</w:t>
        </w:r>
      </w:ins>
      <w:ins w:id="6631" w:author="PR Preview" w:date="2026-01-01T00:00:00Z">
        <w:r>
          <w:t xml:space="preserve"> </w:t>
        </w:r>
      </w:ins>
      <w:ins w:id="6632" w:author="PR Preview" w:date="2026-01-01T00:00:00Z">
        <w:r>
          <w:t xml:space="preserve">and</w:t>
        </w:r>
      </w:ins>
      <w:ins w:id="6633" w:author="PR Preview" w:date="2026-01-01T00:00:00Z">
        <w:r>
          <w:t xml:space="preserve"> </w:t>
        </w:r>
      </w:ins>
      <w:ins w:id="6634" w:author="PR Preview" w:date="2026-01-01T00:00:00Z">
        <w:r>
          <w:rPr>
            <w:rStyle w:val="VerbatimChar"/>
          </w:rPr>
          <w:t xml:space="preserve">future</w:t>
        </w:r>
      </w:ins>
      <w:ins w:id="6635" w:author="PR Preview" w:date="2026-01-01T00:00:00Z">
        <w:r>
          <w:t xml:space="preserve"> </w:t>
        </w:r>
      </w:ins>
      <w:ins w:id="6636" w:author="PR Preview" w:date="2026-01-01T00:00:00Z">
        <w:r>
          <w:t xml:space="preserve">packages</w:t>
        </w:r>
      </w:ins>
    </w:p>
    <w:p>
      <w:pPr>
        <w:pStyle w:val="FirstParagraph"/>
      </w:pPr>
      <w:ins w:id="6637" w:author="PR Preview" w:date="2026-01-01T00:00:00Z">
        <w:r>
          <w:t xml:space="preserve">One big drawback of</w:t>
        </w:r>
      </w:ins>
      <w:ins w:id="6638" w:author="PR Preview" w:date="2026-01-01T00:00:00Z">
        <w:r>
          <w:t xml:space="preserve"> </w:t>
        </w:r>
      </w:ins>
      <w:ins w:id="6639" w:author="PR Preview" w:date="2026-01-01T00:00:00Z">
        <w:r>
          <w:rPr>
            <w:rStyle w:val="VerbatimChar"/>
          </w:rPr>
          <w:t xml:space="preserve">lapply()</w:t>
        </w:r>
      </w:ins>
      <w:ins w:id="6640" w:author="PR Preview" w:date="2026-01-01T00:00:00Z">
        <w:r>
          <w:t xml:space="preserve"> </w:t>
        </w:r>
      </w:ins>
      <w:ins w:id="6641" w:author="PR Preview" w:date="2026-01-01T00:00:00Z">
        <w:r>
          <w:t xml:space="preserve">is its long computation time, especially when the list length is long. Fortunately, computers nowadays must have multiple cores which makes parallel processing possible to help make computation much faster.</w:t>
        </w:r>
      </w:ins>
    </w:p>
    <w:p>
      <w:pPr>
        <w:pStyle w:val="BodyText"/>
      </w:pPr>
      <w:ins w:id="6642" w:author="PR Preview" w:date="2026-01-01T00:00:00Z">
        <w:r>
          <w:t xml:space="preserve">Assume you have a list called</w:t>
        </w:r>
      </w:ins>
      <w:ins w:id="6643" w:author="PR Preview" w:date="2026-01-01T00:00:00Z">
        <w:r>
          <w:t xml:space="preserve"> </w:t>
        </w:r>
      </w:ins>
      <w:ins w:id="6644" w:author="PR Preview" w:date="2026-01-01T00:00:00Z">
        <w:r>
          <w:rPr>
            <w:rStyle w:val="VerbatimChar"/>
          </w:rPr>
          <w:t xml:space="preserve">mylist</w:t>
        </w:r>
      </w:ins>
      <w:ins w:id="6645" w:author="PR Preview" w:date="2026-01-01T00:00:00Z">
        <w:r>
          <w:t xml:space="preserve"> </w:t>
        </w:r>
      </w:ins>
      <w:ins w:id="6646" w:author="PR Preview" w:date="2026-01-01T00:00:00Z">
        <w:r>
          <w:t xml:space="preserve">of length 1000, and</w:t>
        </w:r>
      </w:ins>
      <w:ins w:id="6647" w:author="PR Preview" w:date="2026-01-01T00:00:00Z">
        <w:r>
          <w:t xml:space="preserve"> </w:t>
        </w:r>
      </w:ins>
      <w:ins w:id="6648" w:author="PR Preview" w:date="2026-01-01T00:00:00Z">
        <w:r>
          <w:rPr>
            <w:rStyle w:val="VerbatimChar"/>
          </w:rPr>
          <w:t xml:space="preserve">lapply(X = mylist, FUN = func)</w:t>
        </w:r>
      </w:ins>
      <w:ins w:id="6649" w:author="PR Preview" w:date="2026-01-01T00:00:00Z">
        <w:r>
          <w:t xml:space="preserve"> </w:t>
        </w:r>
      </w:ins>
      <w:ins w:id="6650" w:author="PR Preview" w:date="2026-01-01T00:00:00Z">
        <w:r>
          <w:t xml:space="preserve">applies the function to each of the 1000 elements one by one in</w:t>
        </w:r>
      </w:ins>
      <w:ins w:id="6651" w:author="PR Preview" w:date="2026-01-01T00:00:00Z">
        <w:r>
          <w:t xml:space="preserve"> </w:t>
        </w:r>
      </w:ins>
      <m:oMath>
        <m:r>
          <m:t>T</m:t>
        </m:r>
      </m:oMath>
      <w:ins w:id="6652" w:author="PR Preview" w:date="2026-01-01T00:00:00Z">
        <w:r>
          <w:t xml:space="preserve"> </w:t>
        </w:r>
      </w:ins>
      <w:ins w:id="6653" w:author="PR Preview" w:date="2026-01-01T00:00:00Z">
        <w:r>
          <w:t xml:space="preserve">seconds. If we could execute the</w:t>
        </w:r>
      </w:ins>
      <w:ins w:id="6654" w:author="PR Preview" w:date="2026-01-01T00:00:00Z">
        <w:r>
          <w:t xml:space="preserve"> </w:t>
        </w:r>
      </w:ins>
      <w:ins w:id="6655" w:author="PR Preview" w:date="2026-01-01T00:00:00Z">
        <w:r>
          <w:rPr>
            <w:rStyle w:val="VerbatimChar"/>
          </w:rPr>
          <w:t xml:space="preserve">func</w:t>
        </w:r>
      </w:ins>
      <w:ins w:id="6656" w:author="PR Preview" w:date="2026-01-01T00:00:00Z">
        <w:r>
          <w:t xml:space="preserve"> </w:t>
        </w:r>
      </w:ins>
      <w:ins w:id="6657" w:author="PR Preview" w:date="2026-01-01T00:00:00Z">
        <w:r>
          <w:t xml:space="preserve">in</w:t>
        </w:r>
      </w:ins>
      <w:ins w:id="6658" w:author="PR Preview" w:date="2026-01-01T00:00:00Z">
        <w:r>
          <w:t xml:space="preserve"> </w:t>
        </w:r>
      </w:ins>
      <m:oMath>
        <m:r>
          <m:t>n</m:t>
        </m:r>
      </m:oMath>
      <w:ins w:id="6659" w:author="PR Preview" w:date="2026-01-01T00:00:00Z">
        <w:r>
          <w:t xml:space="preserve"> </w:t>
        </w:r>
      </w:ins>
      <w:ins w:id="6660" w:author="PR Preview" w:date="2026-01-01T00:00:00Z">
        <w:r>
          <w:t xml:space="preserve">processors simultaneously, then ideally, we would shrink the computation time to</w:t>
        </w:r>
      </w:ins>
      <w:ins w:id="6661" w:author="PR Preview" w:date="2026-01-01T00:00:00Z">
        <w:r>
          <w:t xml:space="preserve"> </w:t>
        </w:r>
      </w:ins>
      <m:oMath>
        <m:r>
          <m:t>T</m:t>
        </m:r>
        <m:r>
          <m:rPr>
            <m:sty m:val="p"/>
          </m:rPr>
          <m:t>/</m:t>
        </m:r>
        <m:r>
          <m:t>n</m:t>
        </m:r>
      </m:oMath>
      <w:ins w:id="6662" w:author="PR Preview" w:date="2026-01-01T00:00:00Z">
        <w:r>
          <w:t xml:space="preserve"> </w:t>
        </w:r>
      </w:ins>
      <w:ins w:id="6663" w:author="PR Preview" w:date="2026-01-01T00:00:00Z">
        <w:r>
          <w:t xml:space="preserve">seconds.</w:t>
        </w:r>
      </w:ins>
    </w:p>
    <w:p>
      <w:pPr>
        <w:pStyle w:val="BodyText"/>
      </w:pPr>
      <w:ins w:id="6664" w:author="PR Preview" w:date="2026-01-01T00:00:00Z">
        <w:r>
          <w:t xml:space="preserve">In practice, using functions under the</w:t>
        </w:r>
      </w:ins>
      <w:ins w:id="6665" w:author="PR Preview" w:date="2026-01-01T00:00:00Z">
        <w:r>
          <w:t xml:space="preserve"> </w:t>
        </w:r>
      </w:ins>
      <w:ins w:id="6666" w:author="PR Preview" w:date="2026-01-01T00:00:00Z">
        <w:r>
          <w:rPr>
            <w:rStyle w:val="VerbatimChar"/>
          </w:rPr>
          <w:t xml:space="preserve">parallel</w:t>
        </w:r>
      </w:ins>
      <w:ins w:id="6667" w:author="PR Preview" w:date="2026-01-01T00:00:00Z">
        <w:r>
          <w:t xml:space="preserve"> </w:t>
        </w:r>
      </w:ins>
      <w:ins w:id="6668" w:author="PR Preview" w:date="2026-01-01T00:00:00Z">
        <w:r>
          <w:t xml:space="preserve">and the</w:t>
        </w:r>
      </w:ins>
      <w:ins w:id="6669" w:author="PR Preview" w:date="2026-01-01T00:00:00Z">
        <w:r>
          <w:t xml:space="preserve"> </w:t>
        </w:r>
      </w:ins>
      <w:ins w:id="6670" w:author="PR Preview" w:date="2026-01-01T00:00:00Z">
        <w:r>
          <w:rPr>
            <w:rStyle w:val="VerbatimChar"/>
          </w:rPr>
          <w:t xml:space="preserve">future</w:t>
        </w:r>
      </w:ins>
      <w:ins w:id="6671" w:author="PR Preview" w:date="2026-01-01T00:00:00Z">
        <w:r>
          <w:t xml:space="preserve"> </w:t>
        </w:r>
      </w:ins>
      <w:ins w:id="6672" w:author="PR Preview" w:date="2026-01-01T00:00:00Z">
        <w:r>
          <w:t xml:space="preserve">packages, we can split</w:t>
        </w:r>
      </w:ins>
      <w:ins w:id="6673" w:author="PR Preview" w:date="2026-01-01T00:00:00Z">
        <w:r>
          <w:t xml:space="preserve"> </w:t>
        </w:r>
      </w:ins>
      <w:ins w:id="6674" w:author="PR Preview" w:date="2026-01-01T00:00:00Z">
        <w:r>
          <w:rPr>
            <w:rStyle w:val="VerbatimChar"/>
          </w:rPr>
          <w:t xml:space="preserve">mylist</w:t>
        </w:r>
      </w:ins>
      <w:ins w:id="6675" w:author="PR Preview" w:date="2026-01-01T00:00:00Z">
        <w:r>
          <w:t xml:space="preserve"> </w:t>
        </w:r>
      </w:ins>
      <w:ins w:id="6676" w:author="PR Preview" w:date="2026-01-01T00:00:00Z">
        <w:r>
          <w:t xml:space="preserve">into smaller chunks and apply the function to each element of the several chunks in parallel in different cores to significantly reduce the run time.</w:t>
        </w:r>
      </w:ins>
    </w:p>
    <w:bookmarkStart w:id="322" w:name="parlapply"/>
    <w:p>
      <w:pPr>
        <w:pStyle w:val="Heading4"/>
      </w:pPr>
      <w:ins w:id="6677" w:author="PR Preview" w:date="2026-01-01T00:00:00Z">
        <w:r>
          <w:rPr>
            <w:rStyle w:val="VerbatimChar"/>
          </w:rPr>
          <w:t xml:space="preserve">parLapply()</w:t>
        </w:r>
      </w:ins>
    </w:p>
    <w:p>
      <w:pPr>
        <w:pStyle w:val="FirstParagraph"/>
      </w:pPr>
      <w:ins w:id="6678" w:author="PR Preview" w:date="2026-01-01T00:00:00Z">
        <w:r>
          <w:t xml:space="preserve">Below is a generic example of</w:t>
        </w:r>
      </w:ins>
      <w:ins w:id="6679" w:author="PR Preview" w:date="2026-01-01T00:00:00Z">
        <w:r>
          <w:t xml:space="preserve"> </w:t>
        </w:r>
      </w:ins>
      <w:ins w:id="6680" w:author="PR Preview" w:date="2026-01-01T00:00:00Z">
        <w:r>
          <w:rPr>
            <w:rStyle w:val="VerbatimChar"/>
          </w:rPr>
          <w:t xml:space="preserve">parLapply()</w:t>
        </w:r>
      </w:ins>
      <w:ins w:id="6681" w:author="PR Preview" w:date="2026-01-01T00:00:00Z">
        <w:r>
          <w:t xml:space="preserve">:</w:t>
        </w:r>
      </w:ins>
    </w:p>
    <w:p>
      <w:pPr>
        <w:pStyle w:val="SourceCode"/>
      </w:pPr>
      <w:ins w:id="6682" w:author="PR Preview" w:date="2026-01-01T00:00:00Z">
        <w:r>
          <w:rPr>
            <w:rStyle w:val="VerbatimChar"/>
          </w:rPr>
          <w:t xml:space="preserve">library(parallel)</w:t>
        </w:r>
      </w:ins>
      <w:ins w:id="6683" w:author="PR Preview" w:date="2026-01-01T00:00:00Z">
        <w:r>
          <w:br/>
        </w:r>
      </w:ins>
      <w:ins w:id="6684" w:author="PR Preview" w:date="2026-01-01T00:00:00Z">
        <w:r>
          <w:br/>
        </w:r>
      </w:ins>
      <w:ins w:id="6685" w:author="PR Preview" w:date="2026-01-01T00:00:00Z">
        <w:r>
          <w:rPr>
            <w:rStyle w:val="VerbatimChar"/>
          </w:rPr>
          <w:t xml:space="preserve"># Set how many processors will be used to process the list and make cluster</w:t>
        </w:r>
      </w:ins>
      <w:ins w:id="6686" w:author="PR Preview" w:date="2026-01-01T00:00:00Z">
        <w:r>
          <w:br/>
        </w:r>
      </w:ins>
      <w:ins w:id="6687" w:author="PR Preview" w:date="2026-01-01T00:00:00Z">
        <w:r>
          <w:rPr>
            <w:rStyle w:val="VerbatimChar"/>
          </w:rPr>
          <w:t xml:space="preserve">n_cores &lt;- 4</w:t>
        </w:r>
      </w:ins>
      <w:ins w:id="6688" w:author="PR Preview" w:date="2026-01-01T00:00:00Z">
        <w:r>
          <w:br/>
        </w:r>
      </w:ins>
      <w:ins w:id="6689" w:author="PR Preview" w:date="2026-01-01T00:00:00Z">
        <w:r>
          <w:rPr>
            <w:rStyle w:val="VerbatimChar"/>
          </w:rPr>
          <w:t xml:space="preserve">cl &lt;- makeCluster(n_cores)</w:t>
        </w:r>
      </w:ins>
      <w:ins w:id="6690" w:author="PR Preview" w:date="2026-01-01T00:00:00Z">
        <w:r>
          <w:br/>
        </w:r>
      </w:ins>
      <w:ins w:id="6691" w:author="PR Preview" w:date="2026-01-01T00:00:00Z">
        <w:r>
          <w:br/>
        </w:r>
      </w:ins>
      <w:ins w:id="6692" w:author="PR Preview" w:date="2026-01-01T00:00:00Z">
        <w:r>
          <w:rPr>
            <w:rStyle w:val="VerbatimChar"/>
          </w:rPr>
          <w:t xml:space="preserve">#Use parLapply() to apply func to each element in mylist</w:t>
        </w:r>
      </w:ins>
      <w:ins w:id="6693" w:author="PR Preview" w:date="2026-01-01T00:00:00Z">
        <w:r>
          <w:br/>
        </w:r>
      </w:ins>
      <w:ins w:id="6694" w:author="PR Preview" w:date="2026-01-01T00:00:00Z">
        <w:r>
          <w:rPr>
            <w:rStyle w:val="VerbatimChar"/>
          </w:rPr>
          <w:t xml:space="preserve">result &lt;- parLapply(cl = cl, x = mylist, FUN = func)</w:t>
        </w:r>
      </w:ins>
      <w:ins w:id="6695" w:author="PR Preview" w:date="2026-01-01T00:00:00Z">
        <w:r>
          <w:br/>
        </w:r>
      </w:ins>
      <w:ins w:id="6696" w:author="PR Preview" w:date="2026-01-01T00:00:00Z">
        <w:r>
          <w:br/>
        </w:r>
      </w:ins>
      <w:ins w:id="6697" w:author="PR Preview" w:date="2026-01-01T00:00:00Z">
        <w:r>
          <w:rPr>
            <w:rStyle w:val="VerbatimChar"/>
          </w:rPr>
          <w:t xml:space="preserve">#Stop the parallel processing</w:t>
        </w:r>
      </w:ins>
      <w:ins w:id="6698" w:author="PR Preview" w:date="2026-01-01T00:00:00Z">
        <w:r>
          <w:br/>
        </w:r>
      </w:ins>
      <w:ins w:id="6699" w:author="PR Preview" w:date="2026-01-01T00:00:00Z">
        <w:r>
          <w:rPr>
            <w:rStyle w:val="VerbatimChar"/>
          </w:rPr>
          <w:t xml:space="preserve">stopCluster(cl)</w:t>
        </w:r>
      </w:ins>
    </w:p>
    <w:p>
      <w:pPr>
        <w:pStyle w:val="FirstParagraph"/>
      </w:pPr>
      <w:ins w:id="6700" w:author="PR Preview" w:date="2026-01-01T00:00:00Z">
        <w:r>
          <w:t xml:space="preserve">Let’s still assume</w:t>
        </w:r>
      </w:ins>
      <w:ins w:id="6701" w:author="PR Preview" w:date="2026-01-01T00:00:00Z">
        <w:r>
          <w:t xml:space="preserve"> </w:t>
        </w:r>
      </w:ins>
      <w:ins w:id="6702" w:author="PR Preview" w:date="2026-01-01T00:00:00Z">
        <w:r>
          <w:rPr>
            <w:rStyle w:val="VerbatimChar"/>
          </w:rPr>
          <w:t xml:space="preserve">mylist</w:t>
        </w:r>
      </w:ins>
      <w:ins w:id="6703" w:author="PR Preview" w:date="2026-01-01T00:00:00Z">
        <w:r>
          <w:t xml:space="preserve"> </w:t>
        </w:r>
      </w:ins>
      <w:ins w:id="6704" w:author="PR Preview" w:date="2026-01-01T00:00:00Z">
        <w:r>
          <w:t xml:space="preserve">is of length 1000. The</w:t>
        </w:r>
      </w:ins>
      <w:ins w:id="6705" w:author="PR Preview" w:date="2026-01-01T00:00:00Z">
        <w:r>
          <w:t xml:space="preserve"> </w:t>
        </w:r>
      </w:ins>
      <w:ins w:id="6706" w:author="PR Preview" w:date="2026-01-01T00:00:00Z">
        <w:r>
          <w:rPr>
            <w:rStyle w:val="VerbatimChar"/>
          </w:rPr>
          <w:t xml:space="preserve">parLapply</w:t>
        </w:r>
      </w:ins>
      <w:ins w:id="6707" w:author="PR Preview" w:date="2026-01-01T00:00:00Z">
        <w:r>
          <w:t xml:space="preserve"> </w:t>
        </w:r>
      </w:ins>
      <w:ins w:id="6708" w:author="PR Preview" w:date="2026-01-01T00:00:00Z">
        <w:r>
          <w:t xml:space="preserve">above splits</w:t>
        </w:r>
      </w:ins>
      <w:ins w:id="6709" w:author="PR Preview" w:date="2026-01-01T00:00:00Z">
        <w:r>
          <w:t xml:space="preserve"> </w:t>
        </w:r>
      </w:ins>
      <w:ins w:id="6710" w:author="PR Preview" w:date="2026-01-01T00:00:00Z">
        <w:r>
          <w:rPr>
            <w:rStyle w:val="VerbatimChar"/>
          </w:rPr>
          <w:t xml:space="preserve">mylist</w:t>
        </w:r>
      </w:ins>
      <w:ins w:id="6711" w:author="PR Preview" w:date="2026-01-01T00:00:00Z">
        <w:r>
          <w:t xml:space="preserve"> </w:t>
        </w:r>
      </w:ins>
      <w:ins w:id="6712" w:author="PR Preview" w:date="2026-01-01T00:00:00Z">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ins>
    </w:p>
    <w:p>
      <w:pPr>
        <w:pStyle w:val="BodyText"/>
      </w:pPr>
      <w:ins w:id="6713" w:author="PR Preview" w:date="2026-01-01T00:00:00Z">
        <w:r>
          <w:t xml:space="preserve">You can use</w:t>
        </w:r>
      </w:ins>
      <w:ins w:id="6714" w:author="PR Preview" w:date="2026-01-01T00:00:00Z">
        <w:r>
          <w:t xml:space="preserve"> </w:t>
        </w:r>
      </w:ins>
      <w:ins w:id="6715" w:author="PR Preview" w:date="2026-01-01T00:00:00Z">
        <w:r>
          <w:rPr>
            <w:rStyle w:val="VerbatimChar"/>
          </w:rPr>
          <w:t xml:space="preserve">parallel::detectCores()</w:t>
        </w:r>
      </w:ins>
      <w:ins w:id="6716" w:author="PR Preview" w:date="2026-01-01T00:00:00Z">
        <w:r>
          <w:t xml:space="preserve"> </w:t>
        </w:r>
      </w:ins>
      <w:ins w:id="6717" w:author="PR Preview" w:date="2026-01-01T00:00:00Z">
        <w:r>
          <w:t xml:space="preserve">to test how many cores your machine has and to help decide what to put for</w:t>
        </w:r>
      </w:ins>
      <w:ins w:id="6718" w:author="PR Preview" w:date="2026-01-01T00:00:00Z">
        <w:r>
          <w:t xml:space="preserve"> </w:t>
        </w:r>
      </w:ins>
      <w:ins w:id="6719" w:author="PR Preview" w:date="2026-01-01T00:00:00Z">
        <w:r>
          <w:rPr>
            <w:rStyle w:val="VerbatimChar"/>
          </w:rPr>
          <w:t xml:space="preserve">n_cores</w:t>
        </w:r>
      </w:ins>
      <w:ins w:id="6720" w:author="PR Preview" w:date="2026-01-01T00:00:00Z">
        <w:r>
          <w:t xml:space="preserve">. It would be a good idea to leave at least one core free for the operating system to use.</w:t>
        </w:r>
      </w:ins>
    </w:p>
    <w:p>
      <w:pPr>
        <w:pStyle w:val="BodyText"/>
      </w:pPr>
      <w:ins w:id="6721" w:author="PR Preview" w:date="2026-01-01T00:00:00Z">
        <w:r>
          <w:t xml:space="preserve">We will always start</w:t>
        </w:r>
      </w:ins>
      <w:ins w:id="6722" w:author="PR Preview" w:date="2026-01-01T00:00:00Z">
        <w:r>
          <w:t xml:space="preserve"> </w:t>
        </w:r>
      </w:ins>
      <w:ins w:id="6723" w:author="PR Preview" w:date="2026-01-01T00:00:00Z">
        <w:r>
          <w:rPr>
            <w:rStyle w:val="VerbatimChar"/>
          </w:rPr>
          <w:t xml:space="preserve">parLapply()</w:t>
        </w:r>
      </w:ins>
      <w:ins w:id="6724" w:author="PR Preview" w:date="2026-01-01T00:00:00Z">
        <w:r>
          <w:t xml:space="preserve"> </w:t>
        </w:r>
      </w:ins>
      <w:ins w:id="6725" w:author="PR Preview" w:date="2026-01-01T00:00:00Z">
        <w:r>
          <w:t xml:space="preserve">with</w:t>
        </w:r>
      </w:ins>
      <w:ins w:id="6726" w:author="PR Preview" w:date="2026-01-01T00:00:00Z">
        <w:r>
          <w:t xml:space="preserve"> </w:t>
        </w:r>
      </w:ins>
      <w:ins w:id="6727" w:author="PR Preview" w:date="2026-01-01T00:00:00Z">
        <w:r>
          <w:rPr>
            <w:rStyle w:val="VerbatimChar"/>
          </w:rPr>
          <w:t xml:space="preserve">makeCluster()</w:t>
        </w:r>
      </w:ins>
      <w:ins w:id="6728" w:author="PR Preview" w:date="2026-01-01T00:00:00Z">
        <w:r>
          <w:t xml:space="preserve">.</w:t>
        </w:r>
      </w:ins>
      <w:ins w:id="6729" w:author="PR Preview" w:date="2026-01-01T00:00:00Z">
        <w:r>
          <w:t xml:space="preserve"> </w:t>
        </w:r>
      </w:ins>
      <w:ins w:id="6730" w:author="PR Preview" w:date="2026-01-01T00:00:00Z">
        <w:r>
          <w:rPr>
            <w:rStyle w:val="VerbatimChar"/>
            <w:b/>
            <w:bCs/>
          </w:rPr>
          <w:t xml:space="preserve">stopCluster()</w:t>
        </w:r>
      </w:ins>
      <w:ins w:id="6731" w:author="PR Preview" w:date="2026-01-01T00:00:00Z">
        <w:r>
          <w:rPr>
            <w:b/>
            <w:bCs/>
          </w:rPr>
          <w:t xml:space="preserve"> </w:t>
        </w:r>
      </w:ins>
      <w:ins w:id="6732" w:author="PR Preview" w:date="2026-01-01T00:00:00Z">
        <w:r>
          <w:rPr>
            <w:b/>
            <w:bCs/>
          </w:rPr>
          <w:t xml:space="preserve">is not fully necessary but follows the best practices.</w:t>
        </w:r>
      </w:ins>
      <w:ins w:id="6733" w:author="PR Preview" w:date="2026-01-01T00:00:00Z">
        <w:r>
          <w:t xml:space="preserve"> </w:t>
        </w:r>
      </w:ins>
      <w:ins w:id="6734" w:author="PR Preview" w:date="2026-01-01T00:00:00Z">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ins>
      <w:ins w:id="6735" w:author="PR Preview" w:date="2026-01-01T00:00:00Z">
        <w:r>
          <w:t xml:space="preserve"> </w:t>
        </w:r>
      </w:ins>
      <w:ins w:id="6736" w:author="PR Preview" w:date="2026-01-01T00:00:00Z">
        <w:r>
          <w:rPr>
            <w:rStyle w:val="VerbatimChar"/>
          </w:rPr>
          <w:t xml:space="preserve">parLapply()</w:t>
        </w:r>
      </w:ins>
      <w:ins w:id="6737" w:author="PR Preview" w:date="2026-01-01T00:00:00Z">
        <w:r>
          <w:t xml:space="preserve"> </w:t>
        </w:r>
      </w:ins>
      <w:ins w:id="6738" w:author="PR Preview" w:date="2026-01-01T00:00:00Z">
        <w:r>
          <w:t xml:space="preserve">again.</w:t>
        </w:r>
      </w:ins>
    </w:p>
    <w:bookmarkEnd w:id="322"/>
    <w:bookmarkStart w:id="323" w:name="future.lapply"/>
    <w:p>
      <w:pPr>
        <w:pStyle w:val="Heading4"/>
      </w:pPr>
      <w:ins w:id="6739" w:author="PR Preview" w:date="2026-01-01T00:00:00Z">
        <w:r>
          <w:rPr>
            <w:rStyle w:val="VerbatimChar"/>
          </w:rPr>
          <w:t xml:space="preserve">future.lapply()</w:t>
        </w:r>
      </w:ins>
    </w:p>
    <w:p>
      <w:pPr>
        <w:pStyle w:val="FirstParagraph"/>
      </w:pPr>
      <w:ins w:id="6740" w:author="PR Preview" w:date="2026-01-01T00:00:00Z">
        <w:r>
          <w:t xml:space="preserve">Below is a generic example of</w:t>
        </w:r>
      </w:ins>
      <w:ins w:id="6741" w:author="PR Preview" w:date="2026-01-01T00:00:00Z">
        <w:r>
          <w:t xml:space="preserve"> </w:t>
        </w:r>
      </w:ins>
      <w:ins w:id="6742" w:author="PR Preview" w:date="2026-01-01T00:00:00Z">
        <w:r>
          <w:rPr>
            <w:rStyle w:val="VerbatimChar"/>
          </w:rPr>
          <w:t xml:space="preserve">future.lapply()</w:t>
        </w:r>
      </w:ins>
      <w:ins w:id="6743" w:author="PR Preview" w:date="2026-01-01T00:00:00Z">
        <w:r>
          <w:t xml:space="preserve">:</w:t>
        </w:r>
      </w:ins>
    </w:p>
    <w:p>
      <w:pPr>
        <w:pStyle w:val="SourceCode"/>
      </w:pPr>
      <w:ins w:id="6744" w:author="PR Preview" w:date="2026-01-01T00:00:00Z">
        <w:r>
          <w:rPr>
            <w:rStyle w:val="VerbatimChar"/>
          </w:rPr>
          <w:t xml:space="preserve">library(future)</w:t>
        </w:r>
      </w:ins>
      <w:ins w:id="6745" w:author="PR Preview" w:date="2026-01-01T00:00:00Z">
        <w:r>
          <w:br/>
        </w:r>
      </w:ins>
      <w:ins w:id="6746" w:author="PR Preview" w:date="2026-01-01T00:00:00Z">
        <w:r>
          <w:rPr>
            <w:rStyle w:val="VerbatimChar"/>
          </w:rPr>
          <w:t xml:space="preserve">library(future.apply)</w:t>
        </w:r>
      </w:ins>
      <w:ins w:id="6747" w:author="PR Preview" w:date="2026-01-01T00:00:00Z">
        <w:r>
          <w:br/>
        </w:r>
      </w:ins>
      <w:ins w:id="6748" w:author="PR Preview" w:date="2026-01-01T00:00:00Z">
        <w:r>
          <w:br/>
        </w:r>
      </w:ins>
      <w:ins w:id="6749" w:author="PR Preview" w:date="2026-01-01T00:00:00Z">
        <w:r>
          <w:rPr>
            <w:rStyle w:val="VerbatimChar"/>
          </w:rPr>
          <w:t xml:space="preserve"># First, plan how the future_lapply() will be resolved</w:t>
        </w:r>
      </w:ins>
      <w:ins w:id="6750" w:author="PR Preview" w:date="2026-01-01T00:00:00Z">
        <w:r>
          <w:br/>
        </w:r>
      </w:ins>
      <w:ins w:id="6751" w:author="PR Preview" w:date="2026-01-01T00:00:00Z">
        <w:r>
          <w:rPr>
            <w:rStyle w:val="VerbatimChar"/>
          </w:rPr>
          <w:t xml:space="preserve">future::plan(</w:t>
        </w:r>
      </w:ins>
      <w:ins w:id="6752" w:author="PR Preview" w:date="2026-01-01T00:00:00Z">
        <w:r>
          <w:br/>
        </w:r>
      </w:ins>
      <w:ins w:id="6753" w:author="PR Preview" w:date="2026-01-01T00:00:00Z">
        <w:r>
          <w:rPr>
            <w:rStyle w:val="VerbatimChar"/>
          </w:rPr>
          <w:t xml:space="preserve">  multisession, workers = future::availableCores() - 1</w:t>
        </w:r>
      </w:ins>
      <w:ins w:id="6754" w:author="PR Preview" w:date="2026-01-01T00:00:00Z">
        <w:r>
          <w:br/>
        </w:r>
      </w:ins>
      <w:ins w:id="6755" w:author="PR Preview" w:date="2026-01-01T00:00:00Z">
        <w:r>
          <w:rPr>
            <w:rStyle w:val="VerbatimChar"/>
          </w:rPr>
          <w:t xml:space="preserve">)</w:t>
        </w:r>
      </w:ins>
      <w:ins w:id="6756" w:author="PR Preview" w:date="2026-01-01T00:00:00Z">
        <w:r>
          <w:br/>
        </w:r>
      </w:ins>
      <w:ins w:id="6757" w:author="PR Preview" w:date="2026-01-01T00:00:00Z">
        <w:r>
          <w:br/>
        </w:r>
      </w:ins>
      <w:ins w:id="6758" w:author="PR Preview" w:date="2026-01-01T00:00:00Z">
        <w:r>
          <w:rPr>
            <w:rStyle w:val="VerbatimChar"/>
          </w:rPr>
          <w:t xml:space="preserve"># Use future_lapply() to apply func to each element in mylist</w:t>
        </w:r>
      </w:ins>
      <w:ins w:id="6759" w:author="PR Preview" w:date="2026-01-01T00:00:00Z">
        <w:r>
          <w:br/>
        </w:r>
      </w:ins>
      <w:ins w:id="6760" w:author="PR Preview" w:date="2026-01-01T00:00:00Z">
        <w:r>
          <w:rPr>
            <w:rStyle w:val="VerbatimChar"/>
          </w:rPr>
          <w:t xml:space="preserve">future_lapply(x = mylist, FUN = func)</w:t>
        </w:r>
      </w:ins>
    </w:p>
    <w:p>
      <w:pPr>
        <w:pStyle w:val="FirstParagraph"/>
      </w:pPr>
      <w:ins w:id="6761" w:author="PR Preview" w:date="2026-01-01T00:00:00Z">
        <w:r>
          <w:t xml:space="preserve">Here,</w:t>
        </w:r>
      </w:ins>
      <w:ins w:id="6762" w:author="PR Preview" w:date="2026-01-01T00:00:00Z">
        <w:r>
          <w:t xml:space="preserve"> </w:t>
        </w:r>
      </w:ins>
      <w:ins w:id="6763" w:author="PR Preview" w:date="2026-01-01T00:00:00Z">
        <w:r>
          <w:rPr>
            <w:rStyle w:val="VerbatimChar"/>
          </w:rPr>
          <w:t xml:space="preserve">future::availableCores()</w:t>
        </w:r>
      </w:ins>
      <w:ins w:id="6764" w:author="PR Preview" w:date="2026-01-01T00:00:00Z">
        <w:r>
          <w:t xml:space="preserve"> </w:t>
        </w:r>
      </w:ins>
      <w:ins w:id="6765" w:author="PR Preview" w:date="2026-01-01T00:00:00Z">
        <w:r>
          <w:t xml:space="preserve">checks how many cores your machine has. Similar to</w:t>
        </w:r>
      </w:ins>
      <w:ins w:id="6766" w:author="PR Preview" w:date="2026-01-01T00:00:00Z">
        <w:r>
          <w:t xml:space="preserve"> </w:t>
        </w:r>
      </w:ins>
      <w:ins w:id="6767" w:author="PR Preview" w:date="2026-01-01T00:00:00Z">
        <w:r>
          <w:rPr>
            <w:rStyle w:val="VerbatimChar"/>
          </w:rPr>
          <w:t xml:space="preserve">parLapply()</w:t>
        </w:r>
      </w:ins>
      <w:ins w:id="6768" w:author="PR Preview" w:date="2026-01-01T00:00:00Z">
        <w:r>
          <w:t xml:space="preserve"> </w:t>
        </w:r>
      </w:ins>
      <w:ins w:id="6769" w:author="PR Preview" w:date="2026-01-01T00:00:00Z">
        <w:r>
          <w:t xml:space="preserve">showed above,</w:t>
        </w:r>
      </w:ins>
      <w:ins w:id="6770" w:author="PR Preview" w:date="2026-01-01T00:00:00Z">
        <w:r>
          <w:t xml:space="preserve"> </w:t>
        </w:r>
      </w:ins>
      <w:ins w:id="6771" w:author="PR Preview" w:date="2026-01-01T00:00:00Z">
        <w:r>
          <w:rPr>
            <w:rStyle w:val="VerbatimChar"/>
          </w:rPr>
          <w:t xml:space="preserve">future_lapply()</w:t>
        </w:r>
      </w:ins>
      <w:ins w:id="6772" w:author="PR Preview" w:date="2026-01-01T00:00:00Z">
        <w:r>
          <w:t xml:space="preserve"> </w:t>
        </w:r>
      </w:ins>
      <w:ins w:id="6773" w:author="PR Preview" w:date="2026-01-01T00:00:00Z">
        <w:r>
          <w:t xml:space="preserve">parallelizes the computation of</w:t>
        </w:r>
      </w:ins>
      <w:ins w:id="6774" w:author="PR Preview" w:date="2026-01-01T00:00:00Z">
        <w:r>
          <w:t xml:space="preserve"> </w:t>
        </w:r>
      </w:ins>
      <w:ins w:id="6775" w:author="PR Preview" w:date="2026-01-01T00:00:00Z">
        <w:r>
          <w:rPr>
            <w:rStyle w:val="VerbatimChar"/>
          </w:rPr>
          <w:t xml:space="preserve">lapply()</w:t>
        </w:r>
      </w:ins>
      <w:ins w:id="6776" w:author="PR Preview" w:date="2026-01-01T00:00:00Z">
        <w:r>
          <w:t xml:space="preserve"> </w:t>
        </w:r>
      </w:ins>
      <w:ins w:id="6777" w:author="PR Preview" w:date="2026-01-01T00:00:00Z">
        <w:r>
          <w:t xml:space="preserve">by executing the function</w:t>
        </w:r>
      </w:ins>
      <w:ins w:id="6778" w:author="PR Preview" w:date="2026-01-01T00:00:00Z">
        <w:r>
          <w:t xml:space="preserve"> </w:t>
        </w:r>
      </w:ins>
      <w:ins w:id="6779" w:author="PR Preview" w:date="2026-01-01T00:00:00Z">
        <w:r>
          <w:rPr>
            <w:rStyle w:val="VerbatimChar"/>
          </w:rPr>
          <w:t xml:space="preserve">func</w:t>
        </w:r>
      </w:ins>
      <w:ins w:id="6780" w:author="PR Preview" w:date="2026-01-01T00:00:00Z">
        <w:r>
          <w:t xml:space="preserve"> </w:t>
        </w:r>
      </w:ins>
      <w:ins w:id="6781" w:author="PR Preview" w:date="2026-01-01T00:00:00Z">
        <w:r>
          <w:t xml:space="preserve">simultaneously on different sub-lists of</w:t>
        </w:r>
      </w:ins>
      <w:ins w:id="6782" w:author="PR Preview" w:date="2026-01-01T00:00:00Z">
        <w:r>
          <w:t xml:space="preserve"> </w:t>
        </w:r>
      </w:ins>
      <w:ins w:id="6783" w:author="PR Preview" w:date="2026-01-01T00:00:00Z">
        <w:r>
          <w:rPr>
            <w:rStyle w:val="VerbatimChar"/>
          </w:rPr>
          <w:t xml:space="preserve">mylist</w:t>
        </w:r>
      </w:ins>
      <w:ins w:id="6784" w:author="PR Preview" w:date="2026-01-01T00:00:00Z">
        <w:r>
          <w:t xml:space="preserve">.</w:t>
        </w:r>
      </w:ins>
    </w:p>
    <w:bookmarkEnd w:id="323"/>
    <w:bookmarkEnd w:id="324"/>
    <w:bookmarkEnd w:id="325"/>
    <w:bookmarkStart w:id="334" w:name="sec-reviewing-code"/>
    <w:p>
      <w:pPr>
        <w:pStyle w:val="Heading2"/>
      </w:pPr>
      <w:ins w:id="6785" w:author="PR Preview" w:date="2026-01-01T00:00:00Z">
        <w:r>
          <w:t xml:space="preserve">45 Reviewing Code</w:t>
        </w:r>
      </w:ins>
    </w:p>
    <w:p>
      <w:pPr>
        <w:pStyle w:val="FirstParagraph"/>
      </w:pPr>
      <w:ins w:id="6786" w:author="PR Preview" w:date="2026-01-01T00:00:00Z">
        <w:r>
          <w:t xml:space="preserve">Peer code review is a collaborative practice that improves scientific rigor,</w:t>
        </w:r>
      </w:ins>
      <w:ins w:id="6787" w:author="PR Preview" w:date="2026-01-01T00:00:00Z">
        <w:r>
          <w:t xml:space="preserve"> </w:t>
        </w:r>
      </w:ins>
      <w:ins w:id="6788" w:author="PR Preview" w:date="2026-01-01T00:00:00Z">
        <w:r>
          <w:t xml:space="preserve">fosters shared understanding,</w:t>
        </w:r>
      </w:ins>
      <w:ins w:id="6789" w:author="PR Preview" w:date="2026-01-01T00:00:00Z">
        <w:r>
          <w:t xml:space="preserve"> </w:t>
        </w:r>
      </w:ins>
      <w:ins w:id="6790" w:author="PR Preview" w:date="2026-01-01T00:00:00Z">
        <w:r>
          <w:t xml:space="preserve">and catches bugs before analysis results are shared or published.</w:t>
        </w:r>
      </w:ins>
      <w:ins w:id="6791" w:author="PR Preview" w:date="2026-01-01T00:00:00Z">
        <w:r>
          <w:t xml:space="preserve"> </w:t>
        </w:r>
      </w:ins>
      <w:ins w:id="6792" w:author="PR Preview" w:date="2026-01-01T00:00:00Z">
        <w:r>
          <w:t xml:space="preserve">The lab’s pull request workflow, author and reviewer expectations, and response protocol</w:t>
        </w:r>
      </w:ins>
      <w:ins w:id="6793" w:author="PR Preview" w:date="2026-01-01T00:00:00Z">
        <w:r>
          <w:t xml:space="preserve"> </w:t>
        </w:r>
      </w:ins>
      <w:ins w:id="6794" w:author="PR Preview" w:date="2026-01-01T00:00:00Z">
        <w:r>
          <w:t xml:space="preserve">are consolidated in</w:t>
        </w:r>
      </w:ins>
      <w:ins w:id="6795" w:author="PR Preview" w:date="2026-01-01T00:00:00Z">
        <w:r>
          <w:t xml:space="preserve"> </w:t>
        </w:r>
      </w:ins>
      <w:hyperlink r:id="rId326">
        <w:ins w:id="6796" w:author="PR Preview" w:date="2026-01-01T00:00:00Z">
          <w:r>
            <w:rPr>
              <w:rStyle w:val="Hyperlink"/>
            </w:rPr>
            <w:t xml:space="preserve">Collaborative Software Development</w:t>
          </w:r>
        </w:ins>
      </w:hyperlink>
      <w:ins w:id="6797" w:author="PR Preview" w:date="2026-01-01T00:00:00Z">
        <w:r>
          <w:t xml:space="preserve">.</w:t>
        </w:r>
      </w:ins>
    </w:p>
    <w:bookmarkStart w:id="327" w:name="sec-why-review-code"/>
    <w:p>
      <w:pPr>
        <w:pStyle w:val="Heading3"/>
      </w:pPr>
      <w:ins w:id="6798" w:author="PR Preview" w:date="2026-01-01T00:00:00Z">
        <w:r>
          <w:t xml:space="preserve">45.1 Why We Review Code</w:t>
        </w:r>
      </w:ins>
    </w:p>
    <w:p>
      <w:pPr>
        <w:pStyle w:val="FirstParagraph"/>
      </w:pPr>
      <w:ins w:id="6799" w:author="PR Preview" w:date="2026-01-01T00:00:00Z">
        <w:r>
          <w:t xml:space="preserve">Code review serves several vital purposes:</w:t>
        </w:r>
      </w:ins>
    </w:p>
    <w:p>
      <w:pPr>
        <w:pStyle w:val="Compact"/>
        <w:numPr>
          <w:ilvl w:val="0"/>
          <w:numId w:val="1065"/>
        </w:numPr>
      </w:pPr>
      <w:ins w:id="6800" w:author="PR Preview" w:date="2026-01-01T00:00:00Z">
        <w:r>
          <w:rPr>
            <w:b/>
            <w:bCs/>
          </w:rPr>
          <w:t xml:space="preserve">Error prevention</w:t>
        </w:r>
      </w:ins>
      <w:ins w:id="6801" w:author="PR Preview" w:date="2026-01-01T00:00:00Z">
        <w:r>
          <w:t xml:space="preserve">: Catching data processing and analytical bugs early,</w:t>
        </w:r>
      </w:ins>
      <w:ins w:id="6802" w:author="PR Preview" w:date="2026-01-01T00:00:00Z">
        <w:r>
          <w:t xml:space="preserve"> </w:t>
        </w:r>
      </w:ins>
      <w:ins w:id="6803" w:author="PR Preview" w:date="2026-01-01T00:00:00Z">
        <w:r>
          <w:t xml:space="preserve">before findings enter manuscripts or reports.</w:t>
        </w:r>
      </w:ins>
    </w:p>
    <w:p>
      <w:pPr>
        <w:pStyle w:val="Compact"/>
        <w:numPr>
          <w:ilvl w:val="0"/>
          <w:numId w:val="1065"/>
        </w:numPr>
      </w:pPr>
      <w:ins w:id="6804" w:author="PR Preview" w:date="2026-01-01T00:00:00Z">
        <w:r>
          <w:rPr>
            <w:b/>
            <w:bCs/>
          </w:rPr>
          <w:t xml:space="preserve">Reproducibility</w:t>
        </w:r>
      </w:ins>
      <w:ins w:id="6805" w:author="PR Preview" w:date="2026-01-01T00:00:00Z">
        <w:r>
          <w:t xml:space="preserve">: Verifying that scripts execute cleanly from scratch</w:t>
        </w:r>
      </w:ins>
      <w:ins w:id="6806" w:author="PR Preview" w:date="2026-01-01T00:00:00Z">
        <w:r>
          <w:t xml:space="preserve"> </w:t>
        </w:r>
      </w:ins>
      <w:ins w:id="6807" w:author="PR Preview" w:date="2026-01-01T00:00:00Z">
        <w:r>
          <w:t xml:space="preserve">without undocumented manual interventions or environment-specific dependencies.</w:t>
        </w:r>
      </w:ins>
    </w:p>
    <w:p>
      <w:pPr>
        <w:pStyle w:val="Compact"/>
        <w:numPr>
          <w:ilvl w:val="0"/>
          <w:numId w:val="1065"/>
        </w:numPr>
      </w:pPr>
      <w:ins w:id="6808" w:author="PR Preview" w:date="2026-01-01T00:00:00Z">
        <w:r>
          <w:rPr>
            <w:b/>
            <w:bCs/>
          </w:rPr>
          <w:t xml:space="preserve">Knowledge transfer</w:t>
        </w:r>
      </w:ins>
      <w:ins w:id="6809" w:author="PR Preview" w:date="2026-01-01T00:00:00Z">
        <w:r>
          <w:t xml:space="preserve">: Sharing analytical methods, R idioms,</w:t>
        </w:r>
      </w:ins>
      <w:ins w:id="6810" w:author="PR Preview" w:date="2026-01-01T00:00:00Z">
        <w:r>
          <w:t xml:space="preserve"> </w:t>
        </w:r>
      </w:ins>
      <w:ins w:id="6811" w:author="PR Preview" w:date="2026-01-01T00:00:00Z">
        <w:r>
          <w:t xml:space="preserve">and package features across the lab team.</w:t>
        </w:r>
      </w:ins>
    </w:p>
    <w:p>
      <w:pPr>
        <w:pStyle w:val="Compact"/>
        <w:numPr>
          <w:ilvl w:val="0"/>
          <w:numId w:val="1065"/>
        </w:numPr>
      </w:pPr>
      <w:ins w:id="6812" w:author="PR Preview" w:date="2026-01-01T00:00:00Z">
        <w:r>
          <w:rPr>
            <w:b/>
            <w:bCs/>
          </w:rPr>
          <w:t xml:space="preserve">Maintainability</w:t>
        </w:r>
      </w:ins>
      <w:ins w:id="6813" w:author="PR Preview" w:date="2026-01-01T00:00:00Z">
        <w:r>
          <w:t xml:space="preserve">: Ensuring that analysis pipelines can be understood,</w:t>
        </w:r>
      </w:ins>
      <w:ins w:id="6814" w:author="PR Preview" w:date="2026-01-01T00:00:00Z">
        <w:r>
          <w:t xml:space="preserve"> </w:t>
        </w:r>
      </w:ins>
      <w:ins w:id="6815" w:author="PR Preview" w:date="2026-01-01T00:00:00Z">
        <w:r>
          <w:t xml:space="preserve">modified, and extended by other lab members in the future.</w:t>
        </w:r>
      </w:ins>
    </w:p>
    <w:bookmarkEnd w:id="327"/>
    <w:bookmarkStart w:id="331" w:name="sec-what-to-look-for"/>
    <w:p>
      <w:pPr>
        <w:pStyle w:val="Heading3"/>
      </w:pPr>
      <w:ins w:id="6816" w:author="PR Preview" w:date="2026-01-01T00:00:00Z">
        <w:r>
          <w:t xml:space="preserve">45.2 What Reviewers Look For</w:t>
        </w:r>
      </w:ins>
    </w:p>
    <w:p>
      <w:pPr>
        <w:pStyle w:val="FirstParagraph"/>
      </w:pPr>
      <w:ins w:id="6817" w:author="PR Preview" w:date="2026-01-01T00:00:00Z">
        <w:r>
          <w:t xml:space="preserve">When reviewing a colleague’s code, evaluate these key dimensions:</w:t>
        </w:r>
      </w:ins>
    </w:p>
    <w:p>
      <w:pPr>
        <w:pStyle w:val="Compact"/>
        <w:numPr>
          <w:ilvl w:val="0"/>
          <w:numId w:val="1066"/>
        </w:numPr>
      </w:pPr>
      <w:ins w:id="6818" w:author="PR Preview" w:date="2026-01-01T00:00:00Z">
        <w:r>
          <w:rPr>
            <w:b/>
            <w:bCs/>
          </w:rPr>
          <w:t xml:space="preserve">Reproducibility</w:t>
        </w:r>
      </w:ins>
      <w:ins w:id="6819" w:author="PR Preview" w:date="2026-01-01T00:00:00Z">
        <w:r>
          <w:t xml:space="preserve">:</w:t>
        </w:r>
      </w:ins>
    </w:p>
    <w:p>
      <w:pPr>
        <w:pStyle w:val="Compact"/>
        <w:numPr>
          <w:ilvl w:val="1"/>
          <w:numId w:val="1067"/>
        </w:numPr>
      </w:pPr>
      <w:ins w:id="6820" w:author="PR Preview" w:date="2026-01-01T00:00:00Z">
        <w:r>
          <w:t xml:space="preserve">Does the script run cleanly from start to finish in a fresh R session?</w:t>
        </w:r>
      </w:ins>
    </w:p>
    <w:p>
      <w:pPr>
        <w:pStyle w:val="Compact"/>
        <w:numPr>
          <w:ilvl w:val="1"/>
          <w:numId w:val="1067"/>
        </w:numPr>
      </w:pPr>
      <w:ins w:id="6821" w:author="PR Preview" w:date="2026-01-01T00:00:00Z">
        <w:r>
          <w:t xml:space="preserve">Are package dependencies managed reproducibly via</w:t>
        </w:r>
      </w:ins>
      <w:ins w:id="6822" w:author="PR Preview" w:date="2026-01-01T00:00:00Z">
        <w:r>
          <w:t xml:space="preserve"> </w:t>
        </w:r>
      </w:ins>
      <w:hyperlink r:id="rId328">
        <w:ins w:id="6823" w:author="PR Preview" w:date="2026-01-01T00:00:00Z">
          <w:r>
            <w:rPr>
              <w:rStyle w:val="VerbatimChar"/>
            </w:rPr>
            <w:t xml:space="preserve">{renv}</w:t>
          </w:r>
        </w:ins>
      </w:hyperlink>
      <w:ins w:id="6824" w:author="PR Preview" w:date="2026-01-01T00:00:00Z">
        <w:r>
          <w:t xml:space="preserve"> </w:t>
        </w:r>
      </w:ins>
      <w:ins w:id="6825" w:author="PR Preview" w:date="2026-01-01T00:00:00Z">
        <w:r>
          <w:t xml:space="preserve">(see</w:t>
        </w:r>
      </w:ins>
      <w:ins w:id="6826" w:author="PR Preview" w:date="2026-01-01T00:00:00Z">
        <w:r>
          <w:t xml:space="preserve"> </w:t>
        </w:r>
      </w:ins>
      <w:hyperlink r:id="rId329">
        <w:ins w:id="6827" w:author="PR Preview" w:date="2026-01-01T00:00:00Z">
          <w:r>
            <w:rPr>
              <w:rStyle w:val="Hyperlink"/>
            </w:rPr>
            <w:t xml:space="preserve">Reproducible Environments</w:t>
          </w:r>
        </w:ins>
      </w:hyperlink>
      <w:ins w:id="6828" w:author="PR Preview" w:date="2026-01-01T00:00:00Z">
        <w:r>
          <w:t xml:space="preserve">)?</w:t>
        </w:r>
      </w:ins>
    </w:p>
    <w:p>
      <w:pPr>
        <w:pStyle w:val="Compact"/>
        <w:numPr>
          <w:ilvl w:val="1"/>
          <w:numId w:val="1067"/>
        </w:numPr>
      </w:pPr>
      <w:ins w:id="6829" w:author="PR Preview" w:date="2026-01-01T00:00:00Z">
        <w:r>
          <w:t xml:space="preserve">Are file paths relative and constructed with</w:t>
        </w:r>
      </w:ins>
      <w:ins w:id="6830" w:author="PR Preview" w:date="2026-01-01T00:00:00Z">
        <w:r>
          <w:t xml:space="preserve"> </w:t>
        </w:r>
      </w:ins>
      <w:hyperlink r:id="rId260">
        <w:ins w:id="6831" w:author="PR Preview" w:date="2026-01-01T00:00:00Z">
          <w:r>
            <w:rPr>
              <w:rStyle w:val="VerbatimChar"/>
            </w:rPr>
            <w:t xml:space="preserve">{here}</w:t>
          </w:r>
        </w:ins>
      </w:hyperlink>
      <w:ins w:id="6832" w:author="PR Preview" w:date="2026-01-01T00:00:00Z">
        <w:r>
          <w:t xml:space="preserve"> </w:t>
        </w:r>
      </w:ins>
      <w:ins w:id="6833" w:author="PR Preview" w:date="2026-01-01T00:00:00Z">
        <w:r>
          <w:t xml:space="preserve">(see</w:t>
        </w:r>
      </w:ins>
      <w:ins w:id="6834" w:author="PR Preview" w:date="2026-01-01T00:00:00Z">
        <w:r>
          <w:t xml:space="preserve"> </w:t>
        </w:r>
      </w:ins>
      <w:hyperlink w:anchor="sec-here-package-practices">
        <w:ins w:id="6835" w:author="PR Preview" w:date="2026-01-01T00:00:00Z">
          <w:r>
            <w:rPr>
              <w:rStyle w:val="Hyperlink"/>
            </w:rPr>
            <w:t xml:space="preserve">Section 28</w:t>
          </w:r>
        </w:ins>
      </w:hyperlink>
      <w:ins w:id="6836" w:author="PR Preview" w:date="2026-01-01T00:00:00Z">
        <w:r>
          <w:t xml:space="preserve">),</w:t>
        </w:r>
      </w:ins>
      <w:ins w:id="6837" w:author="PR Preview" w:date="2026-01-01T00:00:00Z">
        <w:r>
          <w:t xml:space="preserve"> </w:t>
        </w:r>
      </w:ins>
      <w:ins w:id="6838" w:author="PR Preview" w:date="2026-01-01T00:00:00Z">
        <w:r>
          <w:t xml:space="preserve">avoiding machine-specific absolute paths?</w:t>
        </w:r>
      </w:ins>
    </w:p>
    <w:p>
      <w:pPr>
        <w:pStyle w:val="Compact"/>
        <w:numPr>
          <w:ilvl w:val="0"/>
          <w:numId w:val="1066"/>
        </w:numPr>
      </w:pPr>
      <w:ins w:id="6839" w:author="PR Preview" w:date="2026-01-01T00:00:00Z">
        <w:r>
          <w:rPr>
            <w:b/>
            <w:bCs/>
          </w:rPr>
          <w:t xml:space="preserve">Code correctness and data integrity</w:t>
        </w:r>
      </w:ins>
      <w:ins w:id="6840" w:author="PR Preview" w:date="2026-01-01T00:00:00Z">
        <w:r>
          <w:t xml:space="preserve">:</w:t>
        </w:r>
      </w:ins>
    </w:p>
    <w:p>
      <w:pPr>
        <w:pStyle w:val="Compact"/>
        <w:numPr>
          <w:ilvl w:val="1"/>
          <w:numId w:val="1068"/>
        </w:numPr>
      </w:pPr>
      <w:ins w:id="6841" w:author="PR Preview" w:date="2026-01-01T00:00:00Z">
        <w:r>
          <w:t xml:space="preserve">Are data transformations and filtering steps logical and documented?</w:t>
        </w:r>
      </w:ins>
    </w:p>
    <w:p>
      <w:pPr>
        <w:pStyle w:val="Compact"/>
        <w:numPr>
          <w:ilvl w:val="1"/>
          <w:numId w:val="1068"/>
        </w:numPr>
      </w:pPr>
      <w:ins w:id="6842" w:author="PR Preview" w:date="2026-01-01T00:00:00Z">
        <w:r>
          <w:t xml:space="preserve">Are missing values (</w:t>
        </w:r>
      </w:ins>
      <w:ins w:id="6843" w:author="PR Preview" w:date="2026-01-01T00:00:00Z">
        <w:r>
          <w:rPr>
            <w:rStyle w:val="VerbatimChar"/>
          </w:rPr>
          <w:t xml:space="preserve">NA</w:t>
        </w:r>
      </w:ins>
      <w:ins w:id="6844" w:author="PR Preview" w:date="2026-01-01T00:00:00Z">
        <w:r>
          <w:t xml:space="preserve">), edge cases, and empty groupings handled appropriately?</w:t>
        </w:r>
      </w:ins>
    </w:p>
    <w:p>
      <w:pPr>
        <w:pStyle w:val="Compact"/>
        <w:numPr>
          <w:ilvl w:val="1"/>
          <w:numId w:val="1068"/>
        </w:numPr>
      </w:pPr>
      <w:ins w:id="6845" w:author="PR Preview" w:date="2026-01-01T00:00:00Z">
        <w:r>
          <w:t xml:space="preserve">Are key variables assigned descriptive labels and measurement units where applicable (see</w:t>
        </w:r>
      </w:ins>
      <w:ins w:id="6846" w:author="PR Preview" w:date="2026-01-01T00:00:00Z">
        <w:r>
          <w:t xml:space="preserve"> </w:t>
        </w:r>
      </w:ins>
      <w:hyperlink w:anchor="sec-variable-labels">
        <w:ins w:id="6847" w:author="PR Preview" w:date="2026-01-01T00:00:00Z">
          <w:r>
            <w:rPr>
              <w:rStyle w:val="Hyperlink"/>
            </w:rPr>
            <w:t xml:space="preserve">Section 14.8</w:t>
          </w:r>
        </w:ins>
      </w:hyperlink>
      <w:ins w:id="6848" w:author="PR Preview" w:date="2026-01-01T00:00:00Z">
        <w:r>
          <w:t xml:space="preserve">)?</w:t>
        </w:r>
      </w:ins>
    </w:p>
    <w:p>
      <w:pPr>
        <w:pStyle w:val="Compact"/>
        <w:numPr>
          <w:ilvl w:val="0"/>
          <w:numId w:val="1066"/>
        </w:numPr>
      </w:pPr>
      <w:ins w:id="6849" w:author="PR Preview" w:date="2026-01-01T00:00:00Z">
        <w:r>
          <w:rPr>
            <w:b/>
            <w:bCs/>
          </w:rPr>
          <w:t xml:space="preserve">Style and structure</w:t>
        </w:r>
      </w:ins>
      <w:ins w:id="6850" w:author="PR Preview" w:date="2026-01-01T00:00:00Z">
        <w:r>
          <w:t xml:space="preserve">:</w:t>
        </w:r>
      </w:ins>
    </w:p>
    <w:p>
      <w:pPr>
        <w:pStyle w:val="Compact"/>
        <w:numPr>
          <w:ilvl w:val="1"/>
          <w:numId w:val="1069"/>
        </w:numPr>
      </w:pPr>
      <w:ins w:id="6851" w:author="PR Preview" w:date="2026-01-01T00:00:00Z">
        <w:r>
          <w:t xml:space="preserve">Does the code follow the lab’s R code style (see</w:t>
        </w:r>
      </w:ins>
      <w:ins w:id="6852" w:author="PR Preview" w:date="2026-01-01T00:00:00Z">
        <w:r>
          <w:t xml:space="preserve"> </w:t>
        </w:r>
      </w:ins>
      <w:hyperlink r:id="rId330">
        <w:ins w:id="6853" w:author="PR Preview" w:date="2026-01-01T00:00:00Z">
          <w:r>
            <w:rPr>
              <w:rStyle w:val="Hyperlink"/>
            </w:rPr>
            <w:t xml:space="preserve">R Code Style</w:t>
          </w:r>
        </w:ins>
      </w:hyperlink>
      <w:ins w:id="6854" w:author="PR Preview" w:date="2026-01-01T00:00:00Z">
        <w:r>
          <w:t xml:space="preserve">)?</w:t>
        </w:r>
      </w:ins>
    </w:p>
    <w:p>
      <w:pPr>
        <w:pStyle w:val="Compact"/>
        <w:numPr>
          <w:ilvl w:val="1"/>
          <w:numId w:val="1069"/>
        </w:numPr>
      </w:pPr>
      <w:ins w:id="6855" w:author="PR Preview" w:date="2026-01-01T00:00:00Z">
        <w:r>
          <w:t xml:space="preserve">Are long chunks broken into focused functions (see 1)?</w:t>
        </w:r>
      </w:ins>
    </w:p>
    <w:p>
      <w:pPr>
        <w:pStyle w:val="Compact"/>
        <w:numPr>
          <w:ilvl w:val="1"/>
          <w:numId w:val="1069"/>
        </w:numPr>
      </w:pPr>
      <w:ins w:id="6856" w:author="PR Preview" w:date="2026-01-01T00:00:00Z">
        <w:r>
          <w:t xml:space="preserve">Are variable and function names self-describing (see</w:t>
        </w:r>
      </w:ins>
      <w:ins w:id="6857" w:author="PR Preview" w:date="2026-01-01T00:00:00Z">
        <w:r>
          <w:t xml:space="preserve"> </w:t>
        </w:r>
      </w:ins>
      <w:hyperlink r:id="rId153">
        <w:ins w:id="6858" w:author="PR Preview" w:date="2026-01-01T00:00:00Z">
          <w:r>
            <w:rPr>
              <w:rStyle w:val="Hyperlink"/>
            </w:rPr>
            <w:t xml:space="preserve">Object Naming</w:t>
          </w:r>
        </w:ins>
      </w:hyperlink>
      <w:ins w:id="6859" w:author="PR Preview" w:date="2026-01-01T00:00:00Z">
        <w:r>
          <w:t xml:space="preserve">)?</w:t>
        </w:r>
      </w:ins>
    </w:p>
    <w:p>
      <w:pPr>
        <w:pStyle w:val="Compact"/>
        <w:numPr>
          <w:ilvl w:val="0"/>
          <w:numId w:val="1066"/>
        </w:numPr>
      </w:pPr>
      <w:ins w:id="6860" w:author="PR Preview" w:date="2026-01-01T00:00:00Z">
        <w:r>
          <w:rPr>
            <w:b/>
            <w:bCs/>
          </w:rPr>
          <w:t xml:space="preserve">Documentation</w:t>
        </w:r>
      </w:ins>
      <w:ins w:id="6861" w:author="PR Preview" w:date="2026-01-01T00:00:00Z">
        <w:r>
          <w:t xml:space="preserve">:</w:t>
        </w:r>
      </w:ins>
    </w:p>
    <w:p>
      <w:pPr>
        <w:pStyle w:val="Compact"/>
        <w:numPr>
          <w:ilvl w:val="1"/>
          <w:numId w:val="1070"/>
        </w:numPr>
      </w:pPr>
      <w:ins w:id="6862" w:author="PR Preview" w:date="2026-01-01T00:00:00Z">
        <w:r>
          <w:t xml:space="preserve">Do comments explain non-obvious design choices or statistical assumptions (see</w:t>
        </w:r>
      </w:ins>
      <w:ins w:id="6863" w:author="PR Preview" w:date="2026-01-01T00:00:00Z">
        <w:r>
          <w:t xml:space="preserve"> </w:t>
        </w:r>
      </w:ins>
      <w:hyperlink w:anchor="sec-documenting-code">
        <w:ins w:id="6864" w:author="PR Preview" w:date="2026-01-01T00:00:00Z">
          <w:r>
            <w:rPr>
              <w:rStyle w:val="Hyperlink"/>
            </w:rPr>
            <w:t xml:space="preserve">Section 14</w:t>
          </w:r>
        </w:ins>
      </w:hyperlink>
      <w:ins w:id="6865" w:author="PR Preview" w:date="2026-01-01T00:00:00Z">
        <w:r>
          <w:t xml:space="preserve">)?</w:t>
        </w:r>
      </w:ins>
    </w:p>
    <w:p>
      <w:pPr>
        <w:pStyle w:val="Compact"/>
        <w:numPr>
          <w:ilvl w:val="1"/>
          <w:numId w:val="1070"/>
        </w:numPr>
      </w:pPr>
      <w:ins w:id="6866" w:author="PR Preview" w:date="2026-01-01T00:00:00Z">
        <w:r>
          <w:t xml:space="preserve">Are architectural or analytical decisions documented with an ADR where appropriate (see</w:t>
        </w:r>
      </w:ins>
      <w:ins w:id="6867" w:author="PR Preview" w:date="2026-01-01T00:00:00Z">
        <w:r>
          <w:t xml:space="preserve"> </w:t>
        </w:r>
      </w:ins>
      <w:hyperlink w:anchor="sec-adrs">
        <w:ins w:id="6868" w:author="PR Preview" w:date="2026-01-01T00:00:00Z">
          <w:r>
            <w:rPr>
              <w:rStyle w:val="Hyperlink"/>
            </w:rPr>
            <w:t xml:space="preserve">Section 15</w:t>
          </w:r>
        </w:ins>
      </w:hyperlink>
      <w:ins w:id="6869" w:author="PR Preview" w:date="2026-01-01T00:00:00Z">
        <w:r>
          <w:t xml:space="preserve">)?</w:t>
        </w:r>
      </w:ins>
    </w:p>
    <w:bookmarkEnd w:id="331"/>
    <w:bookmarkStart w:id="332" w:name="sec-constructive-feedback"/>
    <w:p>
      <w:pPr>
        <w:pStyle w:val="Heading3"/>
      </w:pPr>
      <w:ins w:id="6870" w:author="PR Preview" w:date="2026-01-01T00:00:00Z">
        <w:r>
          <w:t xml:space="preserve">45.3 How to Give Constructive Feedback</w:t>
        </w:r>
      </w:ins>
    </w:p>
    <w:p>
      <w:pPr>
        <w:pStyle w:val="FirstParagraph"/>
      </w:pPr>
      <w:ins w:id="6871" w:author="PR Preview" w:date="2026-01-01T00:00:00Z">
        <w:r>
          <w:t xml:space="preserve">Effective code review builds a supportive, high-trust research culture:</w:t>
        </w:r>
      </w:ins>
    </w:p>
    <w:p>
      <w:pPr>
        <w:pStyle w:val="Compact"/>
        <w:numPr>
          <w:ilvl w:val="0"/>
          <w:numId w:val="1071"/>
        </w:numPr>
      </w:pPr>
      <w:ins w:id="6872" w:author="PR Preview" w:date="2026-01-01T00:00:00Z">
        <w:r>
          <w:rPr>
            <w:b/>
            <w:bCs/>
          </w:rPr>
          <w:t xml:space="preserve">Be kind and respectful</w:t>
        </w:r>
      </w:ins>
      <w:ins w:id="6873" w:author="PR Preview" w:date="2026-01-01T00:00:00Z">
        <w:r>
          <w:t xml:space="preserve">: Critique the code, not the author.</w:t>
        </w:r>
      </w:ins>
      <w:ins w:id="6874" w:author="PR Preview" w:date="2026-01-01T00:00:00Z">
        <w:r>
          <w:t xml:space="preserve"> </w:t>
        </w:r>
      </w:ins>
      <w:ins w:id="6875" w:author="PR Preview" w:date="2026-01-01T00:00:00Z">
        <w:r>
          <w:t xml:space="preserve">Assume positive intent and acknowledge elegant solutions or clear documentation.</w:t>
        </w:r>
      </w:ins>
    </w:p>
    <w:p>
      <w:pPr>
        <w:pStyle w:val="Compact"/>
        <w:numPr>
          <w:ilvl w:val="0"/>
          <w:numId w:val="1071"/>
        </w:numPr>
      </w:pPr>
      <w:ins w:id="6876" w:author="PR Preview" w:date="2026-01-01T00:00:00Z">
        <w:r>
          <w:rPr>
            <w:b/>
            <w:bCs/>
          </w:rPr>
          <w:t xml:space="preserve">Be specific and actionable</w:t>
        </w:r>
      </w:ins>
      <w:ins w:id="6877" w:author="PR Preview" w:date="2026-01-01T00:00:00Z">
        <w:r>
          <w:t xml:space="preserve">: Explain why a change is recommended</w:t>
        </w:r>
      </w:ins>
      <w:ins w:id="6878" w:author="PR Preview" w:date="2026-01-01T00:00:00Z">
        <w:r>
          <w:t xml:space="preserve"> </w:t>
        </w:r>
      </w:ins>
      <w:ins w:id="6879" w:author="PR Preview" w:date="2026-01-01T00:00:00Z">
        <w:r>
          <w:t xml:space="preserve">and provide concrete code suggestions or examples where possible.</w:t>
        </w:r>
      </w:ins>
    </w:p>
    <w:p>
      <w:pPr>
        <w:pStyle w:val="Compact"/>
        <w:numPr>
          <w:ilvl w:val="0"/>
          <w:numId w:val="1071"/>
        </w:numPr>
      </w:pPr>
      <w:ins w:id="6880" w:author="PR Preview" w:date="2026-01-01T00:00:00Z">
        <w:r>
          <w:rPr>
            <w:b/>
            <w:bCs/>
          </w:rPr>
          <w:t xml:space="preserve">Distinguish blocking vs. non-blocking comments</w:t>
        </w:r>
      </w:ins>
      <w:ins w:id="6881" w:author="PR Preview" w:date="2026-01-01T00:00:00Z">
        <w:r>
          <w:t xml:space="preserve">:</w:t>
        </w:r>
      </w:ins>
      <w:ins w:id="6882" w:author="PR Preview" w:date="2026-01-01T00:00:00Z">
        <w:r>
          <w:t xml:space="preserve"> </w:t>
        </w:r>
      </w:ins>
      <w:ins w:id="6883" w:author="PR Preview" w:date="2026-01-01T00:00:00Z">
        <w:r>
          <w:t xml:space="preserve">Clearly separate essential correctness or reproducibility issues (blocking)</w:t>
        </w:r>
      </w:ins>
      <w:ins w:id="6884" w:author="PR Preview" w:date="2026-01-01T00:00:00Z">
        <w:r>
          <w:t xml:space="preserve"> </w:t>
        </w:r>
      </w:ins>
      <w:ins w:id="6885" w:author="PR Preview" w:date="2026-01-01T00:00:00Z">
        <w:r>
          <w:t xml:space="preserve">from optional stylistic preferences or ideas for future exploration (non-blocking nits).</w:t>
        </w:r>
      </w:ins>
    </w:p>
    <w:p>
      <w:pPr>
        <w:pStyle w:val="Compact"/>
        <w:numPr>
          <w:ilvl w:val="0"/>
          <w:numId w:val="1071"/>
        </w:numPr>
      </w:pPr>
      <w:ins w:id="6886" w:author="PR Preview" w:date="2026-01-01T00:00:00Z">
        <w:r>
          <w:rPr>
            <w:b/>
            <w:bCs/>
          </w:rPr>
          <w:t xml:space="preserve">Ask clarifying questions</w:t>
        </w:r>
      </w:ins>
      <w:ins w:id="6887" w:author="PR Preview" w:date="2026-01-01T00:00:00Z">
        <w:r>
          <w:t xml:space="preserve">: When logic is unclear,</w:t>
        </w:r>
      </w:ins>
      <w:ins w:id="6888" w:author="PR Preview" w:date="2026-01-01T00:00:00Z">
        <w:r>
          <w:t xml:space="preserve"> </w:t>
        </w:r>
      </w:ins>
      <w:ins w:id="6889" w:author="PR Preview" w:date="2026-01-01T00:00:00Z">
        <w:r>
          <w:t xml:space="preserve">ask the author to explain their intent before proposing a rewrite.</w:t>
        </w:r>
      </w:ins>
    </w:p>
    <w:bookmarkEnd w:id="332"/>
    <w:bookmarkStart w:id="333" w:name="sec-when-to-approve"/>
    <w:p>
      <w:pPr>
        <w:pStyle w:val="Heading3"/>
      </w:pPr>
      <w:ins w:id="6890" w:author="PR Preview" w:date="2026-01-01T00:00:00Z">
        <w:r>
          <w:t xml:space="preserve">45.4 When to Approve</w:t>
        </w:r>
      </w:ins>
    </w:p>
    <w:p>
      <w:pPr>
        <w:pStyle w:val="FirstParagraph"/>
      </w:pPr>
      <w:ins w:id="6891" w:author="PR Preview" w:date="2026-01-01T00:00:00Z">
        <w:r>
          <w:t xml:space="preserve">Approve a pull request when:</w:t>
        </w:r>
      </w:ins>
    </w:p>
    <w:p>
      <w:pPr>
        <w:pStyle w:val="Compact"/>
        <w:numPr>
          <w:ilvl w:val="0"/>
          <w:numId w:val="1072"/>
        </w:numPr>
      </w:pPr>
      <w:ins w:id="6892" w:author="PR Preview" w:date="2026-01-01T00:00:00Z">
        <w:r>
          <w:t xml:space="preserve">All automated CI checks and workflows pass cleanly.</w:t>
        </w:r>
      </w:ins>
    </w:p>
    <w:p>
      <w:pPr>
        <w:pStyle w:val="Compact"/>
        <w:numPr>
          <w:ilvl w:val="0"/>
          <w:numId w:val="1072"/>
        </w:numPr>
      </w:pPr>
      <w:ins w:id="6893" w:author="PR Preview" w:date="2026-01-01T00:00:00Z">
        <w:r>
          <w:t xml:space="preserve">The code runs end-to-end and produces expected outputs.</w:t>
        </w:r>
      </w:ins>
    </w:p>
    <w:p>
      <w:pPr>
        <w:pStyle w:val="Compact"/>
        <w:numPr>
          <w:ilvl w:val="0"/>
          <w:numId w:val="1072"/>
        </w:numPr>
      </w:pPr>
      <w:ins w:id="6894" w:author="PR Preview" w:date="2026-01-01T00:00:00Z">
        <w:r>
          <w:t xml:space="preserve">All blocking review findings have been resolved or explicitly deferred to a tracked follow-up issue.</w:t>
        </w:r>
      </w:ins>
    </w:p>
    <w:p>
      <w:pPr>
        <w:pStyle w:val="Compact"/>
        <w:numPr>
          <w:ilvl w:val="0"/>
          <w:numId w:val="1072"/>
        </w:numPr>
      </w:pPr>
      <w:ins w:id="6895" w:author="PR Preview" w:date="2026-01-01T00:00:00Z">
        <w:r>
          <w:t xml:space="preserve">The author has completed the pre-review quality checks in</w:t>
        </w:r>
      </w:ins>
      <w:ins w:id="6896" w:author="PR Preview" w:date="2026-01-01T00:00:00Z">
        <w:r>
          <w:t xml:space="preserve"> </w:t>
        </w:r>
      </w:ins>
      <w:hyperlink w:anchor="sec-r-qa-checklist">
        <w:ins w:id="6897" w:author="PR Preview" w:date="2026-01-01T00:00:00Z">
          <w:r>
            <w:rPr>
              <w:rStyle w:val="Hyperlink"/>
            </w:rPr>
            <w:t xml:space="preserve">Section 12</w:t>
          </w:r>
        </w:ins>
      </w:hyperlink>
      <w:ins w:id="6898" w:author="PR Preview" w:date="2026-01-01T00:00:00Z">
        <w:r>
          <w:t xml:space="preserve">.</w:t>
        </w:r>
      </w:ins>
    </w:p>
    <w:bookmarkEnd w:id="333"/>
    <w:bookmarkEnd w:id="334"/>
    <w:bookmarkStart w:id="337" w:name="sec-getting-help-with-code"/>
    <w:p>
      <w:pPr>
        <w:pStyle w:val="Heading2"/>
      </w:pPr>
      <w:ins w:id="6899" w:author="PR Preview" w:date="2026-01-01T00:00:00Z">
        <w:r>
          <w:t xml:space="preserve">46 Getting Help with Code</w:t>
        </w:r>
      </w:ins>
    </w:p>
    <w:p>
      <w:pPr>
        <w:pStyle w:val="FirstParagraph"/>
      </w:pPr>
      <w:ins w:id="6900" w:author="PR Preview" w:date="2026-01-01T00:00:00Z">
        <w:r>
          <w:t xml:space="preserve">When you encounter a coding problem,</w:t>
        </w:r>
      </w:ins>
      <w:ins w:id="6901" w:author="PR Preview" w:date="2026-01-01T00:00:00Z">
        <w:r>
          <w:t xml:space="preserve"> </w:t>
        </w:r>
      </w:ins>
      <w:ins w:id="6902" w:author="PR Preview" w:date="2026-01-01T00:00:00Z">
        <w:r>
          <w:t xml:space="preserve">creating a</w:t>
        </w:r>
      </w:ins>
      <w:ins w:id="6903" w:author="PR Preview" w:date="2026-01-01T00:00:00Z">
        <w:r>
          <w:t xml:space="preserve"> </w:t>
        </w:r>
      </w:ins>
      <w:ins w:id="6904" w:author="PR Preview" w:date="2026-01-01T00:00:00Z">
        <w:r>
          <w:rPr>
            <w:b/>
            <w:bCs/>
          </w:rPr>
          <w:t xml:space="preserve">reprex</w:t>
        </w:r>
      </w:ins>
      <w:ins w:id="6905" w:author="PR Preview" w:date="2026-01-01T00:00:00Z">
        <w:r>
          <w:t xml:space="preserve"> </w:t>
        </w:r>
      </w:ins>
      <w:ins w:id="6906" w:author="PR Preview" w:date="2026-01-01T00:00:00Z">
        <w:r>
          <w:t xml:space="preserve">(minimal</w:t>
        </w:r>
      </w:ins>
      <w:ins w:id="6907" w:author="PR Preview" w:date="2026-01-01T00:00:00Z">
        <w:r>
          <w:t xml:space="preserve"> </w:t>
        </w:r>
      </w:ins>
      <w:ins w:id="6908" w:author="PR Preview" w:date="2026-01-01T00:00:00Z">
        <w:r>
          <w:rPr>
            <w:b/>
            <w:bCs/>
          </w:rPr>
          <w:t xml:space="preserve">repr</w:t>
        </w:r>
      </w:ins>
      <w:ins w:id="6909" w:author="PR Preview" w:date="2026-01-01T00:00:00Z">
        <w:r>
          <w:t xml:space="preserve">oducible</w:t>
        </w:r>
      </w:ins>
      <w:ins w:id="6910" w:author="PR Preview" w:date="2026-01-01T00:00:00Z">
        <w:r>
          <w:t xml:space="preserve"> </w:t>
        </w:r>
      </w:ins>
      <w:ins w:id="6911" w:author="PR Preview" w:date="2026-01-01T00:00:00Z">
        <w:r>
          <w:rPr>
            <w:b/>
            <w:bCs/>
          </w:rPr>
          <w:t xml:space="preserve">ex</w:t>
        </w:r>
      </w:ins>
      <w:ins w:id="6912" w:author="PR Preview" w:date="2026-01-01T00:00:00Z">
        <w:r>
          <w:t xml:space="preserve">ample)</w:t>
        </w:r>
      </w:ins>
      <w:ins w:id="6913" w:author="PR Preview" w:date="2026-01-01T00:00:00Z">
        <w:r>
          <w:t xml:space="preserve"> </w:t>
        </w:r>
      </w:ins>
      <w:ins w:id="6914" w:author="PR Preview" w:date="2026-01-01T00:00:00Z">
        <w:r>
          <w:t xml:space="preserve">is one of the most effective ways to get help—and</w:t>
        </w:r>
      </w:ins>
      <w:ins w:id="6915" w:author="PR Preview" w:date="2026-01-01T00:00:00Z">
        <w:r>
          <w:t xml:space="preserve"> </w:t>
        </w:r>
      </w:ins>
      <w:ins w:id="6916" w:author="PR Preview" w:date="2026-01-01T00:00:00Z">
        <w:r>
          <w:t xml:space="preserve">often helps you solve the problem yourself.</w:t>
        </w:r>
      </w:ins>
    </w:p>
    <w:p>
      <w:pPr>
        <w:pStyle w:val="BodyText"/>
      </w:pPr>
      <w:ins w:id="6917" w:author="PR Preview" w:date="2026-01-01T00:00:00Z">
        <w:r>
          <w:t xml:space="preserve">A good reprex</w:t>
        </w:r>
      </w:ins>
      <w:ins w:id="6918" w:author="PR Preview" w:date="2026-01-01T00:00:00Z">
        <w:r>
          <w:t xml:space="preserve"> </w:t>
        </w:r>
      </w:ins>
      <w:ins w:id="6919" w:author="PR Preview" w:date="2026-01-01T00:00:00Z">
        <w:r>
          <w:t xml:space="preserve">(Bryan et al. 2024)</w:t>
        </w:r>
      </w:ins>
      <w:ins w:id="6920" w:author="PR Preview" w:date="2026-01-01T00:00:00Z">
        <w:r>
          <w:t xml:space="preserve">:</w:t>
        </w:r>
      </w:ins>
    </w:p>
    <w:p>
      <w:pPr>
        <w:pStyle w:val="Compact"/>
        <w:numPr>
          <w:ilvl w:val="0"/>
          <w:numId w:val="1073"/>
        </w:numPr>
      </w:pPr>
      <w:ins w:id="6921" w:author="PR Preview" w:date="2026-01-01T00:00:00Z">
        <w:r>
          <w:t xml:space="preserve">Is</w:t>
        </w:r>
      </w:ins>
      <w:ins w:id="6922" w:author="PR Preview" w:date="2026-01-01T00:00:00Z">
        <w:r>
          <w:t xml:space="preserve"> </w:t>
        </w:r>
      </w:ins>
      <w:ins w:id="6923" w:author="PR Preview" w:date="2026-01-01T00:00:00Z">
        <w:r>
          <w:rPr>
            <w:b/>
            <w:bCs/>
          </w:rPr>
          <w:t xml:space="preserve">reproducible</w:t>
        </w:r>
      </w:ins>
      <w:ins w:id="6924" w:author="PR Preview" w:date="2026-01-01T00:00:00Z">
        <w:r>
          <w:t xml:space="preserve">: Contains all necessary code, including</w:t>
        </w:r>
      </w:ins>
      <w:ins w:id="6925" w:author="PR Preview" w:date="2026-01-01T00:00:00Z">
        <w:r>
          <w:t xml:space="preserve"> </w:t>
        </w:r>
      </w:ins>
      <w:ins w:id="6926" w:author="PR Preview" w:date="2026-01-01T00:00:00Z">
        <w:r>
          <w:rPr>
            <w:rStyle w:val="VerbatimChar"/>
          </w:rPr>
          <w:t xml:space="preserve">library()</w:t>
        </w:r>
      </w:ins>
      <w:ins w:id="6927" w:author="PR Preview" w:date="2026-01-01T00:00:00Z">
        <w:r>
          <w:t xml:space="preserve"> </w:t>
        </w:r>
      </w:ins>
      <w:ins w:id="6928" w:author="PR Preview" w:date="2026-01-01T00:00:00Z">
        <w:r>
          <w:t xml:space="preserve">calls and data</w:t>
        </w:r>
      </w:ins>
    </w:p>
    <w:p>
      <w:pPr>
        <w:pStyle w:val="Compact"/>
        <w:numPr>
          <w:ilvl w:val="0"/>
          <w:numId w:val="1073"/>
        </w:numPr>
      </w:pPr>
      <w:ins w:id="6929" w:author="PR Preview" w:date="2026-01-01T00:00:00Z">
        <w:r>
          <w:t xml:space="preserve">Is</w:t>
        </w:r>
      </w:ins>
      <w:ins w:id="6930" w:author="PR Preview" w:date="2026-01-01T00:00:00Z">
        <w:r>
          <w:t xml:space="preserve"> </w:t>
        </w:r>
      </w:ins>
      <w:ins w:id="6931" w:author="PR Preview" w:date="2026-01-01T00:00:00Z">
        <w:r>
          <w:rPr>
            <w:b/>
            <w:bCs/>
          </w:rPr>
          <w:t xml:space="preserve">minimal</w:t>
        </w:r>
      </w:ins>
      <w:ins w:id="6932" w:author="PR Preview" w:date="2026-01-01T00:00:00Z">
        <w:r>
          <w:t xml:space="preserve">: Strips away everything not directly related to your problem</w:t>
        </w:r>
      </w:ins>
    </w:p>
    <w:p>
      <w:pPr>
        <w:pStyle w:val="Compact"/>
        <w:numPr>
          <w:ilvl w:val="0"/>
          <w:numId w:val="1073"/>
        </w:numPr>
      </w:pPr>
      <w:ins w:id="6933" w:author="PR Preview" w:date="2026-01-01T00:00:00Z">
        <w:r>
          <w:t xml:space="preserve">Uses small, simple example data (often built-in datasets)</w:t>
        </w:r>
      </w:ins>
    </w:p>
    <w:p>
      <w:pPr>
        <w:pStyle w:val="FirstParagraph"/>
      </w:pPr>
      <w:ins w:id="6934" w:author="PR Preview" w:date="2026-01-01T00:00:00Z">
        <w:r>
          <w:rPr>
            <w:b/>
            <w:bCs/>
          </w:rPr>
          <w:t xml:space="preserve">Why create a reprex:</w:t>
        </w:r>
      </w:ins>
    </w:p>
    <w:p>
      <w:pPr>
        <w:pStyle w:val="Compact"/>
        <w:numPr>
          <w:ilvl w:val="0"/>
          <w:numId w:val="1074"/>
        </w:numPr>
      </w:pPr>
      <w:ins w:id="6935" w:author="PR Preview" w:date="2026-01-01T00:00:00Z">
        <w:r>
          <w:t xml:space="preserve">80% of the time, creating a reprex helps you discover the solution yourself</w:t>
        </w:r>
      </w:ins>
    </w:p>
    <w:p>
      <w:pPr>
        <w:pStyle w:val="Compact"/>
        <w:numPr>
          <w:ilvl w:val="0"/>
          <w:numId w:val="1074"/>
        </w:numPr>
      </w:pPr>
      <w:ins w:id="6936" w:author="PR Preview" w:date="2026-01-01T00:00:00Z">
        <w:r>
          <w:t xml:space="preserve">20% of the time, you’ll have a clear example that makes it easy for others to help you</w:t>
        </w:r>
      </w:ins>
    </w:p>
    <w:p>
      <w:pPr>
        <w:pStyle w:val="Compact"/>
        <w:numPr>
          <w:ilvl w:val="0"/>
          <w:numId w:val="1074"/>
        </w:numPr>
      </w:pPr>
      <w:ins w:id="6937" w:author="PR Preview" w:date="2026-01-01T00:00:00Z">
        <w:r>
          <w:t xml:space="preserve">It respects others’ time by making your problem easy to understand and reproduce</w:t>
        </w:r>
      </w:ins>
    </w:p>
    <w:p>
      <w:pPr>
        <w:pStyle w:val="FirstParagraph"/>
      </w:pPr>
      <w:ins w:id="6938" w:author="PR Preview" w:date="2026-01-01T00:00:00Z">
        <w:r>
          <w:rPr>
            <w:b/>
            <w:bCs/>
          </w:rPr>
          <w:t xml:space="preserve">Resources:</w:t>
        </w:r>
      </w:ins>
    </w:p>
    <w:p>
      <w:pPr>
        <w:pStyle w:val="Compact"/>
        <w:numPr>
          <w:ilvl w:val="0"/>
          <w:numId w:val="1075"/>
        </w:numPr>
      </w:pPr>
      <w:hyperlink r:id="rId335">
        <w:ins w:id="6939" w:author="PR Preview" w:date="2026-01-01T00:00:00Z">
          <w:r>
            <w:rPr>
              <w:rStyle w:val="VerbatimChar"/>
            </w:rPr>
            <w:t xml:space="preserve">{reprex}</w:t>
          </w:r>
        </w:ins>
      </w:hyperlink>
      <w:ins w:id="6940" w:author="PR Preview" w:date="2026-01-01T00:00:00Z">
        <w:r>
          <w:t xml:space="preserve"> </w:t>
        </w:r>
      </w:ins>
      <w:ins w:id="6941" w:author="PR Preview" w:date="2026-01-01T00:00:00Z">
        <w:r>
          <w:t xml:space="preserve">package: Automates creation of reproducible examples</w:t>
        </w:r>
      </w:ins>
    </w:p>
    <w:p>
      <w:pPr>
        <w:pStyle w:val="Compact"/>
        <w:numPr>
          <w:ilvl w:val="0"/>
          <w:numId w:val="1075"/>
        </w:numPr>
      </w:pPr>
      <w:hyperlink r:id="rId336">
        <w:ins w:id="6942" w:author="PR Preview" w:date="2026-01-01T00:00:00Z">
          <w:r>
            <w:rPr>
              <w:rStyle w:val="Hyperlink"/>
            </w:rPr>
            <w:t xml:space="preserve">R for Data Science: Making a reprex</w:t>
          </w:r>
        </w:ins>
      </w:hyperlink>
      <w:ins w:id="6943" w:author="PR Preview" w:date="2026-01-01T00:00:00Z">
        <w:r>
          <w:t xml:space="preserve"> </w:t>
        </w:r>
      </w:ins>
      <w:ins w:id="6944" w:author="PR Preview" w:date="2026-01-01T00:00:00Z">
        <w:r>
          <w:t xml:space="preserve">(Wickham et al. 2023)</w:t>
        </w:r>
      </w:ins>
      <w:ins w:id="6945" w:author="PR Preview" w:date="2026-01-01T00:00:00Z">
        <w:r>
          <w:t xml:space="preserve">: Step-by-step guide to creating effective reproducible examples</w:t>
        </w:r>
      </w:ins>
    </w:p>
    <w:bookmarkEnd w:id="337"/>
    <w:bookmarkStart w:id="360" w:name="sec-r-resources"/>
    <w:p>
      <w:pPr>
        <w:pStyle w:val="Heading2"/>
      </w:pPr>
      <w:ins w:id="6946" w:author="PR Preview" w:date="2026-01-01T00:00:00Z">
        <w:r>
          <w:t xml:space="preserve">47 Additional Resources</w:t>
        </w:r>
      </w:ins>
    </w:p>
    <w:bookmarkStart w:id="338" w:name="r-package-development"/>
    <w:p>
      <w:pPr>
        <w:pStyle w:val="Heading3"/>
      </w:pPr>
      <w:ins w:id="6947" w:author="PR Preview" w:date="2026-01-01T00:00:00Z">
        <w:r>
          <w:t xml:space="preserve">47.1 R Package Development</w:t>
        </w:r>
      </w:ins>
    </w:p>
    <w:p>
      <w:pPr>
        <w:pStyle w:val="Compact"/>
        <w:numPr>
          <w:ilvl w:val="0"/>
          <w:numId w:val="1076"/>
        </w:numPr>
      </w:pPr>
      <w:ins w:id="6948" w:author="PR Preview" w:date="2026-01-01T00:00:00Z">
        <w:r>
          <w:t xml:space="preserve">R Packages</w:t>
        </w:r>
      </w:ins>
      <w:ins w:id="6949" w:author="PR Preview" w:date="2026-01-01T00:00:00Z">
        <w:r>
          <w:t xml:space="preserve"> </w:t>
        </w:r>
      </w:ins>
      <w:ins w:id="6950" w:author="PR Preview" w:date="2026-01-01T00:00:00Z">
        <w:r>
          <w:t xml:space="preserve">(Wickham and Bryan 2023)</w:t>
        </w:r>
      </w:ins>
      <w:ins w:id="6951" w:author="PR Preview" w:date="2026-01-01T00:00:00Z">
        <w:r>
          <w:t xml:space="preserve"> </w:t>
        </w:r>
      </w:ins>
      <w:ins w:id="6952" w:author="PR Preview" w:date="2026-01-01T00:00:00Z">
        <w:r>
          <w:t xml:space="preserve">- comprehensive guide to R package development</w:t>
        </w:r>
      </w:ins>
    </w:p>
    <w:p>
      <w:pPr>
        <w:pStyle w:val="Compact"/>
        <w:numPr>
          <w:ilvl w:val="0"/>
          <w:numId w:val="1076"/>
        </w:numPr>
      </w:pPr>
      <w:ins w:id="6953" w:author="PR Preview" w:date="2026-01-01T00:00:00Z">
        <w:r>
          <w:t xml:space="preserve">Tidyverse design guide</w:t>
        </w:r>
      </w:ins>
      <w:ins w:id="6954" w:author="PR Preview" w:date="2026-01-01T00:00:00Z">
        <w:r>
          <w:t xml:space="preserve"> </w:t>
        </w:r>
      </w:ins>
      <w:ins w:id="6955" w:author="PR Preview" w:date="2026-01-01T00:00:00Z">
        <w:r>
          <w:t xml:space="preserve">(Wickham 2023)</w:t>
        </w:r>
      </w:ins>
      <w:ins w:id="6956" w:author="PR Preview" w:date="2026-01-01T00:00:00Z">
        <w:r>
          <w:t xml:space="preserve"> </w:t>
        </w:r>
      </w:ins>
      <w:ins w:id="6957" w:author="PR Preview" w:date="2026-01-01T00:00:00Z">
        <w:r>
          <w:t xml:space="preserve">- principles for designing R packages and APIs that are intuitive, composable, and consistent with tidyverse philosophy</w:t>
        </w:r>
      </w:ins>
    </w:p>
    <w:p>
      <w:pPr>
        <w:pStyle w:val="Compact"/>
        <w:numPr>
          <w:ilvl w:val="0"/>
          <w:numId w:val="1076"/>
        </w:numPr>
      </w:pPr>
      <w:hyperlink r:id="rId36">
        <w:ins w:id="6958" w:author="PR Preview" w:date="2026-01-01T00:00:00Z">
          <w:r>
            <w:rPr>
              <w:rStyle w:val="Hyperlink"/>
            </w:rPr>
            <w:t xml:space="preserve">usethis documentation</w:t>
          </w:r>
        </w:ins>
      </w:hyperlink>
      <w:ins w:id="6959" w:author="PR Preview" w:date="2026-01-01T00:00:00Z">
        <w:r>
          <w:t xml:space="preserve"> </w:t>
        </w:r>
      </w:ins>
      <w:ins w:id="6960" w:author="PR Preview" w:date="2026-01-01T00:00:00Z">
        <w:r>
          <w:t xml:space="preserve">- workflow automation for R projects</w:t>
        </w:r>
      </w:ins>
    </w:p>
    <w:p>
      <w:pPr>
        <w:pStyle w:val="Compact"/>
        <w:numPr>
          <w:ilvl w:val="0"/>
          <w:numId w:val="1076"/>
        </w:numPr>
      </w:pPr>
      <w:hyperlink r:id="rId37">
        <w:ins w:id="6961" w:author="PR Preview" w:date="2026-01-01T00:00:00Z">
          <w:r>
            <w:rPr>
              <w:rStyle w:val="Hyperlink"/>
            </w:rPr>
            <w:t xml:space="preserve">devtools documentation</w:t>
          </w:r>
        </w:ins>
      </w:hyperlink>
      <w:ins w:id="6962" w:author="PR Preview" w:date="2026-01-01T00:00:00Z">
        <w:r>
          <w:t xml:space="preserve"> </w:t>
        </w:r>
      </w:ins>
      <w:ins w:id="6963" w:author="PR Preview" w:date="2026-01-01T00:00:00Z">
        <w:r>
          <w:t xml:space="preserve">- essential development tools</w:t>
        </w:r>
      </w:ins>
    </w:p>
    <w:p>
      <w:pPr>
        <w:pStyle w:val="Compact"/>
        <w:numPr>
          <w:ilvl w:val="0"/>
          <w:numId w:val="1076"/>
        </w:numPr>
      </w:pPr>
      <w:hyperlink r:id="rId23">
        <w:ins w:id="6964" w:author="PR Preview" w:date="2026-01-01T00:00:00Z">
          <w:r>
            <w:rPr>
              <w:rStyle w:val="Hyperlink"/>
            </w:rPr>
            <w:t xml:space="preserve">pkgdown documentation</w:t>
          </w:r>
        </w:ins>
      </w:hyperlink>
      <w:ins w:id="6965" w:author="PR Preview" w:date="2026-01-01T00:00:00Z">
        <w:r>
          <w:t xml:space="preserve"> </w:t>
        </w:r>
      </w:ins>
      <w:ins w:id="6966" w:author="PR Preview" w:date="2026-01-01T00:00:00Z">
        <w:r>
          <w:t xml:space="preserve">- create package websites</w:t>
        </w:r>
      </w:ins>
    </w:p>
    <w:p>
      <w:pPr>
        <w:pStyle w:val="Compact"/>
        <w:numPr>
          <w:ilvl w:val="0"/>
          <w:numId w:val="1076"/>
        </w:numPr>
      </w:pPr>
      <w:hyperlink r:id="rId39">
        <w:ins w:id="6967" w:author="PR Preview" w:date="2026-01-01T00:00:00Z">
          <w:r>
            <w:rPr>
              <w:rStyle w:val="Hyperlink"/>
            </w:rPr>
            <w:t xml:space="preserve">testthat documentation</w:t>
          </w:r>
        </w:ins>
      </w:hyperlink>
      <w:ins w:id="6968" w:author="PR Preview" w:date="2026-01-01T00:00:00Z">
        <w:r>
          <w:t xml:space="preserve"> </w:t>
        </w:r>
      </w:ins>
      <w:ins w:id="6969" w:author="PR Preview" w:date="2026-01-01T00:00:00Z">
        <w:r>
          <w:t xml:space="preserve">- unit testing framework</w:t>
        </w:r>
      </w:ins>
    </w:p>
    <w:bookmarkEnd w:id="338"/>
    <w:bookmarkStart w:id="339" w:name="general-r-programming"/>
    <w:p>
      <w:pPr>
        <w:pStyle w:val="Heading3"/>
      </w:pPr>
      <w:ins w:id="6970" w:author="PR Preview" w:date="2026-01-01T00:00:00Z">
        <w:r>
          <w:t xml:space="preserve">47.2 General R Programming</w:t>
        </w:r>
      </w:ins>
    </w:p>
    <w:p>
      <w:pPr>
        <w:pStyle w:val="Compact"/>
        <w:numPr>
          <w:ilvl w:val="0"/>
          <w:numId w:val="1077"/>
        </w:numPr>
      </w:pPr>
      <w:ins w:id="6971" w:author="PR Preview" w:date="2026-01-01T00:00:00Z">
        <w:r>
          <w:t xml:space="preserve">R for Data Science</w:t>
        </w:r>
      </w:ins>
      <w:ins w:id="6972" w:author="PR Preview" w:date="2026-01-01T00:00:00Z">
        <w:r>
          <w:t xml:space="preserve"> </w:t>
        </w:r>
      </w:ins>
      <w:ins w:id="6973" w:author="PR Preview" w:date="2026-01-01T00:00:00Z">
        <w:r>
          <w:t xml:space="preserve">(Wickham et al. 2023)</w:t>
        </w:r>
      </w:ins>
      <w:ins w:id="6974" w:author="PR Preview" w:date="2026-01-01T00:00:00Z">
        <w:r>
          <w:t xml:space="preserve"> </w:t>
        </w:r>
      </w:ins>
      <w:ins w:id="6975" w:author="PR Preview" w:date="2026-01-01T00:00:00Z">
        <w:r>
          <w:t xml:space="preserve">- learn data science with the tidyverse</w:t>
        </w:r>
      </w:ins>
    </w:p>
    <w:p>
      <w:pPr>
        <w:pStyle w:val="Compact"/>
        <w:numPr>
          <w:ilvl w:val="0"/>
          <w:numId w:val="1077"/>
        </w:numPr>
      </w:pPr>
      <w:ins w:id="6976" w:author="PR Preview" w:date="2026-01-01T00:00:00Z">
        <w:r>
          <w:t xml:space="preserve">Advanced R</w:t>
        </w:r>
      </w:ins>
      <w:ins w:id="6977" w:author="PR Preview" w:date="2026-01-01T00:00:00Z">
        <w:r>
          <w:t xml:space="preserve"> </w:t>
        </w:r>
      </w:ins>
      <w:ins w:id="6978" w:author="PR Preview" w:date="2026-01-01T00:00:00Z">
        <w:r>
          <w:t xml:space="preserve">(Wickham 2019)</w:t>
        </w:r>
      </w:ins>
      <w:ins w:id="6979" w:author="PR Preview" w:date="2026-01-01T00:00:00Z">
        <w:r>
          <w:t xml:space="preserve"> </w:t>
        </w:r>
      </w:ins>
      <w:ins w:id="6980" w:author="PR Preview" w:date="2026-01-01T00:00:00Z">
        <w:r>
          <w:t xml:space="preserve">- deep dive into R programming and internals</w:t>
        </w:r>
      </w:ins>
    </w:p>
    <w:bookmarkEnd w:id="339"/>
    <w:bookmarkStart w:id="340" w:name="shiny-development"/>
    <w:p>
      <w:pPr>
        <w:pStyle w:val="Heading3"/>
      </w:pPr>
      <w:ins w:id="6981" w:author="PR Preview" w:date="2026-01-01T00:00:00Z">
        <w:r>
          <w:t xml:space="preserve">47.3 Shiny Development</w:t>
        </w:r>
      </w:ins>
    </w:p>
    <w:p>
      <w:pPr>
        <w:pStyle w:val="Compact"/>
        <w:numPr>
          <w:ilvl w:val="0"/>
          <w:numId w:val="1078"/>
        </w:numPr>
      </w:pPr>
      <w:ins w:id="6982" w:author="PR Preview" w:date="2026-01-01T00:00:00Z">
        <w:r>
          <w:t xml:space="preserve">Mastering Shiny</w:t>
        </w:r>
      </w:ins>
      <w:ins w:id="6983" w:author="PR Preview" w:date="2026-01-01T00:00:00Z">
        <w:r>
          <w:t xml:space="preserve"> </w:t>
        </w:r>
      </w:ins>
      <w:ins w:id="6984" w:author="PR Preview" w:date="2026-01-01T00:00:00Z">
        <w:r>
          <w:t xml:space="preserve">(Wickham 2021)</w:t>
        </w:r>
      </w:ins>
      <w:ins w:id="6985" w:author="PR Preview" w:date="2026-01-01T00:00:00Z">
        <w:r>
          <w:t xml:space="preserve"> </w:t>
        </w:r>
      </w:ins>
      <w:ins w:id="6986" w:author="PR Preview" w:date="2026-01-01T00:00:00Z">
        <w:r>
          <w:t xml:space="preserve">- comprehensive guide to building web applications with Shiny</w:t>
        </w:r>
      </w:ins>
    </w:p>
    <w:p>
      <w:pPr>
        <w:pStyle w:val="Compact"/>
        <w:numPr>
          <w:ilvl w:val="0"/>
          <w:numId w:val="1078"/>
        </w:numPr>
      </w:pPr>
      <w:ins w:id="6987" w:author="PR Preview" w:date="2026-01-01T00:00:00Z">
        <w:r>
          <w:t xml:space="preserve">Engineering Production-Grade Shiny Apps</w:t>
        </w:r>
      </w:ins>
      <w:ins w:id="6988" w:author="PR Preview" w:date="2026-01-01T00:00:00Z">
        <w:r>
          <w:t xml:space="preserve"> </w:t>
        </w:r>
      </w:ins>
      <w:ins w:id="6989" w:author="PR Preview" w:date="2026-01-01T00:00:00Z">
        <w:r>
          <w:t xml:space="preserve">(Fay et al. 2021)</w:t>
        </w:r>
      </w:ins>
      <w:ins w:id="6990" w:author="PR Preview" w:date="2026-01-01T00:00:00Z">
        <w:r>
          <w:t xml:space="preserve"> </w:t>
        </w:r>
      </w:ins>
      <w:ins w:id="6991" w:author="PR Preview" w:date="2026-01-01T00:00:00Z">
        <w:r>
          <w:t xml:space="preserve">- best practices for production Shiny applications</w:t>
        </w:r>
      </w:ins>
    </w:p>
    <w:bookmarkEnd w:id="340"/>
    <w:bookmarkStart w:id="359" w:name="git-and-version-control"/>
    <w:p>
      <w:pPr>
        <w:pStyle w:val="Heading3"/>
      </w:pPr>
      <w:ins w:id="6992" w:author="PR Preview" w:date="2026-01-01T00:00:00Z">
        <w:r>
          <w:t xml:space="preserve">47.4 Git and Version Control</w:t>
        </w:r>
      </w:ins>
    </w:p>
    <w:p>
      <w:pPr>
        <w:pStyle w:val="Compact"/>
        <w:numPr>
          <w:ilvl w:val="0"/>
          <w:numId w:val="1079"/>
        </w:numPr>
      </w:pPr>
      <w:ins w:id="6993" w:author="PR Preview" w:date="2026-01-01T00:00:00Z">
        <w:r>
          <w:t xml:space="preserve">Happy Git and GitHub for the useR</w:t>
        </w:r>
      </w:ins>
      <w:ins w:id="6994" w:author="PR Preview" w:date="2026-01-01T00:00:00Z">
        <w:r>
          <w:t xml:space="preserve"> </w:t>
        </w:r>
      </w:ins>
      <w:ins w:id="6995" w:author="PR Preview" w:date="2026-01-01T00:00:00Z">
        <w:r>
          <w:t xml:space="preserve">(Bryan 2023)</w:t>
        </w:r>
      </w:ins>
      <w:ins w:id="6996" w:author="PR Preview" w:date="2026-01-01T00:00:00Z">
        <w:r>
          <w:t xml:space="preserve"> </w:t>
        </w:r>
      </w:ins>
      <w:ins w:id="6997" w:author="PR Preview" w:date="2026-01-01T00:00:00Z">
        <w:r>
          <w:t xml:space="preserve">- essential guide to using Git and GitHub with R</w:t>
        </w:r>
      </w:ins>
    </w:p>
    <w:p>
      <w:pPr>
        <w:pStyle w:val="Compact"/>
        <w:numPr>
          <w:ilvl w:val="0"/>
          <w:numId w:val="1079"/>
        </w:numPr>
      </w:pPr>
      <w:hyperlink r:id="rId341">
        <w:ins w:id="6998" w:author="PR Preview" w:date="2026-01-01T00:00:00Z">
          <w:r>
            <w:rPr>
              <w:rStyle w:val="VerbatimChar"/>
            </w:rPr>
            <w:t xml:space="preserve">{gitdown}</w:t>
          </w:r>
        </w:ins>
      </w:hyperlink>
      <w:ins w:id="6999" w:author="PR Preview" w:date="2026-01-01T00:00:00Z">
        <w:r>
          <w:t xml:space="preserve"> </w:t>
        </w:r>
      </w:ins>
      <w:ins w:id="7000" w:author="PR Preview" w:date="2026-01-01T00:00:00Z">
        <w:r>
          <w:t xml:space="preserve">- R package for documenting git commit history as a bookdown report,</w:t>
        </w:r>
      </w:ins>
      <w:ins w:id="7001" w:author="PR Preview" w:date="2026-01-01T00:00:00Z">
        <w:r>
          <w:t xml:space="preserve"> </w:t>
        </w:r>
      </w:ins>
      <w:ins w:id="7002" w:author="PR Preview" w:date="2026-01-01T00:00:00Z">
        <w:r>
          <w:t xml:space="preserve">organized by patterns like tags or issues</w:t>
        </w:r>
      </w:ins>
    </w:p>
    <w:bookmarkStart w:id="358" w:name="refs"/>
    <w:bookmarkStart w:id="343" w:name="ref-bryan2023happygit"/>
    <w:p>
      <w:pPr>
        <w:pStyle w:val="Bibliography"/>
      </w:pPr>
      <w:ins w:id="7003" w:author="PR Preview" w:date="2026-01-01T00:00:00Z">
        <w:r>
          <w:t xml:space="preserve">Bryan, Jennifer. 2023.</w:t>
        </w:r>
      </w:ins>
      <w:ins w:id="7004" w:author="PR Preview" w:date="2026-01-01T00:00:00Z">
        <w:r>
          <w:t xml:space="preserve"> </w:t>
        </w:r>
      </w:ins>
      <w:ins w:id="7005" w:author="PR Preview" w:date="2026-01-01T00:00:00Z">
        <w:r>
          <w:rPr>
            <w:i/>
            <w:iCs/>
          </w:rPr>
          <w:t xml:space="preserve">Happy Git and GitHub for the useR</w:t>
        </w:r>
      </w:ins>
      <w:ins w:id="7006" w:author="PR Preview" w:date="2026-01-01T00:00:00Z">
        <w:r>
          <w:t xml:space="preserve">.</w:t>
        </w:r>
      </w:ins>
      <w:ins w:id="7007" w:author="PR Preview" w:date="2026-01-01T00:00:00Z">
        <w:r>
          <w:t xml:space="preserve"> </w:t>
        </w:r>
      </w:ins>
      <w:hyperlink r:id="rId342">
        <w:ins w:id="7008" w:author="PR Preview" w:date="2026-01-01T00:00:00Z">
          <w:r>
            <w:rPr>
              <w:rStyle w:val="Hyperlink"/>
            </w:rPr>
            <w:t xml:space="preserve">https://happygitwithr.com/</w:t>
          </w:r>
        </w:ins>
      </w:hyperlink>
      <w:ins w:id="7009" w:author="PR Preview" w:date="2026-01-01T00:00:00Z">
        <w:r>
          <w:t xml:space="preserve">.</w:t>
        </w:r>
      </w:ins>
    </w:p>
    <w:bookmarkEnd w:id="343"/>
    <w:bookmarkStart w:id="344" w:name="ref-reprex"/>
    <w:p>
      <w:pPr>
        <w:pStyle w:val="Bibliography"/>
      </w:pPr>
      <w:ins w:id="7010" w:author="PR Preview" w:date="2026-01-01T00:00:00Z">
        <w:r>
          <w:t xml:space="preserve">Bryan, Jennifer, Jim Hester, David Robinson, Hadley Wickham, and Christophe Dervieux. 2024.</w:t>
        </w:r>
      </w:ins>
      <w:ins w:id="7011" w:author="PR Preview" w:date="2026-01-01T00:00:00Z">
        <w:r>
          <w:t xml:space="preserve"> </w:t>
        </w:r>
      </w:ins>
      <w:ins w:id="7012" w:author="PR Preview" w:date="2026-01-01T00:00:00Z">
        <w:r>
          <w:rPr>
            <w:i/>
            <w:iCs/>
          </w:rPr>
          <w:t xml:space="preserve">Reprex: Prepare Reproducible Example Code via the Clipboard</w:t>
        </w:r>
      </w:ins>
      <w:ins w:id="7013" w:author="PR Preview" w:date="2026-01-01T00:00:00Z">
        <w:r>
          <w:t xml:space="preserve">.</w:t>
        </w:r>
      </w:ins>
      <w:ins w:id="7014" w:author="PR Preview" w:date="2026-01-01T00:00:00Z">
        <w:r>
          <w:t xml:space="preserve"> </w:t>
        </w:r>
      </w:ins>
      <w:hyperlink r:id="rId335">
        <w:ins w:id="7015" w:author="PR Preview" w:date="2026-01-01T00:00:00Z">
          <w:r>
            <w:rPr>
              <w:rStyle w:val="Hyperlink"/>
            </w:rPr>
            <w:t xml:space="preserve">https://reprex.tidyverse.org/</w:t>
          </w:r>
        </w:ins>
      </w:hyperlink>
      <w:ins w:id="7016" w:author="PR Preview" w:date="2026-01-01T00:00:00Z">
        <w:r>
          <w:t xml:space="preserve">.</w:t>
        </w:r>
      </w:ins>
    </w:p>
    <w:bookmarkEnd w:id="344"/>
    <w:bookmarkStart w:id="346" w:name="ref-fay2021engineering"/>
    <w:p>
      <w:pPr>
        <w:pStyle w:val="Bibliography"/>
      </w:pPr>
      <w:ins w:id="7017" w:author="PR Preview" w:date="2026-01-01T00:00:00Z">
        <w:r>
          <w:t xml:space="preserve">Fay, Colin, Sébastien Rochette, Vincent Guyader, and Cervan Girard. 2021.</w:t>
        </w:r>
      </w:ins>
      <w:ins w:id="7018" w:author="PR Preview" w:date="2026-01-01T00:00:00Z">
        <w:r>
          <w:t xml:space="preserve"> </w:t>
        </w:r>
      </w:ins>
      <w:ins w:id="7019" w:author="PR Preview" w:date="2026-01-01T00:00:00Z">
        <w:r>
          <w:rPr>
            <w:i/>
            <w:iCs/>
          </w:rPr>
          <w:t xml:space="preserve">Engineering Production-Grade Shiny Apps</w:t>
        </w:r>
      </w:ins>
      <w:ins w:id="7020" w:author="PR Preview" w:date="2026-01-01T00:00:00Z">
        <w:r>
          <w:t xml:space="preserve">. Chapman; Hall/CRC.</w:t>
        </w:r>
      </w:ins>
      <w:ins w:id="7021" w:author="PR Preview" w:date="2026-01-01T00:00:00Z">
        <w:r>
          <w:t xml:space="preserve"> </w:t>
        </w:r>
      </w:ins>
      <w:hyperlink r:id="rId345">
        <w:ins w:id="7022" w:author="PR Preview" w:date="2026-01-01T00:00:00Z">
          <w:r>
            <w:rPr>
              <w:rStyle w:val="Hyperlink"/>
            </w:rPr>
            <w:t xml:space="preserve">https://doi.org/10.1201/9781003029878</w:t>
          </w:r>
        </w:ins>
      </w:hyperlink>
      <w:ins w:id="7023" w:author="PR Preview" w:date="2026-01-01T00:00:00Z">
        <w:r>
          <w:t xml:space="preserve">.</w:t>
        </w:r>
      </w:ins>
    </w:p>
    <w:bookmarkEnd w:id="346"/>
    <w:bookmarkStart w:id="348" w:name="ref-wickham2019advr"/>
    <w:p>
      <w:pPr>
        <w:pStyle w:val="Bibliography"/>
      </w:pPr>
      <w:ins w:id="7024" w:author="PR Preview" w:date="2026-01-01T00:00:00Z">
        <w:r>
          <w:t xml:space="preserve">Wickham, Hadley. 2019.</w:t>
        </w:r>
      </w:ins>
      <w:ins w:id="7025" w:author="PR Preview" w:date="2026-01-01T00:00:00Z">
        <w:r>
          <w:t xml:space="preserve"> </w:t>
        </w:r>
      </w:ins>
      <w:ins w:id="7026" w:author="PR Preview" w:date="2026-01-01T00:00:00Z">
        <w:r>
          <w:rPr>
            <w:i/>
            <w:iCs/>
          </w:rPr>
          <w:t xml:space="preserve">Advanced r</w:t>
        </w:r>
      </w:ins>
      <w:ins w:id="7027" w:author="PR Preview" w:date="2026-01-01T00:00:00Z">
        <w:r>
          <w:t xml:space="preserve">. 2nd ed. Chapman; Hall/CRC.</w:t>
        </w:r>
      </w:ins>
      <w:ins w:id="7028" w:author="PR Preview" w:date="2026-01-01T00:00:00Z">
        <w:r>
          <w:t xml:space="preserve"> </w:t>
        </w:r>
      </w:ins>
      <w:hyperlink r:id="rId347">
        <w:ins w:id="7029" w:author="PR Preview" w:date="2026-01-01T00:00:00Z">
          <w:r>
            <w:rPr>
              <w:rStyle w:val="Hyperlink"/>
            </w:rPr>
            <w:t xml:space="preserve">https://doi.org/10.1201/9781351201315</w:t>
          </w:r>
        </w:ins>
      </w:hyperlink>
      <w:ins w:id="7030" w:author="PR Preview" w:date="2026-01-01T00:00:00Z">
        <w:r>
          <w:t xml:space="preserve">.</w:t>
        </w:r>
      </w:ins>
    </w:p>
    <w:bookmarkEnd w:id="348"/>
    <w:bookmarkStart w:id="350" w:name="ref-wickham2021shiny"/>
    <w:p>
      <w:pPr>
        <w:pStyle w:val="Bibliography"/>
      </w:pPr>
      <w:ins w:id="7031" w:author="PR Preview" w:date="2026-01-01T00:00:00Z">
        <w:r>
          <w:t xml:space="preserve">Wickham, Hadley. 2021.</w:t>
        </w:r>
      </w:ins>
      <w:ins w:id="7032" w:author="PR Preview" w:date="2026-01-01T00:00:00Z">
        <w:r>
          <w:t xml:space="preserve"> </w:t>
        </w:r>
      </w:ins>
      <w:ins w:id="7033" w:author="PR Preview" w:date="2026-01-01T00:00:00Z">
        <w:r>
          <w:rPr>
            <w:i/>
            <w:iCs/>
          </w:rPr>
          <w:t xml:space="preserve">Mastering Shiny</w:t>
        </w:r>
      </w:ins>
      <w:ins w:id="7034" w:author="PR Preview" w:date="2026-01-01T00:00:00Z">
        <w:r>
          <w:t xml:space="preserve">. O’Reilly Media.</w:t>
        </w:r>
      </w:ins>
      <w:ins w:id="7035" w:author="PR Preview" w:date="2026-01-01T00:00:00Z">
        <w:r>
          <w:t xml:space="preserve"> </w:t>
        </w:r>
      </w:ins>
      <w:hyperlink r:id="rId349">
        <w:ins w:id="7036" w:author="PR Preview" w:date="2026-01-01T00:00:00Z">
          <w:r>
            <w:rPr>
              <w:rStyle w:val="Hyperlink"/>
            </w:rPr>
            <w:t xml:space="preserve">https://mastering-shiny.org/</w:t>
          </w:r>
        </w:ins>
      </w:hyperlink>
      <w:ins w:id="7037" w:author="PR Preview" w:date="2026-01-01T00:00:00Z">
        <w:r>
          <w:t xml:space="preserve">.</w:t>
        </w:r>
      </w:ins>
    </w:p>
    <w:bookmarkEnd w:id="350"/>
    <w:bookmarkStart w:id="352" w:name="ref-wickham2023tidydesign"/>
    <w:p>
      <w:pPr>
        <w:pStyle w:val="Bibliography"/>
      </w:pPr>
      <w:ins w:id="7038" w:author="PR Preview" w:date="2026-01-01T00:00:00Z">
        <w:r>
          <w:t xml:space="preserve">Wickham, Hadley. 2023.</w:t>
        </w:r>
      </w:ins>
      <w:ins w:id="7039" w:author="PR Preview" w:date="2026-01-01T00:00:00Z">
        <w:r>
          <w:t xml:space="preserve"> </w:t>
        </w:r>
      </w:ins>
      <w:ins w:id="7040" w:author="PR Preview" w:date="2026-01-01T00:00:00Z">
        <w:r>
          <w:rPr>
            <w:i/>
            <w:iCs/>
          </w:rPr>
          <w:t xml:space="preserve">Tidyverse Design Guide</w:t>
        </w:r>
      </w:ins>
      <w:ins w:id="7041" w:author="PR Preview" w:date="2026-01-01T00:00:00Z">
        <w:r>
          <w:t xml:space="preserve">.</w:t>
        </w:r>
      </w:ins>
      <w:ins w:id="7042" w:author="PR Preview" w:date="2026-01-01T00:00:00Z">
        <w:r>
          <w:t xml:space="preserve"> </w:t>
        </w:r>
      </w:ins>
      <w:hyperlink r:id="rId351">
        <w:ins w:id="7043" w:author="PR Preview" w:date="2026-01-01T00:00:00Z">
          <w:r>
            <w:rPr>
              <w:rStyle w:val="Hyperlink"/>
            </w:rPr>
            <w:t xml:space="preserve">https://design.tidyverse.org/</w:t>
          </w:r>
        </w:ins>
      </w:hyperlink>
      <w:ins w:id="7044" w:author="PR Preview" w:date="2026-01-01T00:00:00Z">
        <w:r>
          <w:t xml:space="preserve">.</w:t>
        </w:r>
      </w:ins>
    </w:p>
    <w:bookmarkEnd w:id="352"/>
    <w:bookmarkStart w:id="354" w:name="ref-wickham2023rpkgs"/>
    <w:p>
      <w:pPr>
        <w:pStyle w:val="Bibliography"/>
      </w:pPr>
      <w:ins w:id="7045" w:author="PR Preview" w:date="2026-01-01T00:00:00Z">
        <w:r>
          <w:t xml:space="preserve">Wickham, Hadley, and Jennifer Bryan. 2023.</w:t>
        </w:r>
      </w:ins>
      <w:ins w:id="7046" w:author="PR Preview" w:date="2026-01-01T00:00:00Z">
        <w:r>
          <w:t xml:space="preserve"> </w:t>
        </w:r>
      </w:ins>
      <w:ins w:id="7047" w:author="PR Preview" w:date="2026-01-01T00:00:00Z">
        <w:r>
          <w:rPr>
            <w:i/>
            <w:iCs/>
          </w:rPr>
          <w:t xml:space="preserve">R Packages</w:t>
        </w:r>
      </w:ins>
      <w:ins w:id="7048" w:author="PR Preview" w:date="2026-01-01T00:00:00Z">
        <w:r>
          <w:t xml:space="preserve">. 2nd ed. O’Reilly Media.</w:t>
        </w:r>
      </w:ins>
      <w:ins w:id="7049" w:author="PR Preview" w:date="2026-01-01T00:00:00Z">
        <w:r>
          <w:t xml:space="preserve"> </w:t>
        </w:r>
      </w:ins>
      <w:hyperlink r:id="rId353">
        <w:ins w:id="7050" w:author="PR Preview" w:date="2026-01-01T00:00:00Z">
          <w:r>
            <w:rPr>
              <w:rStyle w:val="Hyperlink"/>
            </w:rPr>
            <w:t xml:space="preserve">https://r-pkgs.org/</w:t>
          </w:r>
        </w:ins>
      </w:hyperlink>
      <w:ins w:id="7051" w:author="PR Preview" w:date="2026-01-01T00:00:00Z">
        <w:r>
          <w:t xml:space="preserve">.</w:t>
        </w:r>
      </w:ins>
    </w:p>
    <w:bookmarkEnd w:id="354"/>
    <w:bookmarkStart w:id="356" w:name="ref-wickham2023r4ds"/>
    <w:p>
      <w:pPr>
        <w:pStyle w:val="Bibliography"/>
      </w:pPr>
      <w:ins w:id="7052" w:author="PR Preview" w:date="2026-01-01T00:00:00Z">
        <w:r>
          <w:t xml:space="preserve">Wickham, Hadley, Mine Çetinkaya-Rundel, and Garrett Grolemund. 2023.</w:t>
        </w:r>
      </w:ins>
      <w:ins w:id="7053" w:author="PR Preview" w:date="2026-01-01T00:00:00Z">
        <w:r>
          <w:t xml:space="preserve"> </w:t>
        </w:r>
      </w:ins>
      <w:ins w:id="7054" w:author="PR Preview" w:date="2026-01-01T00:00:00Z">
        <w:r>
          <w:rPr>
            <w:i/>
            <w:iCs/>
          </w:rPr>
          <w:t xml:space="preserve">R for Data Science</w:t>
        </w:r>
      </w:ins>
      <w:ins w:id="7055" w:author="PR Preview" w:date="2026-01-01T00:00:00Z">
        <w:r>
          <w:t xml:space="preserve">. 2nd ed. O’Reilly Media.</w:t>
        </w:r>
      </w:ins>
      <w:ins w:id="7056" w:author="PR Preview" w:date="2026-01-01T00:00:00Z">
        <w:r>
          <w:t xml:space="preserve"> </w:t>
        </w:r>
      </w:ins>
      <w:hyperlink r:id="rId355">
        <w:ins w:id="7057" w:author="PR Preview" w:date="2026-01-01T00:00:00Z">
          <w:r>
            <w:rPr>
              <w:rStyle w:val="Hyperlink"/>
            </w:rPr>
            <w:t xml:space="preserve">https://r4ds.hadley.nz/</w:t>
          </w:r>
        </w:ins>
      </w:hyperlink>
      <w:ins w:id="7058" w:author="PR Preview" w:date="2026-01-01T00:00:00Z">
        <w:r>
          <w:t xml:space="preserve">.</w:t>
        </w:r>
      </w:ins>
    </w:p>
    <w:bookmarkEnd w:id="356"/>
    <w:bookmarkStart w:id="357" w:name="ref-R-roxygen2"/>
    <w:p>
      <w:pPr>
        <w:pStyle w:val="Bibliography"/>
      </w:pPr>
      <w:ins w:id="7059" w:author="PR Preview" w:date="2026-01-01T00:00:00Z">
        <w:r>
          <w:t xml:space="preserve">Wickham, Hadley, Peter Danenberg, Gábor Csárdi, and Manuel Eugster. 2024.</w:t>
        </w:r>
      </w:ins>
      <w:ins w:id="7060" w:author="PR Preview" w:date="2026-01-01T00:00:00Z">
        <w:r>
          <w:t xml:space="preserve"> </w:t>
        </w:r>
      </w:ins>
      <w:ins w:id="7061" w:author="PR Preview" w:date="2026-01-01T00:00:00Z">
        <w:r>
          <w:rPr>
            <w:i/>
            <w:iCs/>
          </w:rPr>
          <w:t xml:space="preserve">Roxygen2: In-Line Documentation for r</w:t>
        </w:r>
      </w:ins>
      <w:ins w:id="7062" w:author="PR Preview" w:date="2026-01-01T00:00:00Z">
        <w:r>
          <w:t xml:space="preserve">.</w:t>
        </w:r>
      </w:ins>
      <w:ins w:id="7063" w:author="PR Preview" w:date="2026-01-01T00:00:00Z">
        <w:r>
          <w:t xml:space="preserve"> </w:t>
        </w:r>
      </w:ins>
      <w:hyperlink r:id="rId38">
        <w:ins w:id="7064" w:author="PR Preview" w:date="2026-01-01T00:00:00Z">
          <w:r>
            <w:rPr>
              <w:rStyle w:val="Hyperlink"/>
            </w:rPr>
            <w:t xml:space="preserve">https://roxygen2.r-lib.org/</w:t>
          </w:r>
        </w:ins>
      </w:hyperlink>
      <w:ins w:id="7065" w:author="PR Preview" w:date="2026-01-01T00:00:00Z">
        <w:r>
          <w:t xml:space="preserve">.</w:t>
        </w:r>
      </w:ins>
    </w:p>
    <w:bookmarkEnd w:id="357"/>
    <w:bookmarkEnd w:id="358"/>
    <w:bookmarkEnd w:id="359"/>
    <w:bookmarkEnd w:id="3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9" Type="http://schemas.openxmlformats.org/officeDocument/2006/relationships/image" Target="media/rId99.png"/><Relationship Id="rId64" Type="http://schemas.openxmlformats.org/officeDocument/2006/relationships/image" Target="media/rId64.png"/><Relationship Id="rId18" Type="http://schemas.openxmlformats.org/officeDocument/2006/relationships/image" Target="media/rId18.png"/><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12" Type="http://schemas.openxmlformats.org/officeDocument/2006/relationships/hyperlink" Target="https://adv-r.hadley.nz/evaluation.html"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214" Type="http://schemas.openxmlformats.org/officeDocument/2006/relationships/hyperlink" Target="https://desc.r-lib.org/" TargetMode="External"/><Relationship Id="rId35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45" Type="http://schemas.openxmlformats.org/officeDocument/2006/relationships/hyperlink" Target="https://doi.org/10.1201/9781003029878" TargetMode="External"/><Relationship Id="rId347"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42"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4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53"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62" Type="http://schemas.openxmlformats.org/officeDocument/2006/relationships/hyperlink" Target="https://r-pkgs.org/testing-basics.html" TargetMode="External"/><Relationship Id="rId355"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41"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12" Type="http://schemas.openxmlformats.org/officeDocument/2006/relationships/hyperlink" Target="https://adv-r.hadley.nz/evaluation.html"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214" Type="http://schemas.openxmlformats.org/officeDocument/2006/relationships/hyperlink" Target="https://desc.r-lib.org/" TargetMode="External"/><Relationship Id="rId35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45" Type="http://schemas.openxmlformats.org/officeDocument/2006/relationships/hyperlink" Target="https://doi.org/10.1201/9781003029878" TargetMode="External"/><Relationship Id="rId347"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42"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4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53"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62" Type="http://schemas.openxmlformats.org/officeDocument/2006/relationships/hyperlink" Target="https://r-pkgs.org/testing-basics.html" TargetMode="External"/><Relationship Id="rId355"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41"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2026-10-10T07:25:50Z</dcterms:created>
  <dcterms:modified xsi:type="dcterms:W3CDTF">2026-10-10T07:25:50Z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00:23:39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