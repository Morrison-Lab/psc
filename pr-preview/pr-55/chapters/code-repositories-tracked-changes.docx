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2026-10-26 13:05:01 (PDT)</w:delText>
        </w:r>
      </w:del>
    </w:p>
    <w:p>
      <w:pPr>
        <w:pStyle w:val="Date"/>
      </w:pPr>
      <w:ins w:id="2" w:author="PR Preview" w:date="2026-01-01T00:00:00Z">
        <w:r>
          <w:t xml:space="preserve">Last modified: 2026-10-26 13:06:49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2026-10-26T20:08:31Z</dcterms:created>
  <dcterms:modified xsi:type="dcterms:W3CDTF">2026-10-26T20:08:31Z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13:06:49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