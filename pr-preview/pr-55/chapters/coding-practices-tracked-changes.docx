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2026-10-26 13:05:01 (PDT)</w:delText>
        </w:r>
      </w:del>
    </w:p>
    <w:p>
      <w:pPr>
        <w:pStyle w:val="Date"/>
      </w:pPr>
      <w:ins w:id="2" w:author="PR Preview" w:date="2026-01-01T00:00:00Z">
        <w:r>
          <w:t xml:space="preserve">Last modified: 2026-10-26 13:06:49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2026-10-26T20:08:44Z</dcterms:created>
  <dcterms:modified xsi:type="dcterms:W3CDTF">2026-10-26T20:08:44Z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