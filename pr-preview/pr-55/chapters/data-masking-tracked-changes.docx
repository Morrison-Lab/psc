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del w:id="1" w:author="PR Preview" w:date="2026-01-01T00:00:00Z">
        <w:r>
          <w:delText xml:space="preserve">Last modified: 2026-10-26 13:05:01 (PDT)</w:delText>
        </w:r>
      </w:del>
    </w:p>
    <w:p>
      <w:pPr>
        <w:pStyle w:val="Date"/>
      </w:pPr>
      <w:ins w:id="2" w:author="PR Preview" w:date="2026-01-01T00:00:00Z">
        <w:r>
          <w:t xml:space="preserve">Last modified: 2026-10-26 13:06:49 (PDT)</w:t>
        </w:r>
      </w:ins>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research code,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w:t>
      </w:r>
      <w:r>
        <w:t xml:space="preserve"> </w:t>
      </w:r>
      <w:r>
        <w:rPr>
          <w:rStyle w:val="VerbatimChar"/>
        </w:rPr>
        <w:t xml:space="preserve">var_name</w:t>
      </w:r>
      <w:r>
        <w:t xml:space="preserve"> </w:t>
      </w:r>
      <w:r>
        <w:t xml:space="preserve">is in is now</w:t>
      </w:r>
      <w:r>
        <w:t xml:space="preserve"> </w:t>
      </w:r>
      <w:r>
        <w:t xml:space="preserve">“masked”</w:t>
      </w:r>
      <w:r>
        <w:t xml:space="preserve"> </w:t>
      </w:r>
      <w:r>
        <w:t xml:space="preserve">and we refer to the vectors in the dataframe (data-variables) as though they were objects of their own (environmental-variables).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research code.</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2026-10-26T20:09:33Z</dcterms:created>
  <dcterms:modified xsi:type="dcterms:W3CDTF">2026-10-26T20:09:33Z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13:06:49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