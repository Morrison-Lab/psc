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Big data</w:t>
      </w:r>
    </w:p>
    <w:p>
      <w:pPr>
        <w:pStyle w:val="Date"/>
      </w:pPr>
      <w:del w:id="1" w:author="PR Preview" w:date="2026-01-01T00:00:00Z">
        <w:r>
          <w:delText xml:space="preserve">Last modified: 2026-10-26 13:05:01 (PDT)</w:delText>
        </w:r>
      </w:del>
    </w:p>
    <w:p>
      <w:pPr>
        <w:pStyle w:val="Date"/>
      </w:pPr>
      <w:ins w:id="2" w:author="PR Preview" w:date="2026-01-01T00:00:00Z">
        <w:r>
          <w:t xml:space="preserve">Last modified: 2026-10-26 13:06:49 (PDT)</w:t>
        </w:r>
      </w:ins>
    </w:p>
    <w:bookmarkStart w:id="11" w:name="sec-the-data-table-package"/>
    <w:p>
      <w:pPr>
        <w:pStyle w:val="Heading2"/>
      </w:pPr>
      <w:r>
        <w:t xml:space="preserve">1 The data.table package</w:t>
      </w:r>
    </w:p>
    <w:p>
      <w:pPr>
        <w:pStyle w:val="FirstParagraph"/>
      </w:pPr>
      <w:r>
        <w:t xml:space="preserve">It may also be the case that you’re working with very large datasets.</w:t>
      </w:r>
      <w:r>
        <w:t xml:space="preserve"> </w:t>
      </w:r>
      <w:r>
        <w:t xml:space="preserve">Generally I would define this as 10+ million rows.</w:t>
      </w:r>
      <w:r>
        <w:t xml:space="preserve"> </w:t>
      </w:r>
      <w:r>
        <w:t xml:space="preserve">As is outlined in this document, the 3 main players in the data analysis space are Base R,</w:t>
      </w:r>
      <w:r>
        <w:t xml:space="preserve"> </w:t>
      </w:r>
      <w:r>
        <w:rPr>
          <w:rStyle w:val="VerbatimChar"/>
        </w:rPr>
        <w:t xml:space="preserve">tidyverse</w:t>
      </w:r>
      <w:r>
        <w:t xml:space="preserve"> </w:t>
      </w:r>
      <w:r>
        <w:t xml:space="preserve">(more specifically,</w:t>
      </w:r>
      <w:r>
        <w:t xml:space="preserve"> </w:t>
      </w:r>
      <w:r>
        <w:rPr>
          <w:rStyle w:val="VerbatimChar"/>
        </w:rPr>
        <w:t xml:space="preserve">dplyr</w:t>
      </w:r>
      <w:r>
        <w:t xml:space="preserve">), and</w:t>
      </w:r>
      <w:r>
        <w:t xml:space="preserve"> </w:t>
      </w:r>
      <w:r>
        <w:rPr>
          <w:rStyle w:val="VerbatimChar"/>
        </w:rPr>
        <w:t xml:space="preserve">data.table</w:t>
      </w:r>
      <w:r>
        <w:t xml:space="preserve">.</w:t>
      </w:r>
      <w:r>
        <w:t xml:space="preserve"> </w:t>
      </w:r>
      <w:r>
        <w:t xml:space="preserve">For a majority of things, Base R is inferior to both</w:t>
      </w:r>
      <w:r>
        <w:t xml:space="preserve"> </w:t>
      </w:r>
      <w:r>
        <w:rPr>
          <w:rStyle w:val="VerbatimChar"/>
        </w:rPr>
        <w:t xml:space="preserve">dplyr</w:t>
      </w:r>
      <w:r>
        <w:t xml:space="preserve"> </w:t>
      </w:r>
      <w:r>
        <w:t xml:space="preserve">and</w:t>
      </w:r>
      <w:r>
        <w:t xml:space="preserve"> </w:t>
      </w:r>
      <w:r>
        <w:rPr>
          <w:rStyle w:val="VerbatimChar"/>
        </w:rPr>
        <w:t xml:space="preserve">data.table</w:t>
      </w:r>
      <w:r>
        <w:t xml:space="preserve">, with concise but less clear syntax and less speed.</w:t>
      </w:r>
      <w:r>
        <w:t xml:space="preserve"> </w:t>
      </w:r>
      <w:r>
        <w:rPr>
          <w:rStyle w:val="VerbatimChar"/>
        </w:rPr>
        <w:t xml:space="preserve">dplyr</w:t>
      </w:r>
      <w:r>
        <w:t xml:space="preserve"> </w:t>
      </w:r>
      <w:r>
        <w:t xml:space="preserve">is architected for medium and smaller data, and while it’s very fast for everyday usage, it trades off maximum performance for ease of use and syntax compared to</w:t>
      </w:r>
      <w:r>
        <w:t xml:space="preserve"> </w:t>
      </w:r>
      <w:r>
        <w:rPr>
          <w:rStyle w:val="VerbatimChar"/>
        </w:rPr>
        <w:t xml:space="preserve">data.table</w:t>
      </w:r>
      <w:r>
        <w:t xml:space="preserve">.</w:t>
      </w:r>
      <w:r>
        <w:t xml:space="preserve"> </w:t>
      </w:r>
      <w:r>
        <w:t xml:space="preserve">An overview of the</w:t>
      </w:r>
      <w:r>
        <w:t xml:space="preserve"> </w:t>
      </w:r>
      <w:r>
        <w:rPr>
          <w:rStyle w:val="VerbatimChar"/>
        </w:rPr>
        <w:t xml:space="preserve">dplyr</w:t>
      </w:r>
      <w:r>
        <w:t xml:space="preserve"> </w:t>
      </w:r>
      <w:r>
        <w:t xml:space="preserve">vs</w:t>
      </w:r>
      <w:r>
        <w:t xml:space="preserve"> </w:t>
      </w:r>
      <w:r>
        <w:rPr>
          <w:rStyle w:val="VerbatimChar"/>
        </w:rPr>
        <w:t xml:space="preserve">data.table</w:t>
      </w:r>
      <w:r>
        <w:t xml:space="preserve"> </w:t>
      </w:r>
      <w:r>
        <w:t xml:space="preserve">debate can be found in</w:t>
      </w:r>
      <w:r>
        <w:t xml:space="preserve"> </w:t>
      </w:r>
      <w:hyperlink r:id="rId9">
        <w:r>
          <w:rPr>
            <w:rStyle w:val="Hyperlink"/>
          </w:rPr>
          <w:t xml:space="preserve">this Stack Overflow post</w:t>
        </w:r>
      </w:hyperlink>
      <w:r>
        <w:t xml:space="preserve"> </w:t>
      </w:r>
      <w:r>
        <w:t xml:space="preserve">and all 3 answers are worth a read.</w:t>
      </w:r>
    </w:p>
    <w:p>
      <w:pPr>
        <w:pStyle w:val="BodyText"/>
      </w:pPr>
      <w:r>
        <w:t xml:space="preserve">You can also get much of</w:t>
      </w:r>
      <w:r>
        <w:t xml:space="preserve"> </w:t>
      </w:r>
      <w:r>
        <w:rPr>
          <w:rStyle w:val="VerbatimChar"/>
        </w:rPr>
        <w:t xml:space="preserve">data.table</w:t>
      </w:r>
      <w:r>
        <w:t xml:space="preserve">’s speed while keeping</w:t>
      </w:r>
      <w:r>
        <w:t xml:space="preserve"> </w:t>
      </w:r>
      <w:r>
        <w:rPr>
          <w:rStyle w:val="VerbatimChar"/>
        </w:rPr>
        <w:t xml:space="preserve">dplyr</w:t>
      </w:r>
      <w:r>
        <w:t xml:space="preserve"> </w:t>
      </w:r>
      <w:r>
        <w:t xml:space="preserve">syntax, which I find to be the best of both worlds.</w:t>
      </w:r>
      <w:r>
        <w:t xml:space="preserve"> </w:t>
      </w:r>
      <w:hyperlink r:id="rId10">
        <w:r>
          <w:rPr>
            <w:rStyle w:val="VerbatimChar"/>
          </w:rPr>
          <w:t xml:space="preserve">{dtplyr}</w:t>
        </w:r>
      </w:hyperlink>
      <w:r>
        <w:t xml:space="preserve"> </w:t>
      </w:r>
      <w:r>
        <w:t xml:space="preserve">provides a</w:t>
      </w:r>
      <w:r>
        <w:t xml:space="preserve"> </w:t>
      </w:r>
      <w:r>
        <w:rPr>
          <w:rStyle w:val="VerbatimChar"/>
        </w:rPr>
        <w:t xml:space="preserve">data.table</w:t>
      </w:r>
      <w:r>
        <w:t xml:space="preserve"> </w:t>
      </w:r>
      <w:r>
        <w:t xml:space="preserve">backend for</w:t>
      </w:r>
      <w:r>
        <w:t xml:space="preserve"> </w:t>
      </w:r>
      <w:r>
        <w:rPr>
          <w:rStyle w:val="VerbatimChar"/>
        </w:rPr>
        <w:t xml:space="preserve">dplyr</w:t>
      </w:r>
      <w:r>
        <w:t xml:space="preserve">:</w:t>
      </w:r>
      <w:r>
        <w:t xml:space="preserve"> </w:t>
      </w:r>
      <w:r>
        <w:t xml:space="preserve">wrap any data frame with</w:t>
      </w:r>
      <w:r>
        <w:t xml:space="preserve"> </w:t>
      </w:r>
      <w:r>
        <w:rPr>
          <w:rStyle w:val="VerbatimChar"/>
        </w:rPr>
        <w:t xml:space="preserve">dtplyr::lazy_dt()</w:t>
      </w:r>
      <w:r>
        <w:t xml:space="preserve">, and</w:t>
      </w:r>
      <w:r>
        <w:t xml:space="preserve"> </w:t>
      </w:r>
      <w:r>
        <w:rPr>
          <w:rStyle w:val="VerbatimChar"/>
        </w:rPr>
        <w:t xml:space="preserve">dplyr</w:t>
      </w:r>
      <w:r>
        <w:t xml:space="preserve"> </w:t>
      </w:r>
      <w:r>
        <w:t xml:space="preserve">verbs are translated into</w:t>
      </w:r>
      <w:r>
        <w:t xml:space="preserve"> </w:t>
      </w:r>
      <w:r>
        <w:rPr>
          <w:rStyle w:val="VerbatimChar"/>
        </w:rPr>
        <w:t xml:space="preserve">data.table</w:t>
      </w:r>
      <w:r>
        <w:t xml:space="preserve"> </w:t>
      </w:r>
      <w:r>
        <w:t xml:space="preserve">code.</w:t>
      </w:r>
      <w:r>
        <w:t xml:space="preserve"> </w:t>
      </w:r>
      <w:r>
        <w:t xml:space="preserve">Running</w:t>
      </w:r>
      <w:r>
        <w:t xml:space="preserve"> </w:t>
      </w:r>
      <w:r>
        <w:rPr>
          <w:rStyle w:val="VerbatimChar"/>
        </w:rPr>
        <w:t xml:space="preserve">dplyr</w:t>
      </w:r>
      <w:r>
        <w:t xml:space="preserve"> </w:t>
      </w:r>
      <w:r>
        <w:t xml:space="preserve">verbs on a plain</w:t>
      </w:r>
      <w:r>
        <w:t xml:space="preserve"> </w:t>
      </w:r>
      <w:r>
        <w:rPr>
          <w:rStyle w:val="VerbatimChar"/>
        </w:rPr>
        <w:t xml:space="preserve">data.table</w:t>
      </w:r>
      <w:r>
        <w:t xml:space="preserve"> </w:t>
      </w:r>
      <w:r>
        <w:t xml:space="preserve">(for example, one made with</w:t>
      </w:r>
      <w:r>
        <w:t xml:space="preserve"> </w:t>
      </w:r>
      <w:r>
        <w:rPr>
          <w:rStyle w:val="VerbatimChar"/>
        </w:rPr>
        <w:t xml:space="preserve">as.data.table()</w:t>
      </w:r>
      <w:r>
        <w:t xml:space="preserve">) does not do this translation.</w:t>
      </w:r>
      <w:r>
        <w:t xml:space="preserve"> </w:t>
      </w:r>
      <w:r>
        <w:t xml:space="preserve">A</w:t>
      </w:r>
      <w:r>
        <w:t xml:space="preserve"> </w:t>
      </w:r>
      <w:r>
        <w:rPr>
          <w:rStyle w:val="VerbatimChar"/>
        </w:rPr>
        <w:t xml:space="preserve">lazy_dt()</w:t>
      </w:r>
      <w:r>
        <w:t xml:space="preserve"> </w:t>
      </w:r>
      <w:r>
        <w:t xml:space="preserve">pipeline is lazy: nothing runs until you collect the result with</w:t>
      </w:r>
      <w:r>
        <w:t xml:space="preserve"> </w:t>
      </w:r>
      <w:r>
        <w:rPr>
          <w:rStyle w:val="VerbatimChar"/>
        </w:rPr>
        <w:t xml:space="preserve">as_tibble()</w:t>
      </w:r>
      <w:r>
        <w:t xml:space="preserve">,</w:t>
      </w:r>
      <w:r>
        <w:t xml:space="preserve"> </w:t>
      </w:r>
      <w:r>
        <w:rPr>
          <w:rStyle w:val="VerbatimChar"/>
        </w:rPr>
        <w:t xml:space="preserve">as.data.table()</w:t>
      </w:r>
      <w:r>
        <w:t xml:space="preserve">, or</w:t>
      </w:r>
      <w:r>
        <w:t xml:space="preserve"> </w:t>
      </w:r>
      <w:r>
        <w:rPr>
          <w:rStyle w:val="VerbatimChar"/>
        </w:rPr>
        <w:t xml:space="preserve">collect()</w:t>
      </w:r>
      <w:r>
        <w:t xml:space="preserve">.</w:t>
      </w:r>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11"/>
    <w:bookmarkStart w:id="12" w:name="sec-using-downsampled-data"/>
    <w:p>
      <w:pPr>
        <w:pStyle w:val="Heading2"/>
      </w:pPr>
      <w:r>
        <w:t xml:space="preserve">2 Using downsampled data</w:t>
      </w:r>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12"/>
    <w:bookmarkStart w:id="13" w:name="sec-optimal-rstudio-set-up"/>
    <w:p>
      <w:pPr>
        <w:pStyle w:val="Heading2"/>
      </w:pPr>
      <w:r>
        <w:t xml:space="preserve">3 Optimal RStudio set up</w:t>
      </w:r>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001"/>
        </w:numPr>
      </w:pPr>
      <w:r>
        <w:rPr>
          <w:b/>
          <w:bCs/>
        </w:rPr>
        <w:t xml:space="preserve">Uncheck</w:t>
      </w:r>
      <w:r>
        <w:t xml:space="preserve"> </w:t>
      </w:r>
      <w:r>
        <w:t xml:space="preserve">Restore RData into workspace at startup</w:t>
      </w:r>
    </w:p>
    <w:p>
      <w:pPr>
        <w:pStyle w:val="Compact"/>
        <w:numPr>
          <w:ilvl w:val="0"/>
          <w:numId w:val="1001"/>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002"/>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bookmarkEnd w:id="1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0" Type="http://schemas.openxmlformats.org/officeDocument/2006/relationships/hyperlink" Target="https://dtplyr.tidyverse.org/" TargetMode="External"/><Relationship Id="rId9" Type="http://schemas.openxmlformats.org/officeDocument/2006/relationships/hyperlink" Target="https://stackoverflow.com/questions/21435339/data-table-vs-dplyr-can-one-do-something-well-the-other-cant-or-does-poorly/27840349#27840349" TargetMode="External"/></Relationships>
</file>

<file path=word/_rels/footnotes.xml.rels><?xml version='1.0' encoding='UTF-8' standalone='yes'?>
<Relationships xmlns="http://schemas.openxmlformats.org/package/2006/relationships"><Relationship Id="rId10" Type="http://schemas.openxmlformats.org/officeDocument/2006/relationships/hyperlink" Target="https://dtplyr.tidyverse.org/" TargetMode="External"/><Relationship Id="rId9" Type="http://schemas.openxmlformats.org/officeDocument/2006/relationships/hyperlink" Target="https://stackoverflow.com/questions/21435339/data-table-vs-dplyr-can-one-do-something-well-the-other-cant-or-does-poorly/27840349#2784034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Big data</dc:title>
  <dc:creator/>
  <cp:keywords/>
  <dcterms:created xsi:type="dcterms:W3CDTF">2026-10-26T20:08:19Z</dcterms:created>
  <dcterms:modified xsi:type="dcterms:W3CDTF">2026-10-26T20:08:19Z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2026-10-26 13:06:49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