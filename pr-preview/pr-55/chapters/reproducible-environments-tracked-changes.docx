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2026-10-25 19:40:13 (PDT)</w:delText>
        </w:r>
      </w:del>
    </w:p>
    <w:p>
      <w:pPr>
        <w:pStyle w:val="Date"/>
      </w:pPr>
      <w:ins w:id="2" w:author="PR Preview" w:date="2026-01-01T00:00:00Z">
        <w:r>
          <w:t xml:space="preserve">Last modified: 2026-10-26 11:55:53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2026-10-26T18:59:26Z</dcterms:created>
  <dcterms:modified xsi:type="dcterms:W3CDTF">2026-10-26T18:59:26Z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11:55:53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