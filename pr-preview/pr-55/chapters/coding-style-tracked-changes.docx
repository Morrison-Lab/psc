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12:39:55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del w:id="3" w:author="PR Preview" w:date="2026-01-01T00:00:00Z">
        <w:r>
          <w:rPr>
            <w:rStyle w:val="CommentTok"/>
          </w:rPr>
          <w:delText xml:space="preserve"># Data structures</w:delText>
        </w:r>
      </w:del>
      <w:del w:id="4" w:author="PR Preview" w:date="2026-01-01T00:00:00Z">
        <w:r>
          <w:br/>
        </w:r>
      </w:del>
      <w:del w:id="5" w:author="PR Preview" w:date="2026-01-01T00:00:00Z">
        <w:r>
          <w:rPr>
            <w:rStyle w:val="NormalTok"/>
          </w:rPr>
          <w:delText xml:space="preserve">tibble</w:delText>
        </w:r>
      </w:del>
      <w:del w:id="6" w:author="PR Preview" w:date="2026-01-01T00:00:00Z">
        <w:r>
          <w:rPr>
            <w:rStyle w:val="SpecialCharTok"/>
          </w:rPr>
          <w:delText xml:space="preserve">::</w:delText>
        </w:r>
      </w:del>
      <w:del w:id="7" w:author="PR Preview" w:date="2026-01-01T00:00:00Z">
        <w:r>
          <w:rPr>
            <w:rStyle w:val="FunctionTok"/>
          </w:rPr>
          <w:delText xml:space="preserve">tibble</w:delText>
        </w:r>
      </w:del>
      <w:del w:id="8" w:author="PR Preview" w:date="2026-01-01T00:00:00Z">
        <w:r>
          <w:rPr>
            <w:rStyle w:val="NormalTok"/>
          </w:rPr>
          <w:delText xml:space="preserve">()           </w:delText>
        </w:r>
      </w:del>
      <w:del w:id="9" w:author="PR Preview" w:date="2026-01-01T00:00:00Z">
        <w:r>
          <w:rPr>
            <w:rStyle w:val="CommentTok"/>
          </w:rPr>
          <w:delText xml:space="preserve"># instead of data.frame()</w:delText>
        </w:r>
      </w:del>
      <w:del w:id="10" w:author="PR Preview" w:date="2026-01-01T00:00:00Z">
        <w:r>
          <w:br/>
        </w:r>
      </w:del>
      <w:del w:id="11" w:author="PR Preview" w:date="2026-01-01T00:00:00Z">
        <w:r>
          <w:rPr>
            <w:rStyle w:val="NormalTok"/>
          </w:rPr>
          <w:delText xml:space="preserve">tibble</w:delText>
        </w:r>
      </w:del>
      <w:del w:id="12" w:author="PR Preview" w:date="2026-01-01T00:00:00Z">
        <w:r>
          <w:rPr>
            <w:rStyle w:val="SpecialCharTok"/>
          </w:rPr>
          <w:delText xml:space="preserve">::</w:delText>
        </w:r>
      </w:del>
      <w:del w:id="13" w:author="PR Preview" w:date="2026-01-01T00:00:00Z">
        <w:r>
          <w:rPr>
            <w:rStyle w:val="FunctionTok"/>
          </w:rPr>
          <w:delText xml:space="preserve">tribble</w:delText>
        </w:r>
      </w:del>
      <w:del w:id="14" w:author="PR Preview" w:date="2026-01-01T00:00:00Z">
        <w:r>
          <w:rPr>
            <w:rStyle w:val="NormalTok"/>
          </w:rPr>
          <w:delText xml:space="preserve">()          </w:delText>
        </w:r>
      </w:del>
      <w:del w:id="15" w:author="PR Preview" w:date="2026-01-01T00:00:00Z">
        <w:r>
          <w:rPr>
            <w:rStyle w:val="CommentTok"/>
          </w:rPr>
          <w:delText xml:space="preserve"># instead of manual data.frame creation</w:delText>
        </w:r>
      </w:del>
      <w:del w:id="16" w:author="PR Preview" w:date="2026-01-01T00:00:00Z">
        <w:r>
          <w:br/>
        </w:r>
      </w:del>
      <w:del w:id="17" w:author="PR Preview" w:date="2026-01-01T00:00:00Z">
        <w:r>
          <w:br/>
        </w:r>
      </w:del>
      <w:del w:id="18" w:author="PR Preview" w:date="2026-01-01T00:00:00Z">
        <w:r>
          <w:rPr>
            <w:rStyle w:val="CommentTok"/>
          </w:rPr>
          <w:delText xml:space="preserve"># I/O</w:delText>
        </w:r>
      </w:del>
      <w:del w:id="19" w:author="PR Preview" w:date="2026-01-01T00:00:00Z">
        <w:r>
          <w:br/>
        </w:r>
      </w:del>
      <w:del w:id="20" w:author="PR Preview" w:date="2026-01-01T00:00:00Z">
        <w:r>
          <w:rPr>
            <w:rStyle w:val="NormalTok"/>
          </w:rPr>
          <w:delText xml:space="preserve">readr</w:delText>
        </w:r>
      </w:del>
      <w:del w:id="21" w:author="PR Preview" w:date="2026-01-01T00:00:00Z">
        <w:r>
          <w:rPr>
            <w:rStyle w:val="SpecialCharTok"/>
          </w:rPr>
          <w:delText xml:space="preserve">::</w:delText>
        </w:r>
      </w:del>
      <w:del w:id="22" w:author="PR Preview" w:date="2026-01-01T00:00:00Z">
        <w:r>
          <w:rPr>
            <w:rStyle w:val="FunctionTok"/>
          </w:rPr>
          <w:delText xml:space="preserve">read_csv</w:delText>
        </w:r>
      </w:del>
      <w:del w:id="23" w:author="PR Preview" w:date="2026-01-01T00:00:00Z">
        <w:r>
          <w:rPr>
            <w:rStyle w:val="NormalTok"/>
          </w:rPr>
          <w:delText xml:space="preserve">()          </w:delText>
        </w:r>
      </w:del>
      <w:del w:id="24" w:author="PR Preview" w:date="2026-01-01T00:00:00Z">
        <w:r>
          <w:rPr>
            <w:rStyle w:val="CommentTok"/>
          </w:rPr>
          <w:delText xml:space="preserve"># instead of read.csv()</w:delText>
        </w:r>
      </w:del>
      <w:del w:id="25" w:author="PR Preview" w:date="2026-01-01T00:00:00Z">
        <w:r>
          <w:br/>
        </w:r>
      </w:del>
      <w:del w:id="26" w:author="PR Preview" w:date="2026-01-01T00:00:00Z">
        <w:r>
          <w:rPr>
            <w:rStyle w:val="NormalTok"/>
          </w:rPr>
          <w:delText xml:space="preserve">readr</w:delText>
        </w:r>
      </w:del>
      <w:del w:id="27" w:author="PR Preview" w:date="2026-01-01T00:00:00Z">
        <w:r>
          <w:rPr>
            <w:rStyle w:val="SpecialCharTok"/>
          </w:rPr>
          <w:delText xml:space="preserve">::</w:delText>
        </w:r>
      </w:del>
      <w:del w:id="28" w:author="PR Preview" w:date="2026-01-01T00:00:00Z">
        <w:r>
          <w:rPr>
            <w:rStyle w:val="FunctionTok"/>
          </w:rPr>
          <w:delText xml:space="preserve">write_csv</w:delText>
        </w:r>
      </w:del>
      <w:del w:id="29" w:author="PR Preview" w:date="2026-01-01T00:00:00Z">
        <w:r>
          <w:rPr>
            <w:rStyle w:val="NormalTok"/>
          </w:rPr>
          <w:delText xml:space="preserve">()         </w:delText>
        </w:r>
      </w:del>
      <w:del w:id="30" w:author="PR Preview" w:date="2026-01-01T00:00:00Z">
        <w:r>
          <w:rPr>
            <w:rStyle w:val="CommentTok"/>
          </w:rPr>
          <w:delText xml:space="preserve"># instead of write.csv()</w:delText>
        </w:r>
      </w:del>
      <w:del w:id="31" w:author="PR Preview" w:date="2026-01-01T00:00:00Z">
        <w:r>
          <w:br/>
        </w:r>
      </w:del>
      <w:del w:id="32" w:author="PR Preview" w:date="2026-01-01T00:00:00Z">
        <w:r>
          <w:rPr>
            <w:rStyle w:val="NormalTok"/>
          </w:rPr>
          <w:delText xml:space="preserve">readr</w:delText>
        </w:r>
      </w:del>
      <w:del w:id="33" w:author="PR Preview" w:date="2026-01-01T00:00:00Z">
        <w:r>
          <w:rPr>
            <w:rStyle w:val="SpecialCharTok"/>
          </w:rPr>
          <w:delText xml:space="preserve">::</w:delText>
        </w:r>
      </w:del>
      <w:del w:id="34" w:author="PR Preview" w:date="2026-01-01T00:00:00Z">
        <w:r>
          <w:rPr>
            <w:rStyle w:val="FunctionTok"/>
          </w:rPr>
          <w:delText xml:space="preserve">read_rds</w:delText>
        </w:r>
      </w:del>
      <w:del w:id="35" w:author="PR Preview" w:date="2026-01-01T00:00:00Z">
        <w:r>
          <w:rPr>
            <w:rStyle w:val="NormalTok"/>
          </w:rPr>
          <w:delText xml:space="preserve">()          </w:delText>
        </w:r>
      </w:del>
      <w:del w:id="36" w:author="PR Preview" w:date="2026-01-01T00:00:00Z">
        <w:r>
          <w:rPr>
            <w:rStyle w:val="CommentTok"/>
          </w:rPr>
          <w:delText xml:space="preserve"># instead of readRDS()</w:delText>
        </w:r>
      </w:del>
      <w:del w:id="37" w:author="PR Preview" w:date="2026-01-01T00:00:00Z">
        <w:r>
          <w:br/>
        </w:r>
      </w:del>
      <w:del w:id="38" w:author="PR Preview" w:date="2026-01-01T00:00:00Z">
        <w:r>
          <w:rPr>
            <w:rStyle w:val="NormalTok"/>
          </w:rPr>
          <w:delText xml:space="preserve">readr</w:delText>
        </w:r>
      </w:del>
      <w:del w:id="39" w:author="PR Preview" w:date="2026-01-01T00:00:00Z">
        <w:r>
          <w:rPr>
            <w:rStyle w:val="SpecialCharTok"/>
          </w:rPr>
          <w:delText xml:space="preserve">::</w:delText>
        </w:r>
      </w:del>
      <w:del w:id="40" w:author="PR Preview" w:date="2026-01-01T00:00:00Z">
        <w:r>
          <w:rPr>
            <w:rStyle w:val="FunctionTok"/>
          </w:rPr>
          <w:delText xml:space="preserve">write_rds</w:delText>
        </w:r>
      </w:del>
      <w:del w:id="41" w:author="PR Preview" w:date="2026-01-01T00:00:00Z">
        <w:r>
          <w:rPr>
            <w:rStyle w:val="NormalTok"/>
          </w:rPr>
          <w:delText xml:space="preserve">()         </w:delText>
        </w:r>
      </w:del>
      <w:del w:id="42" w:author="PR Preview" w:date="2026-01-01T00:00:00Z">
        <w:r>
          <w:rPr>
            <w:rStyle w:val="CommentTok"/>
          </w:rPr>
          <w:delText xml:space="preserve"># instead of saveRDS()</w:delText>
        </w:r>
      </w:del>
      <w:del w:id="43" w:author="PR Preview" w:date="2026-01-01T00:00:00Z">
        <w:r>
          <w:br/>
        </w:r>
      </w:del>
      <w:del w:id="44" w:author="PR Preview" w:date="2026-01-01T00:00:00Z">
        <w:r>
          <w:br/>
        </w:r>
      </w:del>
      <w:del w:id="45" w:author="PR Preview" w:date="2026-01-01T00:00:00Z">
        <w:r>
          <w:rPr>
            <w:rStyle w:val="CommentTok"/>
          </w:rPr>
          <w:delText xml:space="preserve"># Data manipulation</w:delText>
        </w:r>
      </w:del>
      <w:del w:id="46" w:author="PR Preview" w:date="2026-01-01T00:00:00Z">
        <w:r>
          <w:br/>
        </w:r>
      </w:del>
      <w:del w:id="47" w:author="PR Preview" w:date="2026-01-01T00:00:00Z">
        <w:r>
          <w:rPr>
            <w:rStyle w:val="NormalTok"/>
          </w:rPr>
          <w:delText xml:space="preserve">dplyr</w:delText>
        </w:r>
      </w:del>
      <w:del w:id="48" w:author="PR Preview" w:date="2026-01-01T00:00:00Z">
        <w:r>
          <w:rPr>
            <w:rStyle w:val="SpecialCharTok"/>
          </w:rPr>
          <w:delText xml:space="preserve">::</w:delText>
        </w:r>
      </w:del>
      <w:del w:id="49" w:author="PR Preview" w:date="2026-01-01T00:00:00Z">
        <w:r>
          <w:rPr>
            <w:rStyle w:val="FunctionTok"/>
          </w:rPr>
          <w:delText xml:space="preserve">bind_rows</w:delText>
        </w:r>
      </w:del>
      <w:del w:id="50" w:author="PR Preview" w:date="2026-01-01T00:00:00Z">
        <w:r>
          <w:rPr>
            <w:rStyle w:val="NormalTok"/>
          </w:rPr>
          <w:delText xml:space="preserve">()         </w:delText>
        </w:r>
      </w:del>
      <w:del w:id="51" w:author="PR Preview" w:date="2026-01-01T00:00:00Z">
        <w:r>
          <w:rPr>
            <w:rStyle w:val="CommentTok"/>
          </w:rPr>
          <w:delText xml:space="preserve"># instead of rbind()</w:delText>
        </w:r>
      </w:del>
      <w:del w:id="52" w:author="PR Preview" w:date="2026-01-01T00:00:00Z">
        <w:r>
          <w:br/>
        </w:r>
      </w:del>
      <w:del w:id="53" w:author="PR Preview" w:date="2026-01-01T00:00:00Z">
        <w:r>
          <w:rPr>
            <w:rStyle w:val="NormalTok"/>
          </w:rPr>
          <w:delText xml:space="preserve">dplyr</w:delText>
        </w:r>
      </w:del>
      <w:del w:id="54" w:author="PR Preview" w:date="2026-01-01T00:00:00Z">
        <w:r>
          <w:rPr>
            <w:rStyle w:val="SpecialCharTok"/>
          </w:rPr>
          <w:delText xml:space="preserve">::</w:delText>
        </w:r>
      </w:del>
      <w:del w:id="55" w:author="PR Preview" w:date="2026-01-01T00:00:00Z">
        <w:r>
          <w:rPr>
            <w:rStyle w:val="FunctionTok"/>
          </w:rPr>
          <w:delText xml:space="preserve">bind_cols</w:delText>
        </w:r>
      </w:del>
      <w:del w:id="56" w:author="PR Preview" w:date="2026-01-01T00:00:00Z">
        <w:r>
          <w:rPr>
            <w:rStyle w:val="NormalTok"/>
          </w:rPr>
          <w:delText xml:space="preserve">()         </w:delText>
        </w:r>
      </w:del>
      <w:del w:id="57" w:author="PR Preview" w:date="2026-01-01T00:00:00Z">
        <w:r>
          <w:rPr>
            <w:rStyle w:val="CommentTok"/>
          </w:rPr>
          <w:delText xml:space="preserve"># instead of cbind()</w:delText>
        </w:r>
      </w:del>
      <w:del w:id="58" w:author="PR Preview" w:date="2026-01-01T00:00:00Z">
        <w:r>
          <w:br/>
        </w:r>
      </w:del>
      <w:del w:id="59" w:author="PR Preview" w:date="2026-01-01T00:00:00Z">
        <w:r>
          <w:br/>
        </w:r>
      </w:del>
      <w:del w:id="60" w:author="PR Preview" w:date="2026-01-01T00:00:00Z">
        <w:r>
          <w:rPr>
            <w:rStyle w:val="CommentTok"/>
          </w:rPr>
          <w:delText xml:space="preserve"># String operations</w:delText>
        </w:r>
      </w:del>
      <w:del w:id="61" w:author="PR Preview" w:date="2026-01-01T00:00:00Z">
        <w:r>
          <w:br/>
        </w:r>
      </w:del>
      <w:del w:id="62" w:author="PR Preview" w:date="2026-01-01T00:00:00Z">
        <w:r>
          <w:rPr>
            <w:rStyle w:val="NormalTok"/>
          </w:rPr>
          <w:delText xml:space="preserve">stringr</w:delText>
        </w:r>
      </w:del>
      <w:del w:id="63" w:author="PR Preview" w:date="2026-01-01T00:00:00Z">
        <w:r>
          <w:rPr>
            <w:rStyle w:val="SpecialCharTok"/>
          </w:rPr>
          <w:delText xml:space="preserve">::</w:delText>
        </w:r>
      </w:del>
      <w:del w:id="64" w:author="PR Preview" w:date="2026-01-01T00:00:00Z">
        <w:r>
          <w:rPr>
            <w:rStyle w:val="FunctionTok"/>
          </w:rPr>
          <w:delText xml:space="preserve">str_which</w:delText>
        </w:r>
      </w:del>
      <w:del w:id="65" w:author="PR Preview" w:date="2026-01-01T00:00:00Z">
        <w:r>
          <w:rPr>
            <w:rStyle w:val="NormalTok"/>
          </w:rPr>
          <w:delText xml:space="preserve">()       </w:delText>
        </w:r>
      </w:del>
      <w:del w:id="66" w:author="PR Preview" w:date="2026-01-01T00:00:00Z">
        <w:r>
          <w:rPr>
            <w:rStyle w:val="CommentTok"/>
          </w:rPr>
          <w:delText xml:space="preserve"># instead of grep()</w:delText>
        </w:r>
      </w:del>
      <w:del w:id="67" w:author="PR Preview" w:date="2026-01-01T00:00:00Z">
        <w:r>
          <w:br/>
        </w:r>
      </w:del>
      <w:del w:id="68" w:author="PR Preview" w:date="2026-01-01T00:00:00Z">
        <w:r>
          <w:rPr>
            <w:rStyle w:val="NormalTok"/>
          </w:rPr>
          <w:delText xml:space="preserve">stringr</w:delText>
        </w:r>
      </w:del>
      <w:del w:id="69" w:author="PR Preview" w:date="2026-01-01T00:00:00Z">
        <w:r>
          <w:rPr>
            <w:rStyle w:val="SpecialCharTok"/>
          </w:rPr>
          <w:delText xml:space="preserve">::</w:delText>
        </w:r>
      </w:del>
      <w:del w:id="70" w:author="PR Preview" w:date="2026-01-01T00:00:00Z">
        <w:r>
          <w:rPr>
            <w:rStyle w:val="FunctionTok"/>
          </w:rPr>
          <w:delText xml:space="preserve">str_replace_all</w:delText>
        </w:r>
      </w:del>
      <w:del w:id="71" w:author="PR Preview" w:date="2026-01-01T00:00:00Z">
        <w:r>
          <w:rPr>
            <w:rStyle w:val="NormalTok"/>
          </w:rPr>
          <w:delText xml:space="preserve">() </w:delText>
        </w:r>
      </w:del>
      <w:del w:id="72" w:author="PR Preview" w:date="2026-01-01T00:00:00Z">
        <w:r>
          <w:rPr>
            <w:rStyle w:val="CommentTok"/>
          </w:rPr>
          <w:delText xml:space="preserve"># instead of gsub()</w:delText>
        </w:r>
      </w:del>
      <w:del w:id="73" w:author="PR Preview" w:date="2026-01-01T00:00:00Z">
        <w:r>
          <w:br/>
        </w:r>
      </w:del>
      <w:del w:id="74" w:author="PR Preview" w:date="2026-01-01T00:00:00Z">
        <w:r>
          <w:br/>
        </w:r>
      </w:del>
      <w:del w:id="75" w:author="PR Preview" w:date="2026-01-01T00:00:00Z">
        <w:r>
          <w:rPr>
            <w:rStyle w:val="CommentTok"/>
          </w:rPr>
          <w:delText xml:space="preserve"># Date/time operations</w:delText>
        </w:r>
      </w:del>
      <w:del w:id="76" w:author="PR Preview" w:date="2026-01-01T00:00:00Z">
        <w:r>
          <w:br/>
        </w:r>
      </w:del>
      <w:del w:id="77" w:author="PR Preview" w:date="2026-01-01T00:00:00Z">
        <w:r>
          <w:rPr>
            <w:rStyle w:val="NormalTok"/>
          </w:rPr>
          <w:delText xml:space="preserve">lubridate</w:delText>
        </w:r>
      </w:del>
      <w:del w:id="78" w:author="PR Preview" w:date="2026-01-01T00:00:00Z">
        <w:r>
          <w:rPr>
            <w:rStyle w:val="SpecialCharTok"/>
          </w:rPr>
          <w:delText xml:space="preserve">::</w:delText>
        </w:r>
      </w:del>
      <w:del w:id="79" w:author="PR Preview" w:date="2026-01-01T00:00:00Z">
        <w:r>
          <w:rPr>
            <w:rStyle w:val="NormalTok"/>
          </w:rPr>
          <w:delText xml:space="preserve">NA_Date_        </w:delText>
        </w:r>
      </w:del>
      <w:del w:id="80" w:author="PR Preview" w:date="2026-01-01T00:00:00Z">
        <w:r>
          <w:rPr>
            <w:rStyle w:val="CommentTok"/>
          </w:rPr>
          <w:delText xml:space="preserve"># instead of as.Date(NA)</w:delText>
        </w:r>
      </w:del>
      <w:del w:id="81" w:author="PR Preview" w:date="2026-01-01T00:00:00Z">
        <w:r>
          <w:br/>
        </w:r>
      </w:del>
      <w:del w:id="82" w:author="PR Preview" w:date="2026-01-01T00:00:00Z">
        <w:r>
          <w:br/>
        </w:r>
      </w:del>
      <w:del w:id="83" w:author="PR Preview" w:date="2026-01-01T00:00:00Z">
        <w:r>
          <w:rPr>
            <w:rStyle w:val="CommentTok"/>
          </w:rPr>
          <w:delText xml:space="preserve"># Variable labels</w:delText>
        </w:r>
      </w:del>
      <w:del w:id="84" w:author="PR Preview" w:date="2026-01-01T00:00:00Z">
        <w:r>
          <w:br/>
        </w:r>
      </w:del>
      <w:del w:id="85" w:author="PR Preview" w:date="2026-01-01T00:00:00Z">
        <w:r>
          <w:rPr>
            <w:rStyle w:val="NormalTok"/>
          </w:rPr>
          <w:delText xml:space="preserve">labelled</w:delText>
        </w:r>
      </w:del>
      <w:del w:id="86" w:author="PR Preview" w:date="2026-01-01T00:00:00Z">
        <w:r>
          <w:rPr>
            <w:rStyle w:val="SpecialCharTok"/>
          </w:rPr>
          <w:delText xml:space="preserve">::</w:delText>
        </w:r>
      </w:del>
      <w:del w:id="87" w:author="PR Preview" w:date="2026-01-01T00:00:00Z">
        <w:r>
          <w:rPr>
            <w:rStyle w:val="FunctionTok"/>
          </w:rPr>
          <w:delText xml:space="preserve">set_variable_labels</w:delText>
        </w:r>
      </w:del>
      <w:del w:id="88" w:author="PR Preview" w:date="2026-01-01T00:00:00Z">
        <w:r>
          <w:rPr>
            <w:rStyle w:val="NormalTok"/>
          </w:rPr>
          <w:delText xml:space="preserve">() </w:delText>
        </w:r>
      </w:del>
      <w:del w:id="89" w:author="PR Preview" w:date="2026-01-01T00:00:00Z">
        <w:r>
          <w:rPr>
            <w:rStyle w:val="CommentTok"/>
          </w:rPr>
          <w:delText xml:space="preserve"># instead of attr(x, "label") &lt;- ...</w:delText>
        </w:r>
      </w:del>
      <w:del w:id="90" w:author="PR Preview" w:date="2026-01-01T00:00:00Z">
        <w:r>
          <w:br/>
        </w:r>
      </w:del>
      <w:del w:id="91" w:author="PR Preview" w:date="2026-01-01T00:00:00Z">
        <w:r>
          <w:br/>
        </w:r>
      </w:del>
      <w:del w:id="92" w:author="PR Preview" w:date="2026-01-01T00:00:00Z">
        <w:r>
          <w:rPr>
            <w:rStyle w:val="CommentTok"/>
          </w:rPr>
          <w:delText xml:space="preserve"># Session info</w:delText>
        </w:r>
      </w:del>
      <w:del w:id="93" w:author="PR Preview" w:date="2026-01-01T00:00:00Z">
        <w:r>
          <w:br/>
        </w:r>
      </w:del>
      <w:del w:id="94" w:author="PR Preview" w:date="2026-01-01T00:00:00Z">
        <w:r>
          <w:rPr>
            <w:rStyle w:val="NormalTok"/>
          </w:rPr>
          <w:delText xml:space="preserve">sessioninfo</w:delText>
        </w:r>
      </w:del>
      <w:del w:id="95" w:author="PR Preview" w:date="2026-01-01T00:00:00Z">
        <w:r>
          <w:rPr>
            <w:rStyle w:val="SpecialCharTok"/>
          </w:rPr>
          <w:delText xml:space="preserve">::</w:delText>
        </w:r>
      </w:del>
      <w:del w:id="96" w:author="PR Preview" w:date="2026-01-01T00:00:00Z">
        <w:r>
          <w:rPr>
            <w:rStyle w:val="FunctionTok"/>
          </w:rPr>
          <w:delText xml:space="preserve">session_info</w:delText>
        </w:r>
      </w:del>
      <w:del w:id="97" w:author="PR Preview" w:date="2026-01-01T00:00:00Z">
        <w:r>
          <w:rPr>
            <w:rStyle w:val="NormalTok"/>
          </w:rPr>
          <w:delText xml:space="preserve">() </w:delText>
        </w:r>
      </w:del>
      <w:del w:id="98" w:author="PR Preview" w:date="2026-01-01T00:00:00Z">
        <w:r>
          <w:rPr>
            <w:rStyle w:val="CommentTok"/>
          </w:rPr>
          <w:delText xml:space="preserve"># instead of sessionInfo()</w:delText>
        </w:r>
      </w:del>
    </w:p>
    <w:p>
      <w:pPr>
        <w:pStyle w:val="SourceCode"/>
      </w:pPr>
      <w:ins w:id="99" w:author="PR Preview" w:date="2026-01-01T00:00:00Z">
        <w:r>
          <w:rPr>
            <w:rStyle w:val="CommentTok"/>
          </w:rPr>
          <w:t xml:space="preserve"># Data structures</w:t>
        </w:r>
      </w:ins>
      <w:ins w:id="100" w:author="PR Preview" w:date="2026-01-01T00:00:00Z">
        <w:r>
          <w:br/>
        </w:r>
      </w:ins>
      <w:ins w:id="101" w:author="PR Preview" w:date="2026-01-01T00:00:00Z">
        <w:r>
          <w:rPr>
            <w:rStyle w:val="NormalTok"/>
          </w:rPr>
          <w:t xml:space="preserve">tibble</w:t>
        </w:r>
      </w:ins>
      <w:ins w:id="102" w:author="PR Preview" w:date="2026-01-01T00:00:00Z">
        <w:r>
          <w:rPr>
            <w:rStyle w:val="SpecialCharTok"/>
          </w:rPr>
          <w:t xml:space="preserve">::</w:t>
        </w:r>
      </w:ins>
      <w:ins w:id="103" w:author="PR Preview" w:date="2026-01-01T00:00:00Z">
        <w:r>
          <w:rPr>
            <w:rStyle w:val="FunctionTok"/>
          </w:rPr>
          <w:t xml:space="preserve">tibble</w:t>
        </w:r>
      </w:ins>
      <w:ins w:id="104" w:author="PR Preview" w:date="2026-01-01T00:00:00Z">
        <w:r>
          <w:rPr>
            <w:rStyle w:val="NormalTok"/>
          </w:rPr>
          <w:t xml:space="preserve">()           </w:t>
        </w:r>
      </w:ins>
      <w:ins w:id="105" w:author="PR Preview" w:date="2026-01-01T00:00:00Z">
        <w:r>
          <w:rPr>
            <w:rStyle w:val="CommentTok"/>
          </w:rPr>
          <w:t xml:space="preserve"># instead of data.frame()</w:t>
        </w:r>
      </w:ins>
      <w:ins w:id="106" w:author="PR Preview" w:date="2026-01-01T00:00:00Z">
        <w:r>
          <w:br/>
        </w:r>
      </w:ins>
      <w:ins w:id="107" w:author="PR Preview" w:date="2026-01-01T00:00:00Z">
        <w:r>
          <w:rPr>
            <w:rStyle w:val="NormalTok"/>
          </w:rPr>
          <w:t xml:space="preserve">tibble</w:t>
        </w:r>
      </w:ins>
      <w:ins w:id="108" w:author="PR Preview" w:date="2026-01-01T00:00:00Z">
        <w:r>
          <w:rPr>
            <w:rStyle w:val="SpecialCharTok"/>
          </w:rPr>
          <w:t xml:space="preserve">::</w:t>
        </w:r>
      </w:ins>
      <w:ins w:id="109" w:author="PR Preview" w:date="2026-01-01T00:00:00Z">
        <w:r>
          <w:rPr>
            <w:rStyle w:val="FunctionTok"/>
          </w:rPr>
          <w:t xml:space="preserve">tribble</w:t>
        </w:r>
      </w:ins>
      <w:ins w:id="110" w:author="PR Preview" w:date="2026-01-01T00:00:00Z">
        <w:r>
          <w:rPr>
            <w:rStyle w:val="NormalTok"/>
          </w:rPr>
          <w:t xml:space="preserve">()          </w:t>
        </w:r>
      </w:ins>
      <w:ins w:id="111" w:author="PR Preview" w:date="2026-01-01T00:00:00Z">
        <w:r>
          <w:rPr>
            <w:rStyle w:val="CommentTok"/>
          </w:rPr>
          <w:t xml:space="preserve"># instead of manual data.frame creation</w:t>
        </w:r>
      </w:ins>
      <w:ins w:id="112" w:author="PR Preview" w:date="2026-01-01T00:00:00Z">
        <w:r>
          <w:br/>
        </w:r>
      </w:ins>
      <w:ins w:id="113" w:author="PR Preview" w:date="2026-01-01T00:00:00Z">
        <w:r>
          <w:br/>
        </w:r>
      </w:ins>
      <w:ins w:id="114" w:author="PR Preview" w:date="2026-01-01T00:00:00Z">
        <w:r>
          <w:rPr>
            <w:rStyle w:val="CommentTok"/>
          </w:rPr>
          <w:t xml:space="preserve"># I/O</w:t>
        </w:r>
      </w:ins>
      <w:ins w:id="115" w:author="PR Preview" w:date="2026-01-01T00:00:00Z">
        <w:r>
          <w:br/>
        </w:r>
      </w:ins>
      <w:ins w:id="116" w:author="PR Preview" w:date="2026-01-01T00:00:00Z">
        <w:r>
          <w:rPr>
            <w:rStyle w:val="NormalTok"/>
          </w:rPr>
          <w:t xml:space="preserve">readr</w:t>
        </w:r>
      </w:ins>
      <w:ins w:id="117" w:author="PR Preview" w:date="2026-01-01T00:00:00Z">
        <w:r>
          <w:rPr>
            <w:rStyle w:val="SpecialCharTok"/>
          </w:rPr>
          <w:t xml:space="preserve">::</w:t>
        </w:r>
      </w:ins>
      <w:ins w:id="118" w:author="PR Preview" w:date="2026-01-01T00:00:00Z">
        <w:r>
          <w:rPr>
            <w:rStyle w:val="FunctionTok"/>
          </w:rPr>
          <w:t xml:space="preserve">read_csv</w:t>
        </w:r>
      </w:ins>
      <w:ins w:id="119" w:author="PR Preview" w:date="2026-01-01T00:00:00Z">
        <w:r>
          <w:rPr>
            <w:rStyle w:val="NormalTok"/>
          </w:rPr>
          <w:t xml:space="preserve">()          </w:t>
        </w:r>
      </w:ins>
      <w:ins w:id="120" w:author="PR Preview" w:date="2026-01-01T00:00:00Z">
        <w:r>
          <w:rPr>
            <w:rStyle w:val="CommentTok"/>
          </w:rPr>
          <w:t xml:space="preserve"># instead of read.csv()</w:t>
        </w:r>
      </w:ins>
      <w:ins w:id="121" w:author="PR Preview" w:date="2026-01-01T00:00:00Z">
        <w:r>
          <w:br/>
        </w:r>
      </w:ins>
      <w:ins w:id="122" w:author="PR Preview" w:date="2026-01-01T00:00:00Z">
        <w:r>
          <w:rPr>
            <w:rStyle w:val="NormalTok"/>
          </w:rPr>
          <w:t xml:space="preserve">readr</w:t>
        </w:r>
      </w:ins>
      <w:ins w:id="123" w:author="PR Preview" w:date="2026-01-01T00:00:00Z">
        <w:r>
          <w:rPr>
            <w:rStyle w:val="SpecialCharTok"/>
          </w:rPr>
          <w:t xml:space="preserve">::</w:t>
        </w:r>
      </w:ins>
      <w:ins w:id="124" w:author="PR Preview" w:date="2026-01-01T00:00:00Z">
        <w:r>
          <w:rPr>
            <w:rStyle w:val="FunctionTok"/>
          </w:rPr>
          <w:t xml:space="preserve">write_csv</w:t>
        </w:r>
      </w:ins>
      <w:ins w:id="125" w:author="PR Preview" w:date="2026-01-01T00:00:00Z">
        <w:r>
          <w:rPr>
            <w:rStyle w:val="NormalTok"/>
          </w:rPr>
          <w:t xml:space="preserve">()         </w:t>
        </w:r>
      </w:ins>
      <w:ins w:id="126" w:author="PR Preview" w:date="2026-01-01T00:00:00Z">
        <w:r>
          <w:rPr>
            <w:rStyle w:val="CommentTok"/>
          </w:rPr>
          <w:t xml:space="preserve"># instead of write.csv()</w:t>
        </w:r>
      </w:ins>
      <w:ins w:id="127" w:author="PR Preview" w:date="2026-01-01T00:00:00Z">
        <w:r>
          <w:br/>
        </w:r>
      </w:ins>
      <w:ins w:id="128" w:author="PR Preview" w:date="2026-01-01T00:00:00Z">
        <w:r>
          <w:rPr>
            <w:rStyle w:val="NormalTok"/>
          </w:rPr>
          <w:t xml:space="preserve">readr</w:t>
        </w:r>
      </w:ins>
      <w:ins w:id="129" w:author="PR Preview" w:date="2026-01-01T00:00:00Z">
        <w:r>
          <w:rPr>
            <w:rStyle w:val="SpecialCharTok"/>
          </w:rPr>
          <w:t xml:space="preserve">::</w:t>
        </w:r>
      </w:ins>
      <w:ins w:id="130" w:author="PR Preview" w:date="2026-01-01T00:00:00Z">
        <w:r>
          <w:rPr>
            <w:rStyle w:val="FunctionTok"/>
          </w:rPr>
          <w:t xml:space="preserve">read_rds</w:t>
        </w:r>
      </w:ins>
      <w:ins w:id="131" w:author="PR Preview" w:date="2026-01-01T00:00:00Z">
        <w:r>
          <w:rPr>
            <w:rStyle w:val="NormalTok"/>
          </w:rPr>
          <w:t xml:space="preserve">()          </w:t>
        </w:r>
      </w:ins>
      <w:ins w:id="132" w:author="PR Preview" w:date="2026-01-01T00:00:00Z">
        <w:r>
          <w:rPr>
            <w:rStyle w:val="CommentTok"/>
          </w:rPr>
          <w:t xml:space="preserve"># instead of readRDS()</w:t>
        </w:r>
      </w:ins>
      <w:ins w:id="133" w:author="PR Preview" w:date="2026-01-01T00:00:00Z">
        <w:r>
          <w:br/>
        </w:r>
      </w:ins>
      <w:ins w:id="134" w:author="PR Preview" w:date="2026-01-01T00:00:00Z">
        <w:r>
          <w:rPr>
            <w:rStyle w:val="NormalTok"/>
          </w:rPr>
          <w:t xml:space="preserve">readr</w:t>
        </w:r>
      </w:ins>
      <w:ins w:id="135" w:author="PR Preview" w:date="2026-01-01T00:00:00Z">
        <w:r>
          <w:rPr>
            <w:rStyle w:val="SpecialCharTok"/>
          </w:rPr>
          <w:t xml:space="preserve">::</w:t>
        </w:r>
      </w:ins>
      <w:ins w:id="136" w:author="PR Preview" w:date="2026-01-01T00:00:00Z">
        <w:r>
          <w:rPr>
            <w:rStyle w:val="FunctionTok"/>
          </w:rPr>
          <w:t xml:space="preserve">write_rds</w:t>
        </w:r>
      </w:ins>
      <w:ins w:id="137" w:author="PR Preview" w:date="2026-01-01T00:00:00Z">
        <w:r>
          <w:rPr>
            <w:rStyle w:val="NormalTok"/>
          </w:rPr>
          <w:t xml:space="preserve">()         </w:t>
        </w:r>
      </w:ins>
      <w:ins w:id="138" w:author="PR Preview" w:date="2026-01-01T00:00:00Z">
        <w:r>
          <w:rPr>
            <w:rStyle w:val="CommentTok"/>
          </w:rPr>
          <w:t xml:space="preserve"># instead of saveRDS()</w:t>
        </w:r>
      </w:ins>
      <w:ins w:id="139" w:author="PR Preview" w:date="2026-01-01T00:00:00Z">
        <w:r>
          <w:br/>
        </w:r>
      </w:ins>
      <w:ins w:id="140" w:author="PR Preview" w:date="2026-01-01T00:00:00Z">
        <w:r>
          <w:br/>
        </w:r>
      </w:ins>
      <w:ins w:id="141" w:author="PR Preview" w:date="2026-01-01T00:00:00Z">
        <w:r>
          <w:rPr>
            <w:rStyle w:val="CommentTok"/>
          </w:rPr>
          <w:t xml:space="preserve"># Data manipulation</w:t>
        </w:r>
      </w:ins>
      <w:ins w:id="142" w:author="PR Preview" w:date="2026-01-01T00:00:00Z">
        <w:r>
          <w:br/>
        </w:r>
      </w:ins>
      <w:ins w:id="143" w:author="PR Preview" w:date="2026-01-01T00:00:00Z">
        <w:r>
          <w:rPr>
            <w:rStyle w:val="NormalTok"/>
          </w:rPr>
          <w:t xml:space="preserve">dplyr</w:t>
        </w:r>
      </w:ins>
      <w:ins w:id="144" w:author="PR Preview" w:date="2026-01-01T00:00:00Z">
        <w:r>
          <w:rPr>
            <w:rStyle w:val="SpecialCharTok"/>
          </w:rPr>
          <w:t xml:space="preserve">::</w:t>
        </w:r>
      </w:ins>
      <w:ins w:id="145" w:author="PR Preview" w:date="2026-01-01T00:00:00Z">
        <w:r>
          <w:rPr>
            <w:rStyle w:val="FunctionTok"/>
          </w:rPr>
          <w:t xml:space="preserve">bind_rows</w:t>
        </w:r>
      </w:ins>
      <w:ins w:id="146" w:author="PR Preview" w:date="2026-01-01T00:00:00Z">
        <w:r>
          <w:rPr>
            <w:rStyle w:val="NormalTok"/>
          </w:rPr>
          <w:t xml:space="preserve">()         </w:t>
        </w:r>
      </w:ins>
      <w:ins w:id="147" w:author="PR Preview" w:date="2026-01-01T00:00:00Z">
        <w:r>
          <w:rPr>
            <w:rStyle w:val="CommentTok"/>
          </w:rPr>
          <w:t xml:space="preserve"># instead of rbind()</w:t>
        </w:r>
      </w:ins>
      <w:ins w:id="148" w:author="PR Preview" w:date="2026-01-01T00:00:00Z">
        <w:r>
          <w:br/>
        </w:r>
      </w:ins>
      <w:ins w:id="149" w:author="PR Preview" w:date="2026-01-01T00:00:00Z">
        <w:r>
          <w:rPr>
            <w:rStyle w:val="NormalTok"/>
          </w:rPr>
          <w:t xml:space="preserve">dplyr</w:t>
        </w:r>
      </w:ins>
      <w:ins w:id="150" w:author="PR Preview" w:date="2026-01-01T00:00:00Z">
        <w:r>
          <w:rPr>
            <w:rStyle w:val="SpecialCharTok"/>
          </w:rPr>
          <w:t xml:space="preserve">::</w:t>
        </w:r>
      </w:ins>
      <w:ins w:id="151" w:author="PR Preview" w:date="2026-01-01T00:00:00Z">
        <w:r>
          <w:rPr>
            <w:rStyle w:val="FunctionTok"/>
          </w:rPr>
          <w:t xml:space="preserve">bind_cols</w:t>
        </w:r>
      </w:ins>
      <w:ins w:id="152" w:author="PR Preview" w:date="2026-01-01T00:00:00Z">
        <w:r>
          <w:rPr>
            <w:rStyle w:val="NormalTok"/>
          </w:rPr>
          <w:t xml:space="preserve">()         </w:t>
        </w:r>
      </w:ins>
      <w:ins w:id="153" w:author="PR Preview" w:date="2026-01-01T00:00:00Z">
        <w:r>
          <w:rPr>
            <w:rStyle w:val="CommentTok"/>
          </w:rPr>
          <w:t xml:space="preserve"># instead of cbind()</w:t>
        </w:r>
      </w:ins>
      <w:ins w:id="154" w:author="PR Preview" w:date="2026-01-01T00:00:00Z">
        <w:r>
          <w:br/>
        </w:r>
      </w:ins>
      <w:ins w:id="155" w:author="PR Preview" w:date="2026-01-01T00:00:00Z">
        <w:r>
          <w:br/>
        </w:r>
      </w:ins>
      <w:ins w:id="156" w:author="PR Preview" w:date="2026-01-01T00:00:00Z">
        <w:r>
          <w:rPr>
            <w:rStyle w:val="CommentTok"/>
          </w:rPr>
          <w:t xml:space="preserve"># String operations</w:t>
        </w:r>
      </w:ins>
      <w:ins w:id="157" w:author="PR Preview" w:date="2026-01-01T00:00:00Z">
        <w:r>
          <w:br/>
        </w:r>
      </w:ins>
      <w:ins w:id="158" w:author="PR Preview" w:date="2026-01-01T00:00:00Z">
        <w:r>
          <w:rPr>
            <w:rStyle w:val="NormalTok"/>
          </w:rPr>
          <w:t xml:space="preserve">stringr</w:t>
        </w:r>
      </w:ins>
      <w:ins w:id="159" w:author="PR Preview" w:date="2026-01-01T00:00:00Z">
        <w:r>
          <w:rPr>
            <w:rStyle w:val="SpecialCharTok"/>
          </w:rPr>
          <w:t xml:space="preserve">::</w:t>
        </w:r>
      </w:ins>
      <w:ins w:id="160" w:author="PR Preview" w:date="2026-01-01T00:00:00Z">
        <w:r>
          <w:rPr>
            <w:rStyle w:val="FunctionTok"/>
          </w:rPr>
          <w:t xml:space="preserve">str_which</w:t>
        </w:r>
      </w:ins>
      <w:ins w:id="161" w:author="PR Preview" w:date="2026-01-01T00:00:00Z">
        <w:r>
          <w:rPr>
            <w:rStyle w:val="NormalTok"/>
          </w:rPr>
          <w:t xml:space="preserve">()       </w:t>
        </w:r>
      </w:ins>
      <w:ins w:id="162" w:author="PR Preview" w:date="2026-01-01T00:00:00Z">
        <w:r>
          <w:rPr>
            <w:rStyle w:val="CommentTok"/>
          </w:rPr>
          <w:t xml:space="preserve"># instead of grep()</w:t>
        </w:r>
      </w:ins>
      <w:ins w:id="163" w:author="PR Preview" w:date="2026-01-01T00:00:00Z">
        <w:r>
          <w:br/>
        </w:r>
      </w:ins>
      <w:ins w:id="164" w:author="PR Preview" w:date="2026-01-01T00:00:00Z">
        <w:r>
          <w:rPr>
            <w:rStyle w:val="NormalTok"/>
          </w:rPr>
          <w:t xml:space="preserve">stringr</w:t>
        </w:r>
      </w:ins>
      <w:ins w:id="165" w:author="PR Preview" w:date="2026-01-01T00:00:00Z">
        <w:r>
          <w:rPr>
            <w:rStyle w:val="SpecialCharTok"/>
          </w:rPr>
          <w:t xml:space="preserve">::</w:t>
        </w:r>
      </w:ins>
      <w:ins w:id="166" w:author="PR Preview" w:date="2026-01-01T00:00:00Z">
        <w:r>
          <w:rPr>
            <w:rStyle w:val="FunctionTok"/>
          </w:rPr>
          <w:t xml:space="preserve">str_subset</w:t>
        </w:r>
      </w:ins>
      <w:ins w:id="167" w:author="PR Preview" w:date="2026-01-01T00:00:00Z">
        <w:r>
          <w:rPr>
            <w:rStyle w:val="NormalTok"/>
          </w:rPr>
          <w:t xml:space="preserve">()      </w:t>
        </w:r>
      </w:ins>
      <w:ins w:id="168" w:author="PR Preview" w:date="2026-01-01T00:00:00Z">
        <w:r>
          <w:rPr>
            <w:rStyle w:val="CommentTok"/>
          </w:rPr>
          <w:t xml:space="preserve"># instead of grep(value = TRUE)</w:t>
        </w:r>
      </w:ins>
      <w:ins w:id="169" w:author="PR Preview" w:date="2026-01-01T00:00:00Z">
        <w:r>
          <w:br/>
        </w:r>
      </w:ins>
      <w:ins w:id="170" w:author="PR Preview" w:date="2026-01-01T00:00:00Z">
        <w:r>
          <w:rPr>
            <w:rStyle w:val="NormalTok"/>
          </w:rPr>
          <w:t xml:space="preserve">stringr</w:t>
        </w:r>
      </w:ins>
      <w:ins w:id="171" w:author="PR Preview" w:date="2026-01-01T00:00:00Z">
        <w:r>
          <w:rPr>
            <w:rStyle w:val="SpecialCharTok"/>
          </w:rPr>
          <w:t xml:space="preserve">::</w:t>
        </w:r>
      </w:ins>
      <w:ins w:id="172" w:author="PR Preview" w:date="2026-01-01T00:00:00Z">
        <w:r>
          <w:rPr>
            <w:rStyle w:val="FunctionTok"/>
          </w:rPr>
          <w:t xml:space="preserve">str_replace_all</w:t>
        </w:r>
      </w:ins>
      <w:ins w:id="173" w:author="PR Preview" w:date="2026-01-01T00:00:00Z">
        <w:r>
          <w:rPr>
            <w:rStyle w:val="NormalTok"/>
          </w:rPr>
          <w:t xml:space="preserve">() </w:t>
        </w:r>
      </w:ins>
      <w:ins w:id="174" w:author="PR Preview" w:date="2026-01-01T00:00:00Z">
        <w:r>
          <w:rPr>
            <w:rStyle w:val="CommentTok"/>
          </w:rPr>
          <w:t xml:space="preserve"># instead of gsub()</w:t>
        </w:r>
      </w:ins>
      <w:ins w:id="175" w:author="PR Preview" w:date="2026-01-01T00:00:00Z">
        <w:r>
          <w:br/>
        </w:r>
      </w:ins>
      <w:ins w:id="176" w:author="PR Preview" w:date="2026-01-01T00:00:00Z">
        <w:r>
          <w:br/>
        </w:r>
      </w:ins>
      <w:ins w:id="177" w:author="PR Preview" w:date="2026-01-01T00:00:00Z">
        <w:r>
          <w:rPr>
            <w:rStyle w:val="CommentTok"/>
          </w:rPr>
          <w:t xml:space="preserve"># Date/time operations</w:t>
        </w:r>
      </w:ins>
      <w:ins w:id="178" w:author="PR Preview" w:date="2026-01-01T00:00:00Z">
        <w:r>
          <w:br/>
        </w:r>
      </w:ins>
      <w:ins w:id="179" w:author="PR Preview" w:date="2026-01-01T00:00:00Z">
        <w:r>
          <w:rPr>
            <w:rStyle w:val="NormalTok"/>
          </w:rPr>
          <w:t xml:space="preserve">lubridate</w:t>
        </w:r>
      </w:ins>
      <w:ins w:id="180" w:author="PR Preview" w:date="2026-01-01T00:00:00Z">
        <w:r>
          <w:rPr>
            <w:rStyle w:val="SpecialCharTok"/>
          </w:rPr>
          <w:t xml:space="preserve">::</w:t>
        </w:r>
      </w:ins>
      <w:ins w:id="181" w:author="PR Preview" w:date="2026-01-01T00:00:00Z">
        <w:r>
          <w:rPr>
            <w:rStyle w:val="NormalTok"/>
          </w:rPr>
          <w:t xml:space="preserve">NA_Date_        </w:t>
        </w:r>
      </w:ins>
      <w:ins w:id="182" w:author="PR Preview" w:date="2026-01-01T00:00:00Z">
        <w:r>
          <w:rPr>
            <w:rStyle w:val="CommentTok"/>
          </w:rPr>
          <w:t xml:space="preserve"># instead of as.Date(NA)</w:t>
        </w:r>
      </w:ins>
      <w:ins w:id="183" w:author="PR Preview" w:date="2026-01-01T00:00:00Z">
        <w:r>
          <w:br/>
        </w:r>
      </w:ins>
      <w:ins w:id="184" w:author="PR Preview" w:date="2026-01-01T00:00:00Z">
        <w:r>
          <w:br/>
        </w:r>
      </w:ins>
      <w:ins w:id="185" w:author="PR Preview" w:date="2026-01-01T00:00:00Z">
        <w:r>
          <w:rPr>
            <w:rStyle w:val="CommentTok"/>
          </w:rPr>
          <w:t xml:space="preserve"># Variable labels</w:t>
        </w:r>
      </w:ins>
      <w:ins w:id="186" w:author="PR Preview" w:date="2026-01-01T00:00:00Z">
        <w:r>
          <w:br/>
        </w:r>
      </w:ins>
      <w:ins w:id="187" w:author="PR Preview" w:date="2026-01-01T00:00:00Z">
        <w:r>
          <w:rPr>
            <w:rStyle w:val="NormalTok"/>
          </w:rPr>
          <w:t xml:space="preserve">labelled</w:t>
        </w:r>
      </w:ins>
      <w:ins w:id="188" w:author="PR Preview" w:date="2026-01-01T00:00:00Z">
        <w:r>
          <w:rPr>
            <w:rStyle w:val="SpecialCharTok"/>
          </w:rPr>
          <w:t xml:space="preserve">::</w:t>
        </w:r>
      </w:ins>
      <w:ins w:id="189" w:author="PR Preview" w:date="2026-01-01T00:00:00Z">
        <w:r>
          <w:rPr>
            <w:rStyle w:val="FunctionTok"/>
          </w:rPr>
          <w:t xml:space="preserve">set_variable_labels</w:t>
        </w:r>
      </w:ins>
      <w:ins w:id="190" w:author="PR Preview" w:date="2026-01-01T00:00:00Z">
        <w:r>
          <w:rPr>
            <w:rStyle w:val="NormalTok"/>
          </w:rPr>
          <w:t xml:space="preserve">() </w:t>
        </w:r>
      </w:ins>
      <w:ins w:id="191" w:author="PR Preview" w:date="2026-01-01T00:00:00Z">
        <w:r>
          <w:rPr>
            <w:rStyle w:val="CommentTok"/>
          </w:rPr>
          <w:t xml:space="preserve"># instead of attr(x, "label") &lt;- ...</w:t>
        </w:r>
      </w:ins>
      <w:ins w:id="192" w:author="PR Preview" w:date="2026-01-01T00:00:00Z">
        <w:r>
          <w:br/>
        </w:r>
      </w:ins>
      <w:ins w:id="193" w:author="PR Preview" w:date="2026-01-01T00:00:00Z">
        <w:r>
          <w:br/>
        </w:r>
      </w:ins>
      <w:ins w:id="194" w:author="PR Preview" w:date="2026-01-01T00:00:00Z">
        <w:r>
          <w:rPr>
            <w:rStyle w:val="CommentTok"/>
          </w:rPr>
          <w:t xml:space="preserve"># Session info</w:t>
        </w:r>
      </w:ins>
      <w:ins w:id="195" w:author="PR Preview" w:date="2026-01-01T00:00:00Z">
        <w:r>
          <w:br/>
        </w:r>
      </w:ins>
      <w:ins w:id="196" w:author="PR Preview" w:date="2026-01-01T00:00:00Z">
        <w:r>
          <w:rPr>
            <w:rStyle w:val="NormalTok"/>
          </w:rPr>
          <w:t xml:space="preserve">sessioninfo</w:t>
        </w:r>
      </w:ins>
      <w:ins w:id="197" w:author="PR Preview" w:date="2026-01-01T00:00:00Z">
        <w:r>
          <w:rPr>
            <w:rStyle w:val="SpecialCharTok"/>
          </w:rPr>
          <w:t xml:space="preserve">::</w:t>
        </w:r>
      </w:ins>
      <w:ins w:id="198" w:author="PR Preview" w:date="2026-01-01T00:00:00Z">
        <w:r>
          <w:rPr>
            <w:rStyle w:val="FunctionTok"/>
          </w:rPr>
          <w:t xml:space="preserve">session_info</w:t>
        </w:r>
      </w:ins>
      <w:ins w:id="199" w:author="PR Preview" w:date="2026-01-01T00:00:00Z">
        <w:r>
          <w:rPr>
            <w:rStyle w:val="NormalTok"/>
          </w:rPr>
          <w:t xml:space="preserve">() </w:t>
        </w:r>
      </w:ins>
      <w:ins w:id="200" w:author="PR Preview" w:date="2026-01-01T00:00:00Z">
        <w:r>
          <w:rPr>
            <w:rStyle w:val="CommentTok"/>
          </w:rPr>
          <w:t xml:space="preserve"># instead of sessionInfo()</w:t>
        </w:r>
      </w:ins>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5"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Give each object one lasting name.</w:t>
      </w:r>
      <w:r>
        <w:t xml:space="preserve"> </w:t>
      </w:r>
      <w:r>
        <w:t xml:space="preserve">Use an alias to shorten a name inside one piece of code,</w:t>
      </w:r>
      <w:r>
        <w:t xml:space="preserve"> </w:t>
      </w:r>
      <w:r>
        <w:t xml:space="preserve">but avoid creating a synonym.</w:t>
      </w:r>
      <w:r>
        <w:t xml:space="preserve"> </w:t>
      </w:r>
      <w:hyperlink r:id="rId81">
        <w:r>
          <w:rPr>
            <w:rStyle w:val="Hyperlink"/>
          </w:rPr>
          <w:t xml:space="preserve">GeeksforGeeks compares aliases and synonyms in SQL</w:t>
        </w:r>
      </w:hyperlink>
      <w:r>
        <w:t xml:space="preserve">:</w:t>
      </w:r>
    </w:p>
    <w:p>
      <w:pPr>
        <w:pStyle w:val="Compact"/>
        <w:numPr>
          <w:ilvl w:val="0"/>
          <w:numId w:val="1030"/>
        </w:numPr>
      </w:pPr>
      <w:r>
        <w:t xml:space="preserve">An</w:t>
      </w:r>
      <w:r>
        <w:t xml:space="preserve"> </w:t>
      </w:r>
      <w:r>
        <w:rPr>
          <w:b/>
          <w:bCs/>
        </w:rPr>
        <w:t xml:space="preserve">alias</w:t>
      </w:r>
      <w:r>
        <w:t xml:space="preserve"> </w:t>
      </w:r>
      <w:r>
        <w:t xml:space="preserve">is a second name that lasts only within one scope.</w:t>
      </w:r>
      <w:r>
        <w:t xml:space="preserve"> </w:t>
      </w:r>
      <w:r>
        <w:t xml:space="preserve">In SQL,</w:t>
      </w:r>
      <w:r>
        <w:t xml:space="preserve"> </w:t>
      </w:r>
      <w:r>
        <w:rPr>
          <w:rStyle w:val="VerbatimChar"/>
        </w:rPr>
        <w:t xml:space="preserve">SELECT pat.id AS patient_id FROM patients pat</w:t>
      </w:r>
      <w:r>
        <w:t xml:space="preserve"> </w:t>
      </w:r>
      <w:r>
        <w:t xml:space="preserve">names the table</w:t>
      </w:r>
      <w:r>
        <w:t xml:space="preserve"> </w:t>
      </w:r>
      <w:r>
        <w:rPr>
          <w:rStyle w:val="VerbatimChar"/>
        </w:rPr>
        <w:t xml:space="preserve">pat</w:t>
      </w:r>
      <w:r>
        <w:t xml:space="preserve"> </w:t>
      </w:r>
      <w:r>
        <w:t xml:space="preserve">and the column</w:t>
      </w:r>
      <w:r>
        <w:t xml:space="preserve"> </w:t>
      </w:r>
      <w:r>
        <w:rPr>
          <w:rStyle w:val="VerbatimChar"/>
        </w:rPr>
        <w:t xml:space="preserve">patient_id</w:t>
      </w:r>
      <w:r>
        <w:t xml:space="preserve"> </w:t>
      </w:r>
      <w:r>
        <w:t xml:space="preserve">for that query only.</w:t>
      </w:r>
      <w:r>
        <w:t xml:space="preserve"> </w:t>
      </w:r>
      <w:r>
        <w:rPr>
          <w:rStyle w:val="VerbatimChar"/>
        </w:rPr>
        <w:t xml:space="preserve">import pandas as pd</w:t>
      </w:r>
      <w:r>
        <w:t xml:space="preserve"> </w:t>
      </w:r>
      <w:r>
        <w:t xml:space="preserve">in Python names the module</w:t>
      </w:r>
      <w:r>
        <w:t xml:space="preserve"> </w:t>
      </w:r>
      <w:r>
        <w:rPr>
          <w:rStyle w:val="VerbatimChar"/>
        </w:rPr>
        <w:t xml:space="preserve">pd</w:t>
      </w:r>
      <w:r>
        <w:t xml:space="preserve"> </w:t>
      </w:r>
      <w:r>
        <w:t xml:space="preserve">for one file.</w:t>
      </w:r>
    </w:p>
    <w:p>
      <w:pPr>
        <w:pStyle w:val="Compact"/>
        <w:numPr>
          <w:ilvl w:val="0"/>
          <w:numId w:val="1030"/>
        </w:numPr>
      </w:pPr>
      <w:r>
        <w:t xml:space="preserve">A</w:t>
      </w:r>
      <w:r>
        <w:t xml:space="preserve"> </w:t>
      </w:r>
      <w:r>
        <w:rPr>
          <w:b/>
          <w:bCs/>
        </w:rPr>
        <w:t xml:space="preserve">synonym</w:t>
      </w:r>
      <w:r>
        <w:t xml:space="preserve"> </w:t>
      </w:r>
      <w:r>
        <w:t xml:space="preserve">is a second name that is stored,</w:t>
      </w:r>
      <w:r>
        <w:t xml:space="preserve"> </w:t>
      </w:r>
      <w:r>
        <w:t xml:space="preserve">so it lasts until someone removes it.</w:t>
      </w:r>
      <w:r>
        <w:t xml:space="preserve"> </w:t>
      </w:r>
      <w:r>
        <w:t xml:space="preserve">Some databases, such as Oracle and SQL Server, provide</w:t>
      </w:r>
      <w:r>
        <w:t xml:space="preserve"> </w:t>
      </w:r>
      <w:r>
        <w:rPr>
          <w:rStyle w:val="VerbatimChar"/>
        </w:rPr>
        <w:t xml:space="preserve">CREATE SYNONYM</w:t>
      </w:r>
      <w:r>
        <w:t xml:space="preserve">,</w:t>
      </w:r>
      <w:r>
        <w:t xml:space="preserve"> </w:t>
      </w:r>
      <w:r>
        <w:t xml:space="preserve">which stores a name that points to another object</w:t>
      </w:r>
      <w:r>
        <w:t xml:space="preserve"> </w:t>
      </w:r>
      <w:r>
        <w:t xml:space="preserve">(</w:t>
      </w:r>
      <w:hyperlink r:id="rId82">
        <w:r>
          <w:rPr>
            <w:rStyle w:val="Hyperlink"/>
          </w:rPr>
          <w:t xml:space="preserve">Oracle documentation</w:t>
        </w:r>
      </w:hyperlink>
      <w:r>
        <w:t xml:space="preserve">).</w:t>
      </w:r>
      <w:r>
        <w:t xml:space="preserve"> </w:t>
      </w:r>
      <w:r>
        <w:t xml:space="preserve">PostgreSQL and MySQL do not have this command.</w:t>
      </w:r>
    </w:p>
    <w:p>
      <w:pPr>
        <w:pStyle w:val="FirstParagraph"/>
      </w:pPr>
      <w:r>
        <w:t xml:space="preserve">Keep an alias recognizable, such as</w:t>
      </w:r>
      <w:r>
        <w:t xml:space="preserve"> </w:t>
      </w:r>
      <w:r>
        <w:rPr>
          <w:rStyle w:val="VerbatimChar"/>
        </w:rPr>
        <w:t xml:space="preserve">pat</w:t>
      </w:r>
      <w:r>
        <w:t xml:space="preserve"> </w:t>
      </w:r>
      <w:r>
        <w:t xml:space="preserve">rather than</w:t>
      </w:r>
      <w:r>
        <w:t xml:space="preserve"> </w:t>
      </w:r>
      <w:r>
        <w:rPr>
          <w:rStyle w:val="VerbatimChar"/>
        </w:rPr>
        <w:t xml:space="preserve">p</w:t>
      </w:r>
      <w:r>
        <w:t xml:space="preserve">,</w:t>
      </w:r>
      <w:r>
        <w:t xml:space="preserve"> </w:t>
      </w:r>
      <w:r>
        <w:t xml:space="preserve">since the descriptive-name advice at the top of this section still applies.</w:t>
      </w:r>
      <w:r>
        <w:t xml:space="preserve"> </w:t>
      </w:r>
      <w:r>
        <w:t xml:space="preserve">A synonym in your own code makes readers look for a difference between the two names.</w:t>
      </w:r>
    </w:p>
    <w:p>
      <w:pPr>
        <w:pStyle w:val="BodyText"/>
      </w:pPr>
      <w:r>
        <w:t xml:space="preserve">An R package has one common exception.</w:t>
      </w:r>
      <w:r>
        <w:t xml:space="preserve"> </w:t>
      </w:r>
      <w:r>
        <w:t xml:space="preserve">When you rename an exported function,</w:t>
      </w:r>
      <w:r>
        <w:t xml:space="preserve"> </w:t>
      </w:r>
      <w:r>
        <w:t xml:space="preserve">keep the old name for a while as a wrapper so that existing code still runs,</w:t>
      </w:r>
      <w:r>
        <w:t xml:space="preserve"> </w:t>
      </w:r>
      <w:r>
        <w:t xml:space="preserve">and mark it as deprecated with</w:t>
      </w:r>
      <w:r>
        <w:t xml:space="preserve"> </w:t>
      </w:r>
      <w:hyperlink r:id="rId83">
        <w:r>
          <w:rPr>
            <w:rStyle w:val="VerbatimChar"/>
          </w:rPr>
          <w:t xml:space="preserve">{lifecycle}</w:t>
        </w:r>
      </w:hyperlink>
      <w:r>
        <w:t xml:space="preserve">:</w:t>
      </w:r>
    </w:p>
    <w:p>
      <w:pPr>
        <w:pStyle w:val="SourceCode"/>
      </w:pPr>
      <w:r>
        <w:rPr>
          <w:rStyle w:val="CommentTok"/>
        </w:rPr>
        <w:t xml:space="preserve"># Keep the old name only as a deprecated wrapper</w:t>
      </w:r>
      <w:r>
        <w:br/>
      </w:r>
      <w:r>
        <w:rPr>
          <w:rStyle w:val="NormalTok"/>
        </w:rPr>
        <w:t xml:space="preserve">prep_data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br/>
      </w:r>
      <w:r>
        <w:rPr>
          <w:rStyle w:val="NormalTok"/>
        </w:rPr>
        <w:t xml:space="preserve">  lifecycle</w:t>
      </w:r>
      <w:r>
        <w:rPr>
          <w:rStyle w:val="SpecialCharTok"/>
        </w:rPr>
        <w:t xml:space="preserve">::</w:t>
      </w:r>
      <w:r>
        <w:rPr>
          <w:rStyle w:val="FunctionTok"/>
        </w:rPr>
        <w:t xml:space="preserve">deprecate_warn</w:t>
      </w:r>
      <w:r>
        <w:rPr>
          <w:rStyle w:val="NormalTok"/>
        </w:rPr>
        <w:t xml:space="preserve">(</w:t>
      </w:r>
      <w:r>
        <w:rPr>
          <w:rStyle w:val="StringTok"/>
        </w:rPr>
        <w:t xml:space="preserve">"1.2.0"</w:t>
      </w:r>
      <w:r>
        <w:rPr>
          <w:rStyle w:val="NormalTok"/>
        </w:rPr>
        <w:t xml:space="preserve">, </w:t>
      </w:r>
      <w:r>
        <w:rPr>
          <w:rStyle w:val="StringTok"/>
        </w:rPr>
        <w:t xml:space="preserve">"prep_data()"</w:t>
      </w:r>
      <w:r>
        <w:rPr>
          <w:rStyle w:val="NormalTok"/>
        </w:rPr>
        <w:t xml:space="preserve">, </w:t>
      </w:r>
      <w:r>
        <w:rPr>
          <w:rStyle w:val="StringTok"/>
        </w:rPr>
        <w:t xml:space="preserve">"prep_study_data()"</w:t>
      </w:r>
      <w:r>
        <w:rPr>
          <w:rStyle w:val="NormalTok"/>
        </w:rPr>
        <w:t xml:space="preserve">)</w:t>
      </w:r>
      <w:r>
        <w:br/>
      </w:r>
      <w:r>
        <w:rPr>
          <w:rStyle w:val="NormalTok"/>
        </w:rPr>
        <w:t xml:space="preserve">  </w:t>
      </w:r>
      <w:r>
        <w:rPr>
          <w:rStyle w:val="FunctionTok"/>
        </w:rPr>
        <w:t xml:space="preserve">prep_study_data</w:t>
      </w:r>
      <w:r>
        <w:rPr>
          <w:rStyle w:val="NormalTok"/>
        </w:rPr>
        <w:t xml:space="preserve">(raw_data)</w:t>
      </w:r>
      <w:r>
        <w:br/>
      </w:r>
      <w:r>
        <w:rPr>
          <w:rStyle w:val="NormalTok"/>
        </w:rPr>
        <w:t xml:space="preserve">}</w:t>
      </w:r>
    </w:p>
    <w:p>
      <w:r>
        <w:pict>
          <v:rect style="width:0;height:1.5pt" o:hralign="center" o:hrstd="t" o:hr="t"/>
        </w:pict>
      </w:r>
    </w:p>
    <w:p>
      <w:pPr>
        <w:pStyle w:val="FirstParagraph"/>
      </w:pPr>
      <w:r>
        <w:t xml:space="preserve">For more help, check out</w:t>
      </w:r>
      <w:r>
        <w:t xml:space="preserve"> </w:t>
      </w:r>
      <w:hyperlink r:id="rId84">
        <w:r>
          <w:rPr>
            <w:rStyle w:val="Hyperlink"/>
          </w:rPr>
          <w:t xml:space="preserve">Be Expressive: How to Give Your Variables Better Names</w:t>
        </w:r>
      </w:hyperlink>
    </w:p>
    <w:bookmarkEnd w:id="85"/>
    <w:bookmarkStart w:id="126" w:name="sec-style-auto-style"/>
    <w:p>
      <w:pPr>
        <w:pStyle w:val="Heading2"/>
      </w:pPr>
      <w:r>
        <w:t xml:space="preserve">18 Automated Tools for Style and Project Workflow</w:t>
      </w:r>
    </w:p>
    <w:bookmarkStart w:id="108" w:name="styling"/>
    <w:p>
      <w:pPr>
        <w:pStyle w:val="Heading3"/>
      </w:pPr>
      <w:r>
        <w:t xml:space="preserve">18.1 Styling</w:t>
      </w:r>
    </w:p>
    <w:bookmarkStart w:id="87" w:name="rstudio-shortcuts"/>
    <w:p>
      <w:pPr>
        <w:pStyle w:val="Heading4"/>
      </w:pPr>
      <w:r>
        <w:t xml:space="preserve">RStudio shortcuts</w:t>
      </w:r>
    </w:p>
    <w:p>
      <w:pPr>
        <w:numPr>
          <w:ilvl w:val="0"/>
          <w:numId w:val="103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1"/>
        </w:numPr>
      </w:pPr>
      <w:r>
        <w:rPr>
          <w:b/>
          <w:bCs/>
        </w:rPr>
        <w:t xml:space="preserve">Assignment Aligner</w:t>
      </w:r>
      <w:r>
        <w:t xml:space="preserve"> </w:t>
      </w:r>
      <w:r>
        <w:t xml:space="preserve">- A</w:t>
      </w:r>
      <w:r>
        <w:t xml:space="preserve"> </w:t>
      </w:r>
      <w:hyperlink r:id="rId8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7"/>
    <w:bookmarkStart w:id="99" w:name="styler"/>
    <w:p>
      <w:pPr>
        <w:pStyle w:val="Heading4"/>
      </w:pPr>
      <w:hyperlink r:id="rId88">
        <w:r>
          <w:rPr>
            <w:rStyle w:val="VerbatimChar"/>
          </w:rPr>
          <w:t xml:space="preserve">{styler}</w:t>
        </w:r>
      </w:hyperlink>
    </w:p>
    <w:p>
      <w:pPr>
        <w:pStyle w:val="FirstParagraph"/>
      </w:pPr>
      <w:hyperlink r:id="rId88">
        <w:r>
          <w:rPr>
            <w:rStyle w:val="VerbatimChar"/>
          </w:rPr>
          <w:t xml:space="preserve">{styler}</w:t>
        </w:r>
      </w:hyperlink>
      <w:r>
        <w:t xml:space="preserve"> </w:t>
      </w:r>
      <w:r>
        <w:t xml:space="preserve">is another</w:t>
      </w:r>
      <w:r>
        <w:t xml:space="preserve"> </w:t>
      </w:r>
      <w:hyperlink r:id="rId8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9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8">
              <w:r>
                <w:rPr>
                  <w:rStyle w:val="VerbatimChar"/>
                </w:rPr>
                <w:t xml:space="preserve">{styler}</w:t>
              </w:r>
            </w:hyperlink>
            <w:r>
              <w:t xml:space="preserve"> </w:t>
            </w:r>
            <w:hyperlink r:id="rId9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tip.png" id="98"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9"/>
    <w:bookmarkStart w:id="107" w:name="lintr"/>
    <w:p>
      <w:pPr>
        <w:pStyle w:val="Heading4"/>
      </w:pPr>
      <w:hyperlink r:id="rId10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10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101">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7"/>
    <w:bookmarkEnd w:id="108"/>
    <w:bookmarkStart w:id="112"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2"/>
              </w:numPr>
            </w:pPr>
            <w:r>
              <w:t xml:space="preserve">Unused variables</w:t>
            </w:r>
          </w:p>
          <w:p>
            <w:pPr>
              <w:pStyle w:val="Compact"/>
              <w:numPr>
                <w:ilvl w:val="0"/>
                <w:numId w:val="1032"/>
              </w:numPr>
            </w:pPr>
            <w:r>
              <w:t xml:space="preserve">Improper whitespace</w:t>
            </w:r>
          </w:p>
          <w:p>
            <w:pPr>
              <w:pStyle w:val="Compact"/>
              <w:numPr>
                <w:ilvl w:val="0"/>
                <w:numId w:val="1032"/>
              </w:numPr>
            </w:pPr>
            <w:r>
              <w:t xml:space="preserve">Line length issues</w:t>
            </w:r>
          </w:p>
          <w:p>
            <w:pPr>
              <w:pStyle w:val="Compact"/>
              <w:numPr>
                <w:ilvl w:val="0"/>
                <w:numId w:val="103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11">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12"/>
    <w:bookmarkStart w:id="123"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5"/>
        </w:numPr>
      </w:pPr>
      <w:r>
        <w:rPr>
          <w:rStyle w:val="VerbatimChar"/>
        </w:rPr>
        <w:t xml:space="preserve">data-raw/</w:t>
      </w:r>
      <w:r>
        <w:t xml:space="preserve">: Pipe consistency and undesirable function rules relaxed (exploratory scripts)</w:t>
      </w:r>
    </w:p>
    <w:p>
      <w:pPr>
        <w:pStyle w:val="Compact"/>
        <w:numPr>
          <w:ilvl w:val="0"/>
          <w:numId w:val="103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5"/>
        </w:numPr>
      </w:pPr>
      <w:r>
        <w:rPr>
          <w:rStyle w:val="VerbatimChar"/>
        </w:rPr>
        <w:t xml:space="preserve">inst/examples/</w:t>
      </w:r>
      <w:r>
        <w:t xml:space="preserve">: Undesirable function rules relaxed</w:t>
      </w:r>
    </w:p>
    <w:p>
      <w:pPr>
        <w:pStyle w:val="Compact"/>
        <w:numPr>
          <w:ilvl w:val="0"/>
          <w:numId w:val="1035"/>
        </w:numPr>
      </w:pPr>
      <w:r>
        <w:rPr>
          <w:rStyle w:val="VerbatimChar"/>
        </w:rPr>
        <w:t xml:space="preserve">tests/testthat.R</w:t>
      </w:r>
      <w:r>
        <w:t xml:space="preserve">: Undesirable function rules relaxed</w:t>
      </w:r>
    </w:p>
    <w:bookmarkStart w:id="122" w:name="jarl"/>
    <w:p>
      <w:pPr>
        <w:pStyle w:val="Heading4"/>
      </w:pPr>
      <w:hyperlink r:id="rId113">
        <w:r>
          <w:rPr>
            <w:rStyle w:val="VerbatimChar"/>
          </w:rPr>
          <w:t xml:space="preserve">{jarl}</w:t>
        </w:r>
      </w:hyperlink>
    </w:p>
    <w:p>
      <w:pPr>
        <w:pStyle w:val="FirstParagraph"/>
      </w:pPr>
      <w:hyperlink r:id="rId113">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6" w:name="key-features"/>
    <w:p>
      <w:pPr>
        <w:pStyle w:val="Heading5"/>
      </w:pPr>
      <w:r>
        <w:t xml:space="preserve">Key Features</w:t>
      </w:r>
    </w:p>
    <w:p>
      <w:pPr>
        <w:pStyle w:val="Compact"/>
        <w:numPr>
          <w:ilvl w:val="0"/>
          <w:numId w:val="1036"/>
        </w:numPr>
      </w:pPr>
      <w:r>
        <w:rPr>
          <w:b/>
          <w:bCs/>
        </w:rPr>
        <w:t xml:space="preserve">Fast execution:</w:t>
      </w:r>
      <w:r>
        <w:t xml:space="preserve"> </w:t>
      </w:r>
      <w:r>
        <w:t xml:space="preserve">Written in Rust to deliver near-instant linting feedback.</w:t>
      </w:r>
    </w:p>
    <w:p>
      <w:pPr>
        <w:pStyle w:val="Compact"/>
        <w:numPr>
          <w:ilvl w:val="0"/>
          <w:numId w:val="1036"/>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6"/>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4">
        <w:r>
          <w:rPr>
            <w:rStyle w:val="Hyperlink"/>
          </w:rPr>
          <w:t xml:space="preserve">editor integrations</w:t>
        </w:r>
      </w:hyperlink>
      <w:r>
        <w:t xml:space="preserve">.</w:t>
      </w:r>
    </w:p>
    <w:p>
      <w:pPr>
        <w:pStyle w:val="Compact"/>
        <w:numPr>
          <w:ilvl w:val="0"/>
          <w:numId w:val="1036"/>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6"/>
        </w:numPr>
      </w:pPr>
      <w:r>
        <w:rPr>
          <w:b/>
          <w:bCs/>
        </w:rPr>
        <w:t xml:space="preserve">Project configuration:</w:t>
      </w:r>
      <w:r>
        <w:t xml:space="preserve"> </w:t>
      </w:r>
      <w:r>
        <w:t xml:space="preserve">Configured using a</w:t>
      </w:r>
      <w:r>
        <w:t xml:space="preserve"> </w:t>
      </w:r>
      <w:hyperlink r:id="rId115">
        <w:r>
          <w:rPr>
            <w:rStyle w:val="VerbatimChar"/>
          </w:rPr>
          <w:t xml:space="preserve">jarl.toml</w:t>
        </w:r>
      </w:hyperlink>
      <w:r>
        <w:t xml:space="preserve"> </w:t>
      </w:r>
      <w:r>
        <w:t xml:space="preserve">file in the project root.</w:t>
      </w:r>
    </w:p>
    <w:bookmarkEnd w:id="116"/>
    <w:bookmarkStart w:id="118" w:name="basic-usage"/>
    <w:p>
      <w:pPr>
        <w:pStyle w:val="Heading5"/>
      </w:pPr>
      <w:r>
        <w:t xml:space="preserve">Basic Usage</w:t>
      </w:r>
    </w:p>
    <w:p>
      <w:pPr>
        <w:pStyle w:val="FirstParagraph"/>
      </w:pPr>
      <w:r>
        <w:t xml:space="preserve">Run the standalone CLI (see the</w:t>
      </w:r>
      <w:r>
        <w:t xml:space="preserve"> </w:t>
      </w:r>
      <w:hyperlink r:id="rId11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8"/>
    <w:bookmarkStart w:id="121"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11">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100">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11">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21"/>
    <w:bookmarkEnd w:id="122"/>
    <w:bookmarkEnd w:id="123"/>
    <w:bookmarkStart w:id="125"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10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5"/>
    <w:bookmarkEnd w:id="126"/>
    <w:bookmarkStart w:id="131" w:name="sec-r-resources-style"/>
    <w:p>
      <w:pPr>
        <w:pStyle w:val="Heading2"/>
      </w:pPr>
      <w:r>
        <w:t xml:space="preserve">19 Additional Resources</w:t>
      </w:r>
    </w:p>
    <w:p>
      <w:pPr>
        <w:pStyle w:val="Compact"/>
        <w:numPr>
          <w:ilvl w:val="0"/>
          <w:numId w:val="1037"/>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30" w:name="refs"/>
    <w:bookmarkStart w:id="12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7"/>
    <w:bookmarkStart w:id="12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8"/>
    <w:bookmarkStart w:id="129"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6" Type="http://schemas.openxmlformats.org/officeDocument/2006/relationships/image" Target="media/rId96.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2026-10-26T19:43:30Z</dcterms:created>
  <dcterms:modified xsi:type="dcterms:W3CDTF">2026-10-26T19:43:30Z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12:39:55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