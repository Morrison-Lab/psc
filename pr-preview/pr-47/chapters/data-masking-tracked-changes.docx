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2026-10-17 02:34:41 (PDT)</w:delText>
        </w:r>
      </w:del>
    </w:p>
    <w:p>
      <w:pPr>
        <w:pStyle w:val="Date"/>
      </w:pPr>
      <w:ins w:id="2" w:author="PR Preview" w:date="2026-01-01T00:00:00Z">
        <w:r>
          <w:t xml:space="preserve">Last modified: 2026-10-19 03:39:37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2026-10-19T10:43:56Z</dcterms:created>
  <dcterms:modified xsi:type="dcterms:W3CDTF">2026-10-19T10:43:56Z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03:39:37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