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 Coding Practices</w:t>
      </w:r>
    </w:p>
    <w:p>
      <w:pPr>
        <w:pStyle w:val="Date"/>
      </w:pPr>
      <w:del w:id="1" w:author="PR Preview" w:date="2026-01-01T00:00:00Z">
        <w:r>
          <w:delText xml:space="preserve">Last modified: 2026-10-17 02:34:41 (PDT)</w:delText>
        </w:r>
      </w:del>
    </w:p>
    <w:p>
      <w:pPr>
        <w:pStyle w:val="Date"/>
      </w:pPr>
      <w:ins w:id="2" w:author="PR Preview" w:date="2026-01-01T00:00:00Z">
        <w:r>
          <w:t xml:space="preserve">Last modified: 2026-10-19 03:39:37 (PDT)</w:t>
        </w:r>
      </w:ins>
    </w:p>
    <w:p>
      <w:pPr>
        <w:pStyle w:val="FirstParagraph"/>
      </w:pPr>
      <w:bookmarkStart w:id="9" w:name="sec-r-coding-practices"/>
      <w:bookmarkEnd w:id="9"/>
    </w:p>
    <w:bookmarkStart w:id="10" w:name="sec-lab-protocols-for-code-and-data"/>
    <w:p>
      <w:pPr>
        <w:pStyle w:val="Heading2"/>
      </w:pPr>
      <w:r>
        <w:t xml:space="preserve">1 Protocols for Code and Data</w:t>
      </w:r>
    </w:p>
    <w:p>
      <w:pPr>
        <w:pStyle w:val="FirstParagraph"/>
      </w:pPr>
      <w:r>
        <w:t xml:space="preserve">Just as wet labs have strict safety protocols to ensure reproducible results and prevent contamination, computational work needs protocols for coding and data management. These protocols are not suggestions—they are essential practices that:</w:t>
      </w:r>
    </w:p>
    <w:p>
      <w:pPr>
        <w:pStyle w:val="Compact"/>
        <w:numPr>
          <w:ilvl w:val="0"/>
          <w:numId w:val="1001"/>
        </w:numPr>
      </w:pPr>
      <w:r>
        <w:rPr>
          <w:b/>
          <w:bCs/>
        </w:rPr>
        <w:t xml:space="preserve">Ensure reproducibility</w:t>
      </w:r>
      <w:r>
        <w:t xml:space="preserve">: Others (including your future self) can recreate your analysis</w:t>
      </w:r>
    </w:p>
    <w:p>
      <w:pPr>
        <w:pStyle w:val="Compact"/>
        <w:numPr>
          <w:ilvl w:val="0"/>
          <w:numId w:val="1001"/>
        </w:numPr>
      </w:pPr>
      <w:r>
        <w:rPr>
          <w:b/>
          <w:bCs/>
        </w:rPr>
        <w:t xml:space="preserve">Prevent errors</w:t>
      </w:r>
      <w:r>
        <w:t xml:space="preserve">: Systematic approaches reduce the risk of mistakes</w:t>
      </w:r>
    </w:p>
    <w:p>
      <w:pPr>
        <w:pStyle w:val="Compact"/>
        <w:numPr>
          <w:ilvl w:val="0"/>
          <w:numId w:val="1001"/>
        </w:numPr>
      </w:pPr>
      <w:r>
        <w:rPr>
          <w:b/>
          <w:bCs/>
        </w:rPr>
        <w:t xml:space="preserve">Enable collaboration</w:t>
      </w:r>
      <w:r>
        <w:t xml:space="preserve">: Consistent practices allow team members to work together efficiently</w:t>
      </w:r>
    </w:p>
    <w:p>
      <w:pPr>
        <w:pStyle w:val="Compact"/>
        <w:numPr>
          <w:ilvl w:val="0"/>
          <w:numId w:val="1001"/>
        </w:numPr>
      </w:pPr>
      <w:r>
        <w:rPr>
          <w:b/>
          <w:bCs/>
        </w:rPr>
        <w:t xml:space="preserve">Maintain data integrity</w:t>
      </w:r>
      <w:r>
        <w:t xml:space="preserve">: Proper handling prevents data corruption and loss</w:t>
      </w:r>
    </w:p>
    <w:p>
      <w:pPr>
        <w:pStyle w:val="Compact"/>
        <w:numPr>
          <w:ilvl w:val="0"/>
          <w:numId w:val="1001"/>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10"/>
    <w:bookmarkStart w:id="16" w:name="sec-tool-building"/>
    <w:p>
      <w:pPr>
        <w:pStyle w:val="Heading2"/>
      </w:pPr>
      <w:r>
        <w:t xml:space="preserve">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11">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02"/>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02"/>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r:id="rId12">
        <w:r>
          <w:rPr>
            <w:rStyle w:val="Hyperlink"/>
          </w:rPr>
          <w:t xml:space="preserve">Prefer Existing Packaged Functions</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02"/>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02"/>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person too.</w:t>
      </w:r>
    </w:p>
    <w:p>
      <w:pPr>
        <w:pStyle w:val="Compact"/>
        <w:numPr>
          <w:ilvl w:val="0"/>
          <w:numId w:val="1002"/>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shared research infrastructure comes from exactly this pattern:</w:t>
      </w:r>
      <w:r>
        <w:t xml:space="preserve"> </w:t>
      </w:r>
      <w:r>
        <w:t xml:space="preserve">the Morrison Lab’s</w:t>
      </w:r>
      <w:r>
        <w:t xml:space="preserve"> </w:t>
      </w:r>
      <w:hyperlink r:id="rId13">
        <w:r>
          <w:rPr>
            <w:rStyle w:val="VerbatimChar"/>
          </w:rPr>
          <w:t xml:space="preserve">{snapr}</w:t>
        </w:r>
      </w:hyperlink>
      <w:r>
        <w:t xml:space="preserve"> </w:t>
      </w:r>
      <w:r>
        <w:t xml:space="preserve">package</w:t>
      </w:r>
      <w:r>
        <w:t xml:space="preserve"> </w:t>
      </w:r>
      <w:r>
        <w:t xml:space="preserve">packages snapshot-testing helpers,</w:t>
      </w:r>
      <w:r>
        <w:t xml:space="preserve"> </w:t>
      </w:r>
      <w:r>
        <w:t xml:space="preserve">the</w:t>
      </w:r>
      <w:r>
        <w:t xml:space="preserve"> </w:t>
      </w:r>
      <w:hyperlink r:id="rId14">
        <w:r>
          <w:rPr>
            <w:rStyle w:val="VerbatimChar"/>
          </w:rPr>
          <w:t xml:space="preserve">{lms}</w:t>
        </w:r>
      </w:hyperlink>
      <w:r>
        <w:t xml:space="preserve"> </w:t>
      </w:r>
      <w:r>
        <w:t xml:space="preserve">linter package,</w:t>
      </w:r>
      <w:r>
        <w:t xml:space="preserve"> </w:t>
      </w:r>
      <w:r>
        <w:t xml:space="preserve">written for the UCD-SERG lab manual and now kept in this guide’s repository,</w:t>
      </w:r>
      <w:r>
        <w:t xml:space="preserve"> </w:t>
      </w:r>
      <w:r>
        <w:t xml:space="preserve">packages a shared lint configuration,</w:t>
      </w:r>
      <w:r>
        <w:t xml:space="preserve"> </w:t>
      </w:r>
      <w:r>
        <w:t xml:space="preserve">and the</w:t>
      </w:r>
      <w:r>
        <w:t xml:space="preserve"> </w:t>
      </w:r>
      <w:hyperlink r:id="rId15">
        <w:r>
          <w:rPr>
            <w:rStyle w:val="Hyperlink"/>
          </w:rPr>
          <w:t xml:space="preserve">Morrison-Lab/gha</w:t>
        </w:r>
      </w:hyperlink>
      <w:r>
        <w:t xml:space="preserve"> </w:t>
      </w:r>
      <w:r>
        <w:t xml:space="preserve">repository</w:t>
      </w:r>
      <w:r>
        <w:t xml:space="preserve"> </w:t>
      </w:r>
      <w:r>
        <w:t xml:space="preserve">collects reusable CI workflows and composite actions</w:t>
      </w:r>
      <w:r>
        <w:t xml:space="preserve"> </w:t>
      </w:r>
      <w:r>
        <w:t xml:space="preserve">shared across the Morrison Lab’s repositories.</w:t>
      </w:r>
    </w:p>
    <w:bookmarkEnd w:id="16"/>
    <w:bookmarkStart w:id="34" w:name="sec-r-package-tools"/>
    <w:p>
      <w:pPr>
        <w:pStyle w:val="Heading2"/>
      </w:pPr>
      <w:r>
        <w:t xml:space="preserve">3 Essential R Package Development Tools</w:t>
      </w:r>
    </w:p>
    <w:p>
      <w:pPr>
        <w:pStyle w:val="FirstParagraph"/>
      </w:pPr>
      <w:r>
        <w:t xml:space="preserve">The following tools are essential for R package development:</w:t>
      </w:r>
    </w:p>
    <w:bookmarkStart w:id="17" w:name="usethis-package-setup-and-management"/>
    <w:p>
      <w:pPr>
        <w:pStyle w:val="Heading3"/>
      </w:pPr>
      <w:r>
        <w:t xml:space="preserve">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17"/>
    <w:bookmarkStart w:id="21" w:name="devtools-development-workflow"/>
    <w:p>
      <w:pPr>
        <w:pStyle w:val="Heading3"/>
      </w:pPr>
      <w:r>
        <w:t xml:space="preserve">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opt/quarto/share/formats/docx/tip.png" id="2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Run</w:t>
            </w:r>
            <w:r>
              <w:t xml:space="preserve"> </w:t>
            </w:r>
            <w:r>
              <w:rPr>
                <w:rStyle w:val="VerbatimChar"/>
              </w:rPr>
              <w:t xml:space="preserve">devtools::check()</w:t>
            </w:r>
            <w:r>
              <w:t xml:space="preserve"> </w:t>
            </w:r>
            <w:r>
              <w:t xml:space="preserve">locally before pushing</w:t>
            </w:r>
          </w:p>
        </w:tc>
      </w:tr>
      <w:tr>
        <w:trPr>
          <w:cantSplit/>
        </w:trPr>
        <w:tc>
          <w:tcPr>
            <w:tcMar>
              <w:top w:w="108" w:type="dxa"/>
              <w:bottom w:w="108" w:type="dxa"/>
            </w:tcMar>
          </w:tcPr>
          <w:p>
            <w:pPr>
              <w:pStyle w:val="BodyText"/>
            </w:pPr>
            <w:pPr>
              <w:spacing w:before="16" w:after="16"/>
            </w:pPr>
            <w:r>
              <w:t xml:space="preserve">Running</w:t>
            </w:r>
            <w:r>
              <w:t xml:space="preserve"> </w:t>
            </w:r>
            <w:r>
              <w:rPr>
                <w:rStyle w:val="VerbatimChar"/>
              </w:rPr>
              <w:t xml:space="preserve">R CMD check</w:t>
            </w:r>
            <w:r>
              <w:t xml:space="preserve"> </w:t>
            </w:r>
            <w:r>
              <w:t xml:space="preserve">workflows on GitHub Actions introduces runner startup overhead and delay,</w:t>
            </w:r>
            <w:r>
              <w:t xml:space="preserve"> </w:t>
            </w:r>
            <w:r>
              <w:t xml:space="preserve">as virtual environments must be provisioned and system-level dependencies configured on each run.</w:t>
            </w:r>
            <w:r>
              <w:t xml:space="preserve"> </w:t>
            </w:r>
            <w:r>
              <w:t xml:space="preserve">Always run</w:t>
            </w:r>
            <w:r>
              <w:t xml:space="preserve"> </w:t>
            </w:r>
            <w:r>
              <w:rPr>
                <w:rStyle w:val="VerbatimChar"/>
              </w:rPr>
              <w:t xml:space="preserve">devtools::check()</w:t>
            </w:r>
            <w:r>
              <w:t xml:space="preserve"> </w:t>
            </w:r>
            <w:r>
              <w:t xml:space="preserve">locally before pushing to GitHub</w:t>
            </w:r>
            <w:r>
              <w:t xml:space="preserve"> </w:t>
            </w:r>
            <w:r>
              <w:t xml:space="preserve">to catch errors, warnings, and NOTEs early while conserving CI resources.</w:t>
            </w:r>
          </w:p>
          <w:p/>
        </w:tc>
      </w:tr>
    </w:tbl>
    <w:bookmarkEnd w:id="21"/>
    <w:bookmarkStart w:id="22" w:name="pkgdown-package-websites"/>
    <w:p>
      <w:pPr>
        <w:pStyle w:val="Heading3"/>
      </w:pPr>
      <w:r>
        <w:t xml:space="preserve">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https://YOUR-ORG.github.io/YOURPROJECT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22"/>
    <w:bookmarkStart w:id="33" w:name="alternatives-to-pkgdown"/>
    <w:p>
      <w:pPr>
        <w:pStyle w:val="Heading3"/>
      </w:pPr>
      <w:r>
        <w:t xml:space="preserve">3.4 Alternatives to pkgdown</w:t>
      </w:r>
    </w:p>
    <w:p>
      <w:pPr>
        <w:pStyle w:val="FirstParagraph"/>
      </w:pPr>
      <w:r>
        <w:t xml:space="preserve">While</w:t>
      </w:r>
      <w:r>
        <w:t xml:space="preserve"> </w:t>
      </w:r>
      <w:hyperlink r:id="rId23">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26" w:name="altdoc"/>
    <w:p>
      <w:pPr>
        <w:pStyle w:val="Heading4"/>
      </w:pPr>
      <w:r>
        <w:t xml:space="preserve">altdoc</w:t>
      </w:r>
    </w:p>
    <w:p>
      <w:pPr>
        <w:pStyle w:val="FirstParagraph"/>
      </w:pPr>
      <w:hyperlink r:id="rId24">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03"/>
        </w:numPr>
      </w:pPr>
      <w:r>
        <w:t xml:space="preserve">Supports multiple documentation frameworks (Quarto, Docsify, MkDocs, Docute)</w:t>
      </w:r>
    </w:p>
    <w:p>
      <w:pPr>
        <w:pStyle w:val="Compact"/>
        <w:numPr>
          <w:ilvl w:val="0"/>
          <w:numId w:val="1003"/>
        </w:numPr>
      </w:pPr>
      <w:r>
        <w:t xml:space="preserve">Renders Quarto and R Markdown vignettes to HTML websites</w:t>
      </w:r>
    </w:p>
    <w:p>
      <w:pPr>
        <w:pStyle w:val="Compact"/>
        <w:numPr>
          <w:ilvl w:val="0"/>
          <w:numId w:val="1003"/>
        </w:numPr>
      </w:pPr>
      <w:r>
        <w:t xml:space="preserve">When using Quarto as the framework, vignettes can be authored to support multiple output formats (HTML, PDF, DOCX, reveal.js presentations), and Quarto can include download links for alternative formats on the HTML site (</w:t>
      </w:r>
      <w:hyperlink r:id="rId25">
        <w:r>
          <w:rPr>
            <w:rStyle w:val="Hyperlink"/>
          </w:rPr>
          <w:t xml:space="preserve">see Quarto documentation on multiple formats</w:t>
        </w:r>
      </w:hyperlink>
      <w:r>
        <w:t xml:space="preserve">)</w:t>
      </w:r>
    </w:p>
    <w:p>
      <w:pPr>
        <w:pStyle w:val="Compact"/>
        <w:numPr>
          <w:ilvl w:val="0"/>
          <w:numId w:val="1003"/>
        </w:numPr>
      </w:pPr>
      <w:r>
        <w:t xml:space="preserve">Handles function reference pages, README, NEWS, and other standard documentation</w:t>
      </w:r>
    </w:p>
    <w:p>
      <w:pPr>
        <w:pStyle w:val="Compact"/>
        <w:numPr>
          <w:ilvl w:val="0"/>
          <w:numId w:val="1003"/>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04"/>
        </w:numPr>
      </w:pPr>
      <w:r>
        <w:t xml:space="preserve">You want to use Quarto’s modern publishing system for your documentation website</w:t>
      </w:r>
    </w:p>
    <w:p>
      <w:pPr>
        <w:pStyle w:val="Compact"/>
        <w:numPr>
          <w:ilvl w:val="0"/>
          <w:numId w:val="1004"/>
        </w:numPr>
      </w:pPr>
      <w:r>
        <w:t xml:space="preserve">You need vignettes that can be downloaded in multiple formats (when authored with Quarto’s multi-format support)</w:t>
      </w:r>
    </w:p>
    <w:p>
      <w:pPr>
        <w:pStyle w:val="Compact"/>
        <w:numPr>
          <w:ilvl w:val="0"/>
          <w:numId w:val="1004"/>
        </w:numPr>
      </w:pPr>
      <w:r>
        <w:t xml:space="preserve">You prefer a different documentation framework than pkgdown’s Bootstrap-based approach (Docsify, MkDocs, or Docute)</w:t>
      </w:r>
    </w:p>
    <w:p>
      <w:pPr>
        <w:pStyle w:val="Compact"/>
        <w:numPr>
          <w:ilvl w:val="0"/>
          <w:numId w:val="1004"/>
        </w:numPr>
      </w:pPr>
      <w:r>
        <w:t xml:space="preserve">You need more flexibility in site design and structure</w:t>
      </w:r>
    </w:p>
    <w:bookmarkEnd w:id="26"/>
    <w:bookmarkStart w:id="28" w:name="pkgsite"/>
    <w:p>
      <w:pPr>
        <w:pStyle w:val="Heading4"/>
      </w:pPr>
      <w:r>
        <w:t xml:space="preserve">pkgsite</w:t>
      </w:r>
    </w:p>
    <w:p>
      <w:pPr>
        <w:pStyle w:val="FirstParagraph"/>
      </w:pPr>
      <w:hyperlink r:id="rId27">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05"/>
        </w:numPr>
      </w:pPr>
      <w:r>
        <w:t xml:space="preserve">Minimal CSS framework (no Bootstrap)</w:t>
      </w:r>
    </w:p>
    <w:p>
      <w:pPr>
        <w:pStyle w:val="Compact"/>
        <w:numPr>
          <w:ilvl w:val="0"/>
          <w:numId w:val="1005"/>
        </w:numPr>
      </w:pPr>
      <w:r>
        <w:t xml:space="preserve">Simple, clean design that is easy to customize</w:t>
      </w:r>
    </w:p>
    <w:p>
      <w:pPr>
        <w:pStyle w:val="Compact"/>
        <w:numPr>
          <w:ilvl w:val="0"/>
          <w:numId w:val="1005"/>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05"/>
        </w:numPr>
      </w:pPr>
      <w:r>
        <w:t xml:space="preserve">Lightweight and fast</w:t>
      </w:r>
    </w:p>
    <w:p>
      <w:pPr>
        <w:pStyle w:val="Compact"/>
        <w:numPr>
          <w:ilvl w:val="0"/>
          <w:numId w:val="1005"/>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06"/>
        </w:numPr>
      </w:pPr>
      <w:r>
        <w:t xml:space="preserve">You want a minimal, lightweight documentation site</w:t>
      </w:r>
    </w:p>
    <w:p>
      <w:pPr>
        <w:pStyle w:val="Compact"/>
        <w:numPr>
          <w:ilvl w:val="0"/>
          <w:numId w:val="1006"/>
        </w:numPr>
      </w:pPr>
      <w:r>
        <w:t xml:space="preserve">You prefer to customize CSS styling from scratch</w:t>
      </w:r>
    </w:p>
    <w:p>
      <w:pPr>
        <w:pStyle w:val="Compact"/>
        <w:numPr>
          <w:ilvl w:val="0"/>
          <w:numId w:val="1006"/>
        </w:numPr>
      </w:pPr>
      <w:r>
        <w:t xml:space="preserve">You don’t need the extensive features of pkgdown</w:t>
      </w:r>
    </w:p>
    <w:p>
      <w:pPr>
        <w:pStyle w:val="Compact"/>
        <w:numPr>
          <w:ilvl w:val="0"/>
          <w:numId w:val="1006"/>
        </w:numPr>
      </w:pPr>
      <w:r>
        <w:t xml:space="preserve">You want faster build times for simple packages</w:t>
      </w:r>
    </w:p>
    <w:bookmarkEnd w:id="28"/>
    <w:bookmarkStart w:id="31" w:name="quarto-for-package-documentation"/>
    <w:p>
      <w:pPr>
        <w:pStyle w:val="Heading4"/>
      </w:pPr>
      <w:r>
        <w:t xml:space="preserve">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29">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07"/>
        </w:numPr>
      </w:pPr>
      <w:hyperlink r:id="rId30">
        <w:r>
          <w:rPr>
            <w:rStyle w:val="Hyperlink"/>
          </w:rPr>
          <w:t xml:space="preserve">Quarto discussion on pkgdown alternative</w:t>
        </w:r>
      </w:hyperlink>
    </w:p>
    <w:p>
      <w:pPr>
        <w:pStyle w:val="Compact"/>
        <w:numPr>
          <w:ilvl w:val="0"/>
          <w:numId w:val="1007"/>
        </w:numPr>
      </w:pPr>
      <w:r>
        <w:t xml:space="preserve">pkgdown itself now supports Quarto vignettes (as of version 2.1.0)</w:t>
      </w:r>
    </w:p>
    <w:p>
      <w:pPr>
        <w:pStyle w:val="FirstParagraph"/>
      </w:pPr>
      <w:r>
        <w:rPr>
          <w:b/>
          <w:bCs/>
        </w:rPr>
        <w:t xml:space="preserve">When to consider Quarto:</w:t>
      </w:r>
    </w:p>
    <w:p>
      <w:pPr>
        <w:pStyle w:val="Compact"/>
        <w:numPr>
          <w:ilvl w:val="0"/>
          <w:numId w:val="1008"/>
        </w:numPr>
      </w:pPr>
      <w:r>
        <w:t xml:space="preserve">You want complete control over site structure and design</w:t>
      </w:r>
    </w:p>
    <w:p>
      <w:pPr>
        <w:pStyle w:val="Compact"/>
        <w:numPr>
          <w:ilvl w:val="0"/>
          <w:numId w:val="1008"/>
        </w:numPr>
      </w:pPr>
      <w:r>
        <w:t xml:space="preserve">You’re already using Quarto for other documentation</w:t>
      </w:r>
    </w:p>
    <w:p>
      <w:pPr>
        <w:pStyle w:val="Compact"/>
        <w:numPr>
          <w:ilvl w:val="0"/>
          <w:numId w:val="1008"/>
        </w:numPr>
      </w:pPr>
      <w:r>
        <w:t xml:space="preserve">You need advanced publishing features beyond what pkgdown offers</w:t>
      </w:r>
    </w:p>
    <w:p>
      <w:pPr>
        <w:pStyle w:val="Compact"/>
        <w:numPr>
          <w:ilvl w:val="0"/>
          <w:numId w:val="1008"/>
        </w:numPr>
      </w:pPr>
      <w:r>
        <w:t xml:space="preserve">You’re comfortable writing custom scripts for function reference extraction</w:t>
      </w:r>
    </w:p>
    <w:bookmarkEnd w:id="31"/>
    <w:bookmarkStart w:id="32" w:name="comparison-summary"/>
    <w:p>
      <w:pPr>
        <w:pStyle w:val="Heading4"/>
      </w:pPr>
      <w:r>
        <w:t xml:space="preserve">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32"/>
    <w:bookmarkEnd w:id="33"/>
    <w:bookmarkEnd w:id="34"/>
    <w:bookmarkStart w:id="48" w:name="sec-r-workflow"/>
    <w:p>
      <w:pPr>
        <w:pStyle w:val="Heading2"/>
      </w:pPr>
      <w:r>
        <w:t xml:space="preserve">4 Complete Package Development Workflow</w:t>
      </w:r>
    </w:p>
    <w:p>
      <w:pPr>
        <w:pStyle w:val="FirstParagraph"/>
      </w:pPr>
      <w:r>
        <w:t xml:space="preserve">Here’s a typical workflow for developing an R package:</w:t>
      </w:r>
    </w:p>
    <w:bookmarkStart w:id="40" w:name="initial-setup"/>
    <w:p>
      <w:pPr>
        <w:pStyle w:val="Heading3"/>
      </w:pPr>
      <w:r>
        <w:t xml:space="preserve">4.1 1. Initial Setup</w:t>
      </w:r>
    </w:p>
    <w:p>
      <w:pPr>
        <w:pStyle w:val="FirstParagraph"/>
      </w:pPr>
      <w:r>
        <w:rPr>
          <w:b/>
          <w:bCs/>
        </w:rPr>
        <w:t xml:space="preserve">Starting from a template (recommended):</w:t>
      </w:r>
    </w:p>
    <w:p>
      <w:pPr>
        <w:pStyle w:val="BodyText"/>
      </w:pPr>
      <w:r>
        <w:t xml:space="preserve">Using an R package template such as</w:t>
      </w:r>
      <w:r>
        <w:t xml:space="preserve"> </w:t>
      </w:r>
      <w:hyperlink r:id="rId35">
        <w:r>
          <w:rPr>
            <w:rStyle w:val="VerbatimChar"/>
          </w:rPr>
          <w:t xml:space="preserve">Morrison-Lab/rpt</w:t>
        </w:r>
      </w:hyperlink>
      <w:r>
        <w:t xml:space="preserve"> </w:t>
      </w:r>
      <w:r>
        <w:t xml:space="preserve">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09"/>
        </w:numPr>
      </w:pPr>
      <w:r>
        <w:rPr>
          <w:b/>
          <w:bCs/>
        </w:rPr>
        <w:t xml:space="preserve">R Package Template (</w:t>
      </w:r>
      <w:r>
        <w:rPr>
          <w:rStyle w:val="VerbatimChar"/>
          <w:b/>
          <w:bCs/>
        </w:rPr>
        <w:t xml:space="preserve">rpt</w:t>
      </w:r>
      <w:r>
        <w:rPr>
          <w:b/>
          <w:bCs/>
        </w:rPr>
        <w:t xml:space="preserve">)</w:t>
      </w:r>
      <w:r>
        <w:t xml:space="preserve"> </w:t>
      </w:r>
      <w:r>
        <w:t xml:space="preserve">- Our recommended template with pre-configured development tools and CI workflows:</w:t>
      </w:r>
    </w:p>
    <w:p>
      <w:pPr>
        <w:pStyle w:val="Compact"/>
        <w:numPr>
          <w:ilvl w:val="1"/>
          <w:numId w:val="1010"/>
        </w:numPr>
      </w:pPr>
      <w:r>
        <w:t xml:space="preserve">Repository:</w:t>
      </w:r>
      <w:r>
        <w:t xml:space="preserve"> </w:t>
      </w:r>
      <w:hyperlink r:id="rId35">
        <w:r>
          <w:rPr>
            <w:rStyle w:val="Hyperlink"/>
          </w:rPr>
          <w:t xml:space="preserve">https://github.com/Morrison-Lab/rpt</w:t>
        </w:r>
      </w:hyperlink>
    </w:p>
    <w:p>
      <w:pPr>
        <w:pStyle w:val="Compact"/>
        <w:numPr>
          <w:ilvl w:val="1"/>
          <w:numId w:val="1010"/>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10"/>
        </w:numPr>
      </w:pPr>
      <w:r>
        <w:t xml:space="preserve">Clone your new repository and start developing</w:t>
      </w:r>
    </w:p>
    <w:p>
      <w:pPr>
        <w:pStyle w:val="FirstParagraph"/>
      </w:pPr>
      <w:r>
        <w:t xml:space="preserve">The template includes pre-configured:</w:t>
      </w:r>
    </w:p>
    <w:p>
      <w:pPr>
        <w:pStyle w:val="Compact"/>
        <w:numPr>
          <w:ilvl w:val="0"/>
          <w:numId w:val="1011"/>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11"/>
        </w:numPr>
      </w:pPr>
      <w:r>
        <w:t xml:space="preserve">Development tools setup (</w:t>
      </w:r>
      <w:hyperlink r:id="rId36">
        <w:r>
          <w:rPr>
            <w:rStyle w:val="VerbatimChar"/>
          </w:rPr>
          <w:t xml:space="preserve">{usethis}</w:t>
        </w:r>
      </w:hyperlink>
      <w:r>
        <w:t xml:space="preserve">,</w:t>
      </w:r>
      <w:r>
        <w:t xml:space="preserve"> </w:t>
      </w:r>
      <w:hyperlink r:id="rId37">
        <w:r>
          <w:rPr>
            <w:rStyle w:val="VerbatimChar"/>
          </w:rPr>
          <w:t xml:space="preserve">{devtools}</w:t>
        </w:r>
      </w:hyperlink>
      <w:r>
        <w:t xml:space="preserve">,</w:t>
      </w:r>
      <w:r>
        <w:t xml:space="preserve"> </w:t>
      </w:r>
      <w:hyperlink r:id="rId38">
        <w:r>
          <w:rPr>
            <w:rStyle w:val="VerbatimChar"/>
          </w:rPr>
          <w:t xml:space="preserve">{roxygen2}</w:t>
        </w:r>
      </w:hyperlink>
      <w:r>
        <w:t xml:space="preserve">)</w:t>
      </w:r>
    </w:p>
    <w:p>
      <w:pPr>
        <w:pStyle w:val="Compact"/>
        <w:numPr>
          <w:ilvl w:val="0"/>
          <w:numId w:val="1011"/>
        </w:numPr>
      </w:pPr>
      <w:r>
        <w:t xml:space="preserve">Testing infrastructure (</w:t>
      </w:r>
      <w:hyperlink r:id="rId39">
        <w:r>
          <w:rPr>
            <w:rStyle w:val="VerbatimChar"/>
          </w:rPr>
          <w:t xml:space="preserve">{testthat}</w:t>
        </w:r>
      </w:hyperlink>
      <w:r>
        <w:t xml:space="preserve">)</w:t>
      </w:r>
    </w:p>
    <w:p>
      <w:pPr>
        <w:pStyle w:val="Compact"/>
        <w:numPr>
          <w:ilvl w:val="0"/>
          <w:numId w:val="1011"/>
        </w:numPr>
      </w:pPr>
      <w:r>
        <w:t xml:space="preserve">Code styling and linting configurations</w:t>
      </w:r>
    </w:p>
    <w:p>
      <w:pPr>
        <w:pStyle w:val="Compact"/>
        <w:numPr>
          <w:ilvl w:val="0"/>
          <w:numId w:val="1011"/>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40"/>
    <w:bookmarkStart w:id="41" w:name="add-dependencies"/>
    <w:p>
      <w:pPr>
        <w:pStyle w:val="Heading3"/>
      </w:pPr>
      <w:r>
        <w:t xml:space="preserve">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41"/>
    <w:bookmarkStart w:id="42" w:name="write-functions"/>
    <w:p>
      <w:pPr>
        <w:pStyle w:val="Heading3"/>
      </w:pPr>
      <w:r>
        <w:t xml:space="preserve">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42"/>
    <w:bookmarkStart w:id="43" w:name="document"/>
    <w:p>
      <w:pPr>
        <w:pStyle w:val="Heading3"/>
      </w:pPr>
      <w:r>
        <w:t xml:space="preserve">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43"/>
    <w:bookmarkStart w:id="44" w:name="test"/>
    <w:p>
      <w:pPr>
        <w:pStyle w:val="Heading3"/>
      </w:pPr>
      <w:r>
        <w:t xml:space="preserve">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44"/>
    <w:bookmarkStart w:id="45" w:name="check"/>
    <w:p>
      <w:pPr>
        <w:pStyle w:val="Heading3"/>
      </w:pPr>
      <w:r>
        <w:t xml:space="preserve">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45"/>
    <w:bookmarkStart w:id="46" w:name="build-documentation-site"/>
    <w:p>
      <w:pPr>
        <w:pStyle w:val="Heading3"/>
      </w:pPr>
      <w:r>
        <w:t xml:space="preserve">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46"/>
    <w:bookmarkStart w:id="47" w:name="share-and-publish"/>
    <w:p>
      <w:pPr>
        <w:pStyle w:val="Heading3"/>
      </w:pPr>
      <w:r>
        <w:t xml:space="preserve">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47"/>
    <w:bookmarkEnd w:id="48"/>
    <w:bookmarkStart w:id="50" w:name="sec-organizing-scripts"/>
    <w:p>
      <w:pPr>
        <w:pStyle w:val="Heading2"/>
      </w:pPr>
      <w:r>
        <w:t xml:space="preserve">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12"/>
        </w:numPr>
      </w:pPr>
      <w:r>
        <w:t xml:space="preserve">describe the work completed in the script in a comment header</w:t>
      </w:r>
    </w:p>
    <w:p>
      <w:pPr>
        <w:pStyle w:val="Compact"/>
        <w:numPr>
          <w:ilvl w:val="0"/>
          <w:numId w:val="1012"/>
        </w:numPr>
      </w:pPr>
      <w:r>
        <w:t xml:space="preserve">source your configuration file (</w:t>
      </w:r>
      <w:r>
        <w:rPr>
          <w:rStyle w:val="VerbatimChar"/>
        </w:rPr>
        <w:t xml:space="preserve">0-config.R</w:t>
      </w:r>
      <w:r>
        <w:t xml:space="preserve">)</w:t>
      </w:r>
    </w:p>
    <w:p>
      <w:pPr>
        <w:pStyle w:val="Compact"/>
        <w:numPr>
          <w:ilvl w:val="0"/>
          <w:numId w:val="1012"/>
        </w:numPr>
      </w:pPr>
      <w:r>
        <w:t xml:space="preserve">load all your data</w:t>
      </w:r>
    </w:p>
    <w:p>
      <w:pPr>
        <w:pStyle w:val="Compact"/>
        <w:numPr>
          <w:ilvl w:val="0"/>
          <w:numId w:val="1012"/>
        </w:numPr>
      </w:pPr>
      <w:r>
        <w:t xml:space="preserve">do all your analysis/computation</w:t>
      </w:r>
    </w:p>
    <w:p>
      <w:pPr>
        <w:pStyle w:val="Compact"/>
        <w:numPr>
          <w:ilvl w:val="0"/>
          <w:numId w:val="1012"/>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49">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50"/>
    <w:bookmarkStart w:id="60" w:name="sec-r-testing"/>
    <w:p>
      <w:pPr>
        <w:pStyle w:val="Heading2"/>
      </w:pPr>
      <w:r>
        <w:t xml:space="preserve">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51" w:name="sec-dont-repurpose-tests"/>
    <w:p>
      <w:pPr>
        <w:pStyle w:val="Heading3"/>
      </w:pPr>
      <w:r>
        <w:t xml:space="preserve">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51"/>
    <w:bookmarkStart w:id="54" w:name="when-to-use-snapshot-tests"/>
    <w:p>
      <w:pPr>
        <w:pStyle w:val="Heading3"/>
      </w:pPr>
      <w:r>
        <w:t xml:space="preserve">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13"/>
        </w:numPr>
      </w:pPr>
      <w:r>
        <w:t xml:space="preserve">Testing complex data structures (data frames, lists, model outputs)</w:t>
      </w:r>
    </w:p>
    <w:p>
      <w:pPr>
        <w:pStyle w:val="Compact"/>
        <w:numPr>
          <w:ilvl w:val="0"/>
          <w:numId w:val="1013"/>
        </w:numPr>
      </w:pPr>
      <w:r>
        <w:t xml:space="preserve">Validating statistical results where exact values may vary slightly</w:t>
      </w:r>
    </w:p>
    <w:p>
      <w:pPr>
        <w:pStyle w:val="Compact"/>
        <w:numPr>
          <w:ilvl w:val="0"/>
          <w:numId w:val="1013"/>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The Morrison Lab’s</w:t>
      </w:r>
      <w:r>
        <w:t xml:space="preserve"> </w:t>
      </w:r>
      <w:hyperlink r:id="rId13">
        <w:r>
          <w:rPr>
            <w:rStyle w:val="VerbatimChar"/>
          </w:rPr>
          <w:t xml:space="preserve">{snapr}</w:t>
        </w:r>
      </w:hyperlink>
      <w:r>
        <w:t xml:space="preserve"> </w:t>
      </w:r>
      <w:r>
        <w:t xml:space="preserve">package</w:t>
      </w:r>
      <w:r>
        <w:t xml:space="preserve"> </w:t>
      </w:r>
      <w:r>
        <w:t xml:space="preserve">(on</w:t>
      </w:r>
      <w:r>
        <w:t xml:space="preserve"> </w:t>
      </w:r>
      <w:hyperlink r:id="rId52">
        <w:r>
          <w:rPr>
            <w:rStyle w:val="Hyperlink"/>
          </w:rPr>
          <w:t xml:space="preserve">CRAN</w:t>
        </w:r>
      </w:hyperlink>
      <w:r>
        <w:t xml:space="preserve">)</w:t>
      </w:r>
      <w:r>
        <w:t xml:space="preserve"> </w:t>
      </w:r>
      <w:r>
        <w:t xml:space="preserve">adds convenience wrappers on top of</w:t>
      </w:r>
      <w:r>
        <w:t xml:space="preserve"> </w:t>
      </w:r>
      <w:hyperlink r:id="rId39">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53">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54"/>
    <w:bookmarkStart w:id="55" w:name="when-to-use-explicit-value-tests"/>
    <w:p>
      <w:pPr>
        <w:pStyle w:val="Heading3"/>
      </w:pPr>
      <w:r>
        <w:t xml:space="preserve">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14"/>
        </w:numPr>
      </w:pPr>
      <w:r>
        <w:t xml:space="preserve">Testing simple scalar outputs</w:t>
      </w:r>
    </w:p>
    <w:p>
      <w:pPr>
        <w:pStyle w:val="Compact"/>
        <w:numPr>
          <w:ilvl w:val="0"/>
          <w:numId w:val="1014"/>
        </w:numPr>
      </w:pPr>
      <w:r>
        <w:t xml:space="preserve">Validating specific numeric thresholds</w:t>
      </w:r>
    </w:p>
    <w:p>
      <w:pPr>
        <w:pStyle w:val="Compact"/>
        <w:numPr>
          <w:ilvl w:val="0"/>
          <w:numId w:val="1014"/>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55"/>
    <w:bookmarkStart w:id="58" w:name="sec-snapshot-vs-explicit"/>
    <w:p>
      <w:pPr>
        <w:pStyle w:val="Heading3"/>
      </w:pPr>
      <w:r>
        <w:t xml:space="preserve">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56" w:name="tbl-snapshot-vs-explicit"/>
          <w:p>
            <w:pPr>
              <w:jc w:val="center"/>
            </w:pPr>
            <w:pPr>
              <w:jc w:val="left"/>
              <w:spacing w:before="200"/>
              <w:pStyle w:val="ImageCaption"/>
            </w:pPr>
            <w:r>
              <w:t xml:space="preserve">Table 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56"/>
          <w:p/>
        </w:tc>
      </w:tr>
    </w:tbl>
    <w:p>
      <w:pPr>
        <w:pStyle w:val="BodyText"/>
      </w:pPr>
      <w:r>
        <w:t xml:space="preserve">Each style has a characteristic failure mode to guard against:</w:t>
      </w:r>
    </w:p>
    <w:p>
      <w:pPr>
        <w:pStyle w:val="Compact"/>
        <w:numPr>
          <w:ilvl w:val="0"/>
          <w:numId w:val="1015"/>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15"/>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6.5</w:t>
        </w:r>
      </w:hyperlink>
      <w:r>
        <w:t xml:space="preserve">).</w:t>
      </w:r>
    </w:p>
    <w:p>
      <w:pPr>
        <w:pStyle w:val="Compact"/>
        <w:numPr>
          <w:ilvl w:val="0"/>
          <w:numId w:val="1015"/>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15"/>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57">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58"/>
    <w:bookmarkStart w:id="59" w:name="sec-testing-best-practices"/>
    <w:p>
      <w:pPr>
        <w:pStyle w:val="Heading3"/>
      </w:pPr>
      <w:r>
        <w:t xml:space="preserve">6.5 Testing Best Practices</w:t>
      </w:r>
    </w:p>
    <w:p>
      <w:pPr>
        <w:pStyle w:val="Compact"/>
        <w:numPr>
          <w:ilvl w:val="0"/>
          <w:numId w:val="1016"/>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16"/>
        </w:numPr>
      </w:pPr>
      <w:r>
        <w:rPr>
          <w:b/>
          <w:bCs/>
        </w:rPr>
        <w:t xml:space="preserve">Use small test cases</w:t>
      </w:r>
      <w:r>
        <w:t xml:space="preserve">: Keep tests fast</w:t>
      </w:r>
    </w:p>
    <w:p>
      <w:pPr>
        <w:pStyle w:val="Compact"/>
        <w:numPr>
          <w:ilvl w:val="0"/>
          <w:numId w:val="1016"/>
        </w:numPr>
      </w:pPr>
      <w:r>
        <w:rPr>
          <w:b/>
          <w:bCs/>
        </w:rPr>
        <w:t xml:space="preserve">Test edge cases</w:t>
      </w:r>
      <w:r>
        <w:t xml:space="preserve">: Missing values, empty inputs, boundary conditions</w:t>
      </w:r>
    </w:p>
    <w:p>
      <w:pPr>
        <w:pStyle w:val="Compact"/>
        <w:numPr>
          <w:ilvl w:val="0"/>
          <w:numId w:val="1016"/>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39">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59"/>
    <w:bookmarkEnd w:id="60"/>
    <w:bookmarkStart w:id="63" w:name="sec-tdd"/>
    <w:p>
      <w:pPr>
        <w:pStyle w:val="Heading2"/>
      </w:pPr>
      <w:r>
        <w:t xml:space="preserve">7 Test-Driven Development</w:t>
      </w:r>
    </w:p>
    <w:p>
      <w:pPr>
        <w:pStyle w:val="FirstParagraph"/>
      </w:pPr>
      <w:hyperlink r:id="rId61">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17"/>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17"/>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17"/>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18"/>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18"/>
        </w:numPr>
      </w:pPr>
      <w:r>
        <w:t xml:space="preserve">Every unit of behavior ends up covered by construction,</w:t>
      </w:r>
      <w:r>
        <w:t xml:space="preserve"> </w:t>
      </w:r>
      <w:r>
        <w:t xml:space="preserve">so later changes get regression protection for free.</w:t>
      </w:r>
    </w:p>
    <w:p>
      <w:pPr>
        <w:pStyle w:val="Compact"/>
        <w:numPr>
          <w:ilvl w:val="0"/>
          <w:numId w:val="1018"/>
        </w:numPr>
      </w:pPr>
      <w:r>
        <w:t xml:space="preserve">Code written to be testable tends toward</w:t>
      </w:r>
      <w:r>
        <w:t xml:space="preserve"> </w:t>
      </w:r>
      <w:r>
        <w:t xml:space="preserve">small, single-purpose functions with explicit inputs and outputs —</w:t>
      </w:r>
      <w:r>
        <w:t xml:space="preserve"> </w:t>
      </w:r>
      <w:r>
        <w:t xml:space="preserve">the same design the function-decomposition</w:t>
      </w:r>
      <w:r>
        <w:t xml:space="preserve"> </w:t>
      </w:r>
      <w:r>
        <w:t xml:space="preserve">guidance (</w:t>
      </w:r>
      <w:hyperlink w:anchor="sec-function-decomposition">
        <w:r>
          <w:rPr>
            <w:rStyle w:val="Hyperlink"/>
          </w:rPr>
          <w:t xml:space="preserve">Section 18</w:t>
        </w:r>
      </w:hyperlink>
      <w:r>
        <w:t xml:space="preserve">) pushes toward.</w:t>
      </w:r>
    </w:p>
    <w:p>
      <w:pPr>
        <w:pStyle w:val="FirstParagraph"/>
      </w:pPr>
      <w:r>
        <w:t xml:space="preserve">You do not have to practice strict TDD to benefit from it.</w:t>
      </w:r>
      <w:r>
        <w:t xml:space="preserve"> </w:t>
      </w:r>
      <w:r>
        <w:t xml:space="preserve">The testing guidance (</w:t>
      </w:r>
      <w:hyperlink w:anchor="sec-r-testing">
        <w:r>
          <w:rPr>
            <w:rStyle w:val="Hyperlink"/>
          </w:rPr>
          <w:t xml:space="preserve">Section 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39">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62">
        <w:r>
          <w:rPr>
            <w:rStyle w:val="Hyperlink"/>
          </w:rPr>
          <w:t xml:space="preserve">R Packages, ch. </w:t>
        </w:r>
        <w:r>
          <w:rPr>
            <w:rStyle w:val="Hyperlink"/>
          </w:rPr>
          <w:t xml:space="preserve">“Testing basics”</w:t>
        </w:r>
      </w:hyperlink>
      <w:r>
        <w:t xml:space="preserve">).</w:t>
      </w:r>
    </w:p>
    <w:bookmarkEnd w:id="63"/>
    <w:bookmarkStart w:id="83" w:name="sec-benchmarking"/>
    <w:p>
      <w:pPr>
        <w:pStyle w:val="Heading2"/>
      </w:pPr>
      <w:r>
        <w:t xml:space="preserve">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5" name="Picture"/>
                  <a:graphic>
                    <a:graphicData uri="http://schemas.openxmlformats.org/drawingml/2006/picture">
                      <pic:pic>
                        <pic:nvPicPr>
                          <pic:cNvPr descr="/opt/quarto/share/formats/docx/note.png" id="66"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67">
              <w:r>
                <w:rPr>
                  <w:rStyle w:val="Hyperlink"/>
                </w:rPr>
                <w:t xml:space="preserve">Measuring Performance</w:t>
              </w:r>
            </w:hyperlink>
            <w:r>
              <w:t xml:space="preserve"> </w:t>
            </w:r>
            <w:r>
              <w:t xml:space="preserve">and</w:t>
            </w:r>
            <w:r>
              <w:t xml:space="preserve"> </w:t>
            </w:r>
            <w:hyperlink r:id="rId68">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69">
              <w:r>
                <w:rPr>
                  <w:rStyle w:val="VerbatimChar"/>
                </w:rPr>
                <w:t xml:space="preserve">{bench}</w:t>
              </w:r>
            </w:hyperlink>
            <w:r>
              <w:t xml:space="preserve"> </w:t>
            </w:r>
            <w:r>
              <w:t xml:space="preserve">and</w:t>
            </w:r>
            <w:r>
              <w:t xml:space="preserve"> </w:t>
            </w:r>
            <w:hyperlink r:id="rId70">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71" w:name="when-to-benchmark"/>
    <w:p>
      <w:pPr>
        <w:pStyle w:val="Heading3"/>
      </w:pPr>
      <w:r>
        <w:t xml:space="preserve">8.1 When to Benchmark</w:t>
      </w:r>
    </w:p>
    <w:p>
      <w:pPr>
        <w:pStyle w:val="FirstParagraph"/>
      </w:pPr>
      <w:r>
        <w:t xml:space="preserve">Benchmark when:</w:t>
      </w:r>
    </w:p>
    <w:p>
      <w:pPr>
        <w:pStyle w:val="Compact"/>
        <w:numPr>
          <w:ilvl w:val="0"/>
          <w:numId w:val="1019"/>
        </w:numPr>
      </w:pPr>
      <w:r>
        <w:rPr>
          <w:b/>
          <w:bCs/>
        </w:rPr>
        <w:t xml:space="preserve">Choosing between implementations</w:t>
      </w:r>
      <w:r>
        <w:t xml:space="preserve">: Compare different approaches to the same problem</w:t>
      </w:r>
    </w:p>
    <w:p>
      <w:pPr>
        <w:pStyle w:val="Compact"/>
        <w:numPr>
          <w:ilvl w:val="0"/>
          <w:numId w:val="1019"/>
        </w:numPr>
      </w:pPr>
      <w:r>
        <w:rPr>
          <w:b/>
          <w:bCs/>
        </w:rPr>
        <w:t xml:space="preserve">Optimizing critical paths</w:t>
      </w:r>
      <w:r>
        <w:t xml:space="preserve">: Identify and improve performance bottlenecks</w:t>
      </w:r>
    </w:p>
    <w:p>
      <w:pPr>
        <w:pStyle w:val="Compact"/>
        <w:numPr>
          <w:ilvl w:val="0"/>
          <w:numId w:val="1019"/>
        </w:numPr>
      </w:pPr>
      <w:r>
        <w:rPr>
          <w:b/>
          <w:bCs/>
        </w:rPr>
        <w:t xml:space="preserve">Preventing regressions</w:t>
      </w:r>
      <w:r>
        <w:t xml:space="preserve">: Ensure new code doesn’t slow down existing functionality</w:t>
      </w:r>
    </w:p>
    <w:p>
      <w:pPr>
        <w:pStyle w:val="Compact"/>
        <w:numPr>
          <w:ilvl w:val="0"/>
          <w:numId w:val="1019"/>
        </w:numPr>
      </w:pPr>
      <w:r>
        <w:rPr>
          <w:b/>
          <w:bCs/>
        </w:rPr>
        <w:t xml:space="preserve">Processing large datasets</w:t>
      </w:r>
      <w:r>
        <w:t xml:space="preserve">: Verify scalability for biostatistics/epidemiology workflows</w:t>
      </w:r>
    </w:p>
    <w:p>
      <w:pPr>
        <w:pStyle w:val="Compact"/>
        <w:numPr>
          <w:ilvl w:val="0"/>
          <w:numId w:val="1019"/>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71"/>
    <w:bookmarkStart w:id="72" w:name="setting-up-benchmarking-infrastructure"/>
    <w:p>
      <w:pPr>
        <w:pStyle w:val="Heading3"/>
      </w:pPr>
      <w:r>
        <w:t xml:space="preserve">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72"/>
    <w:bookmarkStart w:id="73" w:name="using-bench-for-performance-comparisons"/>
    <w:p>
      <w:pPr>
        <w:pStyle w:val="Heading3"/>
      </w:pPr>
      <w:r>
        <w:t xml:space="preserve">8.3 Using bench for Performance Comparisons</w:t>
      </w:r>
    </w:p>
    <w:p>
      <w:pPr>
        <w:pStyle w:val="FirstParagraph"/>
      </w:pPr>
      <w:hyperlink r:id="rId69">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20"/>
        </w:numPr>
      </w:pPr>
      <w:r>
        <w:rPr>
          <w:b/>
          <w:bCs/>
        </w:rPr>
        <w:t xml:space="preserve">Accurate timing</w:t>
      </w:r>
      <w:r>
        <w:t xml:space="preserve">: Accounts for overhead and runs multiple iterations</w:t>
      </w:r>
    </w:p>
    <w:p>
      <w:pPr>
        <w:pStyle w:val="Compact"/>
        <w:numPr>
          <w:ilvl w:val="0"/>
          <w:numId w:val="1020"/>
        </w:numPr>
      </w:pPr>
      <w:r>
        <w:rPr>
          <w:b/>
          <w:bCs/>
        </w:rPr>
        <w:t xml:space="preserve">Memory tracking</w:t>
      </w:r>
      <w:r>
        <w:t xml:space="preserve">: Shows memory allocation for each approach</w:t>
      </w:r>
    </w:p>
    <w:p>
      <w:pPr>
        <w:pStyle w:val="Compact"/>
        <w:numPr>
          <w:ilvl w:val="0"/>
          <w:numId w:val="1020"/>
        </w:numPr>
      </w:pPr>
      <w:r>
        <w:rPr>
          <w:b/>
          <w:bCs/>
        </w:rPr>
        <w:t xml:space="preserve">Garbage collection</w:t>
      </w:r>
      <w:r>
        <w:t xml:space="preserve">: Reports GC frequency</w:t>
      </w:r>
    </w:p>
    <w:p>
      <w:pPr>
        <w:pStyle w:val="Compact"/>
        <w:numPr>
          <w:ilvl w:val="0"/>
          <w:numId w:val="1020"/>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73"/>
    <w:bookmarkStart w:id="74" w:name="X7ff0b0b5fd28daf32f6723699e3d921f714a0e8"/>
    <w:p>
      <w:pPr>
        <w:pStyle w:val="Heading3"/>
      </w:pPr>
      <w:r>
        <w:t xml:space="preserve">8.4 Using profvis for Memory and CPU Profiling</w:t>
      </w:r>
    </w:p>
    <w:p>
      <w:pPr>
        <w:pStyle w:val="FirstParagraph"/>
      </w:pPr>
      <w:hyperlink r:id="rId70">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21"/>
        </w:numPr>
      </w:pPr>
      <w:r>
        <w:rPr>
          <w:b/>
          <w:bCs/>
        </w:rPr>
        <w:t xml:space="preserve">Flame graph</w:t>
      </w:r>
      <w:r>
        <w:t xml:space="preserve">: Visual representation of time spent in each function</w:t>
      </w:r>
    </w:p>
    <w:p>
      <w:pPr>
        <w:pStyle w:val="Compact"/>
        <w:numPr>
          <w:ilvl w:val="0"/>
          <w:numId w:val="1021"/>
        </w:numPr>
      </w:pPr>
      <w:r>
        <w:rPr>
          <w:b/>
          <w:bCs/>
        </w:rPr>
        <w:t xml:space="preserve">Data view</w:t>
      </w:r>
      <w:r>
        <w:t xml:space="preserve">: Line-by-line time and memory usage</w:t>
      </w:r>
    </w:p>
    <w:p>
      <w:pPr>
        <w:pStyle w:val="Compact"/>
        <w:numPr>
          <w:ilvl w:val="0"/>
          <w:numId w:val="1021"/>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22"/>
        </w:numPr>
      </w:pPr>
      <w:r>
        <w:rPr>
          <w:b/>
          <w:bCs/>
        </w:rPr>
        <w:t xml:space="preserve">Wide bars</w:t>
      </w:r>
      <w:r>
        <w:t xml:space="preserve">: Functions taking substantial time</w:t>
      </w:r>
    </w:p>
    <w:p>
      <w:pPr>
        <w:pStyle w:val="Compact"/>
        <w:numPr>
          <w:ilvl w:val="0"/>
          <w:numId w:val="1022"/>
        </w:numPr>
      </w:pPr>
      <w:r>
        <w:rPr>
          <w:b/>
          <w:bCs/>
        </w:rPr>
        <w:t xml:space="preserve">Tall stacks</w:t>
      </w:r>
      <w:r>
        <w:t xml:space="preserve">: Deep call chains (potential for simplification)</w:t>
      </w:r>
    </w:p>
    <w:p>
      <w:pPr>
        <w:pStyle w:val="Compact"/>
        <w:numPr>
          <w:ilvl w:val="0"/>
          <w:numId w:val="1022"/>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23"/>
        </w:numPr>
      </w:pPr>
      <w:r>
        <w:t xml:space="preserve">Repeated subsetting operations -&gt; Use data.table or pre-filter</w:t>
      </w:r>
    </w:p>
    <w:p>
      <w:pPr>
        <w:pStyle w:val="Compact"/>
        <w:numPr>
          <w:ilvl w:val="0"/>
          <w:numId w:val="1023"/>
        </w:numPr>
      </w:pPr>
      <w:r>
        <w:t xml:space="preserve">Growing objects in loops -&gt; Pre-allocate vectors</w:t>
      </w:r>
    </w:p>
    <w:p>
      <w:pPr>
        <w:pStyle w:val="Compact"/>
        <w:numPr>
          <w:ilvl w:val="0"/>
          <w:numId w:val="1023"/>
        </w:numPr>
      </w:pPr>
      <w:r>
        <w:t xml:space="preserve">Complex joins on large datasets -&gt; Index properly or use data.table</w:t>
      </w:r>
    </w:p>
    <w:p>
      <w:pPr>
        <w:pStyle w:val="Compact"/>
        <w:numPr>
          <w:ilvl w:val="0"/>
          <w:numId w:val="1023"/>
        </w:numPr>
      </w:pPr>
      <w:r>
        <w:t xml:space="preserve">Unnecessary copies -&gt; Use reference semantics where appropriate</w:t>
      </w:r>
    </w:p>
    <w:bookmarkEnd w:id="74"/>
    <w:bookmarkStart w:id="75" w:name="Xc760a69c5ec4cc1b5b2fabb31ca8bcbe616ff7d"/>
    <w:p>
      <w:pPr>
        <w:pStyle w:val="Heading3"/>
      </w:pPr>
      <w:r>
        <w:t xml:space="preserve">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75"/>
    <w:bookmarkStart w:id="78" w:name="Xef7a31d7d6d783aa86699ade3c1a08284121615"/>
    <w:p>
      <w:pPr>
        <w:pStyle w:val="Heading3"/>
      </w:pPr>
      <w:r>
        <w:t xml:space="preserve">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24"/>
        </w:numPr>
      </w:pPr>
      <w:r>
        <w:rPr>
          <w:b/>
          <w:bCs/>
        </w:rPr>
        <w:t xml:space="preserve">Variability</w:t>
      </w:r>
      <w:r>
        <w:t xml:space="preserve">: CI runners have variable performance; use thresholds (e.g., &gt;10% regression)</w:t>
      </w:r>
    </w:p>
    <w:p>
      <w:pPr>
        <w:pStyle w:val="Compact"/>
        <w:numPr>
          <w:ilvl w:val="0"/>
          <w:numId w:val="1024"/>
        </w:numPr>
      </w:pPr>
      <w:r>
        <w:rPr>
          <w:b/>
          <w:bCs/>
        </w:rPr>
        <w:t xml:space="preserve">Baseline storage</w:t>
      </w:r>
      <w:r>
        <w:t xml:space="preserve">: Commit baseline results or use GitHub Actions artifacts</w:t>
      </w:r>
    </w:p>
    <w:p>
      <w:pPr>
        <w:pStyle w:val="Compact"/>
        <w:numPr>
          <w:ilvl w:val="0"/>
          <w:numId w:val="1024"/>
        </w:numPr>
      </w:pPr>
      <w:r>
        <w:rPr>
          <w:b/>
          <w:bCs/>
        </w:rPr>
        <w:t xml:space="preserve">Selective running</w:t>
      </w:r>
      <w:r>
        <w:t xml:space="preserve">: Only benchmark on specific branches or when performance-critical files change</w:t>
      </w:r>
    </w:p>
    <w:p>
      <w:pPr>
        <w:pStyle w:val="Compact"/>
        <w:numPr>
          <w:ilvl w:val="0"/>
          <w:numId w:val="1024"/>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24"/>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76">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77">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78"/>
    <w:bookmarkStart w:id="79" w:name="performance-testing-with-testthat"/>
    <w:p>
      <w:pPr>
        <w:pStyle w:val="Heading3"/>
      </w:pPr>
      <w:r>
        <w:t xml:space="preserve">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25"/>
        </w:numPr>
      </w:pPr>
      <w:r>
        <w:t xml:space="preserve">Functions with documented performance requirements</w:t>
      </w:r>
    </w:p>
    <w:p>
      <w:pPr>
        <w:pStyle w:val="Compact"/>
        <w:numPr>
          <w:ilvl w:val="0"/>
          <w:numId w:val="1025"/>
        </w:numPr>
      </w:pPr>
      <w:r>
        <w:t xml:space="preserve">Critical paths that must stay fast</w:t>
      </w:r>
    </w:p>
    <w:p>
      <w:pPr>
        <w:pStyle w:val="Compact"/>
        <w:numPr>
          <w:ilvl w:val="0"/>
          <w:numId w:val="1025"/>
        </w:numPr>
      </w:pPr>
      <w:r>
        <w:t xml:space="preserve">Code that processes large datasets</w:t>
      </w:r>
    </w:p>
    <w:p>
      <w:pPr>
        <w:pStyle w:val="FirstParagraph"/>
      </w:pPr>
      <w:r>
        <w:rPr>
          <w:b/>
          <w:bCs/>
        </w:rPr>
        <w:t xml:space="preserve">When not to use performance tests:</w:t>
      </w:r>
    </w:p>
    <w:p>
      <w:pPr>
        <w:pStyle w:val="Compact"/>
        <w:numPr>
          <w:ilvl w:val="0"/>
          <w:numId w:val="1026"/>
        </w:numPr>
      </w:pPr>
      <w:r>
        <w:t xml:space="preserve">Functions without specific performance needs</w:t>
      </w:r>
    </w:p>
    <w:p>
      <w:pPr>
        <w:pStyle w:val="Compact"/>
        <w:numPr>
          <w:ilvl w:val="0"/>
          <w:numId w:val="1026"/>
        </w:numPr>
      </w:pPr>
      <w:r>
        <w:t xml:space="preserve">Tests that would be flaky due to system variability</w:t>
      </w:r>
    </w:p>
    <w:p>
      <w:pPr>
        <w:pStyle w:val="Compact"/>
        <w:numPr>
          <w:ilvl w:val="0"/>
          <w:numId w:val="1026"/>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w:t>
        </w:r>
      </w:hyperlink>
      <w:r>
        <w:t xml:space="preserve"> </w:t>
      </w:r>
      <w:r>
        <w:t xml:space="preserve">for more on testing with</w:t>
      </w:r>
      <w:r>
        <w:t xml:space="preserve"> </w:t>
      </w:r>
      <w:hyperlink r:id="rId39">
        <w:r>
          <w:rPr>
            <w:rStyle w:val="VerbatimChar"/>
          </w:rPr>
          <w:t xml:space="preserve">{testthat}</w:t>
        </w:r>
      </w:hyperlink>
      <w:r>
        <w:t xml:space="preserve">.</w:t>
      </w:r>
    </w:p>
    <w:bookmarkEnd w:id="79"/>
    <w:bookmarkStart w:id="80" w:name="best-practices"/>
    <w:p>
      <w:pPr>
        <w:pStyle w:val="Heading3"/>
      </w:pPr>
      <w:r>
        <w:t xml:space="preserve">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a large study</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27"/>
        </w:numPr>
      </w:pPr>
      <w:r>
        <w:t xml:space="preserve">Runs frequently</w:t>
      </w:r>
    </w:p>
    <w:p>
      <w:pPr>
        <w:pStyle w:val="Compact"/>
        <w:numPr>
          <w:ilvl w:val="0"/>
          <w:numId w:val="1027"/>
        </w:numPr>
      </w:pPr>
      <w:r>
        <w:t xml:space="preserve">Processes large datasets</w:t>
      </w:r>
    </w:p>
    <w:p>
      <w:pPr>
        <w:pStyle w:val="Compact"/>
        <w:numPr>
          <w:ilvl w:val="0"/>
          <w:numId w:val="1027"/>
        </w:numPr>
      </w:pPr>
      <w:r>
        <w:t xml:space="preserve">Is called in loops or simulations</w:t>
      </w:r>
    </w:p>
    <w:p>
      <w:pPr>
        <w:pStyle w:val="Compact"/>
        <w:numPr>
          <w:ilvl w:val="0"/>
          <w:numId w:val="1027"/>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80"/>
    <w:bookmarkStart w:id="82" w:name="additional-resources"/>
    <w:p>
      <w:pPr>
        <w:pStyle w:val="Heading3"/>
      </w:pPr>
      <w:r>
        <w:t xml:space="preserve">8.9 Additional Resources</w:t>
      </w:r>
    </w:p>
    <w:p>
      <w:pPr>
        <w:pStyle w:val="Compact"/>
        <w:numPr>
          <w:ilvl w:val="0"/>
          <w:numId w:val="1028"/>
        </w:numPr>
      </w:pPr>
      <w:hyperlink r:id="rId69">
        <w:r>
          <w:rPr>
            <w:rStyle w:val="VerbatimChar"/>
          </w:rPr>
          <w:t xml:space="preserve">{bench}</w:t>
        </w:r>
      </w:hyperlink>
      <w:r>
        <w:t xml:space="preserve"> </w:t>
      </w:r>
      <w:r>
        <w:t xml:space="preserve">- Accurate benchmarking</w:t>
      </w:r>
    </w:p>
    <w:p>
      <w:pPr>
        <w:pStyle w:val="Compact"/>
        <w:numPr>
          <w:ilvl w:val="0"/>
          <w:numId w:val="1028"/>
        </w:numPr>
      </w:pPr>
      <w:hyperlink r:id="rId70">
        <w:r>
          <w:rPr>
            <w:rStyle w:val="VerbatimChar"/>
          </w:rPr>
          <w:t xml:space="preserve">{profvis}</w:t>
        </w:r>
      </w:hyperlink>
      <w:r>
        <w:t xml:space="preserve"> </w:t>
      </w:r>
      <w:r>
        <w:t xml:space="preserve">- Interactive profiling</w:t>
      </w:r>
    </w:p>
    <w:p>
      <w:pPr>
        <w:pStyle w:val="Compact"/>
        <w:numPr>
          <w:ilvl w:val="0"/>
          <w:numId w:val="1028"/>
        </w:numPr>
      </w:pPr>
      <w:hyperlink r:id="rId81">
        <w:r>
          <w:rPr>
            <w:rStyle w:val="VerbatimChar"/>
          </w:rPr>
          <w:t xml:space="preserve">{memoise}</w:t>
        </w:r>
      </w:hyperlink>
      <w:r>
        <w:t xml:space="preserve"> </w:t>
      </w:r>
      <w:r>
        <w:t xml:space="preserve">- Function-call caching to eliminate repeated bottlenecks (</w:t>
      </w:r>
      <w:hyperlink w:anchor="sec-memoise">
        <w:r>
          <w:rPr>
            <w:rStyle w:val="Hyperlink"/>
          </w:rPr>
          <w:t xml:space="preserve">Section 36.2</w:t>
        </w:r>
      </w:hyperlink>
      <w:r>
        <w:t xml:space="preserve">)</w:t>
      </w:r>
    </w:p>
    <w:p>
      <w:pPr>
        <w:pStyle w:val="Compact"/>
        <w:numPr>
          <w:ilvl w:val="0"/>
          <w:numId w:val="1028"/>
        </w:numPr>
      </w:pPr>
      <w:hyperlink r:id="rId67">
        <w:r>
          <w:rPr>
            <w:rStyle w:val="Hyperlink"/>
          </w:rPr>
          <w:t xml:space="preserve">Measuring Performance</w:t>
        </w:r>
      </w:hyperlink>
      <w:r>
        <w:t xml:space="preserve"> </w:t>
      </w:r>
      <w:r>
        <w:t xml:space="preserve">chapter in Advanced R</w:t>
      </w:r>
    </w:p>
    <w:p>
      <w:pPr>
        <w:pStyle w:val="Compact"/>
        <w:numPr>
          <w:ilvl w:val="0"/>
          <w:numId w:val="1028"/>
        </w:numPr>
      </w:pPr>
      <w:hyperlink r:id="rId68">
        <w:r>
          <w:rPr>
            <w:rStyle w:val="Hyperlink"/>
          </w:rPr>
          <w:t xml:space="preserve">Improving Performance</w:t>
        </w:r>
      </w:hyperlink>
      <w:r>
        <w:t xml:space="preserve"> </w:t>
      </w:r>
      <w:r>
        <w:t xml:space="preserve">chapter in Advanced R</w:t>
      </w:r>
    </w:p>
    <w:p>
      <w:pPr>
        <w:pStyle w:val="Compact"/>
        <w:numPr>
          <w:ilvl w:val="0"/>
          <w:numId w:val="1028"/>
        </w:numPr>
      </w:pPr>
      <w:hyperlink r:id="rId77">
        <w:r>
          <w:rPr>
            <w:rStyle w:val="VerbatimChar"/>
          </w:rPr>
          <w:t xml:space="preserve">{touchstone}</w:t>
        </w:r>
      </w:hyperlink>
      <w:r>
        <w:t xml:space="preserve"> </w:t>
      </w:r>
      <w:r>
        <w:t xml:space="preserve">- CI benchmarking with PR comments</w:t>
      </w:r>
    </w:p>
    <w:bookmarkEnd w:id="82"/>
    <w:bookmarkEnd w:id="83"/>
    <w:bookmarkStart w:id="91" w:name="sec-iteration"/>
    <w:p>
      <w:pPr>
        <w:pStyle w:val="Heading2"/>
      </w:pPr>
      <w:r>
        <w:t xml:space="preserve">9 Iterative Operations</w:t>
      </w:r>
    </w:p>
    <w:p>
      <w:pPr>
        <w:pStyle w:val="FirstParagraph"/>
      </w:pPr>
      <w:r>
        <w:t xml:space="preserve">When applying analyses with different variations (outcomes, exposures, subgroups), use functional programming approaches:</w:t>
      </w:r>
    </w:p>
    <w:bookmarkStart w:id="84" w:name="lapply-and-sapply"/>
    <w:p>
      <w:pPr>
        <w:pStyle w:val="Heading3"/>
      </w:pPr>
      <w:r>
        <w:t xml:space="preserve">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84"/>
    <w:bookmarkStart w:id="85" w:name="purrrmap-family"/>
    <w:p>
      <w:pPr>
        <w:pStyle w:val="Heading3"/>
      </w:pPr>
      <w:r>
        <w:t xml:space="preserve">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85"/>
    <w:bookmarkStart w:id="88" w:name="basevectorize-vs-purrrmap_"/>
    <w:p>
      <w:pPr>
        <w:pStyle w:val="Heading3"/>
      </w:pPr>
      <w:r>
        <w:t xml:space="preserve">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86">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29"/>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29"/>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86">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87">
        <w:r>
          <w:rPr>
            <w:rStyle w:val="VerbatimChar"/>
          </w:rPr>
          <w:t xml:space="preserve">{furrr}</w:t>
        </w:r>
      </w:hyperlink>
      <w:r>
        <w:t xml:space="preserve">.</w:t>
      </w:r>
    </w:p>
    <w:bookmarkEnd w:id="88"/>
    <w:bookmarkStart w:id="89" w:name="purrrpmap-for-multiple-arguments"/>
    <w:p>
      <w:pPr>
        <w:pStyle w:val="Heading3"/>
      </w:pPr>
      <w:r>
        <w:t xml:space="preserve">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89"/>
    <w:bookmarkStart w:id="90" w:name="parallel-processing"/>
    <w:p>
      <w:pPr>
        <w:pStyle w:val="Heading3"/>
      </w:pPr>
      <w:r>
        <w:t xml:space="preserve">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90"/>
    <w:bookmarkEnd w:id="91"/>
    <w:bookmarkStart w:id="97" w:name="sec-data-io"/>
    <w:p>
      <w:pPr>
        <w:pStyle w:val="Heading2"/>
      </w:pPr>
      <w:r>
        <w:t xml:space="preserve">10 Reading and Saving Data</w:t>
      </w:r>
    </w:p>
    <w:p>
      <w:pPr>
        <w:pStyle w:val="FirstParagraph"/>
      </w:pPr>
      <w:bookmarkStart w:id="92" w:name="sec-readingsaving-data"/>
      <w:bookmarkEnd w:id="92"/>
    </w:p>
    <w:bookmarkStart w:id="95" w:name="rds-files-preferred"/>
    <w:p>
      <w:pPr>
        <w:pStyle w:val="Heading3"/>
      </w:pPr>
      <w:r>
        <w:t xml:space="preserve">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w:t>
      </w:r>
      <w:r>
        <w:t xml:space="preserve"> </w:t>
      </w:r>
      <w:r>
        <w:t xml:space="preserve">The base R function</w:t>
      </w:r>
      <w:r>
        <w:t xml:space="preserve"> </w:t>
      </w:r>
      <w:r>
        <w:rPr>
          <w:rStyle w:val="VerbatimChar"/>
        </w:rPr>
        <w:t xml:space="preserve">save()</w:t>
      </w:r>
      <w:r>
        <w:t xml:space="preserve"> </w:t>
      </w:r>
      <w:r>
        <w:t xml:space="preserve">serializes several objects into one</w:t>
      </w:r>
      <w:r>
        <w:t xml:space="preserve"> </w:t>
      </w:r>
      <w:r>
        <w:rPr>
          <w:rStyle w:val="VerbatimChar"/>
        </w:rPr>
        <w:t xml:space="preserve">.RData</w:t>
      </w:r>
      <w:r>
        <w:t xml:space="preserve"> </w:t>
      </w:r>
      <w:r>
        <w:t xml:space="preserve">file,</w:t>
      </w:r>
      <w:r>
        <w:t xml:space="preserve"> </w:t>
      </w:r>
      <w:r>
        <w:t xml:space="preserve">and</w:t>
      </w:r>
      <w:r>
        <w:t xml:space="preserve"> </w:t>
      </w:r>
      <w:r>
        <w:rPr>
          <w:rStyle w:val="VerbatimChar"/>
        </w:rPr>
        <w:t xml:space="preserve">load()</w:t>
      </w:r>
      <w:r>
        <w:t xml:space="preserve"> </w:t>
      </w:r>
      <w:r>
        <w:t xml:space="preserve">restores every object in it under its original name.</w:t>
      </w:r>
      <w:r>
        <w:t xml:space="preserve"> </w:t>
      </w:r>
      <w:r>
        <w:t xml:space="preserve">That causes three problems:</w:t>
      </w:r>
    </w:p>
    <w:p>
      <w:pPr>
        <w:pStyle w:val="Compact"/>
        <w:numPr>
          <w:ilvl w:val="0"/>
          <w:numId w:val="1030"/>
        </w:numPr>
      </w:pPr>
      <w:r>
        <w:t xml:space="preserve">You can’t control object names when loading.</w:t>
      </w:r>
    </w:p>
    <w:p>
      <w:pPr>
        <w:pStyle w:val="Compact"/>
        <w:numPr>
          <w:ilvl w:val="0"/>
          <w:numId w:val="1030"/>
        </w:numPr>
      </w:pPr>
      <w:r>
        <w:t xml:space="preserve">You can’t load individual objects.</w:t>
      </w:r>
    </w:p>
    <w:p>
      <w:pPr>
        <w:pStyle w:val="Compact"/>
        <w:numPr>
          <w:ilvl w:val="0"/>
          <w:numId w:val="1030"/>
        </w:numPr>
      </w:pPr>
      <w:r>
        <w:t xml:space="preserve">Older code becomes hard to follow,</w:t>
      </w:r>
      <w:r>
        <w:t xml:space="preserve"> </w:t>
      </w:r>
      <w:r>
        <w:t xml:space="preserve">because it is not clear which objects a</w:t>
      </w:r>
      <w:r>
        <w:t xml:space="preserve"> </w:t>
      </w:r>
      <w:r>
        <w:rPr>
          <w:rStyle w:val="VerbatimChar"/>
        </w:rPr>
        <w:t xml:space="preserve">load()</w:t>
      </w:r>
      <w:r>
        <w:t xml:space="preserve"> </w:t>
      </w:r>
      <w:r>
        <w:t xml:space="preserve">call creates.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93" name="Picture"/>
                  <a:graphic>
                    <a:graphicData uri="http://schemas.openxmlformats.org/drawingml/2006/picture">
                      <pic:pic>
                        <pic:nvPicPr>
                          <pic:cNvPr descr="/opt/quarto/share/formats/docx/note.png" id="94"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that you would otherwise save together with</w:t>
            </w:r>
            <w:r>
              <w:t xml:space="preserve"> </w:t>
            </w:r>
            <w:r>
              <w:rPr>
                <w:rStyle w:val="VerbatimChar"/>
              </w:rPr>
              <w:t xml:space="preserve">save()</w:t>
            </w:r>
            <w:r>
              <w:t xml:space="preserve">,</w:t>
            </w:r>
            <w:r>
              <w:t xml:space="preserve"> </w:t>
            </w:r>
            <w:r>
              <w:t xml:space="preserve">put them in a named list and save that list as one RDS file.</w:t>
            </w:r>
          </w:p>
          <w:p/>
        </w:tc>
      </w:tr>
    </w:tbl>
    <w:bookmarkEnd w:id="95"/>
    <w:bookmarkStart w:id="96" w:name="csv-files"/>
    <w:p>
      <w:pPr>
        <w:pStyle w:val="Heading3"/>
      </w:pPr>
      <w:r>
        <w:t xml:space="preserve">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"big_file.csv"</w:t>
      </w:r>
      <w:r>
        <w:rPr>
          <w:rStyle w:val="NormalTok"/>
        </w:rPr>
        <w:t xml:space="preserve">))</w:t>
      </w:r>
    </w:p>
    <w:p>
      <w:pPr>
        <w:pStyle w:val="FirstParagraph"/>
      </w:pPr>
      <w:r>
        <w:rPr>
          <w:rStyle w:val="VerbatimChar"/>
        </w:rPr>
        <w:t xml:space="preserve">readr::read_csv()</w:t>
      </w:r>
      <w:r>
        <w:t xml:space="preserve"> </w:t>
      </w:r>
      <w:r>
        <w:t xml:space="preserve">and</w:t>
      </w:r>
      <w:r>
        <w:t xml:space="preserve"> </w:t>
      </w:r>
      <w:r>
        <w:rPr>
          <w:rStyle w:val="VerbatimChar"/>
        </w:rPr>
        <w:t xml:space="preserve">readr::write_csv()</w:t>
      </w:r>
      <w:r>
        <w:t xml:space="preserve"> </w:t>
      </w:r>
      <w:r>
        <w:t xml:space="preserve">are much faster than base R’s</w:t>
      </w:r>
      <w:r>
        <w:t xml:space="preserve"> </w:t>
      </w:r>
      <w:r>
        <w:rPr>
          <w:rStyle w:val="VerbatimChar"/>
        </w:rPr>
        <w:t xml:space="preserve">read.csv()</w:t>
      </w:r>
      <w:r>
        <w:t xml:space="preserve"> </w:t>
      </w:r>
      <w:r>
        <w:t xml:space="preserve">and</w:t>
      </w:r>
      <w:r>
        <w:t xml:space="preserve"> </w:t>
      </w:r>
      <w:r>
        <w:rPr>
          <w:rStyle w:val="VerbatimChar"/>
        </w:rPr>
        <w:t xml:space="preserve">write.csv()</w:t>
      </w:r>
      <w:r>
        <w:t xml:space="preserve">.</w:t>
      </w:r>
      <w:r>
        <w:t xml:space="preserve"> </w:t>
      </w:r>
      <w:r>
        <w:t xml:space="preserve">For very large files (several gigabytes),</w:t>
      </w:r>
      <w:r>
        <w:t xml:space="preserve"> </w:t>
      </w:r>
      <w:r>
        <w:rPr>
          <w:rStyle w:val="VerbatimChar"/>
        </w:rPr>
        <w:t xml:space="preserve">data.table::fread()</w:t>
      </w:r>
      <w:r>
        <w:t xml:space="preserve"> </w:t>
      </w:r>
      <w:r>
        <w:t xml:space="preserve">and</w:t>
      </w:r>
      <w:r>
        <w:t xml:space="preserve"> </w:t>
      </w:r>
      <w:r>
        <w:rPr>
          <w:rStyle w:val="VerbatimChar"/>
        </w:rPr>
        <w:t xml:space="preserve">data.table::fwrite()</w:t>
      </w:r>
      <w:r>
        <w:t xml:space="preserve"> </w:t>
      </w:r>
      <w:r>
        <w:t xml:space="preserve">are faster still.</w:t>
      </w:r>
    </w:p>
    <w:bookmarkEnd w:id="96"/>
    <w:bookmarkEnd w:id="97"/>
    <w:bookmarkStart w:id="111" w:name="sec-r-version-control"/>
    <w:p>
      <w:pPr>
        <w:pStyle w:val="Heading2"/>
      </w:pPr>
      <w:r>
        <w:t xml:space="preserve">11 Version Control and Collaboration</w:t>
      </w:r>
    </w:p>
    <w:bookmarkStart w:id="101" w:name="sec-git-branches-and-tags"/>
    <w:p>
      <w:pPr>
        <w:pStyle w:val="Heading3"/>
      </w:pPr>
      <w:r>
        <w:t xml:space="preserve">11.1 Git Branches and Tags</w:t>
      </w:r>
    </w:p>
    <w:p>
      <w:pPr>
        <w:pStyle w:val="FirstParagraph"/>
      </w:pPr>
      <w:r>
        <w:t xml:space="preserve">To understand how Git tracks history,</w:t>
      </w:r>
      <w:r>
        <w:t xml:space="preserve"> </w:t>
      </w:r>
      <w:r>
        <w:t xml:space="preserve">think of commits as Polaroid snapshots of your repository</w:t>
      </w:r>
      <w:r>
        <w:t xml:space="preserve"> </w:t>
      </w:r>
      <w:r>
        <w:t xml:space="preserve">connected to their parent snapshots by strings.</w:t>
      </w:r>
      <w:r>
        <w:t xml:space="preserve"> </w:t>
      </w:r>
      <w:r>
        <w:t xml:space="preserve">Branches and tags are both labels (like sticky notes)</w:t>
      </w:r>
      <w:r>
        <w:t xml:space="preserve"> </w:t>
      </w:r>
      <w:r>
        <w:t xml:space="preserve">pointing to specific snapshots in this history graph:</w:t>
      </w:r>
    </w:p>
    <w:p>
      <w:pPr>
        <w:pStyle w:val="Compact"/>
        <w:numPr>
          <w:ilvl w:val="0"/>
          <w:numId w:val="1031"/>
        </w:numPr>
      </w:pPr>
      <w:r>
        <w:rPr>
          <w:b/>
          <w:bCs/>
        </w:rPr>
        <w:t xml:space="preserve">Branches are movable labels</w:t>
      </w:r>
      <w:r>
        <w:t xml:space="preserve">:</w:t>
      </w:r>
      <w:r>
        <w:t xml:space="preserve"> </w:t>
      </w:r>
      <w:r>
        <w:t xml:space="preserve">A branch label points to the latest commit in a line of development.</w:t>
      </w:r>
      <w:r>
        <w:t xml:space="preserve"> </w:t>
      </w:r>
      <w:r>
        <w:t xml:space="preserve">When you make a new commit while working on a branch,</w:t>
      </w:r>
      <w:r>
        <w:t xml:space="preserve"> </w:t>
      </w:r>
      <w:r>
        <w:t xml:space="preserve">Git automatically advances the branch label forward to point to the new commit.</w:t>
      </w:r>
      <w:r>
        <w:t xml:space="preserve"> </w:t>
      </w:r>
      <w:r>
        <w:t xml:space="preserve">Think of a branch as a sticky note that moves automatically as history grows.</w:t>
      </w:r>
    </w:p>
    <w:p>
      <w:pPr>
        <w:pStyle w:val="Compact"/>
        <w:numPr>
          <w:ilvl w:val="0"/>
          <w:numId w:val="1031"/>
        </w:numPr>
      </w:pPr>
      <w:r>
        <w:rPr>
          <w:b/>
          <w:bCs/>
        </w:rPr>
        <w:t xml:space="preserve">Tags are permanent labels</w:t>
      </w:r>
      <w:r>
        <w:t xml:space="preserve">:</w:t>
      </w:r>
      <w:r>
        <w:t xml:space="preserve"> </w:t>
      </w:r>
      <w:r>
        <w:t xml:space="preserve">A tag marks a specific point in time</w:t>
      </w:r>
      <w:r>
        <w:t xml:space="preserve"> </w:t>
      </w:r>
      <w:r>
        <w:t xml:space="preserve">(such as a published release like</w:t>
      </w:r>
      <w:r>
        <w:t xml:space="preserve"> </w:t>
      </w:r>
      <w:r>
        <w:rPr>
          <w:rStyle w:val="VerbatimChar"/>
        </w:rPr>
        <w:t xml:space="preserve">v1.0.0</w:t>
      </w:r>
      <w:r>
        <w:t xml:space="preserve"> </w:t>
      </w:r>
      <w:r>
        <w:t xml:space="preserve">or a manuscript submission).</w:t>
      </w:r>
      <w:r>
        <w:t xml:space="preserve"> </w:t>
      </w:r>
      <w:r>
        <w:t xml:space="preserve">Tags do not move when new commits are added;</w:t>
      </w:r>
      <w:r>
        <w:t xml:space="preserve"> </w:t>
      </w:r>
      <w:r>
        <w:t xml:space="preserve">they remain anchored to their specific commit.</w:t>
      </w:r>
      <w:r>
        <w:t xml:space="preserve"> </w:t>
      </w:r>
      <w:r>
        <w:t xml:space="preserve">Git provides two types of tags:</w:t>
      </w:r>
      <w:r>
        <w:t xml:space="preserve"> </w:t>
      </w:r>
      <w:r>
        <w:rPr>
          <w:i/>
          <w:iCs/>
        </w:rPr>
        <w:t xml:space="preserve">lightweight tags</w:t>
      </w:r>
      <w:r>
        <w:t xml:space="preserve"> </w:t>
      </w:r>
      <w:r>
        <w:t xml:space="preserve">(simple references directly pointing to a commit)</w:t>
      </w:r>
      <w:r>
        <w:t xml:space="preserve"> </w:t>
      </w:r>
      <w:r>
        <w:t xml:space="preserve">and</w:t>
      </w:r>
      <w:r>
        <w:t xml:space="preserve"> </w:t>
      </w:r>
      <w:r>
        <w:rPr>
          <w:i/>
          <w:iCs/>
        </w:rPr>
        <w:t xml:space="preserve">annotated tags</w:t>
      </w:r>
      <w:r>
        <w:t xml:space="preserve"> </w:t>
      </w:r>
      <w:r>
        <w:t xml:space="preserve">(full Git objects storing a tagger identity,</w:t>
      </w:r>
      <w:r>
        <w:t xml:space="preserve"> </w:t>
      </w:r>
      <w:r>
        <w:t xml:space="preserve">timestamp,</w:t>
      </w:r>
      <w:r>
        <w:t xml:space="preserve"> </w:t>
      </w:r>
      <w:r>
        <w:t xml:space="preserve">and release message;</w:t>
      </w:r>
      <w:r>
        <w:t xml:space="preserve"> </w:t>
      </w:r>
      <w:r>
        <w:t xml:space="preserve">recommended for official versions and public releases).</w:t>
      </w:r>
    </w:p>
    <w:p>
      <w:pPr>
        <w:pStyle w:val="FirstParagraph"/>
      </w:pPr>
      <w:r>
        <w:t xml:space="preserve">For deeper background on Git’s object model and branching mechanisms,</w:t>
      </w:r>
      <w:r>
        <w:t xml:space="preserve"> </w:t>
      </w:r>
      <w:r>
        <w:t xml:space="preserve">consult the official</w:t>
      </w:r>
      <w:r>
        <w:t xml:space="preserve"> </w:t>
      </w:r>
      <w:hyperlink r:id="rId98">
        <w:r>
          <w:rPr>
            <w:rStyle w:val="Hyperlink"/>
          </w:rPr>
          <w:t xml:space="preserve">Git Branching in a Nutshell</w:t>
        </w:r>
      </w:hyperlink>
      <w:r>
        <w:t xml:space="preserve"> </w:t>
      </w:r>
      <w:r>
        <w:t xml:space="preserve">and</w:t>
      </w:r>
      <w:r>
        <w:t xml:space="preserve"> </w:t>
      </w:r>
      <w:hyperlink r:id="rId99">
        <w:r>
          <w:rPr>
            <w:rStyle w:val="Hyperlink"/>
          </w:rPr>
          <w:t xml:space="preserve">Git Tagging</w:t>
        </w:r>
      </w:hyperlink>
      <w:r>
        <w:t xml:space="preserve"> </w:t>
      </w:r>
      <w:r>
        <w:t xml:space="preserve">guides in</w:t>
      </w:r>
      <w:r>
        <w:t xml:space="preserve"> </w:t>
      </w:r>
      <w:r>
        <w:rPr>
          <w:i/>
          <w:iCs/>
        </w:rPr>
        <w:t xml:space="preserve">Pro Git</w:t>
      </w:r>
      <w:r>
        <w:t xml:space="preserve"> </w:t>
      </w:r>
      <w:r>
        <w:t xml:space="preserve">by Scott Chacon and Ben Straub.</w:t>
      </w:r>
    </w:p>
    <w:bookmarkStart w:id="100" w:name="practical-branch-and-tag-commands"/>
    <w:p>
      <w:pPr>
        <w:pStyle w:val="Heading4"/>
      </w:pPr>
      <w:r>
        <w:t xml:space="preserve">Practical branch and tag commands</w:t>
      </w:r>
    </w:p>
    <w:p>
      <w:pPr>
        <w:pStyle w:val="SourceCode"/>
      </w:pPr>
      <w:r>
        <w:rPr>
          <w:rStyle w:val="CommentTok"/>
        </w:rPr>
        <w:t xml:space="preserve"># Create and switch to a new feature branch</w:t>
      </w:r>
      <w:r>
        <w:br/>
      </w:r>
      <w:r>
        <w:rPr>
          <w:rStyle w:val="FunctionTok"/>
        </w:rPr>
        <w:t xml:space="preserve">git</w:t>
      </w:r>
      <w:r>
        <w:rPr>
          <w:rStyle w:val="NormalTok"/>
        </w:rPr>
        <w:t xml:space="preserve"> switch </w:t>
      </w:r>
      <w:r>
        <w:rPr>
          <w:rStyle w:val="AttributeTok"/>
        </w:rPr>
        <w:t xml:space="preserve">-c</w:t>
      </w:r>
      <w:r>
        <w:rPr>
          <w:rStyle w:val="NormalTok"/>
        </w:rPr>
        <w:t xml:space="preserve"> feat/new-analysis</w:t>
      </w:r>
      <w:r>
        <w:br/>
      </w:r>
      <w:r>
        <w:br/>
      </w:r>
      <w:r>
        <w:rPr>
          <w:rStyle w:val="CommentTok"/>
        </w:rPr>
        <w:t xml:space="preserve"># Publish the feature branch to GitHub and set upstream tracking</w:t>
      </w:r>
      <w:r>
        <w:br/>
      </w:r>
      <w:r>
        <w:rPr>
          <w:rStyle w:val="FunctionTok"/>
        </w:rPr>
        <w:t xml:space="preserve">git</w:t>
      </w:r>
      <w:r>
        <w:rPr>
          <w:rStyle w:val="NormalTok"/>
        </w:rPr>
        <w:t xml:space="preserve"> push </w:t>
      </w:r>
      <w:r>
        <w:rPr>
          <w:rStyle w:val="AttributeTok"/>
        </w:rPr>
        <w:t xml:space="preserve">-u</w:t>
      </w:r>
      <w:r>
        <w:rPr>
          <w:rStyle w:val="NormalTok"/>
        </w:rPr>
        <w:t xml:space="preserve"> origin feat/new-analysis</w:t>
      </w:r>
      <w:r>
        <w:br/>
      </w:r>
      <w:r>
        <w:br/>
      </w:r>
      <w:r>
        <w:rPr>
          <w:rStyle w:val="CommentTok"/>
        </w:rPr>
        <w:t xml:space="preserve"># View all local and remote-tracking branches</w:t>
      </w:r>
      <w:r>
        <w:br/>
      </w:r>
      <w:r>
        <w:rPr>
          <w:rStyle w:val="FunctionTok"/>
        </w:rPr>
        <w:t xml:space="preserve">git</w:t>
      </w:r>
      <w:r>
        <w:rPr>
          <w:rStyle w:val="NormalTok"/>
        </w:rPr>
        <w:t xml:space="preserve"> branch </w:t>
      </w:r>
      <w:r>
        <w:rPr>
          <w:rStyle w:val="AttributeTok"/>
        </w:rPr>
        <w:t xml:space="preserve">-a</w:t>
      </w:r>
      <w:r>
        <w:br/>
      </w:r>
      <w:r>
        <w:br/>
      </w:r>
      <w:r>
        <w:rPr>
          <w:rStyle w:val="CommentTok"/>
        </w:rPr>
        <w:t xml:space="preserve"># Create a lightweight tag at the current commit</w:t>
      </w:r>
      <w:r>
        <w:br/>
      </w:r>
      <w:r>
        <w:rPr>
          <w:rStyle w:val="FunctionTok"/>
        </w:rPr>
        <w:t xml:space="preserve">git</w:t>
      </w:r>
      <w:r>
        <w:rPr>
          <w:rStyle w:val="NormalTok"/>
        </w:rPr>
        <w:t xml:space="preserve"> tag v0.1.0</w:t>
      </w:r>
      <w:r>
        <w:br/>
      </w:r>
      <w:r>
        <w:br/>
      </w:r>
      <w:r>
        <w:rPr>
          <w:rStyle w:val="CommentTok"/>
        </w:rPr>
        <w:t xml:space="preserve"># Create an annotated tag with a release message (recommended for releases)</w:t>
      </w:r>
      <w:r>
        <w:br/>
      </w:r>
      <w:r>
        <w:rPr>
          <w:rStyle w:val="FunctionTok"/>
        </w:rPr>
        <w:t xml:space="preserve">git</w:t>
      </w:r>
      <w:r>
        <w:rPr>
          <w:rStyle w:val="NormalTok"/>
        </w:rPr>
        <w:t xml:space="preserve"> tag </w:t>
      </w:r>
      <w:r>
        <w:rPr>
          <w:rStyle w:val="AttributeTok"/>
        </w:rPr>
        <w:t xml:space="preserve">-a</w:t>
      </w:r>
      <w:r>
        <w:rPr>
          <w:rStyle w:val="NormalTok"/>
        </w:rPr>
        <w:t xml:space="preserve"> v1.0.0 </w:t>
      </w:r>
      <w:r>
        <w:rPr>
          <w:rStyle w:val="AttributeTok"/>
        </w:rPr>
        <w:t xml:space="preserve">-m</w:t>
      </w:r>
      <w:r>
        <w:rPr>
          <w:rStyle w:val="NormalTok"/>
        </w:rPr>
        <w:t xml:space="preserve"> </w:t>
      </w:r>
      <w:r>
        <w:rPr>
          <w:rStyle w:val="StringTok"/>
        </w:rPr>
        <w:t xml:space="preserve">"Release version 1.0.0"</w:t>
      </w:r>
      <w:r>
        <w:br/>
      </w:r>
      <w:r>
        <w:br/>
      </w:r>
      <w:r>
        <w:rPr>
          <w:rStyle w:val="CommentTok"/>
        </w:rPr>
        <w:t xml:space="preserve"># Push a specific tag to GitHub</w:t>
      </w:r>
      <w:r>
        <w:br/>
      </w:r>
      <w:r>
        <w:rPr>
          <w:rStyle w:val="FunctionTok"/>
        </w:rPr>
        <w:t xml:space="preserve">git</w:t>
      </w:r>
      <w:r>
        <w:rPr>
          <w:rStyle w:val="NormalTok"/>
        </w:rPr>
        <w:t xml:space="preserve"> push origin v1.0.0</w:t>
      </w:r>
      <w:r>
        <w:br/>
      </w:r>
      <w:r>
        <w:br/>
      </w:r>
      <w:r>
        <w:rPr>
          <w:rStyle w:val="CommentTok"/>
        </w:rPr>
        <w:t xml:space="preserve"># Push reachable annotated tags alongside branch commits (safer than pushing all tags)</w:t>
      </w:r>
      <w:r>
        <w:br/>
      </w:r>
      <w:r>
        <w:rPr>
          <w:rStyle w:val="FunctionTok"/>
        </w:rPr>
        <w:t xml:space="preserve">git</w:t>
      </w:r>
      <w:r>
        <w:rPr>
          <w:rStyle w:val="NormalTok"/>
        </w:rPr>
        <w:t xml:space="preserve"> push </w:t>
      </w:r>
      <w:r>
        <w:rPr>
          <w:rStyle w:val="AttributeTok"/>
        </w:rPr>
        <w:t xml:space="preserve">--follow-tags</w:t>
      </w:r>
    </w:p>
    <w:bookmarkEnd w:id="100"/>
    <w:bookmarkEnd w:id="101"/>
    <w:bookmarkStart w:id="106" w:name="version-numbers"/>
    <w:p>
      <w:pPr>
        <w:pStyle w:val="Heading3"/>
      </w:pPr>
      <w:r>
        <w:t xml:space="preserve">11.2 Version Numbers</w:t>
      </w:r>
    </w:p>
    <w:p>
      <w:pPr>
        <w:pStyle w:val="FirstParagraph"/>
      </w:pPr>
      <w:r>
        <w:t xml:space="preserve">Follow semantic versioning (MAJOR.MINOR.PATCH):</w:t>
      </w:r>
    </w:p>
    <w:p>
      <w:pPr>
        <w:pStyle w:val="Compact"/>
        <w:numPr>
          <w:ilvl w:val="0"/>
          <w:numId w:val="1032"/>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32"/>
        </w:numPr>
      </w:pPr>
      <w:r>
        <w:t xml:space="preserve">First release:</w:t>
      </w:r>
      <w:r>
        <w:t xml:space="preserve"> </w:t>
      </w:r>
      <w:r>
        <w:rPr>
          <w:rStyle w:val="VerbatimChar"/>
        </w:rPr>
        <w:t xml:space="preserve">0.1.0</w:t>
      </w:r>
    </w:p>
    <w:p>
      <w:pPr>
        <w:pStyle w:val="Compact"/>
        <w:numPr>
          <w:ilvl w:val="0"/>
          <w:numId w:val="1032"/>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32"/>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32"/>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03" name="Picture"/>
                  <a:graphic>
                    <a:graphicData uri="http://schemas.openxmlformats.org/drawingml/2006/picture">
                      <pic:pic>
                        <pic:nvPicPr>
                          <pic:cNvPr descr="/opt/quarto/share/formats/docx/important.png" id="104" name="Picture"/>
                          <pic:cNvPicPr>
                            <a:picLocks noChangeArrowheads="1" noChangeAspect="1"/>
                          </pic:cNvPicPr>
                        </pic:nvPicPr>
                        <pic:blipFill>
                          <a:blip r:embed="rId10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05">
        <w:r>
          <w:rPr>
            <w:rStyle w:val="Hyperlink"/>
          </w:rPr>
          <w:t xml:space="preserve">R Packages - Version numbers</w:t>
        </w:r>
      </w:hyperlink>
      <w:r>
        <w:t xml:space="preserve"> </w:t>
      </w:r>
      <w:r>
        <w:t xml:space="preserve">for full guidelines.</w:t>
      </w:r>
    </w:p>
    <w:bookmarkEnd w:id="106"/>
    <w:bookmarkStart w:id="108" w:name="news-file"/>
    <w:p>
      <w:pPr>
        <w:pStyle w:val="Heading3"/>
      </w:pPr>
      <w:r>
        <w:t xml:space="preserve">11.3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33"/>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33"/>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07">
        <w:r>
          <w:rPr>
            <w:rStyle w:val="Hyperlink"/>
          </w:rPr>
          <w:t xml:space="preserve">R Packages - NEWS.md</w:t>
        </w:r>
      </w:hyperlink>
      <w:r>
        <w:t xml:space="preserve"> </w:t>
      </w:r>
      <w:r>
        <w:t xml:space="preserve">for full conventions.</w:t>
      </w:r>
    </w:p>
    <w:bookmarkEnd w:id="108"/>
    <w:bookmarkStart w:id="110" w:name="readme.rmd-and-readme.md"/>
    <w:p>
      <w:pPr>
        <w:pStyle w:val="Heading3"/>
      </w:pPr>
      <w:r>
        <w:t xml:space="preserve">11.4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09">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37">
        <w:r>
          <w:rPr>
            <w:rStyle w:val="VerbatimChar"/>
          </w:rPr>
          <w:t xml:space="preserve">{devtools}</w:t>
        </w:r>
      </w:hyperlink>
      <w:r>
        <w:t xml:space="preserve"> </w:t>
      </w:r>
      <w:r>
        <w:t xml:space="preserve">is not available.</w:t>
      </w:r>
    </w:p>
    <w:bookmarkEnd w:id="110"/>
    <w:bookmarkEnd w:id="111"/>
    <w:bookmarkStart w:id="112" w:name="sec-r-qa-checklist"/>
    <w:p>
      <w:pPr>
        <w:pStyle w:val="Heading2"/>
      </w:pPr>
      <w:r>
        <w:t xml:space="preserve">12 Quality Assurance Checklist</w:t>
      </w:r>
    </w:p>
    <w:p>
      <w:pPr>
        <w:pStyle w:val="FirstParagraph"/>
      </w:pPr>
      <w:r>
        <w:t xml:space="preserve">Before requesting human review on a pull request or finalizing analysis, verify:</w:t>
      </w:r>
    </w:p>
    <w:p>
      <w:pPr>
        <w:pStyle w:val="Compact"/>
        <w:numPr>
          <w:ilvl w:val="0"/>
          <w:numId w:val="1034"/>
        </w:numPr>
      </w:pPr>
      <w:r>
        <w:t xml:space="preserve">All functions have complete roxygen2 documentation</w:t>
      </w:r>
    </w:p>
    <w:p>
      <w:pPr>
        <w:pStyle w:val="Compact"/>
        <w:numPr>
          <w:ilvl w:val="0"/>
          <w:numId w:val="1035"/>
        </w:numPr>
      </w:pPr>
      <w:r>
        <w:t xml:space="preserve">All functions have corresponding tests</w:t>
      </w:r>
    </w:p>
    <w:p>
      <w:pPr>
        <w:pStyle w:val="Compact"/>
        <w:numPr>
          <w:ilvl w:val="0"/>
          <w:numId w:val="1036"/>
        </w:numPr>
      </w:pPr>
      <w:r>
        <w:rPr>
          <w:rStyle w:val="VerbatimChar"/>
        </w:rPr>
        <w:t xml:space="preserve">devtools::document()</w:t>
      </w:r>
      <w:r>
        <w:t xml:space="preserve"> </w:t>
      </w:r>
      <w:r>
        <w:t xml:space="preserve">has been run</w:t>
      </w:r>
    </w:p>
    <w:p>
      <w:pPr>
        <w:pStyle w:val="Compact"/>
        <w:numPr>
          <w:ilvl w:val="0"/>
          <w:numId w:val="1037"/>
        </w:numPr>
      </w:pPr>
      <w:r>
        <w:rPr>
          <w:rStyle w:val="VerbatimChar"/>
        </w:rPr>
        <w:t xml:space="preserve">devtools::test()</w:t>
      </w:r>
      <w:r>
        <w:t xml:space="preserve"> </w:t>
      </w:r>
      <w:r>
        <w:t xml:space="preserve">passes with no failures</w:t>
      </w:r>
    </w:p>
    <w:p>
      <w:pPr>
        <w:pStyle w:val="Compact"/>
        <w:numPr>
          <w:ilvl w:val="0"/>
          <w:numId w:val="1038"/>
        </w:numPr>
      </w:pPr>
      <w:r>
        <w:rPr>
          <w:rStyle w:val="VerbatimChar"/>
        </w:rPr>
        <w:t xml:space="preserve">devtools::check()</w:t>
      </w:r>
      <w:r>
        <w:t xml:space="preserve"> </w:t>
      </w:r>
      <w:r>
        <w:t xml:space="preserve">passes with no errors, warnings, or notes</w:t>
      </w:r>
    </w:p>
    <w:p>
      <w:pPr>
        <w:pStyle w:val="Compact"/>
        <w:numPr>
          <w:ilvl w:val="0"/>
          <w:numId w:val="1039"/>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40"/>
        </w:numPr>
      </w:pPr>
      <w:r>
        <w:rPr>
          <w:rStyle w:val="VerbatimChar"/>
        </w:rPr>
        <w:t xml:space="preserve">spelling::spell_check_package()</w:t>
      </w:r>
      <w:r>
        <w:t xml:space="preserve"> </w:t>
      </w:r>
      <w:r>
        <w:t xml:space="preserve">passes</w:t>
      </w:r>
    </w:p>
    <w:p>
      <w:pPr>
        <w:pStyle w:val="Compact"/>
        <w:numPr>
          <w:ilvl w:val="0"/>
          <w:numId w:val="1041"/>
        </w:numPr>
      </w:pPr>
      <w:r>
        <w:t xml:space="preserve">Version number has been incremented</w:t>
      </w:r>
    </w:p>
    <w:p>
      <w:pPr>
        <w:pStyle w:val="Compact"/>
        <w:numPr>
          <w:ilvl w:val="0"/>
          <w:numId w:val="1042"/>
        </w:numPr>
      </w:pPr>
      <w:r>
        <w:rPr>
          <w:rStyle w:val="VerbatimChar"/>
        </w:rPr>
        <w:t xml:space="preserve">NEWS.md</w:t>
      </w:r>
      <w:r>
        <w:t xml:space="preserve"> </w:t>
      </w:r>
      <w:r>
        <w:t xml:space="preserve">has been updated with changes</w:t>
      </w:r>
    </w:p>
    <w:p>
      <w:pPr>
        <w:pStyle w:val="Compact"/>
        <w:numPr>
          <w:ilvl w:val="0"/>
          <w:numId w:val="104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44"/>
        </w:numPr>
      </w:pPr>
      <w:r>
        <w:rPr>
          <w:rStyle w:val="VerbatimChar"/>
        </w:rPr>
        <w:t xml:space="preserve">pkgdown::build_site()</w:t>
      </w:r>
      <w:r>
        <w:t xml:space="preserve"> </w:t>
      </w:r>
      <w:r>
        <w:t xml:space="preserve">builds successfully</w:t>
      </w:r>
    </w:p>
    <w:p>
      <w:pPr>
        <w:pStyle w:val="Compact"/>
        <w:numPr>
          <w:ilvl w:val="0"/>
          <w:numId w:val="1045"/>
        </w:numPr>
      </w:pPr>
      <w:r>
        <w:t xml:space="preserve">All changes committed and pushed to GitHub</w:t>
      </w:r>
    </w:p>
    <w:p>
      <w:pPr>
        <w:pStyle w:val="Compact"/>
        <w:numPr>
          <w:ilvl w:val="0"/>
          <w:numId w:val="1046"/>
        </w:numPr>
      </w:pPr>
      <w:r>
        <w:t xml:space="preserve">Copilot review completed iteratively until no valuable suggestions remain (typically 1-3 iterations, with all comments addressed or dismissed)</w:t>
      </w:r>
    </w:p>
    <w:bookmarkEnd w:id="112"/>
    <w:bookmarkStart w:id="119" w:name="sec-auto-styling"/>
    <w:p>
      <w:pPr>
        <w:pStyle w:val="Heading2"/>
      </w:pPr>
      <w:r>
        <w:t xml:space="preserve">13 Automated Code Styling</w:t>
      </w:r>
    </w:p>
    <w:bookmarkStart w:id="113" w:name="rstudio-built-in-formatting"/>
    <w:p>
      <w:pPr>
        <w:pStyle w:val="Heading3"/>
      </w:pPr>
      <w:r>
        <w:t xml:space="preserve">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13"/>
    <w:bookmarkStart w:id="114" w:name="styler-package"/>
    <w:p>
      <w:pPr>
        <w:pStyle w:val="Heading3"/>
      </w:pPr>
      <w:r>
        <w:t xml:space="preserve">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14"/>
    <w:bookmarkStart w:id="115" w:name="lintr-package"/>
    <w:p>
      <w:pPr>
        <w:pStyle w:val="Heading3"/>
      </w:pPr>
      <w:r>
        <w:t xml:space="preserve">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7"/>
        </w:numPr>
      </w:pPr>
      <w:r>
        <w:t xml:space="preserve">Unused variables</w:t>
      </w:r>
    </w:p>
    <w:p>
      <w:pPr>
        <w:pStyle w:val="Compact"/>
        <w:numPr>
          <w:ilvl w:val="0"/>
          <w:numId w:val="1047"/>
        </w:numPr>
      </w:pPr>
      <w:r>
        <w:t xml:space="preserve">Improper whitespace</w:t>
      </w:r>
    </w:p>
    <w:p>
      <w:pPr>
        <w:pStyle w:val="Compact"/>
        <w:numPr>
          <w:ilvl w:val="0"/>
          <w:numId w:val="1047"/>
        </w:numPr>
      </w:pPr>
      <w:r>
        <w:t xml:space="preserve">Line length issues</w:t>
      </w:r>
    </w:p>
    <w:p>
      <w:pPr>
        <w:pStyle w:val="Compact"/>
        <w:numPr>
          <w:ilvl w:val="0"/>
          <w:numId w:val="1047"/>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bookmarkEnd w:id="115"/>
    <w:bookmarkStart w:id="118" w:name="jarl-fast-rust-powered-linter"/>
    <w:p>
      <w:pPr>
        <w:pStyle w:val="Heading3"/>
      </w:pPr>
      <w:r>
        <w:t xml:space="preserve">13.4 jarl (Fast Rust-Powered Linter)</w:t>
      </w:r>
    </w:p>
    <w:p>
      <w:pPr>
        <w:pStyle w:val="FirstParagraph"/>
      </w:pPr>
      <w:hyperlink r:id="rId116">
        <w:r>
          <w:rPr>
            <w:rStyle w:val="VerbatimChar"/>
          </w:rPr>
          <w:t xml:space="preserve">{jarl}</w:t>
        </w:r>
      </w:hyperlink>
      <w:r>
        <w:t xml:space="preserve"> </w:t>
      </w:r>
      <w:r>
        <w:t xml:space="preserve">is a high-performance R linter written in Rust by Etienne Bacher.</w:t>
      </w:r>
      <w:r>
        <w:t xml:space="preserve"> </w:t>
      </w:r>
      <w:r>
        <w:t xml:space="preserve">It checks many common style and syntax rules significantly faster than</w:t>
      </w:r>
      <w:r>
        <w:t xml:space="preserve"> </w:t>
      </w:r>
      <w:r>
        <w:rPr>
          <w:rStyle w:val="VerbatimChar"/>
        </w:rPr>
        <w:t xml:space="preserve">{lintr}</w:t>
      </w:r>
      <w:r>
        <w:t xml:space="preserve">, making it well-suited for fast pre-commit hooks and large codebases.</w:t>
      </w:r>
    </w:p>
    <w:p>
      <w:pPr>
        <w:pStyle w:val="BodyText"/>
      </w:pPr>
      <w:r>
        <w:t xml:space="preserve">See also</w:t>
      </w:r>
      <w:r>
        <w:t xml:space="preserve"> </w:t>
      </w:r>
      <w:hyperlink r:id="rId117">
        <w:r>
          <w:rPr>
            <w:rStyle w:val="Hyperlink"/>
          </w:rPr>
          <w:t xml:space="preserve">Automated Tools</w:t>
        </w:r>
      </w:hyperlink>
      <w:r>
        <w:t xml:space="preserve">.</w:t>
      </w:r>
    </w:p>
    <w:bookmarkEnd w:id="118"/>
    <w:bookmarkEnd w:id="119"/>
    <w:bookmarkStart w:id="143" w:name="sec-documenting-code"/>
    <w:p>
      <w:pPr>
        <w:pStyle w:val="Heading2"/>
      </w:pPr>
      <w:r>
        <w:t xml:space="preserve">14 Documenting your code</w:t>
      </w:r>
    </w:p>
    <w:bookmarkStart w:id="120" w:name="function-headers"/>
    <w:p>
      <w:pPr>
        <w:pStyle w:val="Heading3"/>
      </w:pPr>
      <w:r>
        <w:t xml:space="preserve">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recommend</w:t>
      </w:r>
      <w:r>
        <w:t xml:space="preserve"> </w:t>
      </w:r>
      <w:hyperlink r:id="rId3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38">
        <w:r>
          <w:rPr>
            <w:rStyle w:val="Hyperlink"/>
          </w:rPr>
          <w:t xml:space="preserve">https://roxygen2.r-lib.org/</w:t>
        </w:r>
      </w:hyperlink>
      <w:r>
        <w:t xml:space="preserve">.</w:t>
      </w:r>
    </w:p>
    <w:bookmarkEnd w:id="120"/>
    <w:bookmarkStart w:id="123" w:name="using-...-dots-and-inheritdotparams"/>
    <w:p>
      <w:pPr>
        <w:pStyle w:val="Heading3"/>
      </w:pPr>
      <w:r>
        <w:t xml:space="preserve">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48"/>
        </w:numPr>
      </w:pPr>
      <w:r>
        <w:t xml:space="preserve">You’re creating a wrapper function that calls another function</w:t>
      </w:r>
    </w:p>
    <w:p>
      <w:pPr>
        <w:pStyle w:val="Compact"/>
        <w:numPr>
          <w:ilvl w:val="0"/>
          <w:numId w:val="1048"/>
        </w:numPr>
      </w:pPr>
      <w:r>
        <w:t xml:space="preserve">You want to allow users to pass additional arguments to an internal function</w:t>
      </w:r>
    </w:p>
    <w:p>
      <w:pPr>
        <w:pStyle w:val="Compact"/>
        <w:numPr>
          <w:ilvl w:val="0"/>
          <w:numId w:val="1048"/>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49"/>
        </w:numPr>
      </w:pPr>
      <w:r>
        <w:t xml:space="preserve">Automatically imports parameter documentation from</w:t>
      </w:r>
      <w:r>
        <w:t xml:space="preserve"> </w:t>
      </w:r>
      <w:r>
        <w:rPr>
          <w:rStyle w:val="VerbatimChar"/>
        </w:rPr>
        <w:t xml:space="preserve">ggplot2::geom_point()</w:t>
      </w:r>
    </w:p>
    <w:p>
      <w:pPr>
        <w:pStyle w:val="Compact"/>
        <w:numPr>
          <w:ilvl w:val="0"/>
          <w:numId w:val="1049"/>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49"/>
        </w:numPr>
      </w:pPr>
      <w:r>
        <w:t xml:space="preserve">Keeps documentation synchronized if the underlying function changes</w:t>
      </w:r>
    </w:p>
    <w:p>
      <w:pPr>
        <w:pStyle w:val="Compact"/>
        <w:numPr>
          <w:ilvl w:val="0"/>
          <w:numId w:val="1049"/>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50"/>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50"/>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50"/>
        </w:numPr>
      </w:pPr>
      <w:r>
        <w:rPr>
          <w:b/>
          <w:bCs/>
        </w:rPr>
        <w:t xml:space="preserve">Validate unexpected arguments</w:t>
      </w:r>
      <w:r>
        <w:t xml:space="preserve">: Consider using the</w:t>
      </w:r>
      <w:r>
        <w:t xml:space="preserve"> </w:t>
      </w:r>
      <w:hyperlink r:id="rId121">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50"/>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22">
        <w:r>
          <w:rPr>
            <w:rStyle w:val="Hyperlink"/>
          </w:rPr>
          <w:t xml:space="preserve">roxygen2 documentation on inheriting parameters</w:t>
        </w:r>
      </w:hyperlink>
      <w:r>
        <w:t xml:space="preserve">.</w:t>
      </w:r>
    </w:p>
    <w:bookmarkEnd w:id="123"/>
    <w:bookmarkStart w:id="131" w:name="Xb061274386e3abd6de6716700a715b4a6eea4ca"/>
    <w:p>
      <w:pPr>
        <w:pStyle w:val="Heading3"/>
      </w:pPr>
      <w:r>
        <w:t xml:space="preserve">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24" w:name="tbl-keywords-internal-vs-nord"/>
          <w:p>
            <w:pPr>
              <w:jc w:val="center"/>
            </w:pPr>
            <w:pPr>
              <w:jc w:val="left"/>
              <w:spacing w:before="200"/>
              <w:pStyle w:val="ImageCaption"/>
            </w:pPr>
            <w:r>
              <w:t xml:space="preserve">Table 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24"/>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25">
        <w:r>
          <w:rPr>
            <w:rStyle w:val="Hyperlink"/>
          </w:rPr>
          <w:t xml:space="preserve">roxygen2 documentation</w:t>
        </w:r>
      </w:hyperlink>
      <w:r>
        <w:t xml:space="preserve"> </w:t>
      </w:r>
      <w:r>
        <w:t xml:space="preserve">and</w:t>
      </w:r>
      <w:r>
        <w:t xml:space="preserve"> </w:t>
      </w:r>
      <w:hyperlink r:id="rId126">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7" name="Picture"/>
                  <a:graphic>
                    <a:graphicData uri="http://schemas.openxmlformats.org/drawingml/2006/picture">
                      <pic:pic>
                        <pic:nvPicPr>
                          <pic:cNvPr descr="/opt/quarto/share/formats/docx/note.png" id="128"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9" name="Picture"/>
                  <a:graphic>
                    <a:graphicData uri="http://schemas.openxmlformats.org/drawingml/2006/picture">
                      <pic:pic>
                        <pic:nvPicPr>
                          <pic:cNvPr descr="/opt/quarto/share/formats/docx/note.png" id="130"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31"/>
    <w:bookmarkStart w:id="132" w:name="script-headers"/>
    <w:p>
      <w:pPr>
        <w:pStyle w:val="Heading3"/>
      </w:pPr>
      <w:r>
        <w:t xml:space="preserve">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32"/>
    <w:bookmarkStart w:id="134" w:name="sections-and-subsections"/>
    <w:p>
      <w:pPr>
        <w:pStyle w:val="Heading3"/>
      </w:pPr>
      <w:r>
        <w:t xml:space="preserve">14.5 Sections and subsections</w:t>
      </w:r>
    </w:p>
    <w:p>
      <w:pPr>
        <w:pStyle w:val="FirstParagraph"/>
      </w:pPr>
      <w:r>
        <w:t xml:space="preserve">RStudio (</w:t>
      </w:r>
      <w:hyperlink r:id="rId133">
        <w:r>
          <w:rPr>
            <w:rStyle w:val="Hyperlink"/>
          </w:rPr>
          <w:t xml:space="preserve">v1.4 or more recent</w:t>
        </w:r>
      </w:hyperlink>
      <w:r>
        <w:t xml:space="preserve">) supports the use of sections and subsections.</w:t>
      </w:r>
      <w:r>
        <w:t xml:space="preserve"> </w:t>
      </w:r>
      <w:r>
        <w:t xml:space="preserve">You can easily navigate through longer scripts using the navigation pane in RStudio.</w:t>
      </w:r>
      <w:r>
        <w:t xml:space="preserve"> </w:t>
      </w:r>
      <w:r>
        <w:t xml:space="preserve">Create sections and subsections with comment lines like these:</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34"/>
    <w:bookmarkStart w:id="136" w:name="code-folding"/>
    <w:p>
      <w:pPr>
        <w:pStyle w:val="Heading3"/>
      </w:pPr>
      <w:r>
        <w:t xml:space="preserve">14.6 Code folding</w:t>
      </w:r>
    </w:p>
    <w:p>
      <w:pPr>
        <w:pStyle w:val="FirstParagraph"/>
      </w:pPr>
      <w:r>
        <w:t xml:space="preserve">Consider using RStudio’s</w:t>
      </w:r>
      <w:r>
        <w:t xml:space="preserve"> </w:t>
      </w:r>
      <w:hyperlink r:id="rId135">
        <w:r>
          <w:rPr>
            <w:rStyle w:val="Hyperlink"/>
          </w:rPr>
          <w:t xml:space="preserve">code folding</w:t>
        </w:r>
      </w:hyperlink>
      <w:r>
        <w:t xml:space="preserve"> </w:t>
      </w:r>
      <w:r>
        <w:t xml:space="preserve">feature to collapse and expand different sections of your code.</w:t>
      </w:r>
      <w:r>
        <w:t xml:space="preserve"> </w:t>
      </w:r>
      <w:r>
        <w:t xml:space="preserve">Any comment line with at least four trailing dashes (-), equal signs (=), or pound signs (#) automatically creates a code section.</w:t>
      </w:r>
      <w:r>
        <w:t xml:space="preserve"> </w:t>
      </w:r>
      <w:r>
        <w:t xml:space="preserve">The section headers shown above are examples.</w:t>
      </w:r>
    </w:p>
    <w:bookmarkEnd w:id="136"/>
    <w:bookmarkStart w:id="138" w:name="comments-in-the-body-of-your-code"/>
    <w:p>
      <w:pPr>
        <w:pStyle w:val="Heading3"/>
      </w:pPr>
      <w:r>
        <w:t xml:space="preserve">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37">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bookmarkEnd w:id="138"/>
    <w:bookmarkStart w:id="142" w:name="sec-variable-labels"/>
    <w:p>
      <w:pPr>
        <w:pStyle w:val="Heading3"/>
      </w:pPr>
      <w:r>
        <w:t xml:space="preserve">14.8 Variable labels</w:t>
      </w:r>
    </w:p>
    <w:p>
      <w:pPr>
        <w:pStyle w:val="FirstParagraph"/>
      </w:pPr>
      <w:r>
        <w:t xml:space="preserve">Add a descriptive label as soon as you create each key variable</w:t>
      </w:r>
      <w:r>
        <w:t xml:space="preserve"> </w:t>
      </w:r>
      <w:r>
        <w:t xml:space="preserve">(any variable that might end up in a figure, table, or output model).</w:t>
      </w:r>
      <w:r>
        <w:t xml:space="preserve"> </w:t>
      </w:r>
      <w:r>
        <w:t xml:space="preserve">The label should explicitly include measurement units where applicable.</w:t>
      </w:r>
    </w:p>
    <w:p>
      <w:pPr>
        <w:pStyle w:val="BodyText"/>
      </w:pPr>
      <w:r>
        <w:t xml:space="preserve">In R, prefer the</w:t>
      </w:r>
      <w:r>
        <w:t xml:space="preserve"> </w:t>
      </w:r>
      <w:hyperlink r:id="rId139">
        <w:r>
          <w:rPr>
            <w:rStyle w:val="VerbatimChar"/>
          </w:rPr>
          <w:t xml:space="preserve">{labelled}</w:t>
        </w:r>
      </w:hyperlink>
      <w:r>
        <w:t xml:space="preserve"> </w:t>
      </w:r>
      <w:r>
        <w:t xml:space="preserve">package</w:t>
      </w:r>
      <w:r>
        <w:t xml:space="preserve"> </w:t>
      </w:r>
      <w:r>
        <w:t xml:space="preserve">over raw base R attributes.</w:t>
      </w:r>
      <w:r>
        <w:t xml:space="preserve"> </w:t>
      </w:r>
      <w:r>
        <w:rPr>
          <w:rStyle w:val="VerbatimChar"/>
        </w:rPr>
        <w:t xml:space="preserve">{labelled}</w:t>
      </w:r>
      <w:r>
        <w:t xml:space="preserve"> </w:t>
      </w:r>
      <w:r>
        <w:t xml:space="preserve">integrates seamlessly with tidyverse pipelines:</w:t>
      </w:r>
    </w:p>
    <w:p>
      <w:pPr>
        <w:pStyle w:val="SourceCode"/>
      </w:pPr>
      <w:r>
        <w:rPr>
          <w:rStyle w:val="FunctionTok"/>
        </w:rPr>
        <w:t xml:space="preserve">library</w:t>
      </w:r>
      <w:r>
        <w:rPr>
          <w:rStyle w:val="NormalTok"/>
        </w:rPr>
        <w:t xml:space="preserve">(labelled)</w:t>
      </w:r>
      <w:r>
        <w:br/>
      </w:r>
      <w:r>
        <w:br/>
      </w:r>
      <w:r>
        <w:rPr>
          <w:rStyle w:val="CommentTok"/>
        </w:rPr>
        <w:t xml:space="preserve"># Set variable labels directly in a pipeline</w:t>
      </w:r>
      <w:r>
        <w:br/>
      </w:r>
      <w:r>
        <w:rPr>
          <w:rStyle w:val="NormalTok"/>
        </w:rPr>
        <w:t xml:space="preserve">data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set_variable_labels</w:t>
      </w:r>
      <w:r>
        <w:rPr>
          <w:rStyle w:val="NormalTok"/>
        </w:rPr>
        <w:t xml:space="preserve">(</w:t>
      </w:r>
      <w:r>
        <w:br/>
      </w:r>
      <w:r>
        <w:rPr>
          <w:rStyle w:val="NormalTok"/>
        </w:rPr>
        <w:t xml:space="preserve">    </w:t>
      </w:r>
      <w:r>
        <w:rPr>
          <w:rStyle w:val="AttributeTok"/>
        </w:rPr>
        <w:t xml:space="preserve">blood_lead_level =</w:t>
      </w:r>
      <w:r>
        <w:rPr>
          <w:rStyle w:val="NormalTok"/>
        </w:rPr>
        <w:t xml:space="preserve"> </w:t>
      </w:r>
      <w:r>
        <w:rPr>
          <w:rStyle w:val="StringTok"/>
        </w:rPr>
        <w:t xml:space="preserve">"Blood lead concentration (ug/dL)"</w:t>
      </w:r>
      <w:r>
        <w:rPr>
          <w:rStyle w:val="NormalTok"/>
        </w:rPr>
        <w:t xml:space="preserve">,</w:t>
      </w:r>
      <w:r>
        <w:br/>
      </w:r>
      <w:r>
        <w:rPr>
          <w:rStyle w:val="NormalTok"/>
        </w:rPr>
        <w:t xml:space="preserve">    </w:t>
      </w:r>
      <w:r>
        <w:rPr>
          <w:rStyle w:val="AttributeTok"/>
        </w:rPr>
        <w:t xml:space="preserve">pm25_exposure =</w:t>
      </w:r>
      <w:r>
        <w:rPr>
          <w:rStyle w:val="NormalTok"/>
        </w:rPr>
        <w:t xml:space="preserve"> </w:t>
      </w:r>
      <w:r>
        <w:rPr>
          <w:rStyle w:val="StringTok"/>
        </w:rPr>
        <w:t xml:space="preserve">"Annual average PM2.5 exposure (ug/m^3)"</w:t>
      </w:r>
      <w:r>
        <w:br/>
      </w:r>
      <w:r>
        <w:rPr>
          <w:rStyle w:val="NormalTok"/>
        </w:rPr>
        <w:t xml:space="preserve">  )</w:t>
      </w:r>
      <w:r>
        <w:br/>
      </w:r>
      <w:r>
        <w:br/>
      </w:r>
      <w:r>
        <w:rPr>
          <w:rStyle w:val="CommentTok"/>
        </w:rPr>
        <w:t xml:space="preserve"># Set a single variable label using var_label()</w:t>
      </w:r>
      <w:r>
        <w:br/>
      </w:r>
      <w:r>
        <w:rPr>
          <w:rStyle w:val="FunctionTok"/>
        </w:rPr>
        <w:t xml:space="preserve">var_label</w:t>
      </w:r>
      <w:r>
        <w:rPr>
          <w:rStyle w:val="NormalTok"/>
        </w:rPr>
        <w:t xml:space="preserve">(data</w:t>
      </w:r>
      <w:r>
        <w:rPr>
          <w:rStyle w:val="SpecialCharTok"/>
        </w:rPr>
        <w:t xml:space="preserve">$</w:t>
      </w:r>
      <w:r>
        <w:rPr>
          <w:rStyle w:val="NormalTok"/>
        </w:rPr>
        <w:t xml:space="preserve">blood_lead_level) </w:t>
      </w:r>
      <w:r>
        <w:rPr>
          <w:rStyle w:val="OtherTok"/>
        </w:rPr>
        <w:t xml:space="preserve">&lt;-</w:t>
      </w:r>
      <w:r>
        <w:rPr>
          <w:rStyle w:val="NormalTok"/>
        </w:rPr>
        <w:t xml:space="preserve"> </w:t>
      </w:r>
      <w:r>
        <w:rPr>
          <w:rStyle w:val="StringTok"/>
        </w:rPr>
        <w:t xml:space="preserve">"Blood lead concentration (ug/dL)"</w:t>
      </w:r>
    </w:p>
    <w:p>
      <w:pPr>
        <w:pStyle w:val="FirstParagraph"/>
      </w:pPr>
      <w:r>
        <w:t xml:space="preserve">Labeling key variables at the point of creation ensures that</w:t>
      </w:r>
      <w:r>
        <w:t xml:space="preserve"> </w:t>
      </w:r>
      <w:r>
        <w:t xml:space="preserve">downstream table generators</w:t>
      </w:r>
      <w:r>
        <w:t xml:space="preserve"> </w:t>
      </w:r>
      <w:r>
        <w:t xml:space="preserve">(such as</w:t>
      </w:r>
      <w:r>
        <w:t xml:space="preserve"> </w:t>
      </w:r>
      <w:hyperlink r:id="rId140">
        <w:r>
          <w:rPr>
            <w:rStyle w:val="VerbatimChar"/>
          </w:rPr>
          <w:t xml:space="preserve">{gtsummary}</w:t>
        </w:r>
      </w:hyperlink>
      <w:r>
        <w:t xml:space="preserve">)</w:t>
      </w:r>
      <w:r>
        <w:t xml:space="preserve"> </w:t>
      </w:r>
      <w:r>
        <w:t xml:space="preserve">can automatically display human-readable descriptions and correct units</w:t>
      </w:r>
      <w:r>
        <w:t xml:space="preserve"> </w:t>
      </w:r>
      <w:r>
        <w:t xml:space="preserve">without error-prone manual relabeling.</w:t>
      </w:r>
    </w:p>
    <w:p>
      <w:pPr>
        <w:pStyle w:val="BodyText"/>
      </w:pPr>
      <w:r>
        <w:rPr>
          <w:i/>
          <w:iCs/>
        </w:rPr>
        <w:t xml:space="preserve">See also</w:t>
      </w:r>
      <w:r>
        <w:rPr>
          <w:i/>
          <w:iCs/>
        </w:rPr>
        <w:t xml:space="preserve"> </w:t>
      </w:r>
      <w:hyperlink r:id="rId141">
        <w:r>
          <w:rPr>
            <w:rStyle w:val="Hyperlink"/>
            <w:i/>
            <w:iCs/>
          </w:rPr>
          <w:t xml:space="preserve">Function Structure and Documentation</w:t>
        </w:r>
      </w:hyperlink>
      <w:r>
        <w:rPr>
          <w:i/>
          <w:iCs/>
        </w:rPr>
        <w:t xml:space="preserve"> </w:t>
      </w:r>
      <w:r>
        <w:rPr>
          <w:i/>
          <w:iCs/>
        </w:rPr>
        <w:t xml:space="preserve">for function documentation style guidelines.</w:t>
      </w:r>
    </w:p>
    <w:bookmarkEnd w:id="142"/>
    <w:bookmarkEnd w:id="143"/>
    <w:bookmarkStart w:id="150" w:name="sec-adrs"/>
    <w:p>
      <w:pPr>
        <w:pStyle w:val="Heading2"/>
      </w:pPr>
      <w:r>
        <w:t xml:space="preserve">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44" w:name="sec-adr-when"/>
    <w:p>
      <w:pPr>
        <w:pStyle w:val="Heading3"/>
      </w:pPr>
      <w:r>
        <w:t xml:space="preserve">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44"/>
    <w:bookmarkStart w:id="146" w:name="sec-adr-format"/>
    <w:p>
      <w:pPr>
        <w:pStyle w:val="Heading3"/>
      </w:pPr>
      <w:r>
        <w:t xml:space="preserve">15.2 Recommended format</w:t>
      </w:r>
    </w:p>
    <w:p>
      <w:pPr>
        <w:pStyle w:val="FirstParagraph"/>
      </w:pPr>
      <w:r>
        <w:t xml:space="preserve">Use the four-part template from</w:t>
      </w:r>
      <w:r>
        <w:t xml:space="preserve"> </w:t>
      </w:r>
      <w:hyperlink r:id="rId145">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51"/>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51"/>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51"/>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51"/>
        </w:numPr>
      </w:pPr>
      <w:r>
        <w:rPr>
          <w:b/>
          <w:bCs/>
        </w:rPr>
        <w:t xml:space="preserve">Consequences</w:t>
      </w:r>
      <w:r>
        <w:t xml:space="preserve">: what becomes easier, what becomes harder,</w:t>
      </w:r>
      <w:r>
        <w:t xml:space="preserve"> </w:t>
      </w:r>
      <w:r>
        <w:t xml:space="preserve">and what future work the decision commits you to.</w:t>
      </w:r>
    </w:p>
    <w:bookmarkEnd w:id="146"/>
    <w:bookmarkStart w:id="147" w:name="sec-adr-storage"/>
    <w:p>
      <w:pPr>
        <w:pStyle w:val="Heading3"/>
      </w:pPr>
      <w:r>
        <w:t xml:space="preserve">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147"/>
    <w:bookmarkStart w:id="148" w:name="sec-adr-code-pointers"/>
    <w:p>
      <w:pPr>
        <w:pStyle w:val="Heading3"/>
      </w:pPr>
      <w:r>
        <w:t xml:space="preserve">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148"/>
    <w:bookmarkStart w:id="149" w:name="sec-adr-vs-pr"/>
    <w:p>
      <w:pPr>
        <w:pStyle w:val="Heading3"/>
      </w:pPr>
      <w:r>
        <w:t xml:space="preserve">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149"/>
    <w:bookmarkEnd w:id="150"/>
    <w:bookmarkStart w:id="157" w:name="sec-coding-practices-object-naming"/>
    <w:p>
      <w:pPr>
        <w:pStyle w:val="Heading2"/>
      </w:pPr>
      <w:r>
        <w:t xml:space="preserve">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52"/>
        </w:numPr>
      </w:pPr>
      <w:r>
        <w:t xml:space="preserve">For more help, check out</w:t>
      </w:r>
      <w:r>
        <w:t xml:space="preserve"> </w:t>
      </w:r>
      <w:hyperlink r:id="rId151">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53"/>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52" name="Picture"/>
                  <a:graphic>
                    <a:graphicData uri="http://schemas.openxmlformats.org/drawingml/2006/picture">
                      <pic:pic>
                        <pic:nvPicPr>
                          <pic:cNvPr descr="/opt/quarto/share/formats/docx/note.png" id="153"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4" name="Picture"/>
                  <a:graphic>
                    <a:graphicData uri="http://schemas.openxmlformats.org/drawingml/2006/picture">
                      <pic:pic>
                        <pic:nvPicPr>
                          <pic:cNvPr descr="/opt/quarto/share/formats/docx/note.png" id="155"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r:id="rId156">
        <w:r>
          <w:rPr>
            <w:rStyle w:val="Hyperlink"/>
          </w:rPr>
          <w:t xml:space="preserve">Object Naming</w:t>
        </w:r>
      </w:hyperlink>
      <w:r>
        <w:t xml:space="preserve">.</w:t>
      </w:r>
    </w:p>
    <w:bookmarkEnd w:id="157"/>
    <w:bookmarkStart w:id="158" w:name="sec-function-calls"/>
    <w:p>
      <w:pPr>
        <w:pStyle w:val="Heading2"/>
      </w:pPr>
      <w:r>
        <w:t xml:space="preserve">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58"/>
    <w:bookmarkStart w:id="159" w:name="sec-function-decomposition"/>
    <w:p>
      <w:pPr>
        <w:pStyle w:val="Heading2"/>
      </w:pPr>
      <w:r>
        <w:t xml:space="preserve">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54"/>
        </w:numPr>
      </w:pPr>
      <w:r>
        <w:t xml:space="preserve">Breaking a big problem into smaller subproblems that are easier to reason about</w:t>
      </w:r>
    </w:p>
    <w:p>
      <w:pPr>
        <w:pStyle w:val="Compact"/>
        <w:numPr>
          <w:ilvl w:val="0"/>
          <w:numId w:val="1054"/>
        </w:numPr>
      </w:pPr>
      <w:r>
        <w:t xml:space="preserve">Making code easier to read, review, and test</w:t>
      </w:r>
    </w:p>
    <w:p>
      <w:pPr>
        <w:pStyle w:val="Compact"/>
        <w:numPr>
          <w:ilvl w:val="0"/>
          <w:numId w:val="1054"/>
        </w:numPr>
      </w:pPr>
      <w:r>
        <w:t xml:space="preserve">Pushing low-level complexity</w:t>
      </w:r>
      <w:r>
        <w:t xml:space="preserve"> </w:t>
      </w:r>
      <w:r>
        <w:t xml:space="preserve">“downward”</w:t>
      </w:r>
      <w:r>
        <w:t xml:space="preserve"> </w:t>
      </w:r>
      <w:r>
        <w:t xml:space="preserve">into helper functions so the main workflow stays clear</w:t>
      </w:r>
    </w:p>
    <w:bookmarkEnd w:id="159"/>
    <w:bookmarkStart w:id="160" w:name="when-to-decompose-a-function"/>
    <w:p>
      <w:pPr>
        <w:pStyle w:val="Heading2"/>
      </w:pPr>
      <w:r>
        <w:t xml:space="preserve">19 When to decompose a function</w:t>
      </w:r>
    </w:p>
    <w:p>
      <w:pPr>
        <w:pStyle w:val="FirstParagraph"/>
      </w:pPr>
      <w:r>
        <w:t xml:space="preserve">Consider decomposition when one or more of these are true:</w:t>
      </w:r>
    </w:p>
    <w:p>
      <w:pPr>
        <w:pStyle w:val="Compact"/>
        <w:numPr>
          <w:ilvl w:val="0"/>
          <w:numId w:val="1055"/>
        </w:numPr>
      </w:pPr>
      <w:r>
        <w:t xml:space="preserve">A function is doing multiple jobs (validation, transformation, modeling, and formatting)</w:t>
      </w:r>
    </w:p>
    <w:p>
      <w:pPr>
        <w:pStyle w:val="Compact"/>
        <w:numPr>
          <w:ilvl w:val="0"/>
          <w:numId w:val="1055"/>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55"/>
        </w:numPr>
      </w:pPr>
      <w:r>
        <w:t xml:space="preserve">You need comments to explain every few lines just to follow the logic</w:t>
      </w:r>
    </w:p>
    <w:p>
      <w:pPr>
        <w:pStyle w:val="Compact"/>
        <w:numPr>
          <w:ilvl w:val="0"/>
          <w:numId w:val="1055"/>
        </w:numPr>
      </w:pPr>
      <w:r>
        <w:t xml:space="preserve">You are repeating the same block in multiple places</w:t>
      </w:r>
    </w:p>
    <w:p>
      <w:pPr>
        <w:pStyle w:val="Compact"/>
        <w:numPr>
          <w:ilvl w:val="0"/>
          <w:numId w:val="1055"/>
        </w:numPr>
      </w:pPr>
      <w:r>
        <w:t xml:space="preserve">You want to test one part of a workflow independently of the rest</w:t>
      </w:r>
    </w:p>
    <w:p>
      <w:pPr>
        <w:pStyle w:val="Compact"/>
        <w:numPr>
          <w:ilvl w:val="0"/>
          <w:numId w:val="1055"/>
        </w:numPr>
      </w:pPr>
      <w:r>
        <w:t xml:space="preserve">The current function is hard to scan because implementation details hide the main idea</w:t>
      </w:r>
    </w:p>
    <w:bookmarkEnd w:id="160"/>
    <w:bookmarkStart w:id="161" w:name="how-to-decompose-in-practice"/>
    <w:p>
      <w:pPr>
        <w:pStyle w:val="Heading2"/>
      </w:pPr>
      <w:r>
        <w:t xml:space="preserve">20 How to decompose in practice</w:t>
      </w:r>
    </w:p>
    <w:p>
      <w:pPr>
        <w:pStyle w:val="FirstParagraph"/>
      </w:pPr>
      <w:r>
        <w:t xml:space="preserve">A practical sequence is:</w:t>
      </w:r>
    </w:p>
    <w:p>
      <w:pPr>
        <w:pStyle w:val="Compact"/>
        <w:numPr>
          <w:ilvl w:val="0"/>
          <w:numId w:val="1056"/>
        </w:numPr>
      </w:pPr>
      <w:r>
        <w:t xml:space="preserve">Write down the top-level steps in plain language.</w:t>
      </w:r>
    </w:p>
    <w:p>
      <w:pPr>
        <w:pStyle w:val="Compact"/>
        <w:numPr>
          <w:ilvl w:val="0"/>
          <w:numId w:val="1056"/>
        </w:numPr>
      </w:pPr>
      <w:r>
        <w:t xml:space="preserve">Extract one step at a time into a helper function.</w:t>
      </w:r>
    </w:p>
    <w:p>
      <w:pPr>
        <w:pStyle w:val="Compact"/>
        <w:numPr>
          <w:ilvl w:val="0"/>
          <w:numId w:val="1056"/>
        </w:numPr>
      </w:pPr>
      <w:r>
        <w:t xml:space="preserve">Give each helper a single, specific contract (inputs, outputs, and assumptions).</w:t>
      </w:r>
    </w:p>
    <w:p>
      <w:pPr>
        <w:pStyle w:val="Compact"/>
        <w:numPr>
          <w:ilvl w:val="0"/>
          <w:numId w:val="1056"/>
        </w:numPr>
      </w:pPr>
      <w:r>
        <w:t xml:space="preserve">Keep the orchestration function short, so it reads like a workflow outline.</w:t>
      </w:r>
    </w:p>
    <w:p>
      <w:pPr>
        <w:pStyle w:val="Compact"/>
        <w:numPr>
          <w:ilvl w:val="0"/>
          <w:numId w:val="1056"/>
        </w:numPr>
      </w:pPr>
      <w:r>
        <w:t xml:space="preserve">Add or update tests around each helper and the top-level function.</w:t>
      </w:r>
    </w:p>
    <w:bookmarkEnd w:id="161"/>
    <w:bookmarkStart w:id="162" w:name="sec-decompose-validation"/>
    <w:p>
      <w:pPr>
        <w:pStyle w:val="Heading2"/>
      </w:pPr>
      <w:r>
        <w:t xml:space="preserve">21 Decomposing validation blocks</w:t>
      </w:r>
    </w:p>
    <w:p>
      <w:pPr>
        <w:pStyle w:val="FirstParagraph"/>
      </w:pPr>
      <w:r>
        <w:t xml:space="preserve">A common case for decomposition is a function</w:t>
      </w:r>
      <w:r>
        <w:t xml:space="preserve"> </w:t>
      </w:r>
      <w:r>
        <w:t xml:space="preserve">that opens with a long sequence of input-validation checks.</w:t>
      </w:r>
      <w:r>
        <w:t xml:space="preserve"> </w:t>
      </w:r>
      <w:r>
        <w:t xml:space="preserve">When the same validation pattern repeats for multiple inputs,</w:t>
      </w:r>
      <w:r>
        <w:t xml:space="preserve"> </w:t>
      </w:r>
      <w:r>
        <w:t xml:space="preserve">extract it into a helper:</w:t>
      </w:r>
    </w:p>
    <w:p>
      <w:pPr>
        <w:pStyle w:val="SourceCode"/>
      </w:pPr>
      <w:r>
        <w:rPr>
          <w:rStyle w:val="CommentTok"/>
        </w:rPr>
        <w:t xml:space="preserve"># Before: repeated validation blocks inline</w:t>
      </w:r>
      <w:r>
        <w:br/>
      </w:r>
      <w:r>
        <w:rPr>
          <w:rStyle w:val="NormalTok"/>
        </w:rPr>
        <w:t xml:space="preserve">build_analysis_cache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rebuild_signal, signal_files, signal_dir,</w:t>
      </w:r>
      <w:r>
        <w:br/>
      </w:r>
      <w:r>
        <w:rPr>
          <w:rStyle w:val="NormalTok"/>
        </w:rPr>
        <w:t xml:space="preserve">    rebuild_finance, finance_files, finance_dir,</w:t>
      </w:r>
      <w:r>
        <w:br/>
      </w:r>
      <w:r>
        <w:rPr>
          <w:rStyle w:val="NormalTok"/>
        </w:rPr>
        <w:t xml:space="preserve">    ...) {</w:t>
      </w:r>
      <w:r>
        <w:br/>
      </w:r>
      <w:r>
        <w:rPr>
          <w:rStyle w:val="NormalTok"/>
        </w:rPr>
        <w:t xml:space="preserve">  </w:t>
      </w:r>
      <w:r>
        <w:rPr>
          <w:rStyle w:val="ControlFlowTok"/>
        </w:rPr>
        <w:t xml:space="preserve">if</w:t>
      </w:r>
      <w:r>
        <w:rPr>
          <w:rStyle w:val="NormalTok"/>
        </w:rPr>
        <w:t xml:space="preserve"> (rebuild_signal </w:t>
      </w:r>
      <w:r>
        <w:rPr>
          <w:rStyle w:val="SpecialCharTok"/>
        </w:rPr>
        <w:t xml:space="preserve">&amp;&amp;</w:t>
      </w:r>
      <w:r>
        <w:rPr>
          <w:rStyle w:val="NormalTok"/>
        </w:rPr>
        <w:t xml:space="preserve"> </w:t>
      </w:r>
      <w:r>
        <w:rPr>
          <w:rStyle w:val="FunctionTok"/>
        </w:rPr>
        <w:t xml:space="preserve">length</w:t>
      </w:r>
      <w:r>
        <w:rPr>
          <w:rStyle w:val="NormalTok"/>
        </w:rPr>
        <w:t xml:space="preserve">(signal_files) </w:t>
      </w:r>
      <w:r>
        <w:rPr>
          <w:rStyle w:val="SpecialCharTok"/>
        </w:rPr>
        <w:t xml:space="preserve">==</w:t>
      </w:r>
      <w:r>
        <w:rPr>
          <w:rStyle w:val="NormalTok"/>
        </w:rPr>
        <w:t xml:space="preserve"> </w:t>
      </w:r>
      <w:r>
        <w:rPr>
          <w:rStyle w:val="DecValTok"/>
        </w:rPr>
        <w:t xml:space="preserve">0</w:t>
      </w:r>
      <w:r>
        <w:rPr>
          <w:rStyle w:val="NormalTok"/>
        </w:rPr>
        <w:t xml:space="preserve">L)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"Cannot rebuild Signal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files found in {.path {signal_dir}}."</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RDS."</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(rebuild_finance </w:t>
      </w:r>
      <w:r>
        <w:rPr>
          <w:rStyle w:val="SpecialCharTok"/>
        </w:rPr>
        <w:t xml:space="preserve">&amp;&amp;</w:t>
      </w:r>
      <w:r>
        <w:rPr>
          <w:rStyle w:val="NormalTok"/>
        </w:rPr>
        <w:t xml:space="preserve"> </w:t>
      </w:r>
      <w:r>
        <w:rPr>
          <w:rStyle w:val="FunctionTok"/>
        </w:rPr>
        <w:t xml:space="preserve">length</w:t>
      </w:r>
      <w:r>
        <w:rPr>
          <w:rStyle w:val="NormalTok"/>
        </w:rPr>
        <w:t xml:space="preserve">(finance_files) </w:t>
      </w:r>
      <w:r>
        <w:rPr>
          <w:rStyle w:val="SpecialCharTok"/>
        </w:rPr>
        <w:t xml:space="preserve">==</w:t>
      </w:r>
      <w:r>
        <w:rPr>
          <w:rStyle w:val="NormalTok"/>
        </w:rPr>
        <w:t xml:space="preserve"> </w:t>
      </w:r>
      <w:r>
        <w:rPr>
          <w:rStyle w:val="DecValTok"/>
        </w:rPr>
        <w:t xml:space="preserve">0</w:t>
      </w:r>
      <w:r>
        <w:rPr>
          <w:rStyle w:val="NormalTok"/>
        </w:rPr>
        <w:t xml:space="preserve">L)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"Cannot rebuild finance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files found in {.path {finance_dir}}."</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RDS."</w:t>
      </w:r>
      <w:r>
        <w:br/>
      </w:r>
      <w:r>
        <w:rPr>
          <w:rStyle w:val="NormalTok"/>
        </w:rPr>
        <w:t xml:space="preserve">    ))</w:t>
      </w:r>
      <w:r>
        <w:br/>
      </w:r>
      <w:r>
        <w:rPr>
          <w:rStyle w:val="NormalTok"/>
        </w:rPr>
        <w:t xml:space="preserve">  }</w:t>
      </w:r>
      <w:r>
        <w:br/>
      </w:r>
      <w:r>
        <w:rPr>
          <w:rStyle w:val="NormalTok"/>
        </w:rPr>
        <w:t xml:space="preserve">  </w:t>
      </w:r>
      <w:r>
        <w:rPr>
          <w:rStyle w:val="CommentTok"/>
        </w:rPr>
        <w:t xml:space="preserve"># ... same pattern for mapping, then more for cached-RDS checks ...</w:t>
      </w:r>
      <w:r>
        <w:br/>
      </w:r>
      <w:r>
        <w:rPr>
          <w:rStyle w:val="NormalTok"/>
        </w:rPr>
        <w:t xml:space="preserve">}</w:t>
      </w:r>
      <w:r>
        <w:br/>
      </w:r>
      <w:r>
        <w:br/>
      </w:r>
      <w:r>
        <w:rPr>
          <w:rStyle w:val="CommentTok"/>
        </w:rPr>
        <w:t xml:space="preserve"># After: extract the repeated pattern into a helper</w:t>
      </w:r>
      <w:r>
        <w:br/>
      </w:r>
      <w:r>
        <w:rPr>
          <w:rStyle w:val="NormalTok"/>
        </w:rPr>
        <w:t xml:space="preserve">validate_source_rebuild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w:t>
      </w:r>
      <w:r>
        <w:br/>
      </w:r>
      <w:r>
        <w:rPr>
          <w:rStyle w:val="NormalTok"/>
        </w:rPr>
        <w:t xml:space="preserve">    source_files,</w:t>
      </w:r>
      <w:r>
        <w:br/>
      </w:r>
      <w:r>
        <w:rPr>
          <w:rStyle w:val="NormalTok"/>
        </w:rPr>
        <w:t xml:space="preserve">    label,</w:t>
      </w:r>
      <w:r>
        <w:br/>
      </w:r>
      <w:r>
        <w:rPr>
          <w:rStyle w:val="NormalTok"/>
        </w:rPr>
        <w:t xml:space="preserve">    search_path,</w:t>
      </w:r>
      <w:r>
        <w:br/>
      </w:r>
      <w:r>
        <w:rPr>
          <w:rStyle w:val="NormalTok"/>
        </w:rPr>
        <w:t xml:space="preserve">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NormalTok"/>
        </w:rPr>
        <w:t xml:space="preserve">rebuild </w:t>
      </w:r>
      <w:r>
        <w:rPr>
          <w:rStyle w:val="SpecialCharTok"/>
        </w:rPr>
        <w:t xml:space="preserve">||</w:t>
      </w:r>
      <w:r>
        <w:rPr>
          <w:rStyle w:val="NormalTok"/>
        </w:rPr>
        <w:t xml:space="preserve"> </w:t>
      </w:r>
      <w:r>
        <w:rPr>
          <w:rStyle w:val="FunctionTok"/>
        </w:rPr>
        <w:t xml:space="preserve">length</w:t>
      </w:r>
      <w:r>
        <w:rPr>
          <w:rStyle w:val="NormalTok"/>
        </w:rPr>
        <w:t xml:space="preserve">(source_files) </w:t>
      </w:r>
      <w:r>
        <w:rPr>
          <w:rStyle w:val="SpecialCharTok"/>
        </w:rPr>
        <w:t xml:space="preserve">&gt;</w:t>
      </w:r>
      <w:r>
        <w:rPr>
          <w:rStyle w:val="NormalTok"/>
        </w:rPr>
        <w:t xml:space="preserve"> </w:t>
      </w:r>
      <w:r>
        <w:rPr>
          <w:rStyle w:val="DecValTok"/>
        </w:rPr>
        <w:t xml:space="preserve">0</w:t>
      </w:r>
      <w:r>
        <w:rPr>
          <w:rStyle w:val="NormalTok"/>
        </w:rPr>
        <w:t xml:space="preserve">L) </w:t>
      </w:r>
      <w:r>
        <w:rPr>
          <w:rStyle w:val="FunctionTok"/>
        </w:rPr>
        <w:t xml:space="preserve">return</w:t>
      </w:r>
      <w:r>
        <w:rPr>
          <w:rStyle w:val="NormalTok"/>
        </w:rPr>
        <w:t xml:space="preserve">(</w:t>
      </w:r>
      <w:r>
        <w:rPr>
          <w:rStyle w:val="FunctionTok"/>
        </w:rPr>
        <w:t xml:space="preserve">invisible</w:t>
      </w:r>
      <w:r>
        <w:rPr>
          <w:rStyle w:val="NormalTok"/>
        </w:rPr>
        <w:t xml:space="preserve">(</w:t>
      </w:r>
      <w:r>
        <w:rPr>
          <w:rStyle w:val="ConstantTok"/>
        </w:rPr>
        <w:t xml:space="preserve">NULL</w:t>
      </w:r>
      <w:r>
        <w:rPr>
          <w:rStyle w:val="NormalTok"/>
        </w:rPr>
        <w:t xml:space="preserve">))</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"Cannot rebuild {label}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{label} files were found in {.path {search_path}}."</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source RDS."</w:t>
      </w:r>
      <w:r>
        <w:br/>
      </w:r>
      <w:r>
        <w:rPr>
          <w:rStyle w:val="NormalTok"/>
        </w:rPr>
        <w:t xml:space="preserve">    ),</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w:t>
      </w:r>
      <w:r>
        <w:br/>
      </w:r>
      <w:r>
        <w:br/>
      </w:r>
      <w:r>
        <w:rPr>
          <w:rStyle w:val="NormalTok"/>
        </w:rPr>
        <w:t xml:space="preserve">build_analysis_cache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rebuild_signal, signal_files, signal_dir,</w:t>
      </w:r>
      <w:r>
        <w:br/>
      </w:r>
      <w:r>
        <w:rPr>
          <w:rStyle w:val="NormalTok"/>
        </w:rPr>
        <w:t xml:space="preserve">    rebuild_finance, finance_files, finance_dir,</w:t>
      </w:r>
      <w:r>
        <w:br/>
      </w:r>
      <w:r>
        <w:rPr>
          <w:rStyle w:val="NormalTok"/>
        </w:rPr>
        <w:t xml:space="preserve">    rebuild_mapping, mapping_files, s_drive_path,</w:t>
      </w:r>
      <w:r>
        <w:br/>
      </w:r>
      <w:r>
        <w:rPr>
          <w:rStyle w:val="NormalTok"/>
        </w:rPr>
        <w:t xml:space="preserve">    ...) {</w:t>
      </w:r>
      <w:r>
        <w:br/>
      </w:r>
      <w:r>
        <w:rPr>
          <w:rStyle w:val="NormalTok"/>
        </w:rPr>
        <w:t xml:space="preserve">  </w:t>
      </w:r>
      <w:r>
        <w:rPr>
          <w:rStyle w:val="FunctionTok"/>
        </w:rPr>
        <w:t xml:space="preserve">validate_source_rebuild</w:t>
      </w:r>
      <w:r>
        <w:rPr>
          <w:rStyle w:val="NormalTok"/>
        </w:rPr>
        <w:t xml:space="preserve">(rebuild_signal, signal_files, </w:t>
      </w:r>
      <w:r>
        <w:rPr>
          <w:rStyle w:val="StringTok"/>
        </w:rPr>
        <w:t xml:space="preserve">"Signal"</w:t>
      </w:r>
      <w:r>
        <w:rPr>
          <w:rStyle w:val="NormalTok"/>
        </w:rPr>
        <w:t xml:space="preserve">, signal_dir)</w:t>
      </w:r>
      <w:r>
        <w:br/>
      </w:r>
      <w:r>
        <w:rPr>
          <w:rStyle w:val="NormalTok"/>
        </w:rPr>
        <w:t xml:space="preserve">  </w:t>
      </w:r>
      <w:r>
        <w:rPr>
          <w:rStyle w:val="FunctionTok"/>
        </w:rPr>
        <w:t xml:space="preserve">validate_source_rebuild</w:t>
      </w:r>
      <w:r>
        <w:rPr>
          <w:rStyle w:val="NormalTok"/>
        </w:rPr>
        <w:t xml:space="preserve">(rebuild_finance, finance_files, </w:t>
      </w:r>
      <w:r>
        <w:rPr>
          <w:rStyle w:val="StringTok"/>
        </w:rPr>
        <w:t xml:space="preserve">"finance"</w:t>
      </w:r>
      <w:r>
        <w:rPr>
          <w:rStyle w:val="NormalTok"/>
        </w:rPr>
        <w:t xml:space="preserve">, finance_dir)</w:t>
      </w:r>
      <w:r>
        <w:br/>
      </w:r>
      <w:r>
        <w:rPr>
          <w:rStyle w:val="NormalTok"/>
        </w:rPr>
        <w:t xml:space="preserve">  </w:t>
      </w:r>
      <w:r>
        <w:rPr>
          <w:rStyle w:val="FunctionTok"/>
        </w:rPr>
        <w:t xml:space="preserve">validate_source_rebuild</w:t>
      </w:r>
      <w:r>
        <w:rPr>
          <w:rStyle w:val="NormalTok"/>
        </w:rPr>
        <w:t xml:space="preserve">(rebuild_mapping, mapping_files, </w:t>
      </w:r>
      <w:r>
        <w:rPr>
          <w:rStyle w:val="StringTok"/>
        </w:rPr>
        <w:t xml:space="preserve">"mapping"</w:t>
      </w:r>
      <w:r>
        <w:rPr>
          <w:rStyle w:val="NormalTok"/>
        </w:rPr>
        <w:t xml:space="preserve">, s_drive_path)</w:t>
      </w:r>
      <w:r>
        <w:br/>
      </w:r>
      <w:r>
        <w:rPr>
          <w:rStyle w:val="NormalTok"/>
        </w:rPr>
        <w:t xml:space="preserve">  </w:t>
      </w:r>
      <w:r>
        <w:rPr>
          <w:rStyle w:val="CommentTok"/>
        </w:rPr>
        <w:t xml:space="preserve"># ... main logic is now immediately visible</w:t>
      </w:r>
      <w:r>
        <w:br/>
      </w:r>
      <w:r>
        <w:rPr>
          <w:rStyle w:val="NormalTok"/>
        </w:rPr>
        <w:t xml:space="preserve">}</w:t>
      </w:r>
    </w:p>
    <w:p>
      <w:pPr>
        <w:pStyle w:val="FirstParagraph"/>
      </w:pPr>
      <w:r>
        <w:t xml:space="preserve">Benefits of this pattern:</w:t>
      </w:r>
    </w:p>
    <w:p>
      <w:pPr>
        <w:pStyle w:val="Compact"/>
        <w:numPr>
          <w:ilvl w:val="0"/>
          <w:numId w:val="1057"/>
        </w:numPr>
      </w:pPr>
      <w:r>
        <w:t xml:space="preserve">The main function reads as a workflow outline</w:t>
      </w:r>
      <w:r>
        <w:t xml:space="preserve"> </w:t>
      </w:r>
      <w:r>
        <w:t xml:space="preserve">rather than a wall of</w:t>
      </w:r>
      <w:r>
        <w:t xml:space="preserve"> </w:t>
      </w:r>
      <w:r>
        <w:rPr>
          <w:rStyle w:val="VerbatimChar"/>
        </w:rPr>
        <w:t xml:space="preserve">if</w:t>
      </w:r>
      <w:r>
        <w:t xml:space="preserve">/</w:t>
      </w:r>
      <w:r>
        <w:rPr>
          <w:rStyle w:val="VerbatimChar"/>
        </w:rPr>
        <w:t xml:space="preserve">cli_abort</w:t>
      </w:r>
      <w:r>
        <w:t xml:space="preserve"> </w:t>
      </w:r>
      <w:r>
        <w:t xml:space="preserve">blocks.</w:t>
      </w:r>
    </w:p>
    <w:p>
      <w:pPr>
        <w:pStyle w:val="Compact"/>
        <w:numPr>
          <w:ilvl w:val="0"/>
          <w:numId w:val="1057"/>
        </w:numPr>
      </w:pPr>
      <w:r>
        <w:t xml:space="preserve">Each validation rule is defined once and tested once.</w:t>
      </w:r>
    </w:p>
    <w:p>
      <w:pPr>
        <w:pStyle w:val="Compact"/>
        <w:numPr>
          <w:ilvl w:val="0"/>
          <w:numId w:val="1057"/>
        </w:numPr>
      </w:pPr>
      <w:r>
        <w:t xml:space="preserve">Adding a new data source requires one new call, not a copy-pasted block.</w:t>
      </w:r>
    </w:p>
    <w:p>
      <w:pPr>
        <w:pStyle w:val="Compact"/>
        <w:numPr>
          <w:ilvl w:val="0"/>
          <w:numId w:val="1057"/>
        </w:numPr>
      </w:pPr>
      <w:r>
        <w:t xml:space="preserve">Error message formatting stays consistent across all sources.</w:t>
      </w:r>
    </w:p>
    <w:p>
      <w:pPr>
        <w:pStyle w:val="FirstParagraph"/>
      </w:pPr>
      <w:r>
        <w:t xml:space="preserve">Place each extracted helper in its own file</w:t>
      </w:r>
      <w:r>
        <w:t xml:space="preserve"> </w:t>
      </w:r>
      <w:r>
        <w:t xml:space="preserve">(</w:t>
      </w:r>
      <w:hyperlink w:anchor="sec-one-function-per-file">
        <w:r>
          <w:rPr>
            <w:rStyle w:val="Hyperlink"/>
          </w:rPr>
          <w:t xml:space="preserve">Section 24</w:t>
        </w:r>
      </w:hyperlink>
      <w:r>
        <w:t xml:space="preserve">),</w:t>
      </w:r>
      <w:r>
        <w:t xml:space="preserve"> </w:t>
      </w:r>
      <w:r>
        <w:t xml:space="preserve">not above or below the caller in the same file.</w:t>
      </w:r>
    </w:p>
    <w:bookmarkEnd w:id="162"/>
    <w:bookmarkStart w:id="165" w:name="examples-borrowed-from-package-prs"/>
    <w:p>
      <w:pPr>
        <w:pStyle w:val="Heading2"/>
      </w:pPr>
      <w:r>
        <w:t xml:space="preserve">22 Examples borrowed from package PRs</w:t>
      </w:r>
    </w:p>
    <w:p>
      <w:pPr>
        <w:pStyle w:val="FirstParagraph"/>
      </w:pPr>
      <w:r>
        <w:t xml:space="preserve">In</w:t>
      </w:r>
      <w:r>
        <w:t xml:space="preserve"> </w:t>
      </w:r>
      <w:hyperlink r:id="rId163">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164">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165"/>
    <w:bookmarkStart w:id="169" w:name="related-references"/>
    <w:p>
      <w:pPr>
        <w:pStyle w:val="Heading2"/>
      </w:pPr>
      <w:r>
        <w:t xml:space="preserve">23 Related references</w:t>
      </w:r>
    </w:p>
    <w:p>
      <w:pPr>
        <w:pStyle w:val="FirstParagraph"/>
      </w:pPr>
      <w:r>
        <w:t xml:space="preserve">For background and related ideas,</w:t>
      </w:r>
      <w:r>
        <w:t xml:space="preserve"> </w:t>
      </w:r>
      <w:r>
        <w:t xml:space="preserve">see</w:t>
      </w:r>
      <w:r>
        <w:t xml:space="preserve"> </w:t>
      </w:r>
      <w:hyperlink r:id="rId166">
        <w:r>
          <w:rPr>
            <w:rStyle w:val="Hyperlink"/>
          </w:rPr>
          <w:t xml:space="preserve">Decomposition (computer science)</w:t>
        </w:r>
      </w:hyperlink>
      <w:r>
        <w:t xml:space="preserve">,</w:t>
      </w:r>
      <w:r>
        <w:t xml:space="preserve"> </w:t>
      </w:r>
      <w:hyperlink r:id="rId167">
        <w:r>
          <w:rPr>
            <w:rStyle w:val="Hyperlink"/>
          </w:rPr>
          <w:t xml:space="preserve">Code refactoring</w:t>
        </w:r>
      </w:hyperlink>
      <w:r>
        <w:t xml:space="preserve">,</w:t>
      </w:r>
      <w:r>
        <w:t xml:space="preserve"> </w:t>
      </w:r>
      <w:r>
        <w:t xml:space="preserve">and</w:t>
      </w:r>
      <w:r>
        <w:t xml:space="preserve"> </w:t>
      </w:r>
      <w:hyperlink r:id="rId168">
        <w:r>
          <w:rPr>
            <w:rStyle w:val="Hyperlink"/>
          </w:rPr>
          <w:t xml:space="preserve">Functional decomposition</w:t>
        </w:r>
      </w:hyperlink>
      <w:r>
        <w:t xml:space="preserve">.</w:t>
      </w:r>
    </w:p>
    <w:bookmarkEnd w:id="169"/>
    <w:bookmarkStart w:id="174" w:name="sec-one-function-per-file"/>
    <w:p>
      <w:pPr>
        <w:pStyle w:val="Heading2"/>
      </w:pPr>
      <w:r>
        <w:t xml:space="preserve">24 One function per file</w:t>
      </w:r>
    </w:p>
    <w:p>
      <w:pPr>
        <w:pStyle w:val="FirstParagraph"/>
      </w:pPr>
      <w:r>
        <w:t xml:space="preserve">Give each function its own file</w:t>
      </w:r>
      <w:r>
        <w:t xml:space="preserve"> </w:t>
      </w:r>
      <w:r>
        <w:t xml:space="preserve">rather than bundling multiple functions into one file.</w:t>
      </w:r>
      <w:r>
        <w:t xml:space="preserve"> </w:t>
      </w:r>
      <w:r>
        <w:t xml:space="preserve">This applies to exported functions, internal helpers,</w:t>
      </w:r>
      <w:r>
        <w:t xml:space="preserve"> </w:t>
      </w:r>
      <w:r>
        <w:t xml:space="preserve">and test helpers alike —</w:t>
      </w:r>
      <w:r>
        <w:t xml:space="preserve"> </w:t>
      </w:r>
      <w:r>
        <w:t xml:space="preserve">the only exception is a trivial two-line wrapper</w:t>
      </w:r>
      <w:r>
        <w:t xml:space="preserve"> </w:t>
      </w:r>
      <w:r>
        <w:t xml:space="preserve">that is inseparable from its caller.</w:t>
      </w:r>
    </w:p>
    <w:bookmarkStart w:id="170" w:name="r-packages"/>
    <w:p>
      <w:pPr>
        <w:pStyle w:val="Heading3"/>
      </w:pPr>
      <w:r>
        <w:t xml:space="preserve">24.1 R packages</w:t>
      </w:r>
    </w:p>
    <w:p>
      <w:pPr>
        <w:pStyle w:val="FirstParagraph"/>
      </w:pPr>
      <w:r>
        <w:t xml:space="preserve">Under</w:t>
      </w:r>
      <w:r>
        <w:t xml:space="preserve"> </w:t>
      </w:r>
      <w:r>
        <w:rPr>
          <w:rStyle w:val="VerbatimChar"/>
        </w:rPr>
        <w:t xml:space="preserve">R/</w:t>
      </w:r>
      <w:r>
        <w:t xml:space="preserve">, name the file after the function it contains:</w:t>
      </w:r>
      <w:r>
        <w:t xml:space="preserve"> </w:t>
      </w:r>
      <w:r>
        <w:rPr>
          <w:rStyle w:val="VerbatimChar"/>
        </w:rPr>
        <w:t xml:space="preserve">simulate_data()</w:t>
      </w:r>
      <w:r>
        <w:t xml:space="preserve"> </w:t>
      </w:r>
      <w:r>
        <w:t xml:space="preserve">lives in</w:t>
      </w:r>
      <w:r>
        <w:t xml:space="preserve"> </w:t>
      </w:r>
      <w:r>
        <w:rPr>
          <w:rStyle w:val="VerbatimChar"/>
        </w:rPr>
        <w:t xml:space="preserve">R/simulate_data.R</w:t>
      </w:r>
      <w:r>
        <w:t xml:space="preserve">.</w:t>
      </w:r>
      <w:r>
        <w:t xml:space="preserve"> </w:t>
      </w:r>
      <w:r>
        <w:t xml:space="preserve">A private helper that is more than a two-liner</w:t>
      </w:r>
      <w:r>
        <w:t xml:space="preserve"> </w:t>
      </w:r>
      <w:r>
        <w:t xml:space="preserve">still gets its own file, named after the helper,</w:t>
      </w:r>
      <w:r>
        <w:t xml:space="preserve"> </w:t>
      </w:r>
      <w:r>
        <w:t xml:space="preserve">even if only one caller uses it.</w:t>
      </w:r>
    </w:p>
    <w:bookmarkEnd w:id="170"/>
    <w:bookmarkStart w:id="171" w:name="why"/>
    <w:p>
      <w:pPr>
        <w:pStyle w:val="Heading3"/>
      </w:pPr>
      <w:r>
        <w:t xml:space="preserve">24.2 Why</w:t>
      </w:r>
    </w:p>
    <w:p>
      <w:pPr>
        <w:pStyle w:val="FirstParagraph"/>
      </w:pPr>
      <w:r>
        <w:t xml:space="preserve">A file with one function is easier to find,</w:t>
      </w:r>
      <w:r>
        <w:t xml:space="preserve"> </w:t>
      </w:r>
      <w:r>
        <w:t xml:space="preserve">easier to diff</w:t>
      </w:r>
      <w:r>
        <w:t xml:space="preserve"> </w:t>
      </w:r>
      <w:r>
        <w:t xml:space="preserve">(a change to one function does not sit inside</w:t>
      </w:r>
      <w:r>
        <w:t xml:space="preserve"> </w:t>
      </w:r>
      <w:r>
        <w:t xml:space="preserve">an unrelated grep hit for a different one),</w:t>
      </w:r>
      <w:r>
        <w:t xml:space="preserve"> </w:t>
      </w:r>
      <w:r>
        <w:t xml:space="preserve">and matches how</w:t>
      </w:r>
      <w:r>
        <w:t xml:space="preserve"> </w:t>
      </w:r>
      <w:r>
        <w:rPr>
          <w:rStyle w:val="VerbatimChar"/>
        </w:rPr>
        <w:t xml:space="preserve">git blame</w:t>
      </w:r>
      <w:r>
        <w:t xml:space="preserve"> </w:t>
      </w:r>
      <w:r>
        <w:t xml:space="preserve">and code-review tools</w:t>
      </w:r>
      <w:r>
        <w:t xml:space="preserve"> </w:t>
      </w:r>
      <w:r>
        <w:t xml:space="preserve">attribute changes.</w:t>
      </w:r>
      <w:r>
        <w:t xml:space="preserve"> </w:t>
      </w:r>
      <w:r>
        <w:t xml:space="preserve">Bundling unrelated functions into one file —</w:t>
      </w:r>
      <w:r>
        <w:t xml:space="preserve"> </w:t>
      </w:r>
      <w:r>
        <w:t xml:space="preserve">because they were added in the same PR,</w:t>
      </w:r>
      <w:r>
        <w:t xml:space="preserve"> </w:t>
      </w:r>
      <w:r>
        <w:t xml:space="preserve">or because an existing file happened to be open —</w:t>
      </w:r>
      <w:r>
        <w:t xml:space="preserve"> </w:t>
      </w:r>
      <w:r>
        <w:t xml:space="preserve">accumulates unrelated concerns over time.</w:t>
      </w:r>
    </w:p>
    <w:bookmarkEnd w:id="171"/>
    <w:bookmarkStart w:id="172" w:name="X82cb167292354e6d55f501d979db1106686a1af"/>
    <w:p>
      <w:pPr>
        <w:pStyle w:val="Heading3"/>
      </w:pPr>
      <w:r>
        <w:t xml:space="preserve">24.3 Adding to an existing multi-function file</w:t>
      </w:r>
    </w:p>
    <w:p>
      <w:pPr>
        <w:pStyle w:val="FirstParagraph"/>
      </w:pPr>
      <w:r>
        <w:t xml:space="preserve">When adding a function to a file that already holds others</w:t>
      </w:r>
      <w:r>
        <w:t xml:space="preserve"> </w:t>
      </w:r>
      <w:r>
        <w:t xml:space="preserve">(common in older code that predates this convention),</w:t>
      </w:r>
      <w:r>
        <w:t xml:space="preserve"> </w:t>
      </w:r>
      <w:r>
        <w:t xml:space="preserve">put the</w:t>
      </w:r>
      <w:r>
        <w:t xml:space="preserve"> </w:t>
      </w:r>
      <w:r>
        <w:rPr>
          <w:b/>
          <w:bCs/>
        </w:rPr>
        <w:t xml:space="preserve">new</w:t>
      </w:r>
      <w:r>
        <w:t xml:space="preserve"> </w:t>
      </w:r>
      <w:r>
        <w:t xml:space="preserve">function in its own file</w:t>
      </w:r>
      <w:r>
        <w:t xml:space="preserve"> </w:t>
      </w:r>
      <w:r>
        <w:t xml:space="preserve">so at least new code follows the convention going forward.</w:t>
      </w:r>
      <w:r>
        <w:t xml:space="preserve"> </w:t>
      </w:r>
      <w:r>
        <w:t xml:space="preserve">Splitting every pre-existing function out</w:t>
      </w:r>
      <w:r>
        <w:t xml:space="preserve"> </w:t>
      </w:r>
      <w:r>
        <w:t xml:space="preserve">is a separate, larger refactor.</w:t>
      </w:r>
    </w:p>
    <w:bookmarkEnd w:id="172"/>
    <w:bookmarkStart w:id="173" w:name="relationship-to-function-decomposition"/>
    <w:p>
      <w:pPr>
        <w:pStyle w:val="Heading3"/>
      </w:pPr>
      <w:r>
        <w:t xml:space="preserve">24.4 Relationship to function decomposition</w:t>
      </w:r>
    </w:p>
    <w:p>
      <w:pPr>
        <w:pStyle w:val="FirstParagraph"/>
      </w:pPr>
      <w:r>
        <w:t xml:space="preserve">When decomposing a large function</w:t>
      </w:r>
      <w:r>
        <w:t xml:space="preserve"> </w:t>
      </w:r>
      <w:r>
        <w:t xml:space="preserve">(</w:t>
      </w:r>
      <w:hyperlink w:anchor="sec-function-decomposition">
        <w:r>
          <w:rPr>
            <w:rStyle w:val="Hyperlink"/>
          </w:rPr>
          <w:t xml:space="preserve">Section 18</w:t>
        </w:r>
      </w:hyperlink>
      <w:r>
        <w:t xml:space="preserve">),</w:t>
      </w:r>
      <w:r>
        <w:t xml:space="preserve"> </w:t>
      </w:r>
      <w:r>
        <w:t xml:space="preserve">place each extracted helper in its own file</w:t>
      </w:r>
      <w:r>
        <w:t xml:space="preserve"> </w:t>
      </w:r>
      <w:r>
        <w:t xml:space="preserve">rather than above or below the caller in the same file.</w:t>
      </w:r>
      <w:r>
        <w:t xml:space="preserve"> </w:t>
      </w:r>
      <w:r>
        <w:t xml:space="preserve">The caller file then contains only the orchestration function,</w:t>
      </w:r>
      <w:r>
        <w:t xml:space="preserve"> </w:t>
      </w:r>
      <w:r>
        <w:t xml:space="preserve">and each helper is independently findable and testable.</w:t>
      </w:r>
    </w:p>
    <w:bookmarkEnd w:id="173"/>
    <w:bookmarkEnd w:id="174"/>
    <w:bookmarkStart w:id="180" w:name="sec-function-length-limits"/>
    <w:p>
      <w:pPr>
        <w:pStyle w:val="Heading2"/>
      </w:pPr>
      <w:r>
        <w:t xml:space="preserve">25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58"/>
        </w:numPr>
      </w:pPr>
      <w:hyperlink r:id="rId175">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58"/>
        </w:numPr>
      </w:pPr>
      <w:hyperlink r:id="rId176">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58"/>
        </w:numPr>
      </w:pPr>
      <w:hyperlink r:id="rId177">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178">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58"/>
        </w:numPr>
      </w:pPr>
      <w:hyperlink r:id="rId179">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research code</w:t>
      </w:r>
      <w:r>
        <w:t xml:space="preserve"> </w:t>
      </w:r>
      <w:r>
        <w:t xml:space="preserve">yields the following practical rules:</w:t>
      </w:r>
    </w:p>
    <w:p>
      <w:pPr>
        <w:pStyle w:val="Compact"/>
        <w:numPr>
          <w:ilvl w:val="0"/>
          <w:numId w:val="1059"/>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59"/>
        </w:numPr>
      </w:pPr>
      <w:r>
        <w:t xml:space="preserve">Prefer single-purpose functions with clear names and contracts.</w:t>
      </w:r>
    </w:p>
    <w:p>
      <w:pPr>
        <w:pStyle w:val="Compact"/>
        <w:numPr>
          <w:ilvl w:val="0"/>
          <w:numId w:val="1059"/>
        </w:numPr>
      </w:pPr>
      <w:r>
        <w:t xml:space="preserve">Watch decision complexity (branching and nesting), not only length.</w:t>
      </w:r>
    </w:p>
    <w:p>
      <w:pPr>
        <w:pStyle w:val="Compact"/>
        <w:numPr>
          <w:ilvl w:val="0"/>
          <w:numId w:val="1059"/>
        </w:numPr>
      </w:pPr>
      <w:r>
        <w:t xml:space="preserve">Decompose when the top-level story is hard to follow or hard to test.</w:t>
      </w:r>
    </w:p>
    <w:bookmarkEnd w:id="180"/>
    <w:bookmarkStart w:id="183" w:name="sec-kiss"/>
    <w:p>
      <w:pPr>
        <w:pStyle w:val="Heading2"/>
      </w:pPr>
      <w:r>
        <w:t xml:space="preserve">26 Keep It Short and Simple (KISS)</w:t>
      </w:r>
    </w:p>
    <w:p>
      <w:pPr>
        <w:pStyle w:val="FirstParagraph"/>
      </w:pPr>
      <w:r>
        <w:t xml:space="preserve">The</w:t>
      </w:r>
      <w:r>
        <w:t xml:space="preserve"> </w:t>
      </w:r>
      <w:hyperlink r:id="rId181">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60"/>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60"/>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60"/>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60"/>
        </w:numPr>
      </w:pPr>
      <w:r>
        <w:rPr>
          <w:b/>
          <w:bCs/>
        </w:rPr>
        <w:t xml:space="preserve">Faster onboarding.</w:t>
      </w:r>
      <w:r>
        <w:t xml:space="preserve"> </w:t>
      </w:r>
      <w:r>
        <w:t xml:space="preserve">New team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182">
        <w:r>
          <w:rPr>
            <w:rStyle w:val="Hyperlink"/>
          </w:rPr>
          <w:t xml:space="preserve">avoiding deep nesting</w:t>
        </w:r>
      </w:hyperlink>
      <w:r>
        <w:t xml:space="preserve">,</w:t>
      </w:r>
      <w:r>
        <w:t xml:space="preserve"> </w:t>
      </w:r>
      <w:r>
        <w:t xml:space="preserve">are concrete applications of this principle.</w:t>
      </w:r>
    </w:p>
    <w:bookmarkEnd w:id="183"/>
    <w:bookmarkStart w:id="184" w:name="sec-decompose-qmd-chunks"/>
    <w:p>
      <w:pPr>
        <w:pStyle w:val="Heading2"/>
      </w:pPr>
      <w:r>
        <w:t xml:space="preserve">27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w:t>
      </w:r>
      <w:hyperlink w:anchor="sec-function-decomposition">
        <w:r>
          <w:rPr>
            <w:rStyle w:val="Hyperlink"/>
          </w:rPr>
          <w:t xml:space="preserve">Section 18</w:t>
        </w:r>
      </w:hyperlink>
      <w:r>
        <w:t xml:space="preserve">),</w:t>
      </w:r>
      <w:r>
        <w:t xml:space="preserve"> </w:t>
      </w:r>
      <w:r>
        <w:t xml:space="preserve">one-function-per-file (</w:t>
      </w:r>
      <w:hyperlink w:anchor="sec-one-function-per-file">
        <w:r>
          <w:rPr>
            <w:rStyle w:val="Hyperlink"/>
          </w:rPr>
          <w:t xml:space="preserve">Section 24</w:t>
        </w:r>
      </w:hyperlink>
      <w:r>
        <w:t xml:space="preserve">),</w:t>
      </w:r>
      <w:r>
        <w:t xml:space="preserve"> </w:t>
      </w:r>
      <w:r>
        <w:t xml:space="preserve">and length-limit (</w:t>
      </w:r>
      <w:hyperlink w:anchor="sec-function-length-limits">
        <w:r>
          <w:rPr>
            <w:rStyle w:val="Hyperlink"/>
          </w:rPr>
          <w:t xml:space="preserve">Section 25</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38">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The UCD-SERG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184"/>
    <w:bookmarkStart w:id="187" w:name="sec-here-package-practices"/>
    <w:p>
      <w:pPr>
        <w:pStyle w:val="Heading2"/>
      </w:pPr>
      <w:r>
        <w:t xml:space="preserve">28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w:t>
      </w:r>
      <w:r>
        <w:t xml:space="preserve"> </w:t>
      </w:r>
      <w:r>
        <w:t xml:space="preserve">Let’s say we have an R project at the path</w:t>
      </w:r>
      <w:r>
        <w:t xml:space="preserve"> </w:t>
      </w:r>
      <w:r>
        <w:rPr>
          <w:rStyle w:val="VerbatimChar"/>
        </w:rPr>
        <w:t xml:space="preserve">/home/oski/Some-R-Project</w:t>
      </w:r>
      <w:r>
        <w:t xml:space="preserve">.</w:t>
      </w:r>
      <w:r>
        <w:t xml:space="preserve"> </w:t>
      </w:r>
      <w:r>
        <w:t xml:space="preserve">My collaborator might clone the repository and work with it at some other path, such as</w:t>
      </w:r>
      <w:r>
        <w:t xml:space="preserve"> </w:t>
      </w:r>
      <w:r>
        <w:rPr>
          <w:rStyle w:val="VerbatimChar"/>
        </w:rPr>
        <w:t xml:space="preserve">/home/bear/R-Code/Some-R-Project</w:t>
      </w:r>
      <w:r>
        <w:t xml:space="preserve">.</w:t>
      </w:r>
      <w:r>
        <w:t xml:space="preserve"> </w:t>
      </w:r>
      <w:r>
        <w:t xml:space="preserve">Dealing with working directories and paths explicitly can be a very large pain, and as you might imagine, setting up a Config with paths requires those paths to flexibly work for all contributors to a project.</w:t>
      </w:r>
      <w:r>
        <w:t xml:space="preserve"> </w:t>
      </w:r>
      <w:r>
        <w:t xml:space="preserve">This is where the</w:t>
      </w:r>
      <w:r>
        <w:t xml:space="preserve"> </w:t>
      </w:r>
      <w:r>
        <w:rPr>
          <w:rStyle w:val="VerbatimChar"/>
        </w:rPr>
        <w:t xml:space="preserve">here</w:t>
      </w:r>
      <w:r>
        <w:t xml:space="preserve"> </w:t>
      </w:r>
      <w:r>
        <w:t xml:space="preserve">package comes in, and</w:t>
      </w:r>
      <w:r>
        <w:t xml:space="preserve"> </w:t>
      </w:r>
      <w:hyperlink r:id="rId185">
        <w:r>
          <w:rPr>
            <w:rStyle w:val="Hyperlink"/>
          </w:rPr>
          <w:t xml:space="preserve">here is a great vignette describing it</w:t>
        </w:r>
      </w:hyperlink>
      <w:r>
        <w:t xml:space="preserve">.</w:t>
      </w:r>
    </w:p>
    <w:p>
      <w:pPr>
        <w:pStyle w:val="BodyText"/>
      </w:pPr>
      <w:r>
        <w:rPr>
          <w:i/>
          <w:iCs/>
        </w:rPr>
        <w:t xml:space="preserve">See also</w:t>
      </w:r>
      <w:r>
        <w:rPr>
          <w:i/>
          <w:iCs/>
        </w:rPr>
        <w:t xml:space="preserve"> </w:t>
      </w:r>
      <w:hyperlink r:id="rId186">
        <w:r>
          <w:rPr>
            <w:rStyle w:val="Hyperlink"/>
            <w:i/>
            <w:iCs/>
          </w:rPr>
          <w:t xml:space="preserve">The here Package</w:t>
        </w:r>
      </w:hyperlink>
      <w:r>
        <w:rPr>
          <w:i/>
          <w:iCs/>
        </w:rPr>
        <w:t xml:space="preserve"> </w:t>
      </w:r>
      <w:r>
        <w:rPr>
          <w:i/>
          <w:iCs/>
        </w:rPr>
        <w:t xml:space="preserve">for code style guidelines on using the here package.</w:t>
      </w:r>
    </w:p>
    <w:bookmarkEnd w:id="187"/>
    <w:bookmarkStart w:id="193" w:name="sec-integrating-box-and-dropbox"/>
    <w:p>
      <w:pPr>
        <w:pStyle w:val="Heading2"/>
      </w:pPr>
      <w:r>
        <w:t xml:space="preserve">29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90" w:name="box"/>
    <w:p>
      <w:pPr>
        <w:pStyle w:val="Heading3"/>
      </w:pPr>
      <w:r>
        <w:t xml:space="preserve">29.1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88">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89">
        <w:r>
          <w:rPr>
            <w:rStyle w:val="Hyperlink"/>
          </w:rPr>
          <w:t xml:space="preserve">here</w:t>
        </w:r>
      </w:hyperlink>
      <w:r>
        <w:t xml:space="preserve">.</w:t>
      </w:r>
    </w:p>
    <w:bookmarkEnd w:id="190"/>
    <w:bookmarkStart w:id="192" w:name="dropbox"/>
    <w:p>
      <w:pPr>
        <w:pStyle w:val="Heading3"/>
      </w:pPr>
      <w:r>
        <w:t xml:space="preserve">29.2 Dropbox</w:t>
      </w:r>
    </w:p>
    <w:p>
      <w:pPr>
        <w:pStyle w:val="FirstParagraph"/>
      </w:pPr>
      <w:r>
        <w:t xml:space="preserve">Follow the instructions at</w:t>
      </w:r>
      <w:r>
        <w:t xml:space="preserve"> </w:t>
      </w:r>
      <w:hyperlink r:id="rId191">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92"/>
    <w:bookmarkEnd w:id="193"/>
    <w:bookmarkStart w:id="195" w:name="sec-r-lib-packages"/>
    <w:p>
      <w:pPr>
        <w:pStyle w:val="Heading2"/>
      </w:pPr>
      <w:r>
        <w:t xml:space="preserve">30 r-lib Packages</w:t>
      </w:r>
    </w:p>
    <w:p>
      <w:pPr>
        <w:pStyle w:val="FirstParagraph"/>
      </w:pPr>
      <w:r>
        <w:t xml:space="preserve">The</w:t>
      </w:r>
      <w:r>
        <w:t xml:space="preserve"> </w:t>
      </w:r>
      <w:hyperlink r:id="rId194">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w:t>
      </w:r>
    </w:p>
    <w:bookmarkEnd w:id="195"/>
    <w:bookmarkStart w:id="218" w:name="package-development"/>
    <w:p>
      <w:pPr>
        <w:pStyle w:val="Heading2"/>
      </w:pPr>
      <w:r>
        <w:t xml:space="preserve">31 Package Development</w:t>
      </w:r>
    </w:p>
    <w:bookmarkStart w:id="196" w:name="sec-usethis"/>
    <w:p>
      <w:pPr>
        <w:pStyle w:val="Heading3"/>
      </w:pPr>
      <w:r>
        <w:t xml:space="preserve">31.1</w:t>
      </w:r>
      <w:r>
        <w:t xml:space="preserve"> </w:t>
      </w:r>
      <w:hyperlink r:id="rId36">
        <w:r>
          <w:rPr>
            <w:rStyle w:val="VerbatimChar"/>
          </w:rPr>
          <w:t xml:space="preserve">{usethis}</w:t>
        </w:r>
      </w:hyperlink>
    </w:p>
    <w:p>
      <w:pPr>
        <w:pStyle w:val="FirstParagraph"/>
      </w:pPr>
      <w:hyperlink r:id="rId36">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196"/>
    <w:bookmarkStart w:id="197" w:name="sec-devtools"/>
    <w:p>
      <w:pPr>
        <w:pStyle w:val="Heading3"/>
      </w:pPr>
      <w:r>
        <w:t xml:space="preserve">31.2</w:t>
      </w:r>
      <w:r>
        <w:t xml:space="preserve"> </w:t>
      </w:r>
      <w:hyperlink r:id="rId37">
        <w:r>
          <w:rPr>
            <w:rStyle w:val="VerbatimChar"/>
          </w:rPr>
          <w:t xml:space="preserve">{devtools}</w:t>
        </w:r>
      </w:hyperlink>
    </w:p>
    <w:p>
      <w:pPr>
        <w:pStyle w:val="FirstParagraph"/>
      </w:pPr>
      <w:hyperlink r:id="rId37">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197"/>
    <w:bookmarkStart w:id="198" w:name="sec-roxygen2"/>
    <w:p>
      <w:pPr>
        <w:pStyle w:val="Heading3"/>
      </w:pPr>
      <w:r>
        <w:t xml:space="preserve">31.3</w:t>
      </w:r>
      <w:r>
        <w:t xml:space="preserve"> </w:t>
      </w:r>
      <w:hyperlink r:id="rId38">
        <w:r>
          <w:rPr>
            <w:rStyle w:val="VerbatimChar"/>
          </w:rPr>
          <w:t xml:space="preserve">{roxygen2}</w:t>
        </w:r>
      </w:hyperlink>
    </w:p>
    <w:p>
      <w:pPr>
        <w:pStyle w:val="FirstParagraph"/>
      </w:pPr>
      <w:hyperlink r:id="rId38">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198"/>
    <w:bookmarkStart w:id="199" w:name="sec-pkgdown"/>
    <w:p>
      <w:pPr>
        <w:pStyle w:val="Heading3"/>
      </w:pPr>
      <w:r>
        <w:t xml:space="preserve">31.4</w:t>
      </w:r>
      <w:r>
        <w:t xml:space="preserve"> </w:t>
      </w:r>
      <w:hyperlink r:id="rId23">
        <w:r>
          <w:rPr>
            <w:rStyle w:val="VerbatimChar"/>
          </w:rPr>
          <w:t xml:space="preserve">{pkgdown}</w:t>
        </w:r>
      </w:hyperlink>
    </w:p>
    <w:p>
      <w:pPr>
        <w:pStyle w:val="FirstParagraph"/>
      </w:pPr>
      <w:hyperlink r:id="rId23">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199"/>
    <w:bookmarkStart w:id="201" w:name="sec-pkgload"/>
    <w:p>
      <w:pPr>
        <w:pStyle w:val="Heading3"/>
      </w:pPr>
      <w:r>
        <w:t xml:space="preserve">31.5</w:t>
      </w:r>
      <w:r>
        <w:t xml:space="preserve"> </w:t>
      </w:r>
      <w:hyperlink r:id="rId200">
        <w:r>
          <w:rPr>
            <w:rStyle w:val="VerbatimChar"/>
          </w:rPr>
          <w:t xml:space="preserve">{pkgload}</w:t>
        </w:r>
      </w:hyperlink>
    </w:p>
    <w:p>
      <w:pPr>
        <w:pStyle w:val="FirstParagraph"/>
      </w:pPr>
      <w:hyperlink r:id="rId200">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01"/>
    <w:bookmarkStart w:id="203" w:name="sec-pkgbuild"/>
    <w:p>
      <w:pPr>
        <w:pStyle w:val="Heading3"/>
      </w:pPr>
      <w:r>
        <w:t xml:space="preserve">31.6</w:t>
      </w:r>
      <w:r>
        <w:t xml:space="preserve"> </w:t>
      </w:r>
      <w:hyperlink r:id="rId202">
        <w:r>
          <w:rPr>
            <w:rStyle w:val="VerbatimChar"/>
          </w:rPr>
          <w:t xml:space="preserve">{pkgbuild}</w:t>
        </w:r>
      </w:hyperlink>
    </w:p>
    <w:p>
      <w:pPr>
        <w:pStyle w:val="FirstParagraph"/>
      </w:pPr>
      <w:hyperlink r:id="rId202">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03"/>
    <w:bookmarkStart w:id="205" w:name="sec-rcmdcheck"/>
    <w:p>
      <w:pPr>
        <w:pStyle w:val="Heading3"/>
      </w:pPr>
      <w:r>
        <w:t xml:space="preserve">31.7</w:t>
      </w:r>
      <w:r>
        <w:t xml:space="preserve"> </w:t>
      </w:r>
      <w:hyperlink r:id="rId204">
        <w:r>
          <w:rPr>
            <w:rStyle w:val="VerbatimChar"/>
          </w:rPr>
          <w:t xml:space="preserve">{rcmdcheck}</w:t>
        </w:r>
      </w:hyperlink>
    </w:p>
    <w:p>
      <w:pPr>
        <w:pStyle w:val="FirstParagraph"/>
      </w:pPr>
      <w:hyperlink r:id="rId204">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05"/>
    <w:bookmarkStart w:id="207" w:name="sec-remotes"/>
    <w:p>
      <w:pPr>
        <w:pStyle w:val="Heading3"/>
      </w:pPr>
      <w:r>
        <w:t xml:space="preserve">31.8</w:t>
      </w:r>
      <w:r>
        <w:t xml:space="preserve"> </w:t>
      </w:r>
      <w:hyperlink r:id="rId206">
        <w:r>
          <w:rPr>
            <w:rStyle w:val="VerbatimChar"/>
          </w:rPr>
          <w:t xml:space="preserve">{remotes}</w:t>
        </w:r>
      </w:hyperlink>
    </w:p>
    <w:p>
      <w:pPr>
        <w:pStyle w:val="FirstParagraph"/>
      </w:pPr>
      <w:hyperlink r:id="rId206">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07"/>
    <w:bookmarkStart w:id="209" w:name="sec-pak"/>
    <w:p>
      <w:pPr>
        <w:pStyle w:val="Heading3"/>
      </w:pPr>
      <w:r>
        <w:t xml:space="preserve">31.9</w:t>
      </w:r>
      <w:r>
        <w:t xml:space="preserve"> </w:t>
      </w:r>
      <w:hyperlink r:id="rId208">
        <w:r>
          <w:rPr>
            <w:rStyle w:val="VerbatimChar"/>
          </w:rPr>
          <w:t xml:space="preserve">{pak}</w:t>
        </w:r>
      </w:hyperlink>
    </w:p>
    <w:p>
      <w:pPr>
        <w:pStyle w:val="FirstParagraph"/>
      </w:pPr>
      <w:hyperlink r:id="rId208">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09"/>
    <w:bookmarkStart w:id="211" w:name="sec-revdepcheck"/>
    <w:p>
      <w:pPr>
        <w:pStyle w:val="Heading3"/>
      </w:pPr>
      <w:r>
        <w:t xml:space="preserve">31.10</w:t>
      </w:r>
      <w:r>
        <w:t xml:space="preserve"> </w:t>
      </w:r>
      <w:hyperlink r:id="rId210">
        <w:r>
          <w:rPr>
            <w:rStyle w:val="VerbatimChar"/>
          </w:rPr>
          <w:t xml:space="preserve">{revdepcheck}</w:t>
        </w:r>
      </w:hyperlink>
    </w:p>
    <w:p>
      <w:pPr>
        <w:pStyle w:val="FirstParagraph"/>
      </w:pPr>
      <w:hyperlink r:id="rId210">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11"/>
    <w:bookmarkStart w:id="213" w:name="sec-desc"/>
    <w:p>
      <w:pPr>
        <w:pStyle w:val="Heading3"/>
      </w:pPr>
      <w:r>
        <w:t xml:space="preserve">31.11</w:t>
      </w:r>
      <w:r>
        <w:t xml:space="preserve"> </w:t>
      </w:r>
      <w:hyperlink r:id="rId212">
        <w:r>
          <w:rPr>
            <w:rStyle w:val="VerbatimChar"/>
          </w:rPr>
          <w:t xml:space="preserve">{desc}</w:t>
        </w:r>
      </w:hyperlink>
    </w:p>
    <w:p>
      <w:pPr>
        <w:pStyle w:val="FirstParagraph"/>
      </w:pPr>
      <w:hyperlink r:id="rId212">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13"/>
    <w:bookmarkStart w:id="215" w:name="sec-pkgcache"/>
    <w:p>
      <w:pPr>
        <w:pStyle w:val="Heading3"/>
      </w:pPr>
      <w:r>
        <w:t xml:space="preserve">31.12</w:t>
      </w:r>
      <w:r>
        <w:t xml:space="preserve"> </w:t>
      </w:r>
      <w:hyperlink r:id="rId214">
        <w:r>
          <w:rPr>
            <w:rStyle w:val="VerbatimChar"/>
          </w:rPr>
          <w:t xml:space="preserve">{pkgcache}</w:t>
        </w:r>
      </w:hyperlink>
    </w:p>
    <w:p>
      <w:pPr>
        <w:pStyle w:val="FirstParagraph"/>
      </w:pPr>
      <w:hyperlink r:id="rId214">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15"/>
    <w:bookmarkStart w:id="217" w:name="sec-lifecycle"/>
    <w:p>
      <w:pPr>
        <w:pStyle w:val="Heading3"/>
      </w:pPr>
      <w:r>
        <w:t xml:space="preserve">31.13</w:t>
      </w:r>
      <w:r>
        <w:t xml:space="preserve"> </w:t>
      </w:r>
      <w:hyperlink r:id="rId216">
        <w:r>
          <w:rPr>
            <w:rStyle w:val="VerbatimChar"/>
          </w:rPr>
          <w:t xml:space="preserve">{lifecycle}</w:t>
        </w:r>
      </w:hyperlink>
    </w:p>
    <w:p>
      <w:pPr>
        <w:pStyle w:val="FirstParagraph"/>
      </w:pPr>
      <w:hyperlink r:id="rId216">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17"/>
    <w:bookmarkEnd w:id="218"/>
    <w:bookmarkStart w:id="226" w:name="testing-and-quality"/>
    <w:p>
      <w:pPr>
        <w:pStyle w:val="Heading2"/>
      </w:pPr>
      <w:r>
        <w:t xml:space="preserve">32 Testing and Quality</w:t>
      </w:r>
    </w:p>
    <w:bookmarkStart w:id="219" w:name="sec-testthat"/>
    <w:p>
      <w:pPr>
        <w:pStyle w:val="Heading3"/>
      </w:pPr>
      <w:r>
        <w:t xml:space="preserve">32.1</w:t>
      </w:r>
      <w:r>
        <w:t xml:space="preserve"> </w:t>
      </w:r>
      <w:hyperlink r:id="rId39">
        <w:r>
          <w:rPr>
            <w:rStyle w:val="VerbatimChar"/>
          </w:rPr>
          <w:t xml:space="preserve">{testthat}</w:t>
        </w:r>
      </w:hyperlink>
    </w:p>
    <w:p>
      <w:pPr>
        <w:pStyle w:val="FirstParagraph"/>
      </w:pPr>
      <w:hyperlink r:id="rId39">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19"/>
    <w:bookmarkStart w:id="221" w:name="sec-covr"/>
    <w:p>
      <w:pPr>
        <w:pStyle w:val="Heading3"/>
      </w:pPr>
      <w:r>
        <w:t xml:space="preserve">32.2</w:t>
      </w:r>
      <w:r>
        <w:t xml:space="preserve"> </w:t>
      </w:r>
      <w:hyperlink r:id="rId220">
        <w:r>
          <w:rPr>
            <w:rStyle w:val="VerbatimChar"/>
          </w:rPr>
          <w:t xml:space="preserve">{covr}</w:t>
        </w:r>
      </w:hyperlink>
    </w:p>
    <w:p>
      <w:pPr>
        <w:pStyle w:val="FirstParagraph"/>
      </w:pPr>
      <w:hyperlink r:id="rId220">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21"/>
    <w:bookmarkStart w:id="223" w:name="sec-waldo"/>
    <w:p>
      <w:pPr>
        <w:pStyle w:val="Heading3"/>
      </w:pPr>
      <w:r>
        <w:t xml:space="preserve">32.3</w:t>
      </w:r>
      <w:r>
        <w:t xml:space="preserve"> </w:t>
      </w:r>
      <w:hyperlink r:id="rId222">
        <w:r>
          <w:rPr>
            <w:rStyle w:val="VerbatimChar"/>
          </w:rPr>
          <w:t xml:space="preserve">{waldo}</w:t>
        </w:r>
      </w:hyperlink>
    </w:p>
    <w:p>
      <w:pPr>
        <w:pStyle w:val="FirstParagraph"/>
      </w:pPr>
      <w:hyperlink r:id="rId222">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23"/>
    <w:bookmarkStart w:id="225" w:name="sec-lintr"/>
    <w:p>
      <w:pPr>
        <w:pStyle w:val="Heading3"/>
      </w:pPr>
      <w:r>
        <w:t xml:space="preserve">32.4</w:t>
      </w:r>
      <w:r>
        <w:t xml:space="preserve"> </w:t>
      </w:r>
      <w:hyperlink r:id="rId224">
        <w:r>
          <w:rPr>
            <w:rStyle w:val="VerbatimChar"/>
          </w:rPr>
          <w:t xml:space="preserve">{lintr}</w:t>
        </w:r>
      </w:hyperlink>
    </w:p>
    <w:p>
      <w:pPr>
        <w:pStyle w:val="FirstParagraph"/>
      </w:pPr>
      <w:hyperlink r:id="rId224">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25"/>
    <w:bookmarkEnd w:id="226"/>
    <w:bookmarkStart w:id="239" w:name="core-language-and-infrastructure"/>
    <w:p>
      <w:pPr>
        <w:pStyle w:val="Heading2"/>
      </w:pPr>
      <w:r>
        <w:t xml:space="preserve">33 Core Language and Infrastructure</w:t>
      </w:r>
    </w:p>
    <w:bookmarkStart w:id="228" w:name="sec-rlang"/>
    <w:p>
      <w:pPr>
        <w:pStyle w:val="Heading3"/>
      </w:pPr>
      <w:r>
        <w:t xml:space="preserve">33.1</w:t>
      </w:r>
      <w:r>
        <w:t xml:space="preserve"> </w:t>
      </w:r>
      <w:hyperlink r:id="rId227">
        <w:r>
          <w:rPr>
            <w:rStyle w:val="VerbatimChar"/>
          </w:rPr>
          <w:t xml:space="preserve">{rlang}</w:t>
        </w:r>
      </w:hyperlink>
    </w:p>
    <w:p>
      <w:pPr>
        <w:pStyle w:val="FirstParagraph"/>
      </w:pPr>
      <w:hyperlink r:id="rId227">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28"/>
    <w:bookmarkStart w:id="230" w:name="sec-vctrs"/>
    <w:p>
      <w:pPr>
        <w:pStyle w:val="Heading3"/>
      </w:pPr>
      <w:r>
        <w:t xml:space="preserve">33.2</w:t>
      </w:r>
      <w:r>
        <w:t xml:space="preserve"> </w:t>
      </w:r>
      <w:hyperlink r:id="rId229">
        <w:r>
          <w:rPr>
            <w:rStyle w:val="VerbatimChar"/>
          </w:rPr>
          <w:t xml:space="preserve">{vctrs}</w:t>
        </w:r>
      </w:hyperlink>
    </w:p>
    <w:p>
      <w:pPr>
        <w:pStyle w:val="FirstParagraph"/>
      </w:pPr>
      <w:hyperlink r:id="rId229">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30"/>
    <w:bookmarkStart w:id="232" w:name="sec-withr"/>
    <w:p>
      <w:pPr>
        <w:pStyle w:val="Heading3"/>
      </w:pPr>
      <w:r>
        <w:t xml:space="preserve">33.3</w:t>
      </w:r>
      <w:r>
        <w:t xml:space="preserve"> </w:t>
      </w:r>
      <w:hyperlink r:id="rId231">
        <w:r>
          <w:rPr>
            <w:rStyle w:val="VerbatimChar"/>
          </w:rPr>
          <w:t xml:space="preserve">{withr}</w:t>
        </w:r>
      </w:hyperlink>
    </w:p>
    <w:p>
      <w:pPr>
        <w:pStyle w:val="FirstParagraph"/>
      </w:pPr>
      <w:hyperlink r:id="rId231">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32"/>
    <w:bookmarkStart w:id="234" w:name="sec-cli"/>
    <w:p>
      <w:pPr>
        <w:pStyle w:val="Heading3"/>
      </w:pPr>
      <w:r>
        <w:t xml:space="preserve">33.4</w:t>
      </w:r>
      <w:r>
        <w:t xml:space="preserve"> </w:t>
      </w:r>
      <w:hyperlink r:id="rId233">
        <w:r>
          <w:rPr>
            <w:rStyle w:val="VerbatimChar"/>
          </w:rPr>
          <w:t xml:space="preserve">{cli}</w:t>
        </w:r>
      </w:hyperlink>
    </w:p>
    <w:p>
      <w:pPr>
        <w:pStyle w:val="FirstParagraph"/>
      </w:pPr>
      <w:hyperlink r:id="rId233">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34"/>
    <w:bookmarkStart w:id="236" w:name="sec-R6"/>
    <w:p>
      <w:pPr>
        <w:pStyle w:val="Heading3"/>
      </w:pPr>
      <w:r>
        <w:t xml:space="preserve">33.5</w:t>
      </w:r>
      <w:r>
        <w:t xml:space="preserve"> </w:t>
      </w:r>
      <w:hyperlink r:id="rId235">
        <w:r>
          <w:rPr>
            <w:rStyle w:val="VerbatimChar"/>
          </w:rPr>
          <w:t xml:space="preserve">{R6}</w:t>
        </w:r>
      </w:hyperlink>
    </w:p>
    <w:p>
      <w:pPr>
        <w:pStyle w:val="FirstParagraph"/>
      </w:pPr>
      <w:hyperlink r:id="rId235">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36"/>
    <w:bookmarkStart w:id="238" w:name="sec-cpp11"/>
    <w:p>
      <w:pPr>
        <w:pStyle w:val="Heading3"/>
      </w:pPr>
      <w:r>
        <w:t xml:space="preserve">33.6</w:t>
      </w:r>
      <w:r>
        <w:t xml:space="preserve"> </w:t>
      </w:r>
      <w:hyperlink r:id="rId237">
        <w:r>
          <w:rPr>
            <w:rStyle w:val="VerbatimChar"/>
          </w:rPr>
          <w:t xml:space="preserve">{cpp11}</w:t>
        </w:r>
      </w:hyperlink>
    </w:p>
    <w:p>
      <w:pPr>
        <w:pStyle w:val="FirstParagraph"/>
      </w:pPr>
      <w:hyperlink r:id="rId237">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38"/>
    <w:bookmarkEnd w:id="239"/>
    <w:bookmarkStart w:id="248" w:name="system-and-process"/>
    <w:p>
      <w:pPr>
        <w:pStyle w:val="Heading2"/>
      </w:pPr>
      <w:r>
        <w:t xml:space="preserve">34 System and Process</w:t>
      </w:r>
    </w:p>
    <w:bookmarkStart w:id="241" w:name="sec-fs"/>
    <w:p>
      <w:pPr>
        <w:pStyle w:val="Heading3"/>
      </w:pPr>
      <w:r>
        <w:t xml:space="preserve">34.1</w:t>
      </w:r>
      <w:r>
        <w:t xml:space="preserve"> </w:t>
      </w:r>
      <w:hyperlink r:id="rId240">
        <w:r>
          <w:rPr>
            <w:rStyle w:val="VerbatimChar"/>
          </w:rPr>
          <w:t xml:space="preserve">{fs}</w:t>
        </w:r>
      </w:hyperlink>
    </w:p>
    <w:p>
      <w:pPr>
        <w:pStyle w:val="FirstParagraph"/>
      </w:pPr>
      <w:hyperlink r:id="rId240">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41"/>
    <w:bookmarkStart w:id="243" w:name="sec-processx"/>
    <w:p>
      <w:pPr>
        <w:pStyle w:val="Heading3"/>
      </w:pPr>
      <w:r>
        <w:t xml:space="preserve">34.2</w:t>
      </w:r>
      <w:r>
        <w:t xml:space="preserve"> </w:t>
      </w:r>
      <w:hyperlink r:id="rId242">
        <w:r>
          <w:rPr>
            <w:rStyle w:val="VerbatimChar"/>
          </w:rPr>
          <w:t xml:space="preserve">{processx}</w:t>
        </w:r>
      </w:hyperlink>
    </w:p>
    <w:p>
      <w:pPr>
        <w:pStyle w:val="FirstParagraph"/>
      </w:pPr>
      <w:hyperlink r:id="rId242">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43"/>
    <w:bookmarkStart w:id="245" w:name="sec-callr"/>
    <w:p>
      <w:pPr>
        <w:pStyle w:val="Heading3"/>
      </w:pPr>
      <w:r>
        <w:t xml:space="preserve">34.3</w:t>
      </w:r>
      <w:r>
        <w:t xml:space="preserve"> </w:t>
      </w:r>
      <w:hyperlink r:id="rId244">
        <w:r>
          <w:rPr>
            <w:rStyle w:val="VerbatimChar"/>
          </w:rPr>
          <w:t xml:space="preserve">{callr}</w:t>
        </w:r>
      </w:hyperlink>
    </w:p>
    <w:p>
      <w:pPr>
        <w:pStyle w:val="FirstParagraph"/>
      </w:pPr>
      <w:hyperlink r:id="rId244">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45"/>
    <w:bookmarkStart w:id="247" w:name="sec-ps"/>
    <w:p>
      <w:pPr>
        <w:pStyle w:val="Heading3"/>
      </w:pPr>
      <w:r>
        <w:t xml:space="preserve">34.4</w:t>
      </w:r>
      <w:r>
        <w:t xml:space="preserve"> </w:t>
      </w:r>
      <w:hyperlink r:id="rId246">
        <w:r>
          <w:rPr>
            <w:rStyle w:val="VerbatimChar"/>
          </w:rPr>
          <w:t xml:space="preserve">{ps}</w:t>
        </w:r>
      </w:hyperlink>
    </w:p>
    <w:p>
      <w:pPr>
        <w:pStyle w:val="FirstParagraph"/>
      </w:pPr>
      <w:hyperlink r:id="rId246">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47"/>
    <w:bookmarkEnd w:id="248"/>
    <w:bookmarkStart w:id="257" w:name="http-and-web"/>
    <w:p>
      <w:pPr>
        <w:pStyle w:val="Heading2"/>
      </w:pPr>
      <w:r>
        <w:t xml:space="preserve">35 HTTP and Web</w:t>
      </w:r>
    </w:p>
    <w:bookmarkStart w:id="250" w:name="sec-httr2"/>
    <w:p>
      <w:pPr>
        <w:pStyle w:val="Heading3"/>
      </w:pPr>
      <w:r>
        <w:t xml:space="preserve">35.1</w:t>
      </w:r>
      <w:r>
        <w:t xml:space="preserve"> </w:t>
      </w:r>
      <w:hyperlink r:id="rId249">
        <w:r>
          <w:rPr>
            <w:rStyle w:val="VerbatimChar"/>
          </w:rPr>
          <w:t xml:space="preserve">{httr2}</w:t>
        </w:r>
      </w:hyperlink>
    </w:p>
    <w:p>
      <w:pPr>
        <w:pStyle w:val="FirstParagraph"/>
      </w:pPr>
      <w:hyperlink r:id="rId249">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250"/>
    <w:bookmarkStart w:id="252" w:name="sec-httr"/>
    <w:p>
      <w:pPr>
        <w:pStyle w:val="Heading3"/>
      </w:pPr>
      <w:r>
        <w:t xml:space="preserve">35.2</w:t>
      </w:r>
      <w:r>
        <w:t xml:space="preserve"> </w:t>
      </w:r>
      <w:hyperlink r:id="rId251">
        <w:r>
          <w:rPr>
            <w:rStyle w:val="VerbatimChar"/>
          </w:rPr>
          <w:t xml:space="preserve">{httr}</w:t>
        </w:r>
      </w:hyperlink>
    </w:p>
    <w:p>
      <w:pPr>
        <w:pStyle w:val="FirstParagraph"/>
      </w:pPr>
      <w:hyperlink r:id="rId251">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252"/>
    <w:bookmarkStart w:id="254" w:name="sec-gh"/>
    <w:p>
      <w:pPr>
        <w:pStyle w:val="Heading3"/>
      </w:pPr>
      <w:r>
        <w:t xml:space="preserve">35.3</w:t>
      </w:r>
      <w:r>
        <w:t xml:space="preserve"> </w:t>
      </w:r>
      <w:hyperlink r:id="rId253">
        <w:r>
          <w:rPr>
            <w:rStyle w:val="VerbatimChar"/>
          </w:rPr>
          <w:t xml:space="preserve">{gh}</w:t>
        </w:r>
      </w:hyperlink>
    </w:p>
    <w:p>
      <w:pPr>
        <w:pStyle w:val="FirstParagraph"/>
      </w:pPr>
      <w:hyperlink r:id="rId253">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254"/>
    <w:bookmarkStart w:id="256" w:name="sec-gargle"/>
    <w:p>
      <w:pPr>
        <w:pStyle w:val="Heading3"/>
      </w:pPr>
      <w:r>
        <w:t xml:space="preserve">35.4</w:t>
      </w:r>
      <w:r>
        <w:t xml:space="preserve"> </w:t>
      </w:r>
      <w:hyperlink r:id="rId255">
        <w:r>
          <w:rPr>
            <w:rStyle w:val="VerbatimChar"/>
          </w:rPr>
          <w:t xml:space="preserve">{gargle}</w:t>
        </w:r>
      </w:hyperlink>
    </w:p>
    <w:p>
      <w:pPr>
        <w:pStyle w:val="FirstParagraph"/>
      </w:pPr>
      <w:hyperlink r:id="rId255">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256"/>
    <w:bookmarkEnd w:id="257"/>
    <w:bookmarkStart w:id="279" w:name="utilities"/>
    <w:p>
      <w:pPr>
        <w:pStyle w:val="Heading2"/>
      </w:pPr>
      <w:r>
        <w:t xml:space="preserve">36 Utilities</w:t>
      </w:r>
    </w:p>
    <w:bookmarkStart w:id="259" w:name="sec-here-pkg"/>
    <w:p>
      <w:pPr>
        <w:pStyle w:val="Heading3"/>
      </w:pPr>
      <w:r>
        <w:t xml:space="preserve">36.1</w:t>
      </w:r>
      <w:r>
        <w:t xml:space="preserve"> </w:t>
      </w:r>
      <w:hyperlink r:id="rId258">
        <w:r>
          <w:rPr>
            <w:rStyle w:val="VerbatimChar"/>
          </w:rPr>
          <w:t xml:space="preserve">{here}</w:t>
        </w:r>
      </w:hyperlink>
    </w:p>
    <w:p>
      <w:pPr>
        <w:pStyle w:val="FirstParagraph"/>
      </w:pPr>
      <w:hyperlink r:id="rId258">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We recommend</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28</w:t>
        </w:r>
      </w:hyperlink>
      <w:r>
        <w:t xml:space="preserve">).</w:t>
      </w:r>
    </w:p>
    <w:bookmarkEnd w:id="259"/>
    <w:bookmarkStart w:id="260" w:name="sec-memoise"/>
    <w:p>
      <w:pPr>
        <w:pStyle w:val="Heading3"/>
      </w:pPr>
      <w:r>
        <w:t xml:space="preserve">36.2</w:t>
      </w:r>
      <w:r>
        <w:t xml:space="preserve"> </w:t>
      </w:r>
      <w:hyperlink r:id="rId81">
        <w:r>
          <w:rPr>
            <w:rStyle w:val="VerbatimChar"/>
          </w:rPr>
          <w:t xml:space="preserve">{memoise}</w:t>
        </w:r>
      </w:hyperlink>
    </w:p>
    <w:p>
      <w:pPr>
        <w:pStyle w:val="FirstParagraph"/>
      </w:pPr>
      <w:hyperlink r:id="rId81">
        <w:r>
          <w:rPr>
            <w:rStyle w:val="VerbatimChar"/>
          </w:rPr>
          <w:t xml:space="preserve">{memoise}</w:t>
        </w:r>
      </w:hyperlink>
      <w:r>
        <w:t xml:space="preserve"> </w:t>
      </w:r>
      <w:r>
        <w:t xml:space="preserve">adds memoisation</w:t>
      </w:r>
      <w:r>
        <w:t xml:space="preserve"> </w:t>
      </w:r>
      <w:r>
        <w:t xml:space="preserve">(function-call caching) to R functions.</w:t>
      </w:r>
      <w:r>
        <w:t xml:space="preserve"> </w:t>
      </w:r>
      <w:r>
        <w:t xml:space="preserve">Wrapping an expensive, pure function with</w:t>
      </w:r>
      <w:r>
        <w:t xml:space="preserve"> </w:t>
      </w:r>
      <w:r>
        <w:rPr>
          <w:rStyle w:val="VerbatimChar"/>
        </w:rPr>
        <w:t xml:space="preserve">memoise::memoise()</w:t>
      </w:r>
      <w:r>
        <w:t xml:space="preserve"> </w:t>
      </w:r>
      <w:r>
        <w:t xml:space="preserve">causes it to cache computed return values in memory or on disk,</w:t>
      </w:r>
      <w:r>
        <w:t xml:space="preserve"> </w:t>
      </w:r>
      <w:r>
        <w:t xml:space="preserve">so repeated calls with identical arguments return instantly from cache</w:t>
      </w:r>
      <w:r>
        <w:t xml:space="preserve"> </w:t>
      </w:r>
      <w:r>
        <w:t xml:space="preserve">instead of recomputing.</w:t>
      </w:r>
      <w:r>
        <w:t xml:space="preserve"> </w:t>
      </w:r>
      <w:r>
        <w:t xml:space="preserve">It supports multiple storage backends via the</w:t>
      </w:r>
      <w:r>
        <w:t xml:space="preserve"> </w:t>
      </w:r>
      <w:r>
        <w:rPr>
          <w:rStyle w:val="VerbatimChar"/>
        </w:rPr>
        <w:t xml:space="preserve">cache</w:t>
      </w:r>
      <w:r>
        <w:t xml:space="preserve"> </w:t>
      </w:r>
      <w:r>
        <w:t xml:space="preserve">argument</w:t>
      </w:r>
      <w:r>
        <w:t xml:space="preserve"> </w:t>
      </w:r>
      <w:r>
        <w:t xml:space="preserve">(such as</w:t>
      </w:r>
      <w:r>
        <w:t xml:space="preserve"> </w:t>
      </w:r>
      <w:r>
        <w:rPr>
          <w:rStyle w:val="VerbatimChar"/>
        </w:rPr>
        <w:t xml:space="preserve">cachem::cache_mem()</w:t>
      </w:r>
      <w:r>
        <w:t xml:space="preserve"> </w:t>
      </w:r>
      <w:r>
        <w:t xml:space="preserve">for in-memory caching</w:t>
      </w:r>
      <w:r>
        <w:t xml:space="preserve"> </w:t>
      </w:r>
      <w:r>
        <w:t xml:space="preserve">and</w:t>
      </w:r>
      <w:r>
        <w:t xml:space="preserve"> </w:t>
      </w:r>
      <w:r>
        <w:rPr>
          <w:rStyle w:val="VerbatimChar"/>
        </w:rPr>
        <w:t xml:space="preserve">cachem::cache_disk()</w:t>
      </w:r>
      <w:r>
        <w:t xml:space="preserve"> </w:t>
      </w:r>
      <w:r>
        <w:t xml:space="preserve">for persistent disk caching across sessions),</w:t>
      </w:r>
      <w:r>
        <w:t xml:space="preserve"> </w:t>
      </w:r>
      <w:r>
        <w:t xml:space="preserve">and provides</w:t>
      </w:r>
      <w:r>
        <w:t xml:space="preserve"> </w:t>
      </w:r>
      <w:r>
        <w:rPr>
          <w:rStyle w:val="VerbatimChar"/>
        </w:rPr>
        <w:t xml:space="preserve">memoise::forget()</w:t>
      </w:r>
      <w:r>
        <w:t xml:space="preserve"> </w:t>
      </w:r>
      <w:r>
        <w:t xml:space="preserve">to clear caches,</w:t>
      </w:r>
      <w:r>
        <w:t xml:space="preserve"> </w:t>
      </w:r>
      <w:r>
        <w:rPr>
          <w:rStyle w:val="VerbatimChar"/>
        </w:rPr>
        <w:t xml:space="preserve">memoise::is.memoised()</w:t>
      </w:r>
      <w:r>
        <w:t xml:space="preserve"> </w:t>
      </w:r>
      <w:r>
        <w:t xml:space="preserve">to test whether a function is memoised,</w:t>
      </w:r>
      <w:r>
        <w:t xml:space="preserve"> </w:t>
      </w:r>
      <w:r>
        <w:t xml:space="preserve">and</w:t>
      </w:r>
      <w:r>
        <w:t xml:space="preserve"> </w:t>
      </w:r>
      <w:r>
        <w:rPr>
          <w:rStyle w:val="VerbatimChar"/>
        </w:rPr>
        <w:t xml:space="preserve">memoise::has_cache()</w:t>
      </w:r>
      <w:r>
        <w:t xml:space="preserve"> </w:t>
      </w:r>
      <w:r>
        <w:t xml:space="preserve">to check whether specific arguments</w:t>
      </w:r>
      <w:r>
        <w:t xml:space="preserve"> </w:t>
      </w:r>
      <w:r>
        <w:t xml:space="preserve">have cached results.</w:t>
      </w:r>
      <w:r>
        <w:t xml:space="preserve"> </w:t>
      </w:r>
      <w:r>
        <w:t xml:space="preserve">Use</w:t>
      </w:r>
      <w:r>
        <w:t xml:space="preserve"> </w:t>
      </w:r>
      <w:r>
        <w:rPr>
          <w:rStyle w:val="VerbatimChar"/>
        </w:rPr>
        <w:t xml:space="preserve">{memoise}</w:t>
      </w:r>
      <w:r>
        <w:t xml:space="preserve"> </w:t>
      </w:r>
      <w:r>
        <w:t xml:space="preserve">only for deterministic functions without side effects</w:t>
      </w:r>
      <w:r>
        <w:t xml:space="preserve"> </w:t>
      </w:r>
      <w:r>
        <w:t xml:space="preserve">(such as pure mathematical evaluations,</w:t>
      </w:r>
      <w:r>
        <w:t xml:space="preserve"> </w:t>
      </w:r>
      <w:r>
        <w:t xml:space="preserve">stable API queries,</w:t>
      </w:r>
      <w:r>
        <w:t xml:space="preserve"> </w:t>
      </w:r>
      <w:r>
        <w:t xml:space="preserve">or idempotent data processing pipelines).</w:t>
      </w:r>
      <w:r>
        <w:t xml:space="preserve"> </w:t>
      </w:r>
      <w:r>
        <w:t xml:space="preserve">Never memoise stochastic simulation routines</w:t>
      </w:r>
      <w:r>
        <w:t xml:space="preserve"> </w:t>
      </w:r>
      <w:r>
        <w:t xml:space="preserve">or functions that generate pseudorandom numbers;</w:t>
      </w:r>
      <w:r>
        <w:t xml:space="preserve"> </w:t>
      </w:r>
      <w:r>
        <w:t xml:space="preserve">memoisation suppresses stochastic variation across repeated calls,</w:t>
      </w:r>
      <w:r>
        <w:t xml:space="preserve"> </w:t>
      </w:r>
      <w:r>
        <w:t xml:space="preserve">silently collapsing random variability by returning stale cached draws.</w:t>
      </w:r>
    </w:p>
    <w:bookmarkEnd w:id="260"/>
    <w:bookmarkStart w:id="263" w:name="sec-scales"/>
    <w:p>
      <w:pPr>
        <w:pStyle w:val="Heading3"/>
      </w:pPr>
      <w:r>
        <w:t xml:space="preserve">36.3</w:t>
      </w:r>
      <w:r>
        <w:t xml:space="preserve"> </w:t>
      </w:r>
      <w:hyperlink r:id="rId261">
        <w:r>
          <w:rPr>
            <w:rStyle w:val="VerbatimChar"/>
          </w:rPr>
          <w:t xml:space="preserve">{scales}</w:t>
        </w:r>
      </w:hyperlink>
    </w:p>
    <w:p>
      <w:pPr>
        <w:pStyle w:val="FirstParagraph"/>
      </w:pPr>
      <w:hyperlink r:id="rId261">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262">
        <w:r>
          <w:rPr>
            <w:rStyle w:val="VerbatimChar"/>
          </w:rPr>
          <w:t xml:space="preserve">{ggplot2}</w:t>
        </w:r>
      </w:hyperlink>
      <w:r>
        <w:t xml:space="preserve">.</w:t>
      </w:r>
    </w:p>
    <w:bookmarkEnd w:id="263"/>
    <w:bookmarkStart w:id="265" w:name="sec-sessioninfo"/>
    <w:p>
      <w:pPr>
        <w:pStyle w:val="Heading3"/>
      </w:pPr>
      <w:r>
        <w:t xml:space="preserve">36.4</w:t>
      </w:r>
      <w:r>
        <w:t xml:space="preserve"> </w:t>
      </w:r>
      <w:hyperlink r:id="rId264">
        <w:r>
          <w:rPr>
            <w:rStyle w:val="VerbatimChar"/>
          </w:rPr>
          <w:t xml:space="preserve">{sessioninfo}</w:t>
        </w:r>
      </w:hyperlink>
    </w:p>
    <w:p>
      <w:pPr>
        <w:pStyle w:val="FirstParagraph"/>
      </w:pPr>
      <w:hyperlink r:id="rId264">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265"/>
    <w:bookmarkStart w:id="267" w:name="sec-downlit"/>
    <w:p>
      <w:pPr>
        <w:pStyle w:val="Heading3"/>
      </w:pPr>
      <w:r>
        <w:t xml:space="preserve">36.5</w:t>
      </w:r>
      <w:r>
        <w:t xml:space="preserve"> </w:t>
      </w:r>
      <w:hyperlink r:id="rId266">
        <w:r>
          <w:rPr>
            <w:rStyle w:val="VerbatimChar"/>
          </w:rPr>
          <w:t xml:space="preserve">{downlit}</w:t>
        </w:r>
      </w:hyperlink>
    </w:p>
    <w:p>
      <w:pPr>
        <w:pStyle w:val="FirstParagraph"/>
      </w:pPr>
      <w:hyperlink r:id="rId266">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267"/>
    <w:bookmarkStart w:id="269" w:name="sec-prettyunits"/>
    <w:p>
      <w:pPr>
        <w:pStyle w:val="Heading3"/>
      </w:pPr>
      <w:r>
        <w:t xml:space="preserve">36.6</w:t>
      </w:r>
      <w:r>
        <w:t xml:space="preserve"> </w:t>
      </w:r>
      <w:hyperlink r:id="rId268">
        <w:r>
          <w:rPr>
            <w:rStyle w:val="VerbatimChar"/>
          </w:rPr>
          <w:t xml:space="preserve">{prettyunits}</w:t>
        </w:r>
      </w:hyperlink>
    </w:p>
    <w:p>
      <w:pPr>
        <w:pStyle w:val="FirstParagraph"/>
      </w:pPr>
      <w:hyperlink r:id="rId268">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269"/>
    <w:bookmarkStart w:id="271" w:name="sec-lobstr"/>
    <w:p>
      <w:pPr>
        <w:pStyle w:val="Heading3"/>
      </w:pPr>
      <w:r>
        <w:t xml:space="preserve">36.7</w:t>
      </w:r>
      <w:r>
        <w:t xml:space="preserve"> </w:t>
      </w:r>
      <w:hyperlink r:id="rId270">
        <w:r>
          <w:rPr>
            <w:rStyle w:val="VerbatimChar"/>
          </w:rPr>
          <w:t xml:space="preserve">{lobstr}</w:t>
        </w:r>
      </w:hyperlink>
    </w:p>
    <w:p>
      <w:pPr>
        <w:pStyle w:val="FirstParagraph"/>
      </w:pPr>
      <w:hyperlink r:id="rId270">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271"/>
    <w:bookmarkStart w:id="273" w:name="sec-crayon"/>
    <w:p>
      <w:pPr>
        <w:pStyle w:val="Heading3"/>
      </w:pPr>
      <w:r>
        <w:t xml:space="preserve">36.8</w:t>
      </w:r>
      <w:r>
        <w:t xml:space="preserve"> </w:t>
      </w:r>
      <w:hyperlink r:id="rId272">
        <w:r>
          <w:rPr>
            <w:rStyle w:val="VerbatimChar"/>
          </w:rPr>
          <w:t xml:space="preserve">{crayon}</w:t>
        </w:r>
      </w:hyperlink>
    </w:p>
    <w:p>
      <w:pPr>
        <w:pStyle w:val="FirstParagraph"/>
      </w:pPr>
      <w:hyperlink r:id="rId272">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273"/>
    <w:bookmarkStart w:id="275" w:name="sec-styler"/>
    <w:p>
      <w:pPr>
        <w:pStyle w:val="Heading3"/>
      </w:pPr>
      <w:r>
        <w:t xml:space="preserve">36.9</w:t>
      </w:r>
      <w:r>
        <w:t xml:space="preserve"> </w:t>
      </w:r>
      <w:hyperlink r:id="rId274">
        <w:r>
          <w:rPr>
            <w:rStyle w:val="VerbatimChar"/>
          </w:rPr>
          <w:t xml:space="preserve">{styler}</w:t>
        </w:r>
      </w:hyperlink>
    </w:p>
    <w:p>
      <w:pPr>
        <w:pStyle w:val="FirstParagraph"/>
      </w:pPr>
      <w:hyperlink r:id="rId274">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13</w:t>
        </w:r>
      </w:hyperlink>
      <w:r>
        <w:t xml:space="preserve"> </w:t>
      </w:r>
      <w:r>
        <w:t xml:space="preserve">for more details.</w:t>
      </w:r>
    </w:p>
    <w:bookmarkEnd w:id="275"/>
    <w:bookmarkStart w:id="278" w:name="sec-rex"/>
    <w:p>
      <w:pPr>
        <w:pStyle w:val="Heading3"/>
      </w:pPr>
      <w:r>
        <w:t xml:space="preserve">36.10</w:t>
      </w:r>
      <w:r>
        <w:t xml:space="preserve"> </w:t>
      </w:r>
      <w:hyperlink r:id="rId276">
        <w:r>
          <w:rPr>
            <w:rStyle w:val="VerbatimChar"/>
          </w:rPr>
          <w:t xml:space="preserve">{rex}</w:t>
        </w:r>
      </w:hyperlink>
    </w:p>
    <w:p>
      <w:pPr>
        <w:pStyle w:val="FirstParagraph"/>
      </w:pPr>
      <w:hyperlink r:id="rId276">
        <w:r>
          <w:rPr>
            <w:rStyle w:val="VerbatimChar"/>
          </w:rPr>
          <w:t xml:space="preserve">{rex}</w:t>
        </w:r>
      </w:hyperlink>
      <w:r>
        <w:t xml:space="preserve"> </w:t>
      </w:r>
      <w:r>
        <w:t xml:space="preserve">provides a human-readable interface for constructing regular expressions in R</w:t>
      </w:r>
      <w:r>
        <w:t xml:space="preserve"> </w:t>
      </w:r>
      <w:r>
        <w:t xml:space="preserve">without having to write complex, unreadable regex strings manually.</w:t>
      </w:r>
      <w:r>
        <w:t xml:space="preserve"> </w:t>
      </w:r>
      <w:r>
        <w:t xml:space="preserve">It allows regular expressions to be composed modularly using functions such as</w:t>
      </w:r>
      <w:r>
        <w:t xml:space="preserve"> </w:t>
      </w:r>
      <w:r>
        <w:rPr>
          <w:rStyle w:val="VerbatimChar"/>
        </w:rPr>
        <w:t xml:space="preserve">rex()</w:t>
      </w:r>
      <w:r>
        <w:t xml:space="preserve">,</w:t>
      </w:r>
      <w:r>
        <w:t xml:space="preserve"> </w:t>
      </w:r>
      <w:r>
        <w:rPr>
          <w:rStyle w:val="VerbatimChar"/>
        </w:rPr>
        <w:t xml:space="preserve">character_class()</w:t>
      </w:r>
      <w:r>
        <w:t xml:space="preserve">,</w:t>
      </w:r>
      <w:r>
        <w:t xml:space="preserve"> </w:t>
      </w:r>
      <w:r>
        <w:rPr>
          <w:rStyle w:val="VerbatimChar"/>
        </w:rPr>
        <w:t xml:space="preserve">capture()</w:t>
      </w:r>
      <w:r>
        <w:t xml:space="preserve">, and</w:t>
      </w:r>
      <w:r>
        <w:t xml:space="preserve"> </w:t>
      </w:r>
      <w:r>
        <w:rPr>
          <w:rStyle w:val="VerbatimChar"/>
        </w:rPr>
        <w:t xml:space="preserve">some_of()</w:t>
      </w:r>
      <w:r>
        <w:t xml:space="preserve">.</w:t>
      </w:r>
    </w:p>
    <w:p>
      <w:pPr>
        <w:pStyle w:val="BodyText"/>
      </w:pPr>
      <w:r>
        <w:t xml:space="preserve">When using</w:t>
      </w:r>
      <w:r>
        <w:t xml:space="preserve"> </w:t>
      </w:r>
      <w:r>
        <w:rPr>
          <w:rStyle w:val="VerbatimChar"/>
        </w:rPr>
        <w:t xml:space="preserve">{rex}</w:t>
      </w:r>
      <w:r>
        <w:t xml:space="preserve"> </w:t>
      </w:r>
      <w:r>
        <w:t xml:space="preserve">inside another R package:</w:t>
      </w:r>
    </w:p>
    <w:p>
      <w:pPr>
        <w:pStyle w:val="Compact"/>
        <w:numPr>
          <w:ilvl w:val="0"/>
          <w:numId w:val="1061"/>
        </w:numPr>
      </w:pPr>
      <w:r>
        <w:t xml:space="preserve">Add</w:t>
      </w:r>
      <w:r>
        <w:t xml:space="preserve"> </w:t>
      </w:r>
      <w:r>
        <w:rPr>
          <w:rStyle w:val="VerbatimChar"/>
        </w:rPr>
        <w:t xml:space="preserve">rex</w:t>
      </w:r>
      <w:r>
        <w:t xml:space="preserve"> </w:t>
      </w:r>
      <w:r>
        <w:t xml:space="preserve">to</w:t>
      </w:r>
      <w:r>
        <w:t xml:space="preserve"> </w:t>
      </w:r>
      <w:r>
        <w:rPr>
          <w:rStyle w:val="VerbatimChar"/>
        </w:rPr>
        <w:t xml:space="preserve">Imports</w:t>
      </w:r>
      <w:r>
        <w:t xml:space="preserve"> </w:t>
      </w:r>
      <w:r>
        <w:t xml:space="preserve">in the package</w:t>
      </w:r>
      <w:r>
        <w:t xml:space="preserve"> </w:t>
      </w:r>
      <w:r>
        <w:rPr>
          <w:rStyle w:val="VerbatimChar"/>
        </w:rPr>
        <w:t xml:space="preserve">DESCRIPTION</w:t>
      </w:r>
      <w:r>
        <w:t xml:space="preserve">.</w:t>
      </w:r>
    </w:p>
    <w:p>
      <w:pPr>
        <w:pStyle w:val="Compact"/>
        <w:numPr>
          <w:ilvl w:val="0"/>
          <w:numId w:val="1061"/>
        </w:numPr>
      </w:pPr>
      <w:r>
        <w:t xml:space="preserve">Call</w:t>
      </w:r>
      <w:r>
        <w:t xml:space="preserve"> </w:t>
      </w:r>
      <w:r>
        <w:rPr>
          <w:rStyle w:val="VerbatimChar"/>
        </w:rPr>
        <w:t xml:space="preserve">rex::register_shortcuts(pkgname)</w:t>
      </w:r>
      <w:r>
        <w:t xml:space="preserve"> </w:t>
      </w:r>
      <w:r>
        <w:t xml:space="preserve">in</w:t>
      </w:r>
      <w:r>
        <w:t xml:space="preserve"> </w:t>
      </w:r>
      <w:r>
        <w:rPr>
          <w:rStyle w:val="VerbatimChar"/>
        </w:rPr>
        <w:t xml:space="preserve">.onLoad()</w:t>
      </w:r>
      <w:r>
        <w:t xml:space="preserve"> </w:t>
      </w:r>
      <w:r>
        <w:t xml:space="preserve">to prevent</w:t>
      </w:r>
      <w:r>
        <w:t xml:space="preserve"> </w:t>
      </w:r>
      <w:r>
        <w:rPr>
          <w:rStyle w:val="VerbatimChar"/>
        </w:rPr>
        <w:t xml:space="preserve">R CMD check</w:t>
      </w:r>
      <w:r>
        <w:t xml:space="preserve"> </w:t>
      </w:r>
      <w:r>
        <w:t xml:space="preserve">NOTEs regarding undefined global variables when using</w:t>
      </w:r>
      <w:r>
        <w:t xml:space="preserve"> </w:t>
      </w:r>
      <w:r>
        <w:rPr>
          <w:rStyle w:val="VerbatimChar"/>
        </w:rPr>
        <w:t xml:space="preserve">rex</w:t>
      </w:r>
      <w:r>
        <w:t xml:space="preserve"> </w:t>
      </w:r>
      <w:r>
        <w:t xml:space="preserve">shortcuts in package code.</w:t>
      </w:r>
    </w:p>
    <w:p>
      <w:pPr>
        <w:pStyle w:val="Compact"/>
        <w:numPr>
          <w:ilvl w:val="0"/>
          <w:numId w:val="1061"/>
        </w:numPr>
      </w:pPr>
      <w:r>
        <w:t xml:space="preserve">Call</w:t>
      </w:r>
      <w:r>
        <w:t xml:space="preserve"> </w:t>
      </w:r>
      <w:r>
        <w:rPr>
          <w:rStyle w:val="VerbatimChar"/>
        </w:rPr>
        <w:t xml:space="preserve">rex::rex(...)</w:t>
      </w:r>
      <w:r>
        <w:t xml:space="preserve"> </w:t>
      </w:r>
      <w:r>
        <w:t xml:space="preserve">to compile expressions into regular expression strings for use with functions like</w:t>
      </w:r>
      <w:r>
        <w:t xml:space="preserve"> </w:t>
      </w:r>
      <w:r>
        <w:rPr>
          <w:rStyle w:val="VerbatimChar"/>
        </w:rPr>
        <w:t xml:space="preserve">grepl()</w:t>
      </w:r>
      <w:r>
        <w:t xml:space="preserve">,</w:t>
      </w:r>
      <w:r>
        <w:t xml:space="preserve"> </w:t>
      </w:r>
      <w:r>
        <w:rPr>
          <w:rStyle w:val="VerbatimChar"/>
        </w:rPr>
        <w:t xml:space="preserve">gsub()</w:t>
      </w:r>
      <w:r>
        <w:t xml:space="preserve">, or</w:t>
      </w:r>
      <w:r>
        <w:t xml:space="preserve"> </w:t>
      </w:r>
      <w:hyperlink r:id="rId277">
        <w:r>
          <w:rPr>
            <w:rStyle w:val="VerbatimChar"/>
          </w:rPr>
          <w:t xml:space="preserve">{stringr}</w:t>
        </w:r>
      </w:hyperlink>
      <w:r>
        <w:t xml:space="preserve"> </w:t>
      </w:r>
      <w:r>
        <w:t xml:space="preserve">functions.</w:t>
      </w:r>
    </w:p>
    <w:bookmarkEnd w:id="278"/>
    <w:bookmarkEnd w:id="279"/>
    <w:bookmarkStart w:id="282" w:name="github-actions"/>
    <w:p>
      <w:pPr>
        <w:pStyle w:val="Heading2"/>
      </w:pPr>
      <w:r>
        <w:t xml:space="preserve">37 GitHub Actions</w:t>
      </w:r>
    </w:p>
    <w:bookmarkStart w:id="281" w:name="sec-r-lib-actions"/>
    <w:p>
      <w:pPr>
        <w:pStyle w:val="Heading3"/>
      </w:pPr>
      <w:r>
        <w:t xml:space="preserve">37.1</w:t>
      </w:r>
      <w:r>
        <w:t xml:space="preserve"> </w:t>
      </w:r>
      <w:hyperlink r:id="rId280">
        <w:r>
          <w:rPr>
            <w:rStyle w:val="Hyperlink"/>
          </w:rPr>
          <w:t xml:space="preserve">actions</w:t>
        </w:r>
      </w:hyperlink>
    </w:p>
    <w:p>
      <w:pPr>
        <w:pStyle w:val="FirstParagraph"/>
      </w:pPr>
      <w:r>
        <w:t xml:space="preserve">The</w:t>
      </w:r>
      <w:r>
        <w:t xml:space="preserve"> </w:t>
      </w:r>
      <w:hyperlink r:id="rId280">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62"/>
        </w:numPr>
      </w:pPr>
      <w:r>
        <w:rPr>
          <w:rStyle w:val="VerbatimChar"/>
        </w:rPr>
        <w:t xml:space="preserve">r-lib/actions/setup-r</w:t>
      </w:r>
      <w:r>
        <w:t xml:space="preserve"> </w:t>
      </w:r>
      <w:r>
        <w:t xml:space="preserve">— installs R</w:t>
      </w:r>
    </w:p>
    <w:p>
      <w:pPr>
        <w:pStyle w:val="Compact"/>
        <w:numPr>
          <w:ilvl w:val="0"/>
          <w:numId w:val="1062"/>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62"/>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62"/>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p>
    <w:bookmarkEnd w:id="281"/>
    <w:bookmarkEnd w:id="282"/>
    <w:bookmarkStart w:id="285" w:name="sec-tidyverse"/>
    <w:p>
      <w:pPr>
        <w:pStyle w:val="Heading2"/>
      </w:pPr>
      <w:r>
        <w:t xml:space="preserve">38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283">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284">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285"/>
    <w:bookmarkStart w:id="304" w:name="core-tidyverse-packages"/>
    <w:p>
      <w:pPr>
        <w:pStyle w:val="Heading2"/>
      </w:pPr>
      <w:r>
        <w:t xml:space="preserve">39 Core Tidyverse Packages</w:t>
      </w:r>
    </w:p>
    <w:p>
      <w:pPr>
        <w:pStyle w:val="FirstParagraph"/>
      </w:pPr>
      <w:r>
        <w:t xml:space="preserve">The</w:t>
      </w:r>
      <w:r>
        <w:t xml:space="preserve"> </w:t>
      </w:r>
      <w:hyperlink r:id="rId286">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287" w:name="sec-ggplot2"/>
    <w:p>
      <w:pPr>
        <w:pStyle w:val="Heading3"/>
      </w:pPr>
      <w:r>
        <w:t xml:space="preserve">39.1</w:t>
      </w:r>
      <w:r>
        <w:t xml:space="preserve"> </w:t>
      </w:r>
      <w:hyperlink r:id="rId262">
        <w:r>
          <w:rPr>
            <w:rStyle w:val="Hyperlink"/>
          </w:rPr>
          <w:t xml:space="preserve">ggplot2</w:t>
        </w:r>
      </w:hyperlink>
    </w:p>
    <w:p>
      <w:pPr>
        <w:pStyle w:val="FirstParagraph"/>
      </w:pPr>
      <w:hyperlink r:id="rId262">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287"/>
    <w:bookmarkStart w:id="289" w:name="sec-dplyr"/>
    <w:p>
      <w:pPr>
        <w:pStyle w:val="Heading3"/>
      </w:pPr>
      <w:r>
        <w:t xml:space="preserve">39.2</w:t>
      </w:r>
      <w:r>
        <w:t xml:space="preserve"> </w:t>
      </w:r>
      <w:hyperlink r:id="rId288">
        <w:r>
          <w:rPr>
            <w:rStyle w:val="Hyperlink"/>
          </w:rPr>
          <w:t xml:space="preserve">dplyr</w:t>
        </w:r>
      </w:hyperlink>
    </w:p>
    <w:p>
      <w:pPr>
        <w:pStyle w:val="FirstParagraph"/>
      </w:pPr>
      <w:hyperlink r:id="rId288">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289"/>
    <w:bookmarkStart w:id="292" w:name="sec-tidyr"/>
    <w:p>
      <w:pPr>
        <w:pStyle w:val="Heading3"/>
      </w:pPr>
      <w:r>
        <w:t xml:space="preserve">39.3</w:t>
      </w:r>
      <w:r>
        <w:t xml:space="preserve"> </w:t>
      </w:r>
      <w:hyperlink r:id="rId290">
        <w:r>
          <w:rPr>
            <w:rStyle w:val="Hyperlink"/>
          </w:rPr>
          <w:t xml:space="preserve">tidyr</w:t>
        </w:r>
      </w:hyperlink>
    </w:p>
    <w:p>
      <w:pPr>
        <w:pStyle w:val="FirstParagraph"/>
      </w:pPr>
      <w:hyperlink r:id="rId290">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291" w:name="when-to-use-dplyr-vs-tidyr"/>
    <w:p>
      <w:pPr>
        <w:pStyle w:val="Heading4"/>
      </w:pPr>
      <w:r>
        <w:t xml:space="preserve">When to use dplyr vs tidyr</w:t>
      </w:r>
    </w:p>
    <w:p>
      <w:pPr>
        <w:pStyle w:val="FirstParagraph"/>
      </w:pPr>
      <w:r>
        <w:t xml:space="preserve">While both</w:t>
      </w:r>
      <w:r>
        <w:t xml:space="preserve"> </w:t>
      </w:r>
      <w:hyperlink r:id="rId288">
        <w:r>
          <w:rPr>
            <w:rStyle w:val="VerbatimChar"/>
          </w:rPr>
          <w:t xml:space="preserve">{dplyr}</w:t>
        </w:r>
      </w:hyperlink>
      <w:r>
        <w:t xml:space="preserve"> </w:t>
      </w:r>
      <w:r>
        <w:t xml:space="preserve">and</w:t>
      </w:r>
      <w:r>
        <w:t xml:space="preserve"> </w:t>
      </w:r>
      <w:hyperlink r:id="rId290">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63"/>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63"/>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291"/>
    <w:bookmarkEnd w:id="292"/>
    <w:bookmarkStart w:id="294" w:name="sec-readr"/>
    <w:p>
      <w:pPr>
        <w:pStyle w:val="Heading3"/>
      </w:pPr>
      <w:r>
        <w:t xml:space="preserve">39.4</w:t>
      </w:r>
      <w:r>
        <w:t xml:space="preserve"> </w:t>
      </w:r>
      <w:hyperlink r:id="rId293">
        <w:r>
          <w:rPr>
            <w:rStyle w:val="Hyperlink"/>
          </w:rPr>
          <w:t xml:space="preserve">readr</w:t>
        </w:r>
      </w:hyperlink>
    </w:p>
    <w:p>
      <w:pPr>
        <w:pStyle w:val="FirstParagraph"/>
      </w:pPr>
      <w:hyperlink r:id="rId293">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294"/>
    <w:bookmarkStart w:id="296" w:name="sec-purrr"/>
    <w:p>
      <w:pPr>
        <w:pStyle w:val="Heading3"/>
      </w:pPr>
      <w:r>
        <w:t xml:space="preserve">39.5</w:t>
      </w:r>
      <w:r>
        <w:t xml:space="preserve"> </w:t>
      </w:r>
      <w:hyperlink r:id="rId86">
        <w:r>
          <w:rPr>
            <w:rStyle w:val="Hyperlink"/>
          </w:rPr>
          <w:t xml:space="preserve">purrr</w:t>
        </w:r>
      </w:hyperlink>
    </w:p>
    <w:p>
      <w:pPr>
        <w:pStyle w:val="FirstParagraph"/>
      </w:pPr>
      <w:hyperlink r:id="rId86">
        <w:r>
          <w:rPr>
            <w:rStyle w:val="VerbatimChar"/>
          </w:rPr>
          <w:t xml:space="preserve">{purrr}</w:t>
        </w:r>
      </w:hyperlink>
      <w:r>
        <w:t xml:space="preserve"> </w:t>
      </w:r>
      <w:r>
        <w:t xml:space="preserve">enhances R’s</w:t>
      </w:r>
      <w:r>
        <w:t xml:space="preserve"> </w:t>
      </w:r>
      <w:hyperlink r:id="rId295">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9</w:t>
        </w:r>
      </w:hyperlink>
      <w:r>
        <w:t xml:space="preserve"> </w:t>
      </w:r>
      <w:r>
        <w:t xml:space="preserve">for more details on using purrr.</w:t>
      </w:r>
    </w:p>
    <w:bookmarkEnd w:id="296"/>
    <w:bookmarkStart w:id="298" w:name="sec-tibble"/>
    <w:p>
      <w:pPr>
        <w:pStyle w:val="Heading3"/>
      </w:pPr>
      <w:r>
        <w:t xml:space="preserve">39.6</w:t>
      </w:r>
      <w:r>
        <w:t xml:space="preserve"> </w:t>
      </w:r>
      <w:hyperlink r:id="rId297">
        <w:r>
          <w:rPr>
            <w:rStyle w:val="Hyperlink"/>
          </w:rPr>
          <w:t xml:space="preserve">tibble</w:t>
        </w:r>
      </w:hyperlink>
    </w:p>
    <w:p>
      <w:pPr>
        <w:pStyle w:val="FirstParagraph"/>
      </w:pPr>
      <w:hyperlink r:id="rId297">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298"/>
    <w:bookmarkStart w:id="299" w:name="sec-stringr"/>
    <w:p>
      <w:pPr>
        <w:pStyle w:val="Heading3"/>
      </w:pPr>
      <w:r>
        <w:t xml:space="preserve">39.7</w:t>
      </w:r>
      <w:r>
        <w:t xml:space="preserve"> </w:t>
      </w:r>
      <w:hyperlink r:id="rId277">
        <w:r>
          <w:rPr>
            <w:rStyle w:val="Hyperlink"/>
          </w:rPr>
          <w:t xml:space="preserve">stringr</w:t>
        </w:r>
      </w:hyperlink>
    </w:p>
    <w:p>
      <w:pPr>
        <w:pStyle w:val="FirstParagraph"/>
      </w:pPr>
      <w:hyperlink r:id="rId277">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299"/>
    <w:bookmarkStart w:id="301" w:name="sec-forcats"/>
    <w:p>
      <w:pPr>
        <w:pStyle w:val="Heading3"/>
      </w:pPr>
      <w:r>
        <w:t xml:space="preserve">39.8</w:t>
      </w:r>
      <w:r>
        <w:t xml:space="preserve"> </w:t>
      </w:r>
      <w:hyperlink r:id="rId300">
        <w:r>
          <w:rPr>
            <w:rStyle w:val="Hyperlink"/>
          </w:rPr>
          <w:t xml:space="preserve">forcats</w:t>
        </w:r>
      </w:hyperlink>
    </w:p>
    <w:p>
      <w:pPr>
        <w:pStyle w:val="FirstParagraph"/>
      </w:pPr>
      <w:hyperlink r:id="rId300">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01"/>
    <w:bookmarkStart w:id="303" w:name="sec-lubridate"/>
    <w:p>
      <w:pPr>
        <w:pStyle w:val="Heading3"/>
      </w:pPr>
      <w:r>
        <w:t xml:space="preserve">39.9</w:t>
      </w:r>
      <w:r>
        <w:t xml:space="preserve"> </w:t>
      </w:r>
      <w:hyperlink r:id="rId302">
        <w:r>
          <w:rPr>
            <w:rStyle w:val="Hyperlink"/>
          </w:rPr>
          <w:t xml:space="preserve">lubridate</w:t>
        </w:r>
      </w:hyperlink>
    </w:p>
    <w:p>
      <w:pPr>
        <w:pStyle w:val="FirstParagraph"/>
      </w:pPr>
      <w:hyperlink r:id="rId302">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03"/>
    <w:bookmarkEnd w:id="304"/>
    <w:bookmarkStart w:id="306" w:name="base-r-to-tidyverse-translation"/>
    <w:p>
      <w:pPr>
        <w:pStyle w:val="Heading2"/>
      </w:pPr>
      <w:r>
        <w:t xml:space="preserve">40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stringr::str_replace_all(string,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05">
        <w:r>
          <w:rPr>
            <w:rStyle w:val="Hyperlink"/>
          </w:rPr>
          <w:t xml:space="preserve">this document</w:t>
        </w:r>
      </w:hyperlink>
      <w:r>
        <w:t xml:space="preserve">.</w:t>
      </w:r>
    </w:p>
    <w:bookmarkEnd w:id="306"/>
    <w:bookmarkStart w:id="315" w:name="programming-with-tidyverse"/>
    <w:p>
      <w:pPr>
        <w:pStyle w:val="Heading2"/>
      </w:pPr>
      <w:r>
        <w:t xml:space="preserve">41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64"/>
        </w:numPr>
      </w:pPr>
      <w:hyperlink r:id="rId307">
        <w:r>
          <w:rPr>
            <w:rStyle w:val="Hyperlink"/>
          </w:rPr>
          <w:t xml:space="preserve">Programming with dplyr</w:t>
        </w:r>
      </w:hyperlink>
      <w:r>
        <w:t xml:space="preserve"> </w:t>
      </w:r>
      <w:r>
        <w:t xml:space="preserve">(package vignette)</w:t>
      </w:r>
    </w:p>
    <w:p>
      <w:pPr>
        <w:pStyle w:val="Compact"/>
        <w:numPr>
          <w:ilvl w:val="0"/>
          <w:numId w:val="1064"/>
        </w:numPr>
      </w:pPr>
      <w:hyperlink r:id="rId308">
        <w:r>
          <w:rPr>
            <w:rStyle w:val="Hyperlink"/>
          </w:rPr>
          <w:t xml:space="preserve">Using dplyr in packages</w:t>
        </w:r>
      </w:hyperlink>
      <w:r>
        <w:t xml:space="preserve"> </w:t>
      </w:r>
      <w:r>
        <w:t xml:space="preserve">(package vignette)</w:t>
      </w:r>
    </w:p>
    <w:p>
      <w:pPr>
        <w:pStyle w:val="Compact"/>
        <w:numPr>
          <w:ilvl w:val="0"/>
          <w:numId w:val="1064"/>
        </w:numPr>
      </w:pPr>
      <w:hyperlink r:id="rId309">
        <w:r>
          <w:rPr>
            <w:rStyle w:val="Hyperlink"/>
          </w:rPr>
          <w:t xml:space="preserve">Tidy Eval in 5 Minutes</w:t>
        </w:r>
      </w:hyperlink>
      <w:r>
        <w:t xml:space="preserve"> </w:t>
      </w:r>
      <w:r>
        <w:t xml:space="preserve">(video)</w:t>
      </w:r>
    </w:p>
    <w:p>
      <w:pPr>
        <w:pStyle w:val="Compact"/>
        <w:numPr>
          <w:ilvl w:val="0"/>
          <w:numId w:val="1064"/>
        </w:numPr>
      </w:pPr>
      <w:hyperlink r:id="rId310">
        <w:r>
          <w:rPr>
            <w:rStyle w:val="Hyperlink"/>
          </w:rPr>
          <w:t xml:space="preserve">Data masking</w:t>
        </w:r>
      </w:hyperlink>
      <w:r>
        <w:t xml:space="preserve"> </w:t>
      </w:r>
      <w:r>
        <w:t xml:space="preserve">(rlang documentation)</w:t>
      </w:r>
    </w:p>
    <w:p>
      <w:pPr>
        <w:pStyle w:val="Compact"/>
        <w:numPr>
          <w:ilvl w:val="0"/>
          <w:numId w:val="1064"/>
        </w:numPr>
      </w:pPr>
      <w:hyperlink r:id="rId311">
        <w:r>
          <w:rPr>
            <w:rStyle w:val="Hyperlink"/>
          </w:rPr>
          <w:t xml:space="preserve">Evaluation</w:t>
        </w:r>
      </w:hyperlink>
      <w:r>
        <w:t xml:space="preserve"> </w:t>
      </w:r>
      <w:r>
        <w:t xml:space="preserve">(advanced details)</w:t>
      </w:r>
    </w:p>
    <w:p>
      <w:pPr>
        <w:pStyle w:val="Compact"/>
        <w:numPr>
          <w:ilvl w:val="0"/>
          <w:numId w:val="1064"/>
        </w:numPr>
      </w:pPr>
      <w:hyperlink r:id="rId312">
        <w:r>
          <w:rPr>
            <w:rStyle w:val="Hyperlink"/>
          </w:rPr>
          <w:t xml:space="preserve">Data Frame Columns as Arguments to Dplyr Functions</w:t>
        </w:r>
      </w:hyperlink>
      <w:r>
        <w:t xml:space="preserve"> </w:t>
      </w:r>
      <w:r>
        <w:t xml:space="preserve">(blog)</w:t>
      </w:r>
    </w:p>
    <w:p>
      <w:pPr>
        <w:pStyle w:val="Compact"/>
        <w:numPr>
          <w:ilvl w:val="0"/>
          <w:numId w:val="1064"/>
        </w:numPr>
      </w:pPr>
      <w:hyperlink r:id="rId313">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r:id="rId314">
        <w:r>
          <w:rPr>
            <w:rStyle w:val="Hyperlink"/>
          </w:rPr>
          <w:t xml:space="preserve">Tidyverse Replacements</w:t>
        </w:r>
      </w:hyperlink>
    </w:p>
    <w:bookmarkEnd w:id="315"/>
    <w:bookmarkStart w:id="318" w:name="sec-coding-with-r-and-python"/>
    <w:p>
      <w:pPr>
        <w:pStyle w:val="Heading2"/>
      </w:pPr>
      <w:r>
        <w:t xml:space="preserve">42 Coding with R and Python</w:t>
      </w:r>
    </w:p>
    <w:p>
      <w:pPr>
        <w:pStyle w:val="FirstParagraph"/>
      </w:pPr>
      <w:r>
        <w:t xml:space="preserve">If you’re using both R and Python, you may wish to check out the</w:t>
      </w:r>
      <w:r>
        <w:t xml:space="preserve"> </w:t>
      </w:r>
      <w:hyperlink r:id="rId316">
        <w:r>
          <w:rPr>
            <w:rStyle w:val="Hyperlink"/>
          </w:rPr>
          <w:t xml:space="preserve">Feather package</w:t>
        </w:r>
      </w:hyperlink>
      <w:r>
        <w:t xml:space="preserve"> </w:t>
      </w:r>
      <w:r>
        <w:t xml:space="preserve">for exchanging data between the two languages</w:t>
      </w:r>
      <w:r>
        <w:t xml:space="preserve"> </w:t>
      </w:r>
      <w:hyperlink r:id="rId317">
        <w:r>
          <w:rPr>
            <w:rStyle w:val="Hyperlink"/>
          </w:rPr>
          <w:t xml:space="preserve">extremely quickly</w:t>
        </w:r>
      </w:hyperlink>
      <w:r>
        <w:t xml:space="preserve">.</w:t>
      </w:r>
    </w:p>
    <w:bookmarkEnd w:id="318"/>
    <w:bookmarkStart w:id="324" w:name="X06dce33c5a777f8322711dde05e81eef8b1d1f6"/>
    <w:p>
      <w:pPr>
        <w:pStyle w:val="Heading2"/>
      </w:pPr>
      <w:r>
        <w:t xml:space="preserve">43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19" w:name="lapply-and-sapply-1"/>
    <w:p>
      <w:pPr>
        <w:pStyle w:val="Heading3"/>
      </w:pPr>
      <w:r>
        <w:t xml:space="preserve">43.1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19"/>
    <w:bookmarkStart w:id="320" w:name="mapply-and-pmap"/>
    <w:p>
      <w:pPr>
        <w:pStyle w:val="Heading3"/>
      </w:pPr>
      <w:r>
        <w:t xml:space="preserve">43.2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w:t>
      </w:r>
      <w:r>
        <w:t xml:space="preserve"> </w:t>
      </w:r>
      <w:r>
        <w:t xml:space="preserve">The first difference is that</w:t>
      </w:r>
      <w:r>
        <w:t xml:space="preserve"> </w:t>
      </w:r>
      <w:r>
        <w:rPr>
          <w:rStyle w:val="VerbatimChar"/>
        </w:rPr>
        <w:t xml:space="preserve">mapply()</w:t>
      </w:r>
      <w:r>
        <w:t xml:space="preserve"> </w:t>
      </w:r>
      <w:r>
        <w:t xml:space="preserve">takes separate lists as its input arguments, while</w:t>
      </w:r>
      <w:r>
        <w:t xml:space="preserve"> </w:t>
      </w:r>
      <w:r>
        <w:rPr>
          <w:rStyle w:val="VerbatimChar"/>
        </w:rPr>
        <w:t xml:space="preserve">pmap()</w:t>
      </w:r>
      <w:r>
        <w:t xml:space="preserve"> </w:t>
      </w:r>
      <w:r>
        <w:t xml:space="preserve">takes a list of lists.</w:t>
      </w:r>
      <w:r>
        <w:t xml:space="preserve"> </w:t>
      </w:r>
      <w:r>
        <w:t xml:space="preserve">Secondly,</w:t>
      </w:r>
      <w:r>
        <w:t xml:space="preserve"> </w:t>
      </w:r>
      <w:r>
        <w:rPr>
          <w:rStyle w:val="VerbatimChar"/>
        </w:rPr>
        <w:t xml:space="preserve">mapply()</w:t>
      </w:r>
      <w:r>
        <w:t xml:space="preserve"> </w:t>
      </w:r>
      <w:r>
        <w:t xml:space="preserve">simplifies its output to a vector, matrix, or array when it can (</w:t>
      </w:r>
      <w:r>
        <w:rPr>
          <w:rStyle w:val="VerbatimChar"/>
        </w:rPr>
        <w:t xml:space="preserve">SIMPLIFY = TRUE</w:t>
      </w:r>
      <w:r>
        <w:t xml:space="preserve"> </w:t>
      </w:r>
      <w:r>
        <w:t xml:space="preserve">is the default) and otherwise returns a list, but</w:t>
      </w:r>
      <w:r>
        <w:t xml:space="preserve"> </w:t>
      </w:r>
      <w:r>
        <w:rPr>
          <w:rStyle w:val="VerbatimChar"/>
        </w:rPr>
        <w:t xml:space="preserve">pmap()</w:t>
      </w:r>
      <w:r>
        <w:t xml:space="preserve"> </w:t>
      </w:r>
      <w:r>
        <w:t xml:space="preserve">always returns a list.</w:t>
      </w:r>
    </w:p>
    <w:p>
      <w:pPr>
        <w:pStyle w:val="BodyText"/>
      </w:pPr>
      <w:r>
        <w:t xml:space="preserve">However, when</w:t>
      </w:r>
      <w:r>
        <w:t xml:space="preserve"> </w:t>
      </w:r>
      <w:r>
        <w:rPr>
          <w:b/>
          <w:bCs/>
        </w:rPr>
        <w:t xml:space="preserve">the input lists, or the vectors inside them,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rPr>
          <w:rStyle w:val="VerbatimChar"/>
        </w:rPr>
        <w:t xml:space="preserve">mapply()</w:t>
      </w:r>
      <w:r>
        <w:t xml:space="preserve"> </w:t>
      </w:r>
      <w:r>
        <w:t xml:space="preserve">recycles shorter inputs to the length of the longest input, while</w:t>
      </w:r>
      <w:r>
        <w:t xml:space="preserve"> </w:t>
      </w:r>
      <w:r>
        <w:rPr>
          <w:rStyle w:val="VerbatimChar"/>
        </w:rPr>
        <w:t xml:space="preserve">pmap()</w:t>
      </w:r>
      <w:r>
        <w:t xml:space="preserve"> </w:t>
      </w:r>
      <w:r>
        <w:t xml:space="preserve">recycles only inputs of length 1 and requires all other inputs to have the same length.</w:t>
      </w:r>
      <w:r>
        <w:t xml:space="preserve"> </w:t>
      </w:r>
      <w:r>
        <w:t xml:space="preserve">In the example above,</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 </w:t>
      </w:r>
      <w:r>
        <w:t xml:space="preserve">each hold a single element (a vector), so both functions make a single call,</w:t>
      </w:r>
      <w:r>
        <w:t xml:space="preserve"> </w:t>
      </w:r>
      <w:r>
        <w:rPr>
          <w:rStyle w:val="VerbatimChar"/>
        </w:rPr>
        <w:t xml:space="preserve">square_sum(0:3, 6:9)</w:t>
      </w:r>
      <w:r>
        <w:t xml:space="preserve">.</w:t>
      </w:r>
      <w:r>
        <w:t xml:space="preserve"> </w:t>
      </w:r>
      <w:r>
        <w:t xml:space="preserve">Assume that now</w:t>
      </w:r>
      <w:r>
        <w:t xml:space="preserve"> </w:t>
      </w:r>
      <w:r>
        <w:rPr>
          <w:rStyle w:val="VerbatimChar"/>
        </w:rPr>
        <w:t xml:space="preserve">mylist2 = list(6:12)</w:t>
      </w:r>
      <w:r>
        <w:t xml:space="preserve">.</w:t>
      </w:r>
      <w:r>
        <w:t xml:space="preserve"> </w:t>
      </w:r>
      <w:r>
        <w:t xml:space="preserve">Then,</w:t>
      </w:r>
      <w:r>
        <w:t xml:space="preserve"> </w:t>
      </w:r>
      <w:r>
        <w:rPr>
          <w:rStyle w:val="VerbatimChar"/>
        </w:rPr>
        <w:t xml:space="preserve">pmap(mylists, square_sum)</w:t>
      </w:r>
      <w:r>
        <w:t xml:space="preserve"> </w:t>
      </w:r>
      <w:r>
        <w:t xml:space="preserve">calls</w:t>
      </w:r>
      <w:r>
        <w:t xml:space="preserve"> </w:t>
      </w:r>
      <w:r>
        <w:rPr>
          <w:rStyle w:val="VerbatimChar"/>
        </w:rPr>
        <w:t xml:space="preserve">square_sum(0:3, 6:12)</w:t>
      </w:r>
      <w:r>
        <w:t xml:space="preserve">, and R’s vector arithmetic inside</w:t>
      </w:r>
      <w:r>
        <w:t xml:space="preserve"> </w:t>
      </w:r>
      <w:r>
        <w:rPr>
          <w:rStyle w:val="VerbatimChar"/>
        </w:rPr>
        <w:t xml:space="preserve">square_sum()</w:t>
      </w:r>
      <w:r>
        <w:t xml:space="preserve"> </w:t>
      </w:r>
      <w:r>
        <w:t xml:space="preserve">recycles</w:t>
      </w:r>
      <w:r>
        <w:t xml:space="preserve"> </w:t>
      </w:r>
      <w:r>
        <w:rPr>
          <w:rStyle w:val="VerbatimChar"/>
        </w:rPr>
        <w:t xml:space="preserve">0:3</w:t>
      </w:r>
      <w:r>
        <w:t xml:space="preserve">, generating</w:t>
      </w:r>
      <w:r>
        <w:t xml:space="preserve"> </w:t>
      </w:r>
      <w:r>
        <w:rPr>
          <w:rStyle w:val="VerbatimChar"/>
        </w:rPr>
        <w:t xml:space="preserve">[36  50  68  90 100 122 148]</w:t>
      </w:r>
      <w:r>
        <w:t xml:space="preserve"> </w:t>
      </w:r>
      <w:r>
        <w:t xml:space="preserve">where elements 0, 1, and 2 are recycled to match 10, 11, and 12.</w:t>
      </w:r>
      <w:r>
        <w:t xml:space="preserve"> </w:t>
      </w:r>
      <w:r>
        <w:t xml:space="preserve">R also gives the warning</w:t>
      </w:r>
      <w:r>
        <w:t xml:space="preserve"> </w:t>
      </w:r>
      <w:r>
        <w:t xml:space="preserve">“longer object length is not a multiple of shorter object length.”</w:t>
      </w:r>
    </w:p>
    <w:p>
      <w:pPr>
        <w:pStyle w:val="BodyText"/>
      </w:pPr>
      <w:r>
        <w:t xml:space="preserve">Thus, unless the recycling pattern described above is a desirable feature for a certain experiment design,</w:t>
      </w:r>
      <w:r>
        <w:t xml:space="preserve"> </w:t>
      </w:r>
      <w:r>
        <w:rPr>
          <w:b/>
          <w:bCs/>
        </w:rPr>
        <w:t xml:space="preserve">when the input lists, or the vectors inside them,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20"/>
    <w:bookmarkStart w:id="323" w:name="Xf551672fa8f1190aa44df63554b00ab4edf5974"/>
    <w:p>
      <w:pPr>
        <w:pStyle w:val="Heading3"/>
      </w:pPr>
      <w:r>
        <w:t xml:space="preserve">43.3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21" w:name="parlapply"/>
    <w:p>
      <w:pPr>
        <w:pStyle w:val="Heading4"/>
      </w:pP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21"/>
    <w:bookmarkStart w:id="322" w:name="future_lapply"/>
    <w:p>
      <w:pPr>
        <w:pStyle w:val="Heading4"/>
      </w:pPr>
      <w:r>
        <w:rPr>
          <w:rStyle w:val="VerbatimChar"/>
        </w:rPr>
        <w:t xml:space="preserve">future_lapply()</w:t>
      </w:r>
    </w:p>
    <w:p>
      <w:pPr>
        <w:pStyle w:val="FirstParagraph"/>
      </w:pPr>
      <w:r>
        <w:t xml:space="preserve">Below is a generic example of</w:t>
      </w:r>
      <w:r>
        <w:t xml:space="preserve"> </w:t>
      </w:r>
      <w:r>
        <w:rPr>
          <w:rStyle w:val="VerbatimChar"/>
        </w:rPr>
        <w:t xml:space="preserve">future_lapply()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22"/>
    <w:bookmarkEnd w:id="323"/>
    <w:bookmarkEnd w:id="324"/>
    <w:bookmarkStart w:id="333" w:name="sec-reviewing-code"/>
    <w:p>
      <w:pPr>
        <w:pStyle w:val="Heading2"/>
      </w:pPr>
      <w:r>
        <w:t xml:space="preserve">44 Reviewing Code</w:t>
      </w:r>
    </w:p>
    <w:p>
      <w:pPr>
        <w:pStyle w:val="FirstParagraph"/>
      </w:pPr>
      <w:r>
        <w:t xml:space="preserve">Peer code review is a collaborative practice that improves scientific rigor,</w:t>
      </w:r>
      <w:r>
        <w:t xml:space="preserve"> </w:t>
      </w:r>
      <w:r>
        <w:t xml:space="preserve">fosters shared understanding,</w:t>
      </w:r>
      <w:r>
        <w:t xml:space="preserve"> </w:t>
      </w:r>
      <w:r>
        <w:t xml:space="preserve">and catches bugs before analysis results are shared or published.</w:t>
      </w:r>
      <w:r>
        <w:t xml:space="preserve"> </w:t>
      </w:r>
      <w:r>
        <w:t xml:space="preserve">The recommended pull request workflow, author and reviewer expectations, and response protocol</w:t>
      </w:r>
      <w:r>
        <w:t xml:space="preserve"> </w:t>
      </w:r>
      <w:r>
        <w:t xml:space="preserve">are consolidated in</w:t>
      </w:r>
      <w:r>
        <w:t xml:space="preserve"> </w:t>
      </w:r>
      <w:hyperlink r:id="rId325">
        <w:r>
          <w:rPr>
            <w:rStyle w:val="Hyperlink"/>
          </w:rPr>
          <w:t xml:space="preserve">Collaborative Software Development</w:t>
        </w:r>
      </w:hyperlink>
      <w:r>
        <w:t xml:space="preserve">.</w:t>
      </w:r>
    </w:p>
    <w:bookmarkStart w:id="326" w:name="sec-why-review-code"/>
    <w:p>
      <w:pPr>
        <w:pStyle w:val="Heading3"/>
      </w:pPr>
      <w:r>
        <w:t xml:space="preserve">44.1 Why We Review Code</w:t>
      </w:r>
    </w:p>
    <w:p>
      <w:pPr>
        <w:pStyle w:val="FirstParagraph"/>
      </w:pPr>
      <w:r>
        <w:t xml:space="preserve">Code review serves several vital purposes:</w:t>
      </w:r>
    </w:p>
    <w:p>
      <w:pPr>
        <w:pStyle w:val="Compact"/>
        <w:numPr>
          <w:ilvl w:val="0"/>
          <w:numId w:val="1065"/>
        </w:numPr>
      </w:pPr>
      <w:r>
        <w:rPr>
          <w:b/>
          <w:bCs/>
        </w:rPr>
        <w:t xml:space="preserve">Error prevention</w:t>
      </w:r>
      <w:r>
        <w:t xml:space="preserve">: Catching data processing and analytical bugs early,</w:t>
      </w:r>
      <w:r>
        <w:t xml:space="preserve"> </w:t>
      </w:r>
      <w:r>
        <w:t xml:space="preserve">before findings enter manuscripts or reports.</w:t>
      </w:r>
    </w:p>
    <w:p>
      <w:pPr>
        <w:pStyle w:val="Compact"/>
        <w:numPr>
          <w:ilvl w:val="0"/>
          <w:numId w:val="1065"/>
        </w:numPr>
      </w:pPr>
      <w:r>
        <w:rPr>
          <w:b/>
          <w:bCs/>
        </w:rPr>
        <w:t xml:space="preserve">Reproducibility</w:t>
      </w:r>
      <w:r>
        <w:t xml:space="preserve">: Verifying that scripts execute cleanly from scratch</w:t>
      </w:r>
      <w:r>
        <w:t xml:space="preserve"> </w:t>
      </w:r>
      <w:r>
        <w:t xml:space="preserve">without undocumented manual interventions or environment-specific dependencies.</w:t>
      </w:r>
    </w:p>
    <w:p>
      <w:pPr>
        <w:pStyle w:val="Compact"/>
        <w:numPr>
          <w:ilvl w:val="0"/>
          <w:numId w:val="1065"/>
        </w:numPr>
      </w:pPr>
      <w:r>
        <w:rPr>
          <w:b/>
          <w:bCs/>
        </w:rPr>
        <w:t xml:space="preserve">Knowledge transfer</w:t>
      </w:r>
      <w:r>
        <w:t xml:space="preserve">: Sharing analytical methods, R idioms,</w:t>
      </w:r>
      <w:r>
        <w:t xml:space="preserve"> </w:t>
      </w:r>
      <w:r>
        <w:t xml:space="preserve">and package features across the team.</w:t>
      </w:r>
    </w:p>
    <w:p>
      <w:pPr>
        <w:pStyle w:val="Compact"/>
        <w:numPr>
          <w:ilvl w:val="0"/>
          <w:numId w:val="1065"/>
        </w:numPr>
      </w:pPr>
      <w:r>
        <w:rPr>
          <w:b/>
          <w:bCs/>
        </w:rPr>
        <w:t xml:space="preserve">Maintainability</w:t>
      </w:r>
      <w:r>
        <w:t xml:space="preserve">: Ensuring that analysis pipelines can be understood,</w:t>
      </w:r>
      <w:r>
        <w:t xml:space="preserve"> </w:t>
      </w:r>
      <w:r>
        <w:t xml:space="preserve">modified, and extended by other team members in the future.</w:t>
      </w:r>
    </w:p>
    <w:bookmarkEnd w:id="326"/>
    <w:bookmarkStart w:id="330" w:name="sec-what-to-look-for"/>
    <w:p>
      <w:pPr>
        <w:pStyle w:val="Heading3"/>
      </w:pPr>
      <w:r>
        <w:t xml:space="preserve">44.2 What Reviewers Look For</w:t>
      </w:r>
    </w:p>
    <w:p>
      <w:pPr>
        <w:pStyle w:val="FirstParagraph"/>
      </w:pPr>
      <w:r>
        <w:t xml:space="preserve">When reviewing a colleague’s code, evaluate these key dimensions:</w:t>
      </w:r>
    </w:p>
    <w:p>
      <w:pPr>
        <w:pStyle w:val="Compact"/>
        <w:numPr>
          <w:ilvl w:val="0"/>
          <w:numId w:val="1066"/>
        </w:numPr>
      </w:pPr>
      <w:r>
        <w:rPr>
          <w:b/>
          <w:bCs/>
        </w:rPr>
        <w:t xml:space="preserve">Reproducibility</w:t>
      </w:r>
      <w:r>
        <w:t xml:space="preserve">:</w:t>
      </w:r>
    </w:p>
    <w:p>
      <w:pPr>
        <w:pStyle w:val="Compact"/>
        <w:numPr>
          <w:ilvl w:val="1"/>
          <w:numId w:val="1067"/>
        </w:numPr>
      </w:pPr>
      <w:r>
        <w:t xml:space="preserve">Does the script run cleanly from start to finish in a fresh R session?</w:t>
      </w:r>
    </w:p>
    <w:p>
      <w:pPr>
        <w:pStyle w:val="Compact"/>
        <w:numPr>
          <w:ilvl w:val="1"/>
          <w:numId w:val="1067"/>
        </w:numPr>
      </w:pPr>
      <w:r>
        <w:t xml:space="preserve">Are package dependencies managed reproducibly via</w:t>
      </w:r>
      <w:r>
        <w:t xml:space="preserve"> </w:t>
      </w:r>
      <w:hyperlink r:id="rId327">
        <w:r>
          <w:rPr>
            <w:rStyle w:val="VerbatimChar"/>
          </w:rPr>
          <w:t xml:space="preserve">{renv}</w:t>
        </w:r>
      </w:hyperlink>
      <w:r>
        <w:t xml:space="preserve"> </w:t>
      </w:r>
      <w:r>
        <w:t xml:space="preserve">(see</w:t>
      </w:r>
      <w:r>
        <w:t xml:space="preserve"> </w:t>
      </w:r>
      <w:hyperlink r:id="rId328">
        <w:r>
          <w:rPr>
            <w:rStyle w:val="Hyperlink"/>
          </w:rPr>
          <w:t xml:space="preserve">Reproducible Environments</w:t>
        </w:r>
      </w:hyperlink>
      <w:r>
        <w:t xml:space="preserve">)?</w:t>
      </w:r>
    </w:p>
    <w:p>
      <w:pPr>
        <w:pStyle w:val="Compact"/>
        <w:numPr>
          <w:ilvl w:val="1"/>
          <w:numId w:val="1067"/>
        </w:numPr>
      </w:pPr>
      <w:r>
        <w:t xml:space="preserve">Are file paths relative and constructed with</w:t>
      </w:r>
      <w:r>
        <w:t xml:space="preserve"> </w:t>
      </w:r>
      <w:hyperlink r:id="rId258">
        <w:r>
          <w:rPr>
            <w:rStyle w:val="VerbatimChar"/>
          </w:rPr>
          <w:t xml:space="preserve">{here}</w:t>
        </w:r>
      </w:hyperlink>
      <w:r>
        <w:t xml:space="preserve"> </w:t>
      </w:r>
      <w:r>
        <w:t xml:space="preserve">(see</w:t>
      </w:r>
      <w:r>
        <w:t xml:space="preserve"> </w:t>
      </w:r>
      <w:hyperlink w:anchor="sec-here-package-practices">
        <w:r>
          <w:rPr>
            <w:rStyle w:val="Hyperlink"/>
          </w:rPr>
          <w:t xml:space="preserve">Section 28</w:t>
        </w:r>
      </w:hyperlink>
      <w:r>
        <w:t xml:space="preserve">),</w:t>
      </w:r>
      <w:r>
        <w:t xml:space="preserve"> </w:t>
      </w:r>
      <w:r>
        <w:t xml:space="preserve">avoiding machine-specific absolute paths?</w:t>
      </w:r>
    </w:p>
    <w:p>
      <w:pPr>
        <w:pStyle w:val="Compact"/>
        <w:numPr>
          <w:ilvl w:val="0"/>
          <w:numId w:val="1066"/>
        </w:numPr>
      </w:pPr>
      <w:r>
        <w:rPr>
          <w:b/>
          <w:bCs/>
        </w:rPr>
        <w:t xml:space="preserve">Code correctness and data integrity</w:t>
      </w:r>
      <w:r>
        <w:t xml:space="preserve">:</w:t>
      </w:r>
    </w:p>
    <w:p>
      <w:pPr>
        <w:pStyle w:val="Compact"/>
        <w:numPr>
          <w:ilvl w:val="1"/>
          <w:numId w:val="1068"/>
        </w:numPr>
      </w:pPr>
      <w:r>
        <w:t xml:space="preserve">Are data transformations and filtering steps logical and documented?</w:t>
      </w:r>
    </w:p>
    <w:p>
      <w:pPr>
        <w:pStyle w:val="Compact"/>
        <w:numPr>
          <w:ilvl w:val="1"/>
          <w:numId w:val="1068"/>
        </w:numPr>
      </w:pPr>
      <w:r>
        <w:t xml:space="preserve">Are missing values (</w:t>
      </w:r>
      <w:r>
        <w:rPr>
          <w:rStyle w:val="VerbatimChar"/>
        </w:rPr>
        <w:t xml:space="preserve">NA</w:t>
      </w:r>
      <w:r>
        <w:t xml:space="preserve">), edge cases, and empty groupings handled appropriately?</w:t>
      </w:r>
    </w:p>
    <w:p>
      <w:pPr>
        <w:pStyle w:val="Compact"/>
        <w:numPr>
          <w:ilvl w:val="1"/>
          <w:numId w:val="1068"/>
        </w:numPr>
      </w:pPr>
      <w:r>
        <w:t xml:space="preserve">Are key variables assigned descriptive labels and measurement units where applicable (see</w:t>
      </w:r>
      <w:r>
        <w:t xml:space="preserve"> </w:t>
      </w:r>
      <w:hyperlink w:anchor="sec-variable-labels">
        <w:r>
          <w:rPr>
            <w:rStyle w:val="Hyperlink"/>
          </w:rPr>
          <w:t xml:space="preserve">Section 14.8</w:t>
        </w:r>
      </w:hyperlink>
      <w:r>
        <w:t xml:space="preserve">)?</w:t>
      </w:r>
    </w:p>
    <w:p>
      <w:pPr>
        <w:pStyle w:val="Compact"/>
        <w:numPr>
          <w:ilvl w:val="0"/>
          <w:numId w:val="1066"/>
        </w:numPr>
      </w:pPr>
      <w:r>
        <w:rPr>
          <w:b/>
          <w:bCs/>
        </w:rPr>
        <w:t xml:space="preserve">Style and structure</w:t>
      </w:r>
      <w:r>
        <w:t xml:space="preserve">:</w:t>
      </w:r>
    </w:p>
    <w:p>
      <w:pPr>
        <w:pStyle w:val="Compact"/>
        <w:numPr>
          <w:ilvl w:val="1"/>
          <w:numId w:val="1069"/>
        </w:numPr>
      </w:pPr>
      <w:r>
        <w:t xml:space="preserve">Does the code follow the project’s R code style (see</w:t>
      </w:r>
      <w:r>
        <w:t xml:space="preserve"> </w:t>
      </w:r>
      <w:hyperlink r:id="rId329">
        <w:r>
          <w:rPr>
            <w:rStyle w:val="Hyperlink"/>
          </w:rPr>
          <w:t xml:space="preserve">R Code Style</w:t>
        </w:r>
      </w:hyperlink>
      <w:r>
        <w:t xml:space="preserve">)?</w:t>
      </w:r>
    </w:p>
    <w:p>
      <w:pPr>
        <w:pStyle w:val="Compact"/>
        <w:numPr>
          <w:ilvl w:val="1"/>
          <w:numId w:val="1069"/>
        </w:numPr>
      </w:pPr>
      <w:r>
        <w:t xml:space="preserve">Are long chunks broken into focused functions (see</w:t>
      </w:r>
      <w:r>
        <w:t xml:space="preserve"> </w:t>
      </w:r>
      <w:hyperlink w:anchor="sec-function-decomposition">
        <w:r>
          <w:rPr>
            <w:rStyle w:val="Hyperlink"/>
          </w:rPr>
          <w:t xml:space="preserve">Section 18</w:t>
        </w:r>
      </w:hyperlink>
      <w:r>
        <w:t xml:space="preserve">)?</w:t>
      </w:r>
    </w:p>
    <w:p>
      <w:pPr>
        <w:pStyle w:val="Compact"/>
        <w:numPr>
          <w:ilvl w:val="1"/>
          <w:numId w:val="1069"/>
        </w:numPr>
      </w:pPr>
      <w:r>
        <w:t xml:space="preserve">Are variable and function names self-describing (see</w:t>
      </w:r>
      <w:r>
        <w:t xml:space="preserve"> </w:t>
      </w:r>
      <w:hyperlink r:id="rId156">
        <w:r>
          <w:rPr>
            <w:rStyle w:val="Hyperlink"/>
          </w:rPr>
          <w:t xml:space="preserve">Object Naming</w:t>
        </w:r>
      </w:hyperlink>
      <w:r>
        <w:t xml:space="preserve">)?</w:t>
      </w:r>
    </w:p>
    <w:p>
      <w:pPr>
        <w:pStyle w:val="Compact"/>
        <w:numPr>
          <w:ilvl w:val="0"/>
          <w:numId w:val="1066"/>
        </w:numPr>
      </w:pPr>
      <w:r>
        <w:rPr>
          <w:b/>
          <w:bCs/>
        </w:rPr>
        <w:t xml:space="preserve">Documentation</w:t>
      </w:r>
      <w:r>
        <w:t xml:space="preserve">:</w:t>
      </w:r>
    </w:p>
    <w:p>
      <w:pPr>
        <w:pStyle w:val="Compact"/>
        <w:numPr>
          <w:ilvl w:val="1"/>
          <w:numId w:val="1070"/>
        </w:numPr>
      </w:pPr>
      <w:r>
        <w:t xml:space="preserve">Do comments explain non-obvious design choices or statistical assumptions (see</w:t>
      </w:r>
      <w:r>
        <w:t xml:space="preserve"> </w:t>
      </w:r>
      <w:hyperlink w:anchor="sec-documenting-code">
        <w:r>
          <w:rPr>
            <w:rStyle w:val="Hyperlink"/>
          </w:rPr>
          <w:t xml:space="preserve">Section 14</w:t>
        </w:r>
      </w:hyperlink>
      <w:r>
        <w:t xml:space="preserve">)?</w:t>
      </w:r>
    </w:p>
    <w:p>
      <w:pPr>
        <w:pStyle w:val="Compact"/>
        <w:numPr>
          <w:ilvl w:val="1"/>
          <w:numId w:val="1070"/>
        </w:numPr>
      </w:pPr>
      <w:r>
        <w:t xml:space="preserve">Are architectural or analytical decisions documented with an ADR where appropriate (see</w:t>
      </w:r>
      <w:r>
        <w:t xml:space="preserve"> </w:t>
      </w:r>
      <w:hyperlink w:anchor="sec-adrs">
        <w:r>
          <w:rPr>
            <w:rStyle w:val="Hyperlink"/>
          </w:rPr>
          <w:t xml:space="preserve">Section 15</w:t>
        </w:r>
      </w:hyperlink>
      <w:r>
        <w:t xml:space="preserve">)?</w:t>
      </w:r>
    </w:p>
    <w:bookmarkEnd w:id="330"/>
    <w:bookmarkStart w:id="331" w:name="sec-constructive-feedback"/>
    <w:p>
      <w:pPr>
        <w:pStyle w:val="Heading3"/>
      </w:pPr>
      <w:r>
        <w:t xml:space="preserve">44.3 How to Give Constructive Feedback</w:t>
      </w:r>
    </w:p>
    <w:p>
      <w:pPr>
        <w:pStyle w:val="FirstParagraph"/>
      </w:pPr>
      <w:r>
        <w:t xml:space="preserve">Effective code review builds a supportive, high-trust research culture:</w:t>
      </w:r>
    </w:p>
    <w:p>
      <w:pPr>
        <w:pStyle w:val="Compact"/>
        <w:numPr>
          <w:ilvl w:val="0"/>
          <w:numId w:val="1071"/>
        </w:numPr>
      </w:pPr>
      <w:r>
        <w:rPr>
          <w:b/>
          <w:bCs/>
        </w:rPr>
        <w:t xml:space="preserve">Be kind and respectful</w:t>
      </w:r>
      <w:r>
        <w:t xml:space="preserve">: Critique the code, not the author.</w:t>
      </w:r>
      <w:r>
        <w:t xml:space="preserve"> </w:t>
      </w:r>
      <w:r>
        <w:t xml:space="preserve">Assume positive intent and acknowledge elegant solutions or clear documentation.</w:t>
      </w:r>
    </w:p>
    <w:p>
      <w:pPr>
        <w:pStyle w:val="Compact"/>
        <w:numPr>
          <w:ilvl w:val="0"/>
          <w:numId w:val="1071"/>
        </w:numPr>
      </w:pPr>
      <w:r>
        <w:rPr>
          <w:b/>
          <w:bCs/>
        </w:rPr>
        <w:t xml:space="preserve">Be specific and actionable</w:t>
      </w:r>
      <w:r>
        <w:t xml:space="preserve">: Explain why a change is recommended</w:t>
      </w:r>
      <w:r>
        <w:t xml:space="preserve"> </w:t>
      </w:r>
      <w:r>
        <w:t xml:space="preserve">and provide concrete code suggestions or examples where possible.</w:t>
      </w:r>
    </w:p>
    <w:p>
      <w:pPr>
        <w:pStyle w:val="Compact"/>
        <w:numPr>
          <w:ilvl w:val="0"/>
          <w:numId w:val="1071"/>
        </w:numPr>
      </w:pPr>
      <w:r>
        <w:rPr>
          <w:b/>
          <w:bCs/>
        </w:rPr>
        <w:t xml:space="preserve">Distinguish blocking vs. non-blocking comments</w:t>
      </w:r>
      <w:r>
        <w:t xml:space="preserve">:</w:t>
      </w:r>
      <w:r>
        <w:t xml:space="preserve"> </w:t>
      </w:r>
      <w:r>
        <w:t xml:space="preserve">Clearly separate essential correctness or reproducibility issues (blocking)</w:t>
      </w:r>
      <w:r>
        <w:t xml:space="preserve"> </w:t>
      </w:r>
      <w:r>
        <w:t xml:space="preserve">from optional stylistic preferences or ideas for future exploration (non-blocking nits).</w:t>
      </w:r>
    </w:p>
    <w:p>
      <w:pPr>
        <w:pStyle w:val="Compact"/>
        <w:numPr>
          <w:ilvl w:val="0"/>
          <w:numId w:val="1071"/>
        </w:numPr>
      </w:pPr>
      <w:r>
        <w:rPr>
          <w:b/>
          <w:bCs/>
        </w:rPr>
        <w:t xml:space="preserve">Ask clarifying questions</w:t>
      </w:r>
      <w:r>
        <w:t xml:space="preserve">: When logic is unclear,</w:t>
      </w:r>
      <w:r>
        <w:t xml:space="preserve"> </w:t>
      </w:r>
      <w:r>
        <w:t xml:space="preserve">ask the author to explain their intent before proposing a rewrite.</w:t>
      </w:r>
    </w:p>
    <w:bookmarkEnd w:id="331"/>
    <w:bookmarkStart w:id="332" w:name="sec-when-to-approve"/>
    <w:p>
      <w:pPr>
        <w:pStyle w:val="Heading3"/>
      </w:pPr>
      <w:r>
        <w:t xml:space="preserve">44.4 When to Approve</w:t>
      </w:r>
    </w:p>
    <w:p>
      <w:pPr>
        <w:pStyle w:val="FirstParagraph"/>
      </w:pPr>
      <w:r>
        <w:t xml:space="preserve">Approve a pull request when:</w:t>
      </w:r>
    </w:p>
    <w:p>
      <w:pPr>
        <w:pStyle w:val="Compact"/>
        <w:numPr>
          <w:ilvl w:val="0"/>
          <w:numId w:val="1072"/>
        </w:numPr>
      </w:pPr>
      <w:r>
        <w:t xml:space="preserve">All automated CI checks and workflows pass cleanly.</w:t>
      </w:r>
    </w:p>
    <w:p>
      <w:pPr>
        <w:pStyle w:val="Compact"/>
        <w:numPr>
          <w:ilvl w:val="0"/>
          <w:numId w:val="1072"/>
        </w:numPr>
      </w:pPr>
      <w:r>
        <w:t xml:space="preserve">The code runs end-to-end and produces expected outputs.</w:t>
      </w:r>
    </w:p>
    <w:p>
      <w:pPr>
        <w:pStyle w:val="Compact"/>
        <w:numPr>
          <w:ilvl w:val="0"/>
          <w:numId w:val="1072"/>
        </w:numPr>
      </w:pPr>
      <w:r>
        <w:t xml:space="preserve">All blocking review findings have been resolved or explicitly deferred to a tracked follow-up issue.</w:t>
      </w:r>
    </w:p>
    <w:p>
      <w:pPr>
        <w:pStyle w:val="Compact"/>
        <w:numPr>
          <w:ilvl w:val="0"/>
          <w:numId w:val="1072"/>
        </w:numPr>
      </w:pPr>
      <w:r>
        <w:t xml:space="preserve">The author has completed the pre-review quality checks in</w:t>
      </w:r>
      <w:r>
        <w:t xml:space="preserve"> </w:t>
      </w:r>
      <w:hyperlink w:anchor="sec-r-qa-checklist">
        <w:r>
          <w:rPr>
            <w:rStyle w:val="Hyperlink"/>
          </w:rPr>
          <w:t xml:space="preserve">Section 12</w:t>
        </w:r>
      </w:hyperlink>
      <w:r>
        <w:t xml:space="preserve">.</w:t>
      </w:r>
    </w:p>
    <w:bookmarkEnd w:id="332"/>
    <w:bookmarkEnd w:id="333"/>
    <w:bookmarkStart w:id="336" w:name="sec-getting-help-with-code"/>
    <w:p>
      <w:pPr>
        <w:pStyle w:val="Heading2"/>
      </w:pPr>
      <w:r>
        <w:t xml:space="preserve">45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73"/>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73"/>
        </w:numPr>
      </w:pPr>
      <w:r>
        <w:t xml:space="preserve">Is</w:t>
      </w:r>
      <w:r>
        <w:t xml:space="preserve"> </w:t>
      </w:r>
      <w:r>
        <w:rPr>
          <w:b/>
          <w:bCs/>
        </w:rPr>
        <w:t xml:space="preserve">minimal</w:t>
      </w:r>
      <w:r>
        <w:t xml:space="preserve">: Strips away everything not directly related to your problem</w:t>
      </w:r>
    </w:p>
    <w:p>
      <w:pPr>
        <w:pStyle w:val="Compact"/>
        <w:numPr>
          <w:ilvl w:val="0"/>
          <w:numId w:val="1073"/>
        </w:numPr>
      </w:pPr>
      <w:r>
        <w:t xml:space="preserve">Uses small, simple example data (often built-in datasets)</w:t>
      </w:r>
    </w:p>
    <w:p>
      <w:pPr>
        <w:pStyle w:val="FirstParagraph"/>
      </w:pPr>
      <w:r>
        <w:rPr>
          <w:b/>
          <w:bCs/>
        </w:rPr>
        <w:t xml:space="preserve">Why create a reprex:</w:t>
      </w:r>
    </w:p>
    <w:p>
      <w:pPr>
        <w:pStyle w:val="Compact"/>
        <w:numPr>
          <w:ilvl w:val="0"/>
          <w:numId w:val="1074"/>
        </w:numPr>
      </w:pPr>
      <w:r>
        <w:t xml:space="preserve">80% of the time, creating a reprex helps you discover the solution yourself</w:t>
      </w:r>
    </w:p>
    <w:p>
      <w:pPr>
        <w:pStyle w:val="Compact"/>
        <w:numPr>
          <w:ilvl w:val="0"/>
          <w:numId w:val="1074"/>
        </w:numPr>
      </w:pPr>
      <w:r>
        <w:t xml:space="preserve">20% of the time, you’ll have a clear example that makes it easy for others to help you</w:t>
      </w:r>
    </w:p>
    <w:p>
      <w:pPr>
        <w:pStyle w:val="Compact"/>
        <w:numPr>
          <w:ilvl w:val="0"/>
          <w:numId w:val="1074"/>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75"/>
        </w:numPr>
      </w:pPr>
      <w:hyperlink r:id="rId334">
        <w:r>
          <w:rPr>
            <w:rStyle w:val="VerbatimChar"/>
          </w:rPr>
          <w:t xml:space="preserve">{reprex}</w:t>
        </w:r>
      </w:hyperlink>
      <w:r>
        <w:t xml:space="preserve"> </w:t>
      </w:r>
      <w:r>
        <w:t xml:space="preserve">package: Automates creation of reproducible examples</w:t>
      </w:r>
    </w:p>
    <w:p>
      <w:pPr>
        <w:pStyle w:val="Compact"/>
        <w:numPr>
          <w:ilvl w:val="0"/>
          <w:numId w:val="1075"/>
        </w:numPr>
      </w:pPr>
      <w:hyperlink r:id="rId335">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36"/>
    <w:bookmarkStart w:id="390" w:name="sec-r-resources"/>
    <w:p>
      <w:pPr>
        <w:pStyle w:val="Heading2"/>
      </w:pPr>
      <w:r>
        <w:t xml:space="preserve">46 Additional Resources</w:t>
      </w:r>
    </w:p>
    <w:bookmarkStart w:id="343" w:name="learning-r"/>
    <w:p>
      <w:pPr>
        <w:pStyle w:val="Heading3"/>
      </w:pPr>
      <w:r>
        <w:t xml:space="preserve">46.1 Learning R</w:t>
      </w:r>
    </w:p>
    <w:p>
      <w:pPr>
        <w:pStyle w:val="Compact"/>
        <w:numPr>
          <w:ilvl w:val="0"/>
          <w:numId w:val="1076"/>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76"/>
        </w:numPr>
      </w:pPr>
      <w:hyperlink r:id="rId337">
        <w:r>
          <w:rPr>
            <w:rStyle w:val="Hyperlink"/>
          </w:rPr>
          <w:t xml:space="preserve">R for Epidemiology</w:t>
        </w:r>
      </w:hyperlink>
      <w:r>
        <w:t xml:space="preserve"> </w:t>
      </w:r>
      <w:r>
        <w:t xml:space="preserve">- an introduction to R, with epidemiology examples</w:t>
      </w:r>
    </w:p>
    <w:p>
      <w:pPr>
        <w:pStyle w:val="Compact"/>
        <w:numPr>
          <w:ilvl w:val="0"/>
          <w:numId w:val="1076"/>
        </w:numPr>
      </w:pPr>
      <w:hyperlink r:id="rId338">
        <w:r>
          <w:rPr>
            <w:rStyle w:val="Hyperlink"/>
          </w:rPr>
          <w:t xml:space="preserve">The Epidemiologist R Handbook</w:t>
        </w:r>
      </w:hyperlink>
      <w:r>
        <w:t xml:space="preserve"> </w:t>
      </w:r>
      <w:r>
        <w:t xml:space="preserve">- task-oriented reference for applied epidemiology</w:t>
      </w:r>
    </w:p>
    <w:p>
      <w:pPr>
        <w:pStyle w:val="Compact"/>
        <w:numPr>
          <w:ilvl w:val="0"/>
          <w:numId w:val="1076"/>
        </w:numPr>
      </w:pPr>
      <w:hyperlink r:id="rId339">
        <w:r>
          <w:rPr>
            <w:rStyle w:val="Hyperlink"/>
          </w:rPr>
          <w:t xml:space="preserve">R Graphics Cookbook</w:t>
        </w:r>
      </w:hyperlink>
      <w:r>
        <w:t xml:space="preserve"> </w:t>
      </w:r>
      <w:r>
        <w:t xml:space="preserve">- recipes for common</w:t>
      </w:r>
      <w:r>
        <w:t xml:space="preserve"> </w:t>
      </w:r>
      <w:r>
        <w:rPr>
          <w:rStyle w:val="VerbatimChar"/>
        </w:rPr>
        <w:t xml:space="preserve">{ggplot2}</w:t>
      </w:r>
      <w:r>
        <w:t xml:space="preserve"> </w:t>
      </w:r>
      <w:r>
        <w:t xml:space="preserve">figures</w:t>
      </w:r>
    </w:p>
    <w:p>
      <w:pPr>
        <w:pStyle w:val="Compact"/>
        <w:numPr>
          <w:ilvl w:val="0"/>
          <w:numId w:val="1076"/>
        </w:numPr>
      </w:pPr>
      <w:hyperlink r:id="rId340">
        <w:r>
          <w:rPr>
            <w:rStyle w:val="Hyperlink"/>
          </w:rPr>
          <w:t xml:space="preserve">R for Reproducible Scientific Analysis</w:t>
        </w:r>
      </w:hyperlink>
      <w:r>
        <w:t xml:space="preserve"> </w:t>
      </w:r>
      <w:r>
        <w:t xml:space="preserve">- Software Carpentry’s introductory lesson</w:t>
      </w:r>
    </w:p>
    <w:p>
      <w:pPr>
        <w:pStyle w:val="Compact"/>
        <w:numPr>
          <w:ilvl w:val="0"/>
          <w:numId w:val="1076"/>
        </w:numPr>
      </w:pPr>
      <w:hyperlink r:id="rId341">
        <w:r>
          <w:rPr>
            <w:rStyle w:val="Hyperlink"/>
          </w:rPr>
          <w:t xml:space="preserve">Building reproducible analytical pipelines with R</w:t>
        </w:r>
      </w:hyperlink>
      <w:r>
        <w:t xml:space="preserve"> </w:t>
      </w:r>
      <w:r>
        <w:t xml:space="preserve">- project-level reproducibility in R</w:t>
      </w:r>
    </w:p>
    <w:p>
      <w:pPr>
        <w:pStyle w:val="Compact"/>
        <w:numPr>
          <w:ilvl w:val="0"/>
          <w:numId w:val="1076"/>
        </w:numPr>
      </w:pPr>
      <w:hyperlink r:id="rId342">
        <w:r>
          <w:rPr>
            <w:rStyle w:val="Hyperlink"/>
          </w:rPr>
          <w:t xml:space="preserve">Posit Recipes</w:t>
        </w:r>
      </w:hyperlink>
      <w:r>
        <w:t xml:space="preserve"> </w:t>
      </w:r>
      <w:r>
        <w:t xml:space="preserve">- short, task-focused R code snippets</w:t>
      </w:r>
    </w:p>
    <w:bookmarkEnd w:id="343"/>
    <w:bookmarkStart w:id="345" w:name="learning-python"/>
    <w:p>
      <w:pPr>
        <w:pStyle w:val="Heading3"/>
      </w:pPr>
      <w:r>
        <w:t xml:space="preserve">46.2 Learning Python</w:t>
      </w:r>
    </w:p>
    <w:p>
      <w:pPr>
        <w:pStyle w:val="Compact"/>
        <w:numPr>
          <w:ilvl w:val="0"/>
          <w:numId w:val="1077"/>
        </w:numPr>
      </w:pPr>
      <w:hyperlink r:id="rId344">
        <w:r>
          <w:rPr>
            <w:rStyle w:val="Hyperlink"/>
          </w:rPr>
          <w:t xml:space="preserve">Python Tutor</w:t>
        </w:r>
      </w:hyperlink>
      <w:r>
        <w:t xml:space="preserve"> </w:t>
      </w:r>
      <w:r>
        <w:t xml:space="preserve">- steps through a short program one line at a time</w:t>
      </w:r>
      <w:r>
        <w:t xml:space="preserve"> </w:t>
      </w:r>
      <w:r>
        <w:t xml:space="preserve">and draws each variable and object in memory;</w:t>
      </w:r>
      <w:r>
        <w:t xml:space="preserve"> </w:t>
      </w:r>
      <w:r>
        <w:t xml:space="preserve">it visualizes Python, Java, C, C++ and JavaScript (not R) and limits program length, so use it on small examples</w:t>
      </w:r>
    </w:p>
    <w:bookmarkEnd w:id="345"/>
    <w:bookmarkStart w:id="350" w:name="coming-to-r-from-sas"/>
    <w:p>
      <w:pPr>
        <w:pStyle w:val="Heading3"/>
      </w:pPr>
      <w:r>
        <w:t xml:space="preserve">46.3 Coming to R from SAS</w:t>
      </w:r>
    </w:p>
    <w:p>
      <w:pPr>
        <w:pStyle w:val="Compact"/>
        <w:numPr>
          <w:ilvl w:val="0"/>
          <w:numId w:val="1078"/>
        </w:numPr>
      </w:pPr>
      <w:hyperlink r:id="rId346">
        <w:r>
          <w:rPr>
            <w:rStyle w:val="Hyperlink"/>
          </w:rPr>
          <w:t xml:space="preserve">The sassy system</w:t>
        </w:r>
      </w:hyperlink>
      <w:r>
        <w:t xml:space="preserve"> </w:t>
      </w:r>
      <w:r>
        <w:t xml:space="preserve">- packages that bring familiar SAS concepts to R;</w:t>
      </w:r>
      <w:r>
        <w:t xml:space="preserve"> </w:t>
      </w:r>
      <w:r>
        <w:t xml:space="preserve">its</w:t>
      </w:r>
      <w:r>
        <w:t xml:space="preserve"> </w:t>
      </w:r>
      <w:hyperlink r:id="rId347">
        <w:r>
          <w:rPr>
            <w:rStyle w:val="VerbatimChar"/>
          </w:rPr>
          <w:t xml:space="preserve">{procs}</w:t>
        </w:r>
      </w:hyperlink>
      <w:r>
        <w:t xml:space="preserve"> </w:t>
      </w:r>
      <w:r>
        <w:t xml:space="preserve">package</w:t>
      </w:r>
      <w:r>
        <w:t xml:space="preserve"> </w:t>
      </w:r>
      <w:r>
        <w:t xml:space="preserve">provides versions of</w:t>
      </w:r>
      <w:r>
        <w:t xml:space="preserve"> </w:t>
      </w:r>
      <w:r>
        <w:rPr>
          <w:rStyle w:val="VerbatimChar"/>
        </w:rPr>
        <w:t xml:space="preserve">proc freq</w:t>
      </w:r>
      <w:r>
        <w:t xml:space="preserve">,</w:t>
      </w:r>
      <w:r>
        <w:t xml:space="preserve"> </w:t>
      </w:r>
      <w:r>
        <w:rPr>
          <w:rStyle w:val="VerbatimChar"/>
        </w:rPr>
        <w:t xml:space="preserve">proc means</w:t>
      </w:r>
      <w:r>
        <w:t xml:space="preserve">,</w:t>
      </w:r>
      <w:r>
        <w:t xml:space="preserve"> </w:t>
      </w:r>
      <w:r>
        <w:rPr>
          <w:rStyle w:val="VerbatimChar"/>
        </w:rPr>
        <w:t xml:space="preserve">proc ttest</w:t>
      </w:r>
      <w:r>
        <w:t xml:space="preserve">,</w:t>
      </w:r>
      <w:r>
        <w:t xml:space="preserve"> </w:t>
      </w:r>
      <w:r>
        <w:rPr>
          <w:rStyle w:val="VerbatimChar"/>
        </w:rPr>
        <w:t xml:space="preserve">proc reg</w:t>
      </w:r>
      <w:r>
        <w:t xml:space="preserve">, and other common procedures</w:t>
      </w:r>
    </w:p>
    <w:p>
      <w:pPr>
        <w:pStyle w:val="Compact"/>
        <w:numPr>
          <w:ilvl w:val="0"/>
          <w:numId w:val="1078"/>
        </w:numPr>
      </w:pPr>
      <w:hyperlink r:id="rId348">
        <w:r>
          <w:rPr>
            <w:rStyle w:val="Hyperlink"/>
          </w:rPr>
          <w:t xml:space="preserve">R for SAS and SPSS Users</w:t>
        </w:r>
      </w:hyperlink>
      <w:r>
        <w:t xml:space="preserve"> </w:t>
      </w:r>
      <w:r>
        <w:t xml:space="preserve">(Muenchen) - common SAS and SPSS tasks, done in R</w:t>
      </w:r>
    </w:p>
    <w:p>
      <w:pPr>
        <w:pStyle w:val="Compact"/>
        <w:numPr>
          <w:ilvl w:val="0"/>
          <w:numId w:val="1078"/>
        </w:numPr>
      </w:pPr>
      <w:hyperlink r:id="rId349">
        <w:r>
          <w:rPr>
            <w:rStyle w:val="Hyperlink"/>
          </w:rPr>
          <w:t xml:space="preserve">SAS and R</w:t>
        </w:r>
      </w:hyperlink>
      <w:r>
        <w:t xml:space="preserve"> </w:t>
      </w:r>
      <w:r>
        <w:t xml:space="preserve">(Kleinman and Horton) - side-by-side SAS and R code for data management and analysis</w:t>
      </w:r>
    </w:p>
    <w:bookmarkEnd w:id="350"/>
    <w:bookmarkStart w:id="357" w:name="general-r-programming"/>
    <w:p>
      <w:pPr>
        <w:pStyle w:val="Heading3"/>
      </w:pPr>
      <w:r>
        <w:t xml:space="preserve">46.4 General R Programming</w:t>
      </w:r>
    </w:p>
    <w:p>
      <w:pPr>
        <w:pStyle w:val="Compact"/>
        <w:numPr>
          <w:ilvl w:val="0"/>
          <w:numId w:val="1079"/>
        </w:numPr>
      </w:pPr>
      <w:r>
        <w:t xml:space="preserve">Advanced R</w:t>
      </w:r>
      <w:r>
        <w:t xml:space="preserve"> </w:t>
      </w:r>
      <w:r>
        <w:t xml:space="preserve">(Wickham 2019)</w:t>
      </w:r>
      <w:r>
        <w:t xml:space="preserve"> </w:t>
      </w:r>
      <w:r>
        <w:t xml:space="preserve">- deep dive into R programming and internals, including</w:t>
      </w:r>
      <w:r>
        <w:t xml:space="preserve"> </w:t>
      </w:r>
      <w:hyperlink r:id="rId351">
        <w:r>
          <w:rPr>
            <w:rStyle w:val="Hyperlink"/>
          </w:rPr>
          <w:t xml:space="preserve">functions</w:t>
        </w:r>
      </w:hyperlink>
      <w:r>
        <w:t xml:space="preserve">,</w:t>
      </w:r>
      <w:r>
        <w:t xml:space="preserve"> </w:t>
      </w:r>
      <w:hyperlink r:id="rId352">
        <w:r>
          <w:rPr>
            <w:rStyle w:val="Hyperlink"/>
          </w:rPr>
          <w:t xml:space="preserve">object-oriented systems</w:t>
        </w:r>
      </w:hyperlink>
      <w:r>
        <w:t xml:space="preserve">,</w:t>
      </w:r>
      <w:r>
        <w:t xml:space="preserve"> </w:t>
      </w:r>
      <w:r>
        <w:t xml:space="preserve">and</w:t>
      </w:r>
      <w:r>
        <w:t xml:space="preserve"> </w:t>
      </w:r>
      <w:hyperlink r:id="rId353">
        <w:r>
          <w:rPr>
            <w:rStyle w:val="Hyperlink"/>
          </w:rPr>
          <w:t xml:space="preserve">debugging</w:t>
        </w:r>
      </w:hyperlink>
    </w:p>
    <w:p>
      <w:pPr>
        <w:pStyle w:val="Compact"/>
        <w:numPr>
          <w:ilvl w:val="0"/>
          <w:numId w:val="1079"/>
        </w:numPr>
      </w:pPr>
      <w:hyperlink r:id="rId354">
        <w:r>
          <w:rPr>
            <w:rStyle w:val="Hyperlink"/>
          </w:rPr>
          <w:t xml:space="preserve">Debugging R code</w:t>
        </w:r>
      </w:hyperlink>
      <w:r>
        <w:t xml:space="preserve"> </w:t>
      </w:r>
      <w:r>
        <w:t xml:space="preserve">(Simon Wood) -</w:t>
      </w:r>
      <w:r>
        <w:t xml:space="preserve"> </w:t>
      </w:r>
      <w:r>
        <w:t xml:space="preserve">debugging R and compiled code called from R</w:t>
      </w:r>
    </w:p>
    <w:p>
      <w:pPr>
        <w:pStyle w:val="Compact"/>
        <w:numPr>
          <w:ilvl w:val="0"/>
          <w:numId w:val="1079"/>
        </w:numPr>
      </w:pPr>
      <w:hyperlink r:id="rId355">
        <w:r>
          <w:rPr>
            <w:rStyle w:val="Hyperlink"/>
          </w:rPr>
          <w:t xml:space="preserve">Differences between the base R and</w:t>
        </w:r>
        <w:r>
          <w:rPr>
            <w:rStyle w:val="Hyperlink"/>
          </w:rPr>
          <w:t xml:space="preserve"> </w:t>
        </w:r>
        <w:r>
          <w:rPr>
            <w:rStyle w:val="VerbatimChar"/>
          </w:rPr>
          <w:t xml:space="preserve">{magrittr}</w:t>
        </w:r>
        <w:r>
          <w:rPr>
            <w:rStyle w:val="Hyperlink"/>
          </w:rPr>
          <w:t xml:space="preserve"> </w:t>
        </w:r>
        <w:r>
          <w:rPr>
            <w:rStyle w:val="Hyperlink"/>
          </w:rPr>
          <w:t xml:space="preserve">pipes</w:t>
        </w:r>
      </w:hyperlink>
      <w:r>
        <w:t xml:space="preserve"> </w:t>
      </w:r>
      <w:r>
        <w:t xml:space="preserve">- how</w:t>
      </w:r>
      <w:r>
        <w:t xml:space="preserve"> </w:t>
      </w:r>
      <w:r>
        <w:rPr>
          <w:rStyle w:val="VerbatimChar"/>
        </w:rPr>
        <w:t xml:space="preserve">|&gt;</w:t>
      </w:r>
      <w:r>
        <w:t xml:space="preserve"> </w:t>
      </w:r>
      <w:r>
        <w:t xml:space="preserve">and</w:t>
      </w:r>
      <w:r>
        <w:t xml:space="preserve"> </w:t>
      </w:r>
      <w:r>
        <w:rPr>
          <w:rStyle w:val="VerbatimChar"/>
        </w:rPr>
        <w:t xml:space="preserve">%&gt;%</w:t>
      </w:r>
      <w:r>
        <w:t xml:space="preserve"> </w:t>
      </w:r>
      <w:r>
        <w:t xml:space="preserve">behave differently</w:t>
      </w:r>
    </w:p>
    <w:p>
      <w:pPr>
        <w:pStyle w:val="Compact"/>
        <w:numPr>
          <w:ilvl w:val="0"/>
          <w:numId w:val="1079"/>
        </w:numPr>
      </w:pPr>
      <w:hyperlink r:id="rId356">
        <w:r>
          <w:rPr>
            <w:rStyle w:val="Hyperlink"/>
          </w:rPr>
          <w:t xml:space="preserve">Spatial Data Science: With Applications in R</w:t>
        </w:r>
      </w:hyperlink>
      <w:r>
        <w:t xml:space="preserve"> </w:t>
      </w:r>
      <w:r>
        <w:t xml:space="preserve">- spatial data analysis in R</w:t>
      </w:r>
    </w:p>
    <w:bookmarkEnd w:id="357"/>
    <w:bookmarkStart w:id="360" w:name="summary-tables"/>
    <w:p>
      <w:pPr>
        <w:pStyle w:val="Heading3"/>
      </w:pPr>
      <w:r>
        <w:t xml:space="preserve">46.5 Summary tables</w:t>
      </w:r>
    </w:p>
    <w:p>
      <w:pPr>
        <w:pStyle w:val="Compact"/>
        <w:numPr>
          <w:ilvl w:val="0"/>
          <w:numId w:val="1080"/>
        </w:numPr>
      </w:pPr>
      <w:hyperlink r:id="rId140">
        <w:r>
          <w:rPr>
            <w:rStyle w:val="VerbatimChar"/>
          </w:rPr>
          <w:t xml:space="preserve">{gtsummary}</w:t>
        </w:r>
      </w:hyperlink>
      <w:r>
        <w:t xml:space="preserve"> </w:t>
      </w:r>
      <w:r>
        <w:t xml:space="preserve">- flexible demographics and summary tables; start here</w:t>
      </w:r>
    </w:p>
    <w:p>
      <w:pPr>
        <w:pStyle w:val="Compact"/>
        <w:numPr>
          <w:ilvl w:val="0"/>
          <w:numId w:val="1080"/>
        </w:numPr>
      </w:pPr>
      <w:hyperlink r:id="rId358">
        <w:r>
          <w:rPr>
            <w:rStyle w:val="VerbatimChar"/>
          </w:rPr>
          <w:t xml:space="preserve">{table1}</w:t>
        </w:r>
      </w:hyperlink>
      <w:r>
        <w:t xml:space="preserve"> </w:t>
      </w:r>
      <w:r>
        <w:t xml:space="preserve">- HTML</w:t>
      </w:r>
      <w:r>
        <w:t xml:space="preserve"> </w:t>
      </w:r>
      <w:r>
        <w:t xml:space="preserve">“Table 1”</w:t>
      </w:r>
      <w:r>
        <w:t xml:space="preserve"> </w:t>
      </w:r>
      <w:r>
        <w:t xml:space="preserve">demographics tables</w:t>
      </w:r>
    </w:p>
    <w:p>
      <w:pPr>
        <w:pStyle w:val="Compact"/>
        <w:numPr>
          <w:ilvl w:val="0"/>
          <w:numId w:val="1080"/>
        </w:numPr>
      </w:pPr>
      <w:hyperlink r:id="rId359">
        <w:r>
          <w:rPr>
            <w:rStyle w:val="VerbatimChar"/>
          </w:rPr>
          <w:t xml:space="preserve">{arsenal}</w:t>
        </w:r>
      </w:hyperlink>
      <w:r>
        <w:t xml:space="preserve"> </w:t>
      </w:r>
      <w:r>
        <w:t xml:space="preserve">- summary tables, from the Mayo Clinic</w:t>
      </w:r>
    </w:p>
    <w:p>
      <w:pPr>
        <w:pStyle w:val="Compact"/>
        <w:numPr>
          <w:ilvl w:val="0"/>
          <w:numId w:val="1080"/>
        </w:numPr>
      </w:pPr>
      <w:r>
        <w:rPr>
          <w:rStyle w:val="VerbatimChar"/>
        </w:rPr>
        <w:t xml:space="preserve">{procs}</w:t>
      </w:r>
      <w:r>
        <w:t xml:space="preserve"> </w:t>
      </w:r>
      <w:r>
        <w:t xml:space="preserve">(under</w:t>
      </w:r>
      <w:r>
        <w:t xml:space="preserve"> </w:t>
      </w:r>
      <w:r>
        <w:t xml:space="preserve">“Coming to R from SAS”</w:t>
      </w:r>
      <w:r>
        <w:t xml:space="preserve"> </w:t>
      </w:r>
      <w:r>
        <w:t xml:space="preserve">above) - SAS-style frequency and means tables</w:t>
      </w:r>
    </w:p>
    <w:bookmarkEnd w:id="360"/>
    <w:bookmarkStart w:id="365" w:name="r-package-development"/>
    <w:p>
      <w:pPr>
        <w:pStyle w:val="Heading3"/>
      </w:pPr>
      <w:r>
        <w:t xml:space="preserve">46.6 R Package Development</w:t>
      </w:r>
    </w:p>
    <w:p>
      <w:pPr>
        <w:pStyle w:val="Compact"/>
        <w:numPr>
          <w:ilvl w:val="0"/>
          <w:numId w:val="1081"/>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81"/>
        </w:numPr>
      </w:pPr>
      <w:r>
        <w:t xml:space="preserve">Tidyverse design guide</w:t>
      </w:r>
      <w:r>
        <w:t xml:space="preserve"> </w:t>
      </w:r>
      <w:r>
        <w:t xml:space="preserve">(Wickham 2023)</w:t>
      </w:r>
      <w:r>
        <w:t xml:space="preserve"> </w:t>
      </w:r>
      <w:r>
        <w:t xml:space="preserve">- principles for designing R packages and APIs that are intuitive, composable, and consistent with tidyverse philosophy</w:t>
      </w:r>
    </w:p>
    <w:p>
      <w:pPr>
        <w:pStyle w:val="Compact"/>
        <w:numPr>
          <w:ilvl w:val="0"/>
          <w:numId w:val="1081"/>
        </w:numPr>
      </w:pPr>
      <w:hyperlink r:id="rId36">
        <w:r>
          <w:rPr>
            <w:rStyle w:val="Hyperlink"/>
          </w:rPr>
          <w:t xml:space="preserve">usethis documentation</w:t>
        </w:r>
      </w:hyperlink>
      <w:r>
        <w:t xml:space="preserve"> </w:t>
      </w:r>
      <w:r>
        <w:t xml:space="preserve">- workflow automation for R projects</w:t>
      </w:r>
    </w:p>
    <w:p>
      <w:pPr>
        <w:pStyle w:val="Compact"/>
        <w:numPr>
          <w:ilvl w:val="0"/>
          <w:numId w:val="1081"/>
        </w:numPr>
      </w:pPr>
      <w:hyperlink r:id="rId37">
        <w:r>
          <w:rPr>
            <w:rStyle w:val="Hyperlink"/>
          </w:rPr>
          <w:t xml:space="preserve">devtools documentation</w:t>
        </w:r>
      </w:hyperlink>
      <w:r>
        <w:t xml:space="preserve"> </w:t>
      </w:r>
      <w:r>
        <w:t xml:space="preserve">- essential development tools</w:t>
      </w:r>
    </w:p>
    <w:p>
      <w:pPr>
        <w:pStyle w:val="Compact"/>
        <w:numPr>
          <w:ilvl w:val="0"/>
          <w:numId w:val="1081"/>
        </w:numPr>
      </w:pPr>
      <w:hyperlink r:id="rId23">
        <w:r>
          <w:rPr>
            <w:rStyle w:val="Hyperlink"/>
          </w:rPr>
          <w:t xml:space="preserve">pkgdown documentation</w:t>
        </w:r>
      </w:hyperlink>
      <w:r>
        <w:t xml:space="preserve"> </w:t>
      </w:r>
      <w:r>
        <w:t xml:space="preserve">- create package websites</w:t>
      </w:r>
    </w:p>
    <w:p>
      <w:pPr>
        <w:pStyle w:val="Compact"/>
        <w:numPr>
          <w:ilvl w:val="0"/>
          <w:numId w:val="1081"/>
        </w:numPr>
      </w:pPr>
      <w:hyperlink r:id="rId39">
        <w:r>
          <w:rPr>
            <w:rStyle w:val="Hyperlink"/>
          </w:rPr>
          <w:t xml:space="preserve">testthat documentation</w:t>
        </w:r>
      </w:hyperlink>
      <w:r>
        <w:t xml:space="preserve"> </w:t>
      </w:r>
      <w:r>
        <w:t xml:space="preserve">- unit testing framework</w:t>
      </w:r>
    </w:p>
    <w:p>
      <w:pPr>
        <w:pStyle w:val="Compact"/>
        <w:numPr>
          <w:ilvl w:val="0"/>
          <w:numId w:val="1081"/>
        </w:numPr>
      </w:pPr>
      <w:hyperlink r:id="rId361">
        <w:r>
          <w:rPr>
            <w:rStyle w:val="Hyperlink"/>
          </w:rPr>
          <w:t xml:space="preserve">Releasing to CRAN</w:t>
        </w:r>
      </w:hyperlink>
      <w:r>
        <w:t xml:space="preserve"> </w:t>
      </w:r>
      <w:r>
        <w:t xml:space="preserve">and the</w:t>
      </w:r>
      <w:r>
        <w:t xml:space="preserve"> </w:t>
      </w:r>
      <w:hyperlink r:id="rId362">
        <w:r>
          <w:rPr>
            <w:rStyle w:val="Hyperlink"/>
          </w:rPr>
          <w:t xml:space="preserve">CRAN Cookbook</w:t>
        </w:r>
      </w:hyperlink>
      <w:r>
        <w:t xml:space="preserve"> </w:t>
      </w:r>
      <w:r>
        <w:t xml:space="preserve">- preparing a CRAN submission</w:t>
      </w:r>
      <w:r>
        <w:t xml:space="preserve"> </w:t>
      </w:r>
      <w:r>
        <w:t xml:space="preserve">(see also</w:t>
      </w:r>
      <w:r>
        <w:t xml:space="preserve"> </w:t>
      </w:r>
      <w:hyperlink r:id="rId363">
        <w:r>
          <w:rPr>
            <w:rStyle w:val="Hyperlink"/>
          </w:rPr>
          <w:t xml:space="preserve">Code Publication</w:t>
        </w:r>
      </w:hyperlink>
      <w:r>
        <w:t xml:space="preserve">)</w:t>
      </w:r>
    </w:p>
    <w:p>
      <w:pPr>
        <w:pStyle w:val="Compact"/>
        <w:numPr>
          <w:ilvl w:val="0"/>
          <w:numId w:val="1081"/>
        </w:numPr>
      </w:pPr>
      <w:hyperlink r:id="rId364">
        <w:r>
          <w:rPr>
            <w:rStyle w:val="Hyperlink"/>
          </w:rPr>
          <w:t xml:space="preserve">Contributing to R</w:t>
        </w:r>
      </w:hyperlink>
      <w:r>
        <w:t xml:space="preserve"> </w:t>
      </w:r>
      <w:r>
        <w:t xml:space="preserve">- getting involved with base R itself</w:t>
      </w:r>
    </w:p>
    <w:bookmarkEnd w:id="365"/>
    <w:bookmarkStart w:id="366" w:name="shiny-development"/>
    <w:p>
      <w:pPr>
        <w:pStyle w:val="Heading3"/>
      </w:pPr>
      <w:r>
        <w:t xml:space="preserve">46.7 Shiny Development</w:t>
      </w:r>
    </w:p>
    <w:p>
      <w:pPr>
        <w:pStyle w:val="Compact"/>
        <w:numPr>
          <w:ilvl w:val="0"/>
          <w:numId w:val="1082"/>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82"/>
        </w:numPr>
      </w:pPr>
      <w:r>
        <w:t xml:space="preserve">Engineering Production-Grade Shiny Apps</w:t>
      </w:r>
      <w:r>
        <w:t xml:space="preserve"> </w:t>
      </w:r>
      <w:r>
        <w:t xml:space="preserve">(Fay et al. 2021)</w:t>
      </w:r>
      <w:r>
        <w:t xml:space="preserve"> </w:t>
      </w:r>
      <w:r>
        <w:t xml:space="preserve">- best practices for production Shiny applications</w:t>
      </w:r>
    </w:p>
    <w:bookmarkEnd w:id="366"/>
    <w:bookmarkStart w:id="389" w:name="git-and-version-control"/>
    <w:p>
      <w:pPr>
        <w:pStyle w:val="Heading3"/>
      </w:pPr>
      <w:r>
        <w:t xml:space="preserve">46.8 Git and Version Control</w:t>
      </w:r>
    </w:p>
    <w:p>
      <w:pPr>
        <w:pStyle w:val="Compact"/>
        <w:numPr>
          <w:ilvl w:val="0"/>
          <w:numId w:val="1083"/>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083"/>
        </w:numPr>
      </w:pPr>
      <w:hyperlink r:id="rId367">
        <w:r>
          <w:rPr>
            <w:rStyle w:val="Hyperlink"/>
          </w:rPr>
          <w:t xml:space="preserve">Pull request helpers in</w:t>
        </w:r>
        <w:r>
          <w:rPr>
            <w:rStyle w:val="Hyperlink"/>
          </w:rPr>
          <w:t xml:space="preserve"> </w:t>
        </w:r>
        <w:r>
          <w:rPr>
            <w:rStyle w:val="VerbatimChar"/>
          </w:rPr>
          <w:t xml:space="preserve">{usethis}</w:t>
        </w:r>
      </w:hyperlink>
      <w:r>
        <w:t xml:space="preserve"> </w:t>
      </w:r>
      <w:r>
        <w:t xml:space="preserve">- the</w:t>
      </w:r>
      <w:r>
        <w:t xml:space="preserve"> </w:t>
      </w:r>
      <w:r>
        <w:rPr>
          <w:rStyle w:val="VerbatimChar"/>
        </w:rPr>
        <w:t xml:space="preserve">pr_*()</w:t>
      </w:r>
      <w:r>
        <w:t xml:space="preserve"> </w:t>
      </w:r>
      <w:r>
        <w:t xml:space="preserve">workflow from R</w:t>
      </w:r>
    </w:p>
    <w:p>
      <w:pPr>
        <w:pStyle w:val="Compact"/>
        <w:numPr>
          <w:ilvl w:val="0"/>
          <w:numId w:val="1083"/>
        </w:numPr>
      </w:pPr>
      <w:hyperlink r:id="rId368">
        <w:r>
          <w:rPr>
            <w:rStyle w:val="Hyperlink"/>
          </w:rPr>
          <w:t xml:space="preserve">Oh Shit, Git!?!</w:t>
        </w:r>
      </w:hyperlink>
      <w:r>
        <w:t xml:space="preserve"> </w:t>
      </w:r>
      <w:r>
        <w:t xml:space="preserve">- plain-language fixes for common Git mistakes</w:t>
      </w:r>
    </w:p>
    <w:p>
      <w:pPr>
        <w:pStyle w:val="Compact"/>
        <w:numPr>
          <w:ilvl w:val="0"/>
          <w:numId w:val="1083"/>
        </w:numPr>
      </w:pPr>
      <w:hyperlink r:id="rId369">
        <w:r>
          <w:rPr>
            <w:rStyle w:val="VerbatimChar"/>
          </w:rPr>
          <w:t xml:space="preserve">{saperlipopette}</w:t>
        </w:r>
      </w:hyperlink>
      <w:r>
        <w:t xml:space="preserve"> </w:t>
      </w:r>
      <w:r>
        <w:t xml:space="preserve">- practice Git rescue exercises from R</w:t>
      </w:r>
    </w:p>
    <w:p>
      <w:pPr>
        <w:pStyle w:val="Compact"/>
        <w:numPr>
          <w:ilvl w:val="0"/>
          <w:numId w:val="1083"/>
        </w:numPr>
      </w:pPr>
      <w:hyperlink r:id="rId370">
        <w:r>
          <w:rPr>
            <w:rStyle w:val="Hyperlink"/>
          </w:rPr>
          <w:t xml:space="preserve">Git Magic</w:t>
        </w:r>
      </w:hyperlink>
      <w:r>
        <w:t xml:space="preserve"> </w:t>
      </w:r>
      <w:r>
        <w:t xml:space="preserve">- a short, free Git book</w:t>
      </w:r>
    </w:p>
    <w:p>
      <w:pPr>
        <w:pStyle w:val="Compact"/>
        <w:numPr>
          <w:ilvl w:val="0"/>
          <w:numId w:val="1083"/>
        </w:numPr>
      </w:pPr>
      <w:hyperlink r:id="rId371">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bookmarkStart w:id="388" w:name="refs"/>
    <w:bookmarkStart w:id="373"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372">
        <w:r>
          <w:rPr>
            <w:rStyle w:val="Hyperlink"/>
          </w:rPr>
          <w:t xml:space="preserve">https://happygitwithr.com/</w:t>
        </w:r>
      </w:hyperlink>
      <w:r>
        <w:t xml:space="preserve">.</w:t>
      </w:r>
    </w:p>
    <w:bookmarkEnd w:id="373"/>
    <w:bookmarkStart w:id="374"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34">
        <w:r>
          <w:rPr>
            <w:rStyle w:val="Hyperlink"/>
          </w:rPr>
          <w:t xml:space="preserve">https://reprex.tidyverse.org/</w:t>
        </w:r>
      </w:hyperlink>
      <w:r>
        <w:t xml:space="preserve">.</w:t>
      </w:r>
    </w:p>
    <w:bookmarkEnd w:id="374"/>
    <w:bookmarkStart w:id="376"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375">
        <w:r>
          <w:rPr>
            <w:rStyle w:val="Hyperlink"/>
          </w:rPr>
          <w:t xml:space="preserve">https://doi.org/10.1201/9781003029878</w:t>
        </w:r>
      </w:hyperlink>
      <w:r>
        <w:t xml:space="preserve">.</w:t>
      </w:r>
    </w:p>
    <w:bookmarkEnd w:id="376"/>
    <w:bookmarkStart w:id="378"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377">
        <w:r>
          <w:rPr>
            <w:rStyle w:val="Hyperlink"/>
          </w:rPr>
          <w:t xml:space="preserve">https://doi.org/10.1201/9781351201315</w:t>
        </w:r>
      </w:hyperlink>
      <w:r>
        <w:t xml:space="preserve">.</w:t>
      </w:r>
    </w:p>
    <w:bookmarkEnd w:id="378"/>
    <w:bookmarkStart w:id="380"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379">
        <w:r>
          <w:rPr>
            <w:rStyle w:val="Hyperlink"/>
          </w:rPr>
          <w:t xml:space="preserve">https://mastering-shiny.org/</w:t>
        </w:r>
      </w:hyperlink>
      <w:r>
        <w:t xml:space="preserve">.</w:t>
      </w:r>
    </w:p>
    <w:bookmarkEnd w:id="380"/>
    <w:bookmarkStart w:id="382" w:name="ref-wickham2023tidydesign"/>
    <w:p>
      <w:pPr>
        <w:pStyle w:val="Bibliography"/>
      </w:pPr>
      <w:r>
        <w:t xml:space="preserve">Wickham, Hadley. 2023.</w:t>
      </w:r>
      <w:r>
        <w:t xml:space="preserve"> </w:t>
      </w:r>
      <w:r>
        <w:rPr>
          <w:i/>
          <w:iCs/>
        </w:rPr>
        <w:t xml:space="preserve">Tidyverse Design Guide</w:t>
      </w:r>
      <w:r>
        <w:t xml:space="preserve">.</w:t>
      </w:r>
      <w:r>
        <w:t xml:space="preserve"> </w:t>
      </w:r>
      <w:hyperlink r:id="rId381">
        <w:r>
          <w:rPr>
            <w:rStyle w:val="Hyperlink"/>
          </w:rPr>
          <w:t xml:space="preserve">https://design.tidyverse.org/</w:t>
        </w:r>
      </w:hyperlink>
      <w:r>
        <w:t xml:space="preserve">.</w:t>
      </w:r>
    </w:p>
    <w:bookmarkEnd w:id="382"/>
    <w:bookmarkStart w:id="384"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383">
        <w:r>
          <w:rPr>
            <w:rStyle w:val="Hyperlink"/>
          </w:rPr>
          <w:t xml:space="preserve">https://r-pkgs.org/</w:t>
        </w:r>
      </w:hyperlink>
      <w:r>
        <w:t xml:space="preserve">.</w:t>
      </w:r>
    </w:p>
    <w:bookmarkEnd w:id="384"/>
    <w:bookmarkStart w:id="386"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385">
        <w:r>
          <w:rPr>
            <w:rStyle w:val="Hyperlink"/>
          </w:rPr>
          <w:t xml:space="preserve">https://r4ds.hadley.nz/</w:t>
        </w:r>
      </w:hyperlink>
      <w:r>
        <w:t xml:space="preserve">.</w:t>
      </w:r>
    </w:p>
    <w:bookmarkEnd w:id="386"/>
    <w:bookmarkStart w:id="387"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38">
        <w:r>
          <w:rPr>
            <w:rStyle w:val="Hyperlink"/>
          </w:rPr>
          <w:t xml:space="preserve">https://roxygen2.r-lib.org/</w:t>
        </w:r>
      </w:hyperlink>
      <w:r>
        <w:t xml:space="preserve">.</w:t>
      </w:r>
    </w:p>
    <w:bookmarkEnd w:id="387"/>
    <w:bookmarkEnd w:id="388"/>
    <w:bookmarkEnd w:id="389"/>
    <w:bookmarkEnd w:id="39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2" Type="http://schemas.openxmlformats.org/officeDocument/2006/relationships/image" Target="media/rId102.png"/><Relationship Id="rId64" Type="http://schemas.openxmlformats.org/officeDocument/2006/relationships/image" Target="media/rId64.png"/><Relationship Id="rId18" Type="http://schemas.openxmlformats.org/officeDocument/2006/relationships/image" Target="media/rId18.png"/><Relationship Id="rId363" Type="http://schemas.openxmlformats.org/officeDocument/2006/relationships/hyperlink" Target="code-publication.qmd" TargetMode="External"/><Relationship Id="rId182" Type="http://schemas.openxmlformats.org/officeDocument/2006/relationships/hyperlink" Target="coding-style.qmd#sec-avoid-nesting" TargetMode="External"/><Relationship Id="rId141" Type="http://schemas.openxmlformats.org/officeDocument/2006/relationships/hyperlink" Target="coding-style.qmd#sec-function-docs" TargetMode="External"/><Relationship Id="rId186" Type="http://schemas.openxmlformats.org/officeDocument/2006/relationships/hyperlink" Target="coding-style.qmd#sec-here-package-style" TargetMode="External"/><Relationship Id="rId156" Type="http://schemas.openxmlformats.org/officeDocument/2006/relationships/hyperlink" Target="coding-style.qmd#sec-object-naming" TargetMode="External"/><Relationship Id="rId12" Type="http://schemas.openxmlformats.org/officeDocument/2006/relationships/hyperlink" Target="coding-style.qmd#sec-prefer-packaged-functions" TargetMode="External"/><Relationship Id="rId329" Type="http://schemas.openxmlformats.org/officeDocument/2006/relationships/hyperlink" Target="coding-style.qmd#sec-r-code-style" TargetMode="External"/><Relationship Id="rId117" Type="http://schemas.openxmlformats.org/officeDocument/2006/relationships/hyperlink" Target="coding-style.qmd#sec-style-auto-style" TargetMode="External"/><Relationship Id="rId314" Type="http://schemas.openxmlformats.org/officeDocument/2006/relationships/hyperlink" Target="coding-style.qmd#sec-tidyverse-replacements" TargetMode="External"/><Relationship Id="rId325" Type="http://schemas.openxmlformats.org/officeDocument/2006/relationships/hyperlink" Target="collaborative-software-development.qmd#sec-collab-dev" TargetMode="External"/><Relationship Id="rId370" Type="http://schemas.openxmlformats.org/officeDocument/2006/relationships/hyperlink" Target="http://www-cs-students.stanford.edu/~blynn/gitmagic/" TargetMode="External"/><Relationship Id="rId353" Type="http://schemas.openxmlformats.org/officeDocument/2006/relationships/hyperlink" Target="https://adv-r.hadley.nz/debugging.html" TargetMode="External"/><Relationship Id="rId311" Type="http://schemas.openxmlformats.org/officeDocument/2006/relationships/hyperlink" Target="https://adv-r.hadley.nz/evaluation.html" TargetMode="External"/><Relationship Id="rId351" Type="http://schemas.openxmlformats.org/officeDocument/2006/relationships/hyperlink" Target="https://adv-r.hadley.nz/functions.html" TargetMode="External"/><Relationship Id="rId352" Type="http://schemas.openxmlformats.org/officeDocument/2006/relationships/hyperlink" Target="https://adv-r.hadley.nz/oo.html#oop-systems" TargetMode="External"/><Relationship Id="rId68" Type="http://schemas.openxmlformats.org/officeDocument/2006/relationships/hyperlink" Target="https://adv-r.hadley.nz/perf-improve.html" TargetMode="External"/><Relationship Id="rId67" Type="http://schemas.openxmlformats.org/officeDocument/2006/relationships/hyperlink" Target="https://adv-r.hadley.nz/perf-measure.html" TargetMode="External"/><Relationship Id="rId24" Type="http://schemas.openxmlformats.org/officeDocument/2006/relationships/hyperlink" Target="https://altdoc.etiennebacher.com/" TargetMode="External"/><Relationship Id="rId69" Type="http://schemas.openxmlformats.org/officeDocument/2006/relationships/hyperlink" Target="https://bench.r-lib.org/" TargetMode="External"/><Relationship Id="rId317" Type="http://schemas.openxmlformats.org/officeDocument/2006/relationships/hyperlink" Target="https://blog.rstudio.com/2016/03/29/feather/" TargetMode="External"/><Relationship Id="rId133" Type="http://schemas.openxmlformats.org/officeDocument/2006/relationships/hyperlink" Target="https://blog.rstudio.com/2020/12/02/rstudio-v1-4-preview-little-things/" TargetMode="External"/><Relationship Id="rId244" Type="http://schemas.openxmlformats.org/officeDocument/2006/relationships/hyperlink" Target="https://callr.r-lib.org/" TargetMode="External"/><Relationship Id="rId233" Type="http://schemas.openxmlformats.org/officeDocument/2006/relationships/hyperlink" Target="https://cli.r-lib.org/" TargetMode="External"/><Relationship Id="rId145" Type="http://schemas.openxmlformats.org/officeDocument/2006/relationships/hyperlink" Target="https://cognitect.com/blog/2011/11/15/documenting-architecture-decisions" TargetMode="External"/><Relationship Id="rId364" Type="http://schemas.openxmlformats.org/officeDocument/2006/relationships/hyperlink" Target="https://contributor.r-project.org/" TargetMode="External"/><Relationship Id="rId362" Type="http://schemas.openxmlformats.org/officeDocument/2006/relationships/hyperlink" Target="https://contributor.r-project.org/cran-cookbook/" TargetMode="External"/><Relationship Id="rId220" Type="http://schemas.openxmlformats.org/officeDocument/2006/relationships/hyperlink" Target="https://covr.r-lib.org/" TargetMode="External"/><Relationship Id="rId237" Type="http://schemas.openxmlformats.org/officeDocument/2006/relationships/hyperlink" Target="https://cpp11.r-lib.org/" TargetMode="External"/><Relationship Id="rId359" Type="http://schemas.openxmlformats.org/officeDocument/2006/relationships/hyperlink" Target="https://cran.r-project.org/package=arsenal" TargetMode="External"/><Relationship Id="rId347" Type="http://schemas.openxmlformats.org/officeDocument/2006/relationships/hyperlink" Target="https://cran.r-project.org/package=procs" TargetMode="External"/><Relationship Id="rId52" Type="http://schemas.openxmlformats.org/officeDocument/2006/relationships/hyperlink" Target="https://cran.r-project.org/package=snapr" TargetMode="External"/><Relationship Id="rId53" Type="http://schemas.openxmlformats.org/officeDocument/2006/relationships/hyperlink" Target="https://cran.r-project.org/package=ssdtools" TargetMode="External"/><Relationship Id="rId358" Type="http://schemas.openxmlformats.org/officeDocument/2006/relationships/hyperlink" Target="https://cran.r-project.org/package=table1" TargetMode="External"/><Relationship Id="rId212" Type="http://schemas.openxmlformats.org/officeDocument/2006/relationships/hyperlink" Target="https://desc.r-lib.org/" TargetMode="External"/><Relationship Id="rId381" Type="http://schemas.openxmlformats.org/officeDocument/2006/relationships/hyperlink" Target="https://design.tidyverse.org/" TargetMode="External"/><Relationship Id="rId37" Type="http://schemas.openxmlformats.org/officeDocument/2006/relationships/hyperlink" Target="https://devtools.r-lib.org/" TargetMode="External"/><Relationship Id="rId375" Type="http://schemas.openxmlformats.org/officeDocument/2006/relationships/hyperlink" Target="https://doi.org/10.1201/9781003029878" TargetMode="External"/><Relationship Id="rId377" Type="http://schemas.openxmlformats.org/officeDocument/2006/relationships/hyperlink" Target="https://doi.org/10.1201/9781351201315" TargetMode="External"/><Relationship Id="rId266" Type="http://schemas.openxmlformats.org/officeDocument/2006/relationships/hyperlink" Target="https://downlit.r-lib.org/" TargetMode="External"/><Relationship Id="rId288" Type="http://schemas.openxmlformats.org/officeDocument/2006/relationships/hyperlink" Target="https://dplyr.tidyverse.org/" TargetMode="External"/><Relationship Id="rId308" Type="http://schemas.openxmlformats.org/officeDocument/2006/relationships/hyperlink" Target="https://dplyr.tidyverse.org/articles/in-packages.html" TargetMode="External"/><Relationship Id="rId307" Type="http://schemas.openxmlformats.org/officeDocument/2006/relationships/hyperlink" Target="https://dplyr.tidyverse.org/articles/programming.html" TargetMode="External"/><Relationship Id="rId284" Type="http://schemas.openxmlformats.org/officeDocument/2006/relationships/hyperlink" Target="https://dtplyr.tidyverse.org/" TargetMode="External"/><Relationship Id="rId121" Type="http://schemas.openxmlformats.org/officeDocument/2006/relationships/hyperlink" Target="https://ellipsis.r-lib.org/" TargetMode="External"/><Relationship Id="rId167" Type="http://schemas.openxmlformats.org/officeDocument/2006/relationships/hyperlink" Target="https://en.wikipedia.org/wiki/Code_refactoring" TargetMode="External"/><Relationship Id="rId179" Type="http://schemas.openxmlformats.org/officeDocument/2006/relationships/hyperlink" Target="https://en.wikipedia.org/wiki/Cyclomatic_complexity" TargetMode="External"/><Relationship Id="rId166" Type="http://schemas.openxmlformats.org/officeDocument/2006/relationships/hyperlink" Target="https://en.wikipedia.org/wiki/Decomposition_(computer_science)" TargetMode="External"/><Relationship Id="rId168" Type="http://schemas.openxmlformats.org/officeDocument/2006/relationships/hyperlink" Target="https://en.wikipedia.org/wiki/Functional_decomposition" TargetMode="External"/><Relationship Id="rId295" Type="http://schemas.openxmlformats.org/officeDocument/2006/relationships/hyperlink" Target="https://en.wikipedia.org/wiki/Functional_programming" TargetMode="External"/><Relationship Id="rId181" Type="http://schemas.openxmlformats.org/officeDocument/2006/relationships/hyperlink" Target="https://en.wikipedia.org/wiki/KISS_principle" TargetMode="External"/><Relationship Id="rId61" Type="http://schemas.openxmlformats.org/officeDocument/2006/relationships/hyperlink" Target="https://en.wikipedia.org/wiki/Test-driven_development" TargetMode="External"/><Relationship Id="rId338" Type="http://schemas.openxmlformats.org/officeDocument/2006/relationships/hyperlink" Target="https://epirhandbook.com/" TargetMode="External"/><Relationship Id="rId300" Type="http://schemas.openxmlformats.org/officeDocument/2006/relationships/hyperlink" Target="https://forcats.tidyverse.org/" TargetMode="External"/><Relationship Id="rId240" Type="http://schemas.openxmlformats.org/officeDocument/2006/relationships/hyperlink" Target="https://fs.r-lib.org/" TargetMode="External"/><Relationship Id="rId87" Type="http://schemas.openxmlformats.org/officeDocument/2006/relationships/hyperlink" Target="https://furrr.futureverse.org/" TargetMode="External"/><Relationship Id="rId255" Type="http://schemas.openxmlformats.org/officeDocument/2006/relationships/hyperlink" Target="https://gargle.r-lib.org/" TargetMode="External"/><Relationship Id="rId262" Type="http://schemas.openxmlformats.org/officeDocument/2006/relationships/hyperlink" Target="https://ggplot2.tidyverse.org/" TargetMode="External"/><Relationship Id="rId253" Type="http://schemas.openxmlformats.org/officeDocument/2006/relationships/hyperlink" Target="https://gh.r-lib.org/" TargetMode="External"/><Relationship Id="rId99" Type="http://schemas.openxmlformats.org/officeDocument/2006/relationships/hyperlink" Target="https://git-scm.com/book/en/v2/Git-Basics-Tagging" TargetMode="External"/><Relationship Id="rId98" Type="http://schemas.openxmlformats.org/officeDocument/2006/relationships/hyperlink" Target="https://git-scm.com/book/en/v2/Git-Branching-Branches-in-a-Nutshell" TargetMode="External"/><Relationship Id="rId15" Type="http://schemas.openxmlformats.org/officeDocument/2006/relationships/hyperlink" Target="https://github.com/Morrison-Lab/gha" TargetMode="External"/><Relationship Id="rId14" Type="http://schemas.openxmlformats.org/officeDocument/2006/relationships/hyperlink" Target="https://github.com/Morrison-Lab/psc/tree/main/lms" TargetMode="External"/><Relationship Id="rId35" Type="http://schemas.openxmlformats.org/officeDocument/2006/relationships/hyperlink" Target="https://github.com/Morrison-Lab/rpt" TargetMode="External"/><Relationship Id="rId163" Type="http://schemas.openxmlformats.org/officeDocument/2006/relationships/hyperlink" Target="https://github.com/UCD-SERG/rpt/pull/100" TargetMode="External"/><Relationship Id="rId164" Type="http://schemas.openxmlformats.org/officeDocument/2006/relationships/hyperlink" Target="https://github.com/UCD-SERG/shigella/pull/11" TargetMode="External"/><Relationship Id="rId29" Type="http://schemas.openxmlformats.org/officeDocument/2006/relationships/hyperlink" Target="https://github.com/edgararuiz/ecodown" TargetMode="External"/><Relationship Id="rId191" Type="http://schemas.openxmlformats.org/officeDocument/2006/relationships/hyperlink" Target="https://github.com/karthik/rdrop2" TargetMode="External"/><Relationship Id="rId137" Type="http://schemas.openxmlformats.org/officeDocument/2006/relationships/hyperlink" Target="https://github.com/kmishra9/Flu-Absenteeism/blob/master/Master's%20Thesis%20-%20Spatial%20Epidemiology%20of%20Influenza/1b%20-%20Map-Management.R" TargetMode="External"/><Relationship Id="rId49" Type="http://schemas.openxmlformats.org/officeDocument/2006/relationships/hyperlink" Target="https://github.com/kmishra9/Flu-Absenteeism/blob/master/Master's%20Thesis%20-%20Spatial%20Epidemiology%20of%20Influenza/2a%20-%20Statistical-Inputs.R" TargetMode="External"/><Relationship Id="rId77" Type="http://schemas.openxmlformats.org/officeDocument/2006/relationships/hyperlink" Target="https://github.com/lorenzwalthert/touchstone" TargetMode="External"/><Relationship Id="rId30" Type="http://schemas.openxmlformats.org/officeDocument/2006/relationships/hyperlink" Target="https://github.com/orgs/quarto-dev/discussions/1591" TargetMode="External"/><Relationship Id="rId27" Type="http://schemas.openxmlformats.org/officeDocument/2006/relationships/hyperlink" Target="https://github.com/pachadotdev/pkgsite" TargetMode="External"/><Relationship Id="rId189" Type="http://schemas.openxmlformats.org/officeDocument/2006/relationships/hyperlink" Target="https://github.com/r-box/boxr" TargetMode="External"/><Relationship Id="rId194" Type="http://schemas.openxmlformats.org/officeDocument/2006/relationships/hyperlink" Target="https://github.com/r-lib" TargetMode="External"/><Relationship Id="rId280" Type="http://schemas.openxmlformats.org/officeDocument/2006/relationships/hyperlink" Target="https://github.com/r-lib/actions" TargetMode="External"/><Relationship Id="rId372" Type="http://schemas.openxmlformats.org/officeDocument/2006/relationships/hyperlink" Target="https://happygitwithr.com/" TargetMode="External"/><Relationship Id="rId258" Type="http://schemas.openxmlformats.org/officeDocument/2006/relationships/hyperlink" Target="https://here.r-lib.org/" TargetMode="External"/><Relationship Id="rId185" Type="http://schemas.openxmlformats.org/officeDocument/2006/relationships/hyperlink" Target="https://here.r-lib.org/articles/here.html" TargetMode="External"/><Relationship Id="rId251" Type="http://schemas.openxmlformats.org/officeDocument/2006/relationships/hyperlink" Target="https://httr.r-lib.org/" TargetMode="External"/><Relationship Id="rId249" Type="http://schemas.openxmlformats.org/officeDocument/2006/relationships/hyperlink" Target="https://httr2.r-lib.org/" TargetMode="External"/><Relationship Id="rId116" Type="http://schemas.openxmlformats.org/officeDocument/2006/relationships/hyperlink" Target="https://jarl.etiennebacher.com/" TargetMode="External"/><Relationship Id="rId139" Type="http://schemas.openxmlformats.org/officeDocument/2006/relationships/hyperlink" Target="https://larmarange.github.io/labelled/" TargetMode="External"/><Relationship Id="rId216" Type="http://schemas.openxmlformats.org/officeDocument/2006/relationships/hyperlink" Target="https://lifecycle.r-lib.org/" TargetMode="External"/><Relationship Id="rId348" Type="http://schemas.openxmlformats.org/officeDocument/2006/relationships/hyperlink" Target="https://link.springer.com/book/10.1007/978-1-4614-0685-3" TargetMode="External"/><Relationship Id="rId224" Type="http://schemas.openxmlformats.org/officeDocument/2006/relationships/hyperlink" Target="https://lintr.r-lib.org/" TargetMode="External"/><Relationship Id="rId270" Type="http://schemas.openxmlformats.org/officeDocument/2006/relationships/hyperlink" Target="https://lobstr.r-lib.org/" TargetMode="External"/><Relationship Id="rId302" Type="http://schemas.openxmlformats.org/officeDocument/2006/relationships/hyperlink" Target="https://lubridate.tidyverse.org/" TargetMode="External"/><Relationship Id="rId369" Type="http://schemas.openxmlformats.org/officeDocument/2006/relationships/hyperlink" Target="https://maelle.github.io/saperlipopette/" TargetMode="External"/><Relationship Id="rId379" Type="http://schemas.openxmlformats.org/officeDocument/2006/relationships/hyperlink" Target="https://mastering-shiny.org/" TargetMode="External"/><Relationship Id="rId81" Type="http://schemas.openxmlformats.org/officeDocument/2006/relationships/hyperlink" Target="https://memoise.r-lib.org/" TargetMode="External"/><Relationship Id="rId13" Type="http://schemas.openxmlformats.org/officeDocument/2006/relationships/hyperlink" Target="https://morrison-lab.github.io/snapr/" TargetMode="External"/><Relationship Id="rId76" Type="http://schemas.openxmlformats.org/officeDocument/2006/relationships/hyperlink" Target="https://morrison-lab.github.io/wai/chapters/coding-agents.html#sec-ai-best-practices" TargetMode="External"/><Relationship Id="rId368" Type="http://schemas.openxmlformats.org/officeDocument/2006/relationships/hyperlink" Target="https://ohshitgit.com/" TargetMode="External"/><Relationship Id="rId208" Type="http://schemas.openxmlformats.org/officeDocument/2006/relationships/hyperlink" Target="https://pak.r-lib.org/" TargetMode="External"/><Relationship Id="rId202" Type="http://schemas.openxmlformats.org/officeDocument/2006/relationships/hyperlink" Target="https://pkgbuild.r-lib.org/" TargetMode="External"/><Relationship Id="rId23" Type="http://schemas.openxmlformats.org/officeDocument/2006/relationships/hyperlink" Target="https://pkgdown.r-lib.org/" TargetMode="External"/><Relationship Id="rId200" Type="http://schemas.openxmlformats.org/officeDocument/2006/relationships/hyperlink" Target="https://pkgload.r-lib.org/" TargetMode="External"/><Relationship Id="rId342" Type="http://schemas.openxmlformats.org/officeDocument/2006/relationships/hyperlink" Target="https://posit.cloud/learn/recipes" TargetMode="External"/><Relationship Id="rId242" Type="http://schemas.openxmlformats.org/officeDocument/2006/relationships/hyperlink" Target="https://processx.r-lib.org/" TargetMode="External"/><Relationship Id="rId70" Type="http://schemas.openxmlformats.org/officeDocument/2006/relationships/hyperlink" Target="https://profvis.r-lib.org/" TargetMode="External"/><Relationship Id="rId246" Type="http://schemas.openxmlformats.org/officeDocument/2006/relationships/hyperlink" Target="https://ps.r-lib.org/" TargetMode="External"/><Relationship Id="rId86" Type="http://schemas.openxmlformats.org/officeDocument/2006/relationships/hyperlink" Target="https://purrr.tidyverse.org/" TargetMode="External"/><Relationship Id="rId344" Type="http://schemas.openxmlformats.org/officeDocument/2006/relationships/hyperlink" Target="https://pythontutor.com/" TargetMode="External"/><Relationship Id="rId25" Type="http://schemas.openxmlformats.org/officeDocument/2006/relationships/hyperlink" Target="https://quarto.org/docs/output-formats/html-multi-format.html" TargetMode="External"/><Relationship Id="rId188" Type="http://schemas.openxmlformats.org/officeDocument/2006/relationships/hyperlink" Target="https://r-box.github.io/boxr/articles/boxr-app-interactive.html#create" TargetMode="External"/><Relationship Id="rId339" Type="http://schemas.openxmlformats.org/officeDocument/2006/relationships/hyperlink" Target="https://r-graphics.org/" TargetMode="External"/><Relationship Id="rId272" Type="http://schemas.openxmlformats.org/officeDocument/2006/relationships/hyperlink" Target="https://r-lib.github.io/crayon/" TargetMode="External"/><Relationship Id="rId214" Type="http://schemas.openxmlformats.org/officeDocument/2006/relationships/hyperlink" Target="https://r-lib.github.io/pkgcache/" TargetMode="External"/><Relationship Id="rId268" Type="http://schemas.openxmlformats.org/officeDocument/2006/relationships/hyperlink" Target="https://r-lib.github.io/prettyunits/" TargetMode="External"/><Relationship Id="rId383" Type="http://schemas.openxmlformats.org/officeDocument/2006/relationships/hyperlink" Target="https://r-pkgs.org/" TargetMode="External"/><Relationship Id="rId105" Type="http://schemas.openxmlformats.org/officeDocument/2006/relationships/hyperlink" Target="https://r-pkgs.org/lifecycle.html#sec-lifecycle-version-number" TargetMode="External"/><Relationship Id="rId126" Type="http://schemas.openxmlformats.org/officeDocument/2006/relationships/hyperlink" Target="https://r-pkgs.org/man.html" TargetMode="External"/><Relationship Id="rId107" Type="http://schemas.openxmlformats.org/officeDocument/2006/relationships/hyperlink" Target="https://r-pkgs.org/other-markdown.html#sec-news" TargetMode="External"/><Relationship Id="rId361" Type="http://schemas.openxmlformats.org/officeDocument/2006/relationships/hyperlink" Target="https://r-pkgs.org/release.html" TargetMode="External"/><Relationship Id="rId62" Type="http://schemas.openxmlformats.org/officeDocument/2006/relationships/hyperlink" Target="https://r-pkgs.org/testing-basics.html" TargetMode="External"/><Relationship Id="rId346" Type="http://schemas.openxmlformats.org/officeDocument/2006/relationships/hyperlink" Target="https://r-sassy.org/" TargetMode="External"/><Relationship Id="rId356" Type="http://schemas.openxmlformats.org/officeDocument/2006/relationships/hyperlink" Target="https://r-spatial.org/book" TargetMode="External"/><Relationship Id="rId385" Type="http://schemas.openxmlformats.org/officeDocument/2006/relationships/hyperlink" Target="https://r4ds.hadley.nz/" TargetMode="External"/><Relationship Id="rId335" Type="http://schemas.openxmlformats.org/officeDocument/2006/relationships/hyperlink" Target="https://r4ds.hadley.nz/workflow-help.html#making-a-reprex" TargetMode="External"/><Relationship Id="rId235" Type="http://schemas.openxmlformats.org/officeDocument/2006/relationships/hyperlink" Target="https://r6.r-lib.org/" TargetMode="External"/><Relationship Id="rId341" Type="http://schemas.openxmlformats.org/officeDocument/2006/relationships/hyperlink" Target="https://raps-with-r.dev/" TargetMode="External"/><Relationship Id="rId204" Type="http://schemas.openxmlformats.org/officeDocument/2006/relationships/hyperlink" Target="https://rcmdcheck.r-lib.org/" TargetMode="External"/><Relationship Id="rId293" Type="http://schemas.openxmlformats.org/officeDocument/2006/relationships/hyperlink" Target="https://readr.tidyverse.org/" TargetMode="External"/><Relationship Id="rId206" Type="http://schemas.openxmlformats.org/officeDocument/2006/relationships/hyperlink" Target="https://remotes.r-lib.org/" TargetMode="External"/><Relationship Id="rId334" Type="http://schemas.openxmlformats.org/officeDocument/2006/relationships/hyperlink" Target="https://reprex.tidyverse.org/" TargetMode="External"/><Relationship Id="rId210" Type="http://schemas.openxmlformats.org/officeDocument/2006/relationships/hyperlink" Target="https://revdepcheck.r-lib.org/" TargetMode="External"/><Relationship Id="rId276" Type="http://schemas.openxmlformats.org/officeDocument/2006/relationships/hyperlink" Target="https://rex.r-lib.org/" TargetMode="External"/><Relationship Id="rId227" Type="http://schemas.openxmlformats.org/officeDocument/2006/relationships/hyperlink" Target="https://rlang.r-lib.org/" TargetMode="External"/><Relationship Id="rId310" Type="http://schemas.openxmlformats.org/officeDocument/2006/relationships/hyperlink" Target="https://rlang.r-lib.org/reference/topic-data-mask.html" TargetMode="External"/><Relationship Id="rId109" Type="http://schemas.openxmlformats.org/officeDocument/2006/relationships/hyperlink" Target="https://rmarkdown.rstudio.com/" TargetMode="External"/><Relationship Id="rId38" Type="http://schemas.openxmlformats.org/officeDocument/2006/relationships/hyperlink" Target="https://roxygen2.r-lib.org/" TargetMode="External"/><Relationship Id="rId125" Type="http://schemas.openxmlformats.org/officeDocument/2006/relationships/hyperlink" Target="https://roxygen2.r-lib.org/articles/rd.html" TargetMode="External"/><Relationship Id="rId122" Type="http://schemas.openxmlformats.org/officeDocument/2006/relationships/hyperlink" Target="https://roxygen2.r-lib.org/articles/rd.html#inheriting-documentation" TargetMode="External"/><Relationship Id="rId327" Type="http://schemas.openxmlformats.org/officeDocument/2006/relationships/hyperlink" Target="https://rstudio.github.io/renv/" TargetMode="External"/><Relationship Id="rId283" Type="http://schemas.openxmlformats.org/officeDocument/2006/relationships/hyperlink" Target="https://rviews.rstudio.com/2017/06/08/what-is-the-tidyverse/" TargetMode="External"/><Relationship Id="rId261" Type="http://schemas.openxmlformats.org/officeDocument/2006/relationships/hyperlink" Target="https://scales.r-lib.org/" TargetMode="External"/><Relationship Id="rId264" Type="http://schemas.openxmlformats.org/officeDocument/2006/relationships/hyperlink" Target="https://sessioninfo.r-lib.org/" TargetMode="External"/><Relationship Id="rId178" Type="http://schemas.openxmlformats.org/officeDocument/2006/relationships/hyperlink" Target="https://softwareengineering.stackexchange.com/questions/133404/what-is-the-ideal-length-of-a-method-for-you" TargetMode="External"/><Relationship Id="rId151" Type="http://schemas.openxmlformats.org/officeDocument/2006/relationships/hyperlink" Target="https://spin.atomicobject.com/2017/11/01/good-variable-names/" TargetMode="External"/><Relationship Id="rId11" Type="http://schemas.openxmlformats.org/officeDocument/2006/relationships/hyperlink" Target="https://spinningcode.org/2024/05/tool-building/" TargetMode="External"/><Relationship Id="rId313" Type="http://schemas.openxmlformats.org/officeDocument/2006/relationships/hyperlink" Target="https://stackoverflow.com/questions/28125816/r-standard-evaluation-for-join-dplyr" TargetMode="External"/><Relationship Id="rId177" Type="http://schemas.openxmlformats.org/officeDocument/2006/relationships/hyperlink" Target="https://stackoverflow.com/questions/475675/when-is-a-function-too-long" TargetMode="External"/><Relationship Id="rId277" Type="http://schemas.openxmlformats.org/officeDocument/2006/relationships/hyperlink" Target="https://stringr.tidyverse.org/" TargetMode="External"/><Relationship Id="rId274" Type="http://schemas.openxmlformats.org/officeDocument/2006/relationships/hyperlink" Target="https://styler.r-lib.org/" TargetMode="External"/><Relationship Id="rId135" Type="http://schemas.openxmlformats.org/officeDocument/2006/relationships/hyperlink" Target="https://support.posit.co/hc/en-us/articles/200484568-Code-Folding-and-Sections" TargetMode="External"/><Relationship Id="rId340" Type="http://schemas.openxmlformats.org/officeDocument/2006/relationships/hyperlink" Target="https://swcarpentry.github.io/r-novice-gapminder/" TargetMode="External"/><Relationship Id="rId305" Type="http://schemas.openxmlformats.org/officeDocument/2006/relationships/hyperlink" Target="https://tavareshugo.github.io/data_carpentry_extras/base-r_tidyverse_equivalents/base-r_tidyverse_equivalents.html" TargetMode="External"/><Relationship Id="rId39" Type="http://schemas.openxmlformats.org/officeDocument/2006/relationships/hyperlink" Target="https://testthat.r-lib.org/" TargetMode="External"/><Relationship Id="rId57" Type="http://schemas.openxmlformats.org/officeDocument/2006/relationships/hyperlink" Target="https://testthat.r-lib.org/articles/snapshotting.html" TargetMode="External"/><Relationship Id="rId371" Type="http://schemas.openxmlformats.org/officeDocument/2006/relationships/hyperlink" Target="https://thinkr-open.github.io/gitdown/" TargetMode="External"/><Relationship Id="rId297" Type="http://schemas.openxmlformats.org/officeDocument/2006/relationships/hyperlink" Target="https://tibble.tidyverse.org/" TargetMode="External"/><Relationship Id="rId290" Type="http://schemas.openxmlformats.org/officeDocument/2006/relationships/hyperlink" Target="https://tidyr.tidyverse.org/" TargetMode="External"/><Relationship Id="rId36" Type="http://schemas.openxmlformats.org/officeDocument/2006/relationships/hyperlink" Target="https://usethis.r-lib.org/" TargetMode="External"/><Relationship Id="rId367" Type="http://schemas.openxmlformats.org/officeDocument/2006/relationships/hyperlink" Target="https://usethis.r-lib.org/articles/pr-functions.html" TargetMode="External"/><Relationship Id="rId229" Type="http://schemas.openxmlformats.org/officeDocument/2006/relationships/hyperlink" Target="https://vctrs.r-lib.org/" TargetMode="External"/><Relationship Id="rId222" Type="http://schemas.openxmlformats.org/officeDocument/2006/relationships/hyperlink" Target="https://waldo.r-lib.org/" TargetMode="External"/><Relationship Id="rId231" Type="http://schemas.openxmlformats.org/officeDocument/2006/relationships/hyperlink" Target="https://withr.r-lib.org/" TargetMode="External"/><Relationship Id="rId312" Type="http://schemas.openxmlformats.org/officeDocument/2006/relationships/hyperlink" Target="https://www.brodrigues.co/blog/2016-07-18-data-frame-columns-as-arguments-to-dplyr-functions/" TargetMode="External"/><Relationship Id="rId140" Type="http://schemas.openxmlformats.org/officeDocument/2006/relationships/hyperlink" Target="https://www.danieldsjoberg.com/gtsummary/" TargetMode="External"/><Relationship Id="rId354" Type="http://schemas.openxmlformats.org/officeDocument/2006/relationships/hyperlink" Target="https://www.maths.ed.ac.uk/~swood34/RCdebug/RCdebug.html" TargetMode="External"/><Relationship Id="rId337" Type="http://schemas.openxmlformats.org/officeDocument/2006/relationships/hyperlink" Target="https://www.r4epi.com/" TargetMode="External"/><Relationship Id="rId316" Type="http://schemas.openxmlformats.org/officeDocument/2006/relationships/hyperlink" Target="https://www.rdocumentation.org/packages/feather/versions/0.3.3" TargetMode="External"/><Relationship Id="rId175" Type="http://schemas.openxmlformats.org/officeDocument/2006/relationships/hyperlink" Target="https://www.reddit.com/r/learnprogramming/comments/47avb5/one_long_function_2001000_lines_of_codes_or_one/" TargetMode="External"/><Relationship Id="rId349" Type="http://schemas.openxmlformats.org/officeDocument/2006/relationships/hyperlink" Target="https://www.routledge.com/SAS-and-R-Data-Management-Statistical-Analysis-and-Graphics-Second-Edition/Kleinman-Horton/p/book/9781466584495" TargetMode="External"/><Relationship Id="rId176" Type="http://schemas.openxmlformats.org/officeDocument/2006/relationships/hyperlink" Target="https://www.sololearn.com/en/Discuss/1278705/optimal-number-of-lines-of-code-of-functions" TargetMode="External"/><Relationship Id="rId286" Type="http://schemas.openxmlformats.org/officeDocument/2006/relationships/hyperlink" Target="https://www.tidyverse.org/" TargetMode="External"/><Relationship Id="rId355" Type="http://schemas.openxmlformats.org/officeDocument/2006/relationships/hyperlink" Target="https://www.tidyverse.org/blog/2023/04/base-vs-magrittr-pipe/" TargetMode="External"/><Relationship Id="rId309" Type="http://schemas.openxmlformats.org/officeDocument/2006/relationships/hyperlink" Target="https://www.youtube.com/watch?v=nERXS3ssntw" TargetMode="External"/><Relationship Id="rId328" Type="http://schemas.openxmlformats.org/officeDocument/2006/relationships/hyperlink" Target="reproducible-environments.qmd#sec-reproducible-environments" TargetMode="External"/></Relationships>
</file>

<file path=word/_rels/footnotes.xml.rels><?xml version='1.0' encoding='UTF-8' standalone='yes'?>
<Relationships xmlns="http://schemas.openxmlformats.org/package/2006/relationships"><Relationship Id="rId363" Type="http://schemas.openxmlformats.org/officeDocument/2006/relationships/hyperlink" Target="code-publication.qmd" TargetMode="External"/><Relationship Id="rId182" Type="http://schemas.openxmlformats.org/officeDocument/2006/relationships/hyperlink" Target="coding-style.qmd#sec-avoid-nesting" TargetMode="External"/><Relationship Id="rId141" Type="http://schemas.openxmlformats.org/officeDocument/2006/relationships/hyperlink" Target="coding-style.qmd#sec-function-docs" TargetMode="External"/><Relationship Id="rId186" Type="http://schemas.openxmlformats.org/officeDocument/2006/relationships/hyperlink" Target="coding-style.qmd#sec-here-package-style" TargetMode="External"/><Relationship Id="rId156" Type="http://schemas.openxmlformats.org/officeDocument/2006/relationships/hyperlink" Target="coding-style.qmd#sec-object-naming" TargetMode="External"/><Relationship Id="rId12" Type="http://schemas.openxmlformats.org/officeDocument/2006/relationships/hyperlink" Target="coding-style.qmd#sec-prefer-packaged-functions" TargetMode="External"/><Relationship Id="rId329" Type="http://schemas.openxmlformats.org/officeDocument/2006/relationships/hyperlink" Target="coding-style.qmd#sec-r-code-style" TargetMode="External"/><Relationship Id="rId117" Type="http://schemas.openxmlformats.org/officeDocument/2006/relationships/hyperlink" Target="coding-style.qmd#sec-style-auto-style" TargetMode="External"/><Relationship Id="rId314" Type="http://schemas.openxmlformats.org/officeDocument/2006/relationships/hyperlink" Target="coding-style.qmd#sec-tidyverse-replacements" TargetMode="External"/><Relationship Id="rId325" Type="http://schemas.openxmlformats.org/officeDocument/2006/relationships/hyperlink" Target="collaborative-software-development.qmd#sec-collab-dev" TargetMode="External"/><Relationship Id="rId370" Type="http://schemas.openxmlformats.org/officeDocument/2006/relationships/hyperlink" Target="http://www-cs-students.stanford.edu/~blynn/gitmagic/" TargetMode="External"/><Relationship Id="rId353" Type="http://schemas.openxmlformats.org/officeDocument/2006/relationships/hyperlink" Target="https://adv-r.hadley.nz/debugging.html" TargetMode="External"/><Relationship Id="rId311" Type="http://schemas.openxmlformats.org/officeDocument/2006/relationships/hyperlink" Target="https://adv-r.hadley.nz/evaluation.html" TargetMode="External"/><Relationship Id="rId351" Type="http://schemas.openxmlformats.org/officeDocument/2006/relationships/hyperlink" Target="https://adv-r.hadley.nz/functions.html" TargetMode="External"/><Relationship Id="rId352" Type="http://schemas.openxmlformats.org/officeDocument/2006/relationships/hyperlink" Target="https://adv-r.hadley.nz/oo.html#oop-systems" TargetMode="External"/><Relationship Id="rId68" Type="http://schemas.openxmlformats.org/officeDocument/2006/relationships/hyperlink" Target="https://adv-r.hadley.nz/perf-improve.html" TargetMode="External"/><Relationship Id="rId67" Type="http://schemas.openxmlformats.org/officeDocument/2006/relationships/hyperlink" Target="https://adv-r.hadley.nz/perf-measure.html" TargetMode="External"/><Relationship Id="rId24" Type="http://schemas.openxmlformats.org/officeDocument/2006/relationships/hyperlink" Target="https://altdoc.etiennebacher.com/" TargetMode="External"/><Relationship Id="rId69" Type="http://schemas.openxmlformats.org/officeDocument/2006/relationships/hyperlink" Target="https://bench.r-lib.org/" TargetMode="External"/><Relationship Id="rId317" Type="http://schemas.openxmlformats.org/officeDocument/2006/relationships/hyperlink" Target="https://blog.rstudio.com/2016/03/29/feather/" TargetMode="External"/><Relationship Id="rId133" Type="http://schemas.openxmlformats.org/officeDocument/2006/relationships/hyperlink" Target="https://blog.rstudio.com/2020/12/02/rstudio-v1-4-preview-little-things/" TargetMode="External"/><Relationship Id="rId244" Type="http://schemas.openxmlformats.org/officeDocument/2006/relationships/hyperlink" Target="https://callr.r-lib.org/" TargetMode="External"/><Relationship Id="rId233" Type="http://schemas.openxmlformats.org/officeDocument/2006/relationships/hyperlink" Target="https://cli.r-lib.org/" TargetMode="External"/><Relationship Id="rId145" Type="http://schemas.openxmlformats.org/officeDocument/2006/relationships/hyperlink" Target="https://cognitect.com/blog/2011/11/15/documenting-architecture-decisions" TargetMode="External"/><Relationship Id="rId364" Type="http://schemas.openxmlformats.org/officeDocument/2006/relationships/hyperlink" Target="https://contributor.r-project.org/" TargetMode="External"/><Relationship Id="rId362" Type="http://schemas.openxmlformats.org/officeDocument/2006/relationships/hyperlink" Target="https://contributor.r-project.org/cran-cookbook/" TargetMode="External"/><Relationship Id="rId220" Type="http://schemas.openxmlformats.org/officeDocument/2006/relationships/hyperlink" Target="https://covr.r-lib.org/" TargetMode="External"/><Relationship Id="rId237" Type="http://schemas.openxmlformats.org/officeDocument/2006/relationships/hyperlink" Target="https://cpp11.r-lib.org/" TargetMode="External"/><Relationship Id="rId359" Type="http://schemas.openxmlformats.org/officeDocument/2006/relationships/hyperlink" Target="https://cran.r-project.org/package=arsenal" TargetMode="External"/><Relationship Id="rId347" Type="http://schemas.openxmlformats.org/officeDocument/2006/relationships/hyperlink" Target="https://cran.r-project.org/package=procs" TargetMode="External"/><Relationship Id="rId52" Type="http://schemas.openxmlformats.org/officeDocument/2006/relationships/hyperlink" Target="https://cran.r-project.org/package=snapr" TargetMode="External"/><Relationship Id="rId53" Type="http://schemas.openxmlformats.org/officeDocument/2006/relationships/hyperlink" Target="https://cran.r-project.org/package=ssdtools" TargetMode="External"/><Relationship Id="rId358" Type="http://schemas.openxmlformats.org/officeDocument/2006/relationships/hyperlink" Target="https://cran.r-project.org/package=table1" TargetMode="External"/><Relationship Id="rId212" Type="http://schemas.openxmlformats.org/officeDocument/2006/relationships/hyperlink" Target="https://desc.r-lib.org/" TargetMode="External"/><Relationship Id="rId381" Type="http://schemas.openxmlformats.org/officeDocument/2006/relationships/hyperlink" Target="https://design.tidyverse.org/" TargetMode="External"/><Relationship Id="rId37" Type="http://schemas.openxmlformats.org/officeDocument/2006/relationships/hyperlink" Target="https://devtools.r-lib.org/" TargetMode="External"/><Relationship Id="rId375" Type="http://schemas.openxmlformats.org/officeDocument/2006/relationships/hyperlink" Target="https://doi.org/10.1201/9781003029878" TargetMode="External"/><Relationship Id="rId377" Type="http://schemas.openxmlformats.org/officeDocument/2006/relationships/hyperlink" Target="https://doi.org/10.1201/9781351201315" TargetMode="External"/><Relationship Id="rId266" Type="http://schemas.openxmlformats.org/officeDocument/2006/relationships/hyperlink" Target="https://downlit.r-lib.org/" TargetMode="External"/><Relationship Id="rId288" Type="http://schemas.openxmlformats.org/officeDocument/2006/relationships/hyperlink" Target="https://dplyr.tidyverse.org/" TargetMode="External"/><Relationship Id="rId308" Type="http://schemas.openxmlformats.org/officeDocument/2006/relationships/hyperlink" Target="https://dplyr.tidyverse.org/articles/in-packages.html" TargetMode="External"/><Relationship Id="rId307" Type="http://schemas.openxmlformats.org/officeDocument/2006/relationships/hyperlink" Target="https://dplyr.tidyverse.org/articles/programming.html" TargetMode="External"/><Relationship Id="rId284" Type="http://schemas.openxmlformats.org/officeDocument/2006/relationships/hyperlink" Target="https://dtplyr.tidyverse.org/" TargetMode="External"/><Relationship Id="rId121" Type="http://schemas.openxmlformats.org/officeDocument/2006/relationships/hyperlink" Target="https://ellipsis.r-lib.org/" TargetMode="External"/><Relationship Id="rId167" Type="http://schemas.openxmlformats.org/officeDocument/2006/relationships/hyperlink" Target="https://en.wikipedia.org/wiki/Code_refactoring" TargetMode="External"/><Relationship Id="rId179" Type="http://schemas.openxmlformats.org/officeDocument/2006/relationships/hyperlink" Target="https://en.wikipedia.org/wiki/Cyclomatic_complexity" TargetMode="External"/><Relationship Id="rId166" Type="http://schemas.openxmlformats.org/officeDocument/2006/relationships/hyperlink" Target="https://en.wikipedia.org/wiki/Decomposition_(computer_science)" TargetMode="External"/><Relationship Id="rId168" Type="http://schemas.openxmlformats.org/officeDocument/2006/relationships/hyperlink" Target="https://en.wikipedia.org/wiki/Functional_decomposition" TargetMode="External"/><Relationship Id="rId295" Type="http://schemas.openxmlformats.org/officeDocument/2006/relationships/hyperlink" Target="https://en.wikipedia.org/wiki/Functional_programming" TargetMode="External"/><Relationship Id="rId181" Type="http://schemas.openxmlformats.org/officeDocument/2006/relationships/hyperlink" Target="https://en.wikipedia.org/wiki/KISS_principle" TargetMode="External"/><Relationship Id="rId61" Type="http://schemas.openxmlformats.org/officeDocument/2006/relationships/hyperlink" Target="https://en.wikipedia.org/wiki/Test-driven_development" TargetMode="External"/><Relationship Id="rId338" Type="http://schemas.openxmlformats.org/officeDocument/2006/relationships/hyperlink" Target="https://epirhandbook.com/" TargetMode="External"/><Relationship Id="rId300" Type="http://schemas.openxmlformats.org/officeDocument/2006/relationships/hyperlink" Target="https://forcats.tidyverse.org/" TargetMode="External"/><Relationship Id="rId240" Type="http://schemas.openxmlformats.org/officeDocument/2006/relationships/hyperlink" Target="https://fs.r-lib.org/" TargetMode="External"/><Relationship Id="rId87" Type="http://schemas.openxmlformats.org/officeDocument/2006/relationships/hyperlink" Target="https://furrr.futureverse.org/" TargetMode="External"/><Relationship Id="rId255" Type="http://schemas.openxmlformats.org/officeDocument/2006/relationships/hyperlink" Target="https://gargle.r-lib.org/" TargetMode="External"/><Relationship Id="rId262" Type="http://schemas.openxmlformats.org/officeDocument/2006/relationships/hyperlink" Target="https://ggplot2.tidyverse.org/" TargetMode="External"/><Relationship Id="rId253" Type="http://schemas.openxmlformats.org/officeDocument/2006/relationships/hyperlink" Target="https://gh.r-lib.org/" TargetMode="External"/><Relationship Id="rId99" Type="http://schemas.openxmlformats.org/officeDocument/2006/relationships/hyperlink" Target="https://git-scm.com/book/en/v2/Git-Basics-Tagging" TargetMode="External"/><Relationship Id="rId98" Type="http://schemas.openxmlformats.org/officeDocument/2006/relationships/hyperlink" Target="https://git-scm.com/book/en/v2/Git-Branching-Branches-in-a-Nutshell" TargetMode="External"/><Relationship Id="rId15" Type="http://schemas.openxmlformats.org/officeDocument/2006/relationships/hyperlink" Target="https://github.com/Morrison-Lab/gha" TargetMode="External"/><Relationship Id="rId14" Type="http://schemas.openxmlformats.org/officeDocument/2006/relationships/hyperlink" Target="https://github.com/Morrison-Lab/psc/tree/main/lms" TargetMode="External"/><Relationship Id="rId35" Type="http://schemas.openxmlformats.org/officeDocument/2006/relationships/hyperlink" Target="https://github.com/Morrison-Lab/rpt" TargetMode="External"/><Relationship Id="rId163" Type="http://schemas.openxmlformats.org/officeDocument/2006/relationships/hyperlink" Target="https://github.com/UCD-SERG/rpt/pull/100" TargetMode="External"/><Relationship Id="rId164" Type="http://schemas.openxmlformats.org/officeDocument/2006/relationships/hyperlink" Target="https://github.com/UCD-SERG/shigella/pull/11" TargetMode="External"/><Relationship Id="rId29" Type="http://schemas.openxmlformats.org/officeDocument/2006/relationships/hyperlink" Target="https://github.com/edgararuiz/ecodown" TargetMode="External"/><Relationship Id="rId191" Type="http://schemas.openxmlformats.org/officeDocument/2006/relationships/hyperlink" Target="https://github.com/karthik/rdrop2" TargetMode="External"/><Relationship Id="rId137" Type="http://schemas.openxmlformats.org/officeDocument/2006/relationships/hyperlink" Target="https://github.com/kmishra9/Flu-Absenteeism/blob/master/Master's%20Thesis%20-%20Spatial%20Epidemiology%20of%20Influenza/1b%20-%20Map-Management.R" TargetMode="External"/><Relationship Id="rId49" Type="http://schemas.openxmlformats.org/officeDocument/2006/relationships/hyperlink" Target="https://github.com/kmishra9/Flu-Absenteeism/blob/master/Master's%20Thesis%20-%20Spatial%20Epidemiology%20of%20Influenza/2a%20-%20Statistical-Inputs.R" TargetMode="External"/><Relationship Id="rId77" Type="http://schemas.openxmlformats.org/officeDocument/2006/relationships/hyperlink" Target="https://github.com/lorenzwalthert/touchstone" TargetMode="External"/><Relationship Id="rId30" Type="http://schemas.openxmlformats.org/officeDocument/2006/relationships/hyperlink" Target="https://github.com/orgs/quarto-dev/discussions/1591" TargetMode="External"/><Relationship Id="rId27" Type="http://schemas.openxmlformats.org/officeDocument/2006/relationships/hyperlink" Target="https://github.com/pachadotdev/pkgsite" TargetMode="External"/><Relationship Id="rId189" Type="http://schemas.openxmlformats.org/officeDocument/2006/relationships/hyperlink" Target="https://github.com/r-box/boxr" TargetMode="External"/><Relationship Id="rId194" Type="http://schemas.openxmlformats.org/officeDocument/2006/relationships/hyperlink" Target="https://github.com/r-lib" TargetMode="External"/><Relationship Id="rId280" Type="http://schemas.openxmlformats.org/officeDocument/2006/relationships/hyperlink" Target="https://github.com/r-lib/actions" TargetMode="External"/><Relationship Id="rId372" Type="http://schemas.openxmlformats.org/officeDocument/2006/relationships/hyperlink" Target="https://happygitwithr.com/" TargetMode="External"/><Relationship Id="rId258" Type="http://schemas.openxmlformats.org/officeDocument/2006/relationships/hyperlink" Target="https://here.r-lib.org/" TargetMode="External"/><Relationship Id="rId185" Type="http://schemas.openxmlformats.org/officeDocument/2006/relationships/hyperlink" Target="https://here.r-lib.org/articles/here.html" TargetMode="External"/><Relationship Id="rId251" Type="http://schemas.openxmlformats.org/officeDocument/2006/relationships/hyperlink" Target="https://httr.r-lib.org/" TargetMode="External"/><Relationship Id="rId249" Type="http://schemas.openxmlformats.org/officeDocument/2006/relationships/hyperlink" Target="https://httr2.r-lib.org/" TargetMode="External"/><Relationship Id="rId116" Type="http://schemas.openxmlformats.org/officeDocument/2006/relationships/hyperlink" Target="https://jarl.etiennebacher.com/" TargetMode="External"/><Relationship Id="rId139" Type="http://schemas.openxmlformats.org/officeDocument/2006/relationships/hyperlink" Target="https://larmarange.github.io/labelled/" TargetMode="External"/><Relationship Id="rId216" Type="http://schemas.openxmlformats.org/officeDocument/2006/relationships/hyperlink" Target="https://lifecycle.r-lib.org/" TargetMode="External"/><Relationship Id="rId348" Type="http://schemas.openxmlformats.org/officeDocument/2006/relationships/hyperlink" Target="https://link.springer.com/book/10.1007/978-1-4614-0685-3" TargetMode="External"/><Relationship Id="rId224" Type="http://schemas.openxmlformats.org/officeDocument/2006/relationships/hyperlink" Target="https://lintr.r-lib.org/" TargetMode="External"/><Relationship Id="rId270" Type="http://schemas.openxmlformats.org/officeDocument/2006/relationships/hyperlink" Target="https://lobstr.r-lib.org/" TargetMode="External"/><Relationship Id="rId302" Type="http://schemas.openxmlformats.org/officeDocument/2006/relationships/hyperlink" Target="https://lubridate.tidyverse.org/" TargetMode="External"/><Relationship Id="rId369" Type="http://schemas.openxmlformats.org/officeDocument/2006/relationships/hyperlink" Target="https://maelle.github.io/saperlipopette/" TargetMode="External"/><Relationship Id="rId379" Type="http://schemas.openxmlformats.org/officeDocument/2006/relationships/hyperlink" Target="https://mastering-shiny.org/" TargetMode="External"/><Relationship Id="rId81" Type="http://schemas.openxmlformats.org/officeDocument/2006/relationships/hyperlink" Target="https://memoise.r-lib.org/" TargetMode="External"/><Relationship Id="rId13" Type="http://schemas.openxmlformats.org/officeDocument/2006/relationships/hyperlink" Target="https://morrison-lab.github.io/snapr/" TargetMode="External"/><Relationship Id="rId76" Type="http://schemas.openxmlformats.org/officeDocument/2006/relationships/hyperlink" Target="https://morrison-lab.github.io/wai/chapters/coding-agents.html#sec-ai-best-practices" TargetMode="External"/><Relationship Id="rId368" Type="http://schemas.openxmlformats.org/officeDocument/2006/relationships/hyperlink" Target="https://ohshitgit.com/" TargetMode="External"/><Relationship Id="rId208" Type="http://schemas.openxmlformats.org/officeDocument/2006/relationships/hyperlink" Target="https://pak.r-lib.org/" TargetMode="External"/><Relationship Id="rId202" Type="http://schemas.openxmlformats.org/officeDocument/2006/relationships/hyperlink" Target="https://pkgbuild.r-lib.org/" TargetMode="External"/><Relationship Id="rId23" Type="http://schemas.openxmlformats.org/officeDocument/2006/relationships/hyperlink" Target="https://pkgdown.r-lib.org/" TargetMode="External"/><Relationship Id="rId200" Type="http://schemas.openxmlformats.org/officeDocument/2006/relationships/hyperlink" Target="https://pkgload.r-lib.org/" TargetMode="External"/><Relationship Id="rId342" Type="http://schemas.openxmlformats.org/officeDocument/2006/relationships/hyperlink" Target="https://posit.cloud/learn/recipes" TargetMode="External"/><Relationship Id="rId242" Type="http://schemas.openxmlformats.org/officeDocument/2006/relationships/hyperlink" Target="https://processx.r-lib.org/" TargetMode="External"/><Relationship Id="rId70" Type="http://schemas.openxmlformats.org/officeDocument/2006/relationships/hyperlink" Target="https://profvis.r-lib.org/" TargetMode="External"/><Relationship Id="rId246" Type="http://schemas.openxmlformats.org/officeDocument/2006/relationships/hyperlink" Target="https://ps.r-lib.org/" TargetMode="External"/><Relationship Id="rId86" Type="http://schemas.openxmlformats.org/officeDocument/2006/relationships/hyperlink" Target="https://purrr.tidyverse.org/" TargetMode="External"/><Relationship Id="rId344" Type="http://schemas.openxmlformats.org/officeDocument/2006/relationships/hyperlink" Target="https://pythontutor.com/" TargetMode="External"/><Relationship Id="rId25" Type="http://schemas.openxmlformats.org/officeDocument/2006/relationships/hyperlink" Target="https://quarto.org/docs/output-formats/html-multi-format.html" TargetMode="External"/><Relationship Id="rId188" Type="http://schemas.openxmlformats.org/officeDocument/2006/relationships/hyperlink" Target="https://r-box.github.io/boxr/articles/boxr-app-interactive.html#create" TargetMode="External"/><Relationship Id="rId339" Type="http://schemas.openxmlformats.org/officeDocument/2006/relationships/hyperlink" Target="https://r-graphics.org/" TargetMode="External"/><Relationship Id="rId272" Type="http://schemas.openxmlformats.org/officeDocument/2006/relationships/hyperlink" Target="https://r-lib.github.io/crayon/" TargetMode="External"/><Relationship Id="rId214" Type="http://schemas.openxmlformats.org/officeDocument/2006/relationships/hyperlink" Target="https://r-lib.github.io/pkgcache/" TargetMode="External"/><Relationship Id="rId268" Type="http://schemas.openxmlformats.org/officeDocument/2006/relationships/hyperlink" Target="https://r-lib.github.io/prettyunits/" TargetMode="External"/><Relationship Id="rId383" Type="http://schemas.openxmlformats.org/officeDocument/2006/relationships/hyperlink" Target="https://r-pkgs.org/" TargetMode="External"/><Relationship Id="rId105" Type="http://schemas.openxmlformats.org/officeDocument/2006/relationships/hyperlink" Target="https://r-pkgs.org/lifecycle.html#sec-lifecycle-version-number" TargetMode="External"/><Relationship Id="rId126" Type="http://schemas.openxmlformats.org/officeDocument/2006/relationships/hyperlink" Target="https://r-pkgs.org/man.html" TargetMode="External"/><Relationship Id="rId107" Type="http://schemas.openxmlformats.org/officeDocument/2006/relationships/hyperlink" Target="https://r-pkgs.org/other-markdown.html#sec-news" TargetMode="External"/><Relationship Id="rId361" Type="http://schemas.openxmlformats.org/officeDocument/2006/relationships/hyperlink" Target="https://r-pkgs.org/release.html" TargetMode="External"/><Relationship Id="rId62" Type="http://schemas.openxmlformats.org/officeDocument/2006/relationships/hyperlink" Target="https://r-pkgs.org/testing-basics.html" TargetMode="External"/><Relationship Id="rId346" Type="http://schemas.openxmlformats.org/officeDocument/2006/relationships/hyperlink" Target="https://r-sassy.org/" TargetMode="External"/><Relationship Id="rId356" Type="http://schemas.openxmlformats.org/officeDocument/2006/relationships/hyperlink" Target="https://r-spatial.org/book" TargetMode="External"/><Relationship Id="rId385" Type="http://schemas.openxmlformats.org/officeDocument/2006/relationships/hyperlink" Target="https://r4ds.hadley.nz/" TargetMode="External"/><Relationship Id="rId335" Type="http://schemas.openxmlformats.org/officeDocument/2006/relationships/hyperlink" Target="https://r4ds.hadley.nz/workflow-help.html#making-a-reprex" TargetMode="External"/><Relationship Id="rId235" Type="http://schemas.openxmlformats.org/officeDocument/2006/relationships/hyperlink" Target="https://r6.r-lib.org/" TargetMode="External"/><Relationship Id="rId341" Type="http://schemas.openxmlformats.org/officeDocument/2006/relationships/hyperlink" Target="https://raps-with-r.dev/" TargetMode="External"/><Relationship Id="rId204" Type="http://schemas.openxmlformats.org/officeDocument/2006/relationships/hyperlink" Target="https://rcmdcheck.r-lib.org/" TargetMode="External"/><Relationship Id="rId293" Type="http://schemas.openxmlformats.org/officeDocument/2006/relationships/hyperlink" Target="https://readr.tidyverse.org/" TargetMode="External"/><Relationship Id="rId206" Type="http://schemas.openxmlformats.org/officeDocument/2006/relationships/hyperlink" Target="https://remotes.r-lib.org/" TargetMode="External"/><Relationship Id="rId334" Type="http://schemas.openxmlformats.org/officeDocument/2006/relationships/hyperlink" Target="https://reprex.tidyverse.org/" TargetMode="External"/><Relationship Id="rId210" Type="http://schemas.openxmlformats.org/officeDocument/2006/relationships/hyperlink" Target="https://revdepcheck.r-lib.org/" TargetMode="External"/><Relationship Id="rId276" Type="http://schemas.openxmlformats.org/officeDocument/2006/relationships/hyperlink" Target="https://rex.r-lib.org/" TargetMode="External"/><Relationship Id="rId227" Type="http://schemas.openxmlformats.org/officeDocument/2006/relationships/hyperlink" Target="https://rlang.r-lib.org/" TargetMode="External"/><Relationship Id="rId310" Type="http://schemas.openxmlformats.org/officeDocument/2006/relationships/hyperlink" Target="https://rlang.r-lib.org/reference/topic-data-mask.html" TargetMode="External"/><Relationship Id="rId109" Type="http://schemas.openxmlformats.org/officeDocument/2006/relationships/hyperlink" Target="https://rmarkdown.rstudio.com/" TargetMode="External"/><Relationship Id="rId38" Type="http://schemas.openxmlformats.org/officeDocument/2006/relationships/hyperlink" Target="https://roxygen2.r-lib.org/" TargetMode="External"/><Relationship Id="rId125" Type="http://schemas.openxmlformats.org/officeDocument/2006/relationships/hyperlink" Target="https://roxygen2.r-lib.org/articles/rd.html" TargetMode="External"/><Relationship Id="rId122" Type="http://schemas.openxmlformats.org/officeDocument/2006/relationships/hyperlink" Target="https://roxygen2.r-lib.org/articles/rd.html#inheriting-documentation" TargetMode="External"/><Relationship Id="rId327" Type="http://schemas.openxmlformats.org/officeDocument/2006/relationships/hyperlink" Target="https://rstudio.github.io/renv/" TargetMode="External"/><Relationship Id="rId283" Type="http://schemas.openxmlformats.org/officeDocument/2006/relationships/hyperlink" Target="https://rviews.rstudio.com/2017/06/08/what-is-the-tidyverse/" TargetMode="External"/><Relationship Id="rId261" Type="http://schemas.openxmlformats.org/officeDocument/2006/relationships/hyperlink" Target="https://scales.r-lib.org/" TargetMode="External"/><Relationship Id="rId264" Type="http://schemas.openxmlformats.org/officeDocument/2006/relationships/hyperlink" Target="https://sessioninfo.r-lib.org/" TargetMode="External"/><Relationship Id="rId178" Type="http://schemas.openxmlformats.org/officeDocument/2006/relationships/hyperlink" Target="https://softwareengineering.stackexchange.com/questions/133404/what-is-the-ideal-length-of-a-method-for-you" TargetMode="External"/><Relationship Id="rId151" Type="http://schemas.openxmlformats.org/officeDocument/2006/relationships/hyperlink" Target="https://spin.atomicobject.com/2017/11/01/good-variable-names/" TargetMode="External"/><Relationship Id="rId11" Type="http://schemas.openxmlformats.org/officeDocument/2006/relationships/hyperlink" Target="https://spinningcode.org/2024/05/tool-building/" TargetMode="External"/><Relationship Id="rId313" Type="http://schemas.openxmlformats.org/officeDocument/2006/relationships/hyperlink" Target="https://stackoverflow.com/questions/28125816/r-standard-evaluation-for-join-dplyr" TargetMode="External"/><Relationship Id="rId177" Type="http://schemas.openxmlformats.org/officeDocument/2006/relationships/hyperlink" Target="https://stackoverflow.com/questions/475675/when-is-a-function-too-long" TargetMode="External"/><Relationship Id="rId277" Type="http://schemas.openxmlformats.org/officeDocument/2006/relationships/hyperlink" Target="https://stringr.tidyverse.org/" TargetMode="External"/><Relationship Id="rId274" Type="http://schemas.openxmlformats.org/officeDocument/2006/relationships/hyperlink" Target="https://styler.r-lib.org/" TargetMode="External"/><Relationship Id="rId135" Type="http://schemas.openxmlformats.org/officeDocument/2006/relationships/hyperlink" Target="https://support.posit.co/hc/en-us/articles/200484568-Code-Folding-and-Sections" TargetMode="External"/><Relationship Id="rId340" Type="http://schemas.openxmlformats.org/officeDocument/2006/relationships/hyperlink" Target="https://swcarpentry.github.io/r-novice-gapminder/" TargetMode="External"/><Relationship Id="rId305" Type="http://schemas.openxmlformats.org/officeDocument/2006/relationships/hyperlink" Target="https://tavareshugo.github.io/data_carpentry_extras/base-r_tidyverse_equivalents/base-r_tidyverse_equivalents.html" TargetMode="External"/><Relationship Id="rId39" Type="http://schemas.openxmlformats.org/officeDocument/2006/relationships/hyperlink" Target="https://testthat.r-lib.org/" TargetMode="External"/><Relationship Id="rId57" Type="http://schemas.openxmlformats.org/officeDocument/2006/relationships/hyperlink" Target="https://testthat.r-lib.org/articles/snapshotting.html" TargetMode="External"/><Relationship Id="rId371" Type="http://schemas.openxmlformats.org/officeDocument/2006/relationships/hyperlink" Target="https://thinkr-open.github.io/gitdown/" TargetMode="External"/><Relationship Id="rId297" Type="http://schemas.openxmlformats.org/officeDocument/2006/relationships/hyperlink" Target="https://tibble.tidyverse.org/" TargetMode="External"/><Relationship Id="rId290" Type="http://schemas.openxmlformats.org/officeDocument/2006/relationships/hyperlink" Target="https://tidyr.tidyverse.org/" TargetMode="External"/><Relationship Id="rId36" Type="http://schemas.openxmlformats.org/officeDocument/2006/relationships/hyperlink" Target="https://usethis.r-lib.org/" TargetMode="External"/><Relationship Id="rId367" Type="http://schemas.openxmlformats.org/officeDocument/2006/relationships/hyperlink" Target="https://usethis.r-lib.org/articles/pr-functions.html" TargetMode="External"/><Relationship Id="rId229" Type="http://schemas.openxmlformats.org/officeDocument/2006/relationships/hyperlink" Target="https://vctrs.r-lib.org/" TargetMode="External"/><Relationship Id="rId222" Type="http://schemas.openxmlformats.org/officeDocument/2006/relationships/hyperlink" Target="https://waldo.r-lib.org/" TargetMode="External"/><Relationship Id="rId231" Type="http://schemas.openxmlformats.org/officeDocument/2006/relationships/hyperlink" Target="https://withr.r-lib.org/" TargetMode="External"/><Relationship Id="rId312" Type="http://schemas.openxmlformats.org/officeDocument/2006/relationships/hyperlink" Target="https://www.brodrigues.co/blog/2016-07-18-data-frame-columns-as-arguments-to-dplyr-functions/" TargetMode="External"/><Relationship Id="rId140" Type="http://schemas.openxmlformats.org/officeDocument/2006/relationships/hyperlink" Target="https://www.danieldsjoberg.com/gtsummary/" TargetMode="External"/><Relationship Id="rId354" Type="http://schemas.openxmlformats.org/officeDocument/2006/relationships/hyperlink" Target="https://www.maths.ed.ac.uk/~swood34/RCdebug/RCdebug.html" TargetMode="External"/><Relationship Id="rId337" Type="http://schemas.openxmlformats.org/officeDocument/2006/relationships/hyperlink" Target="https://www.r4epi.com/" TargetMode="External"/><Relationship Id="rId316" Type="http://schemas.openxmlformats.org/officeDocument/2006/relationships/hyperlink" Target="https://www.rdocumentation.org/packages/feather/versions/0.3.3" TargetMode="External"/><Relationship Id="rId175" Type="http://schemas.openxmlformats.org/officeDocument/2006/relationships/hyperlink" Target="https://www.reddit.com/r/learnprogramming/comments/47avb5/one_long_function_2001000_lines_of_codes_or_one/" TargetMode="External"/><Relationship Id="rId349" Type="http://schemas.openxmlformats.org/officeDocument/2006/relationships/hyperlink" Target="https://www.routledge.com/SAS-and-R-Data-Management-Statistical-Analysis-and-Graphics-Second-Edition/Kleinman-Horton/p/book/9781466584495" TargetMode="External"/><Relationship Id="rId176" Type="http://schemas.openxmlformats.org/officeDocument/2006/relationships/hyperlink" Target="https://www.sololearn.com/en/Discuss/1278705/optimal-number-of-lines-of-code-of-functions" TargetMode="External"/><Relationship Id="rId286" Type="http://schemas.openxmlformats.org/officeDocument/2006/relationships/hyperlink" Target="https://www.tidyverse.org/" TargetMode="External"/><Relationship Id="rId355" Type="http://schemas.openxmlformats.org/officeDocument/2006/relationships/hyperlink" Target="https://www.tidyverse.org/blog/2023/04/base-vs-magrittr-pipe/" TargetMode="External"/><Relationship Id="rId309" Type="http://schemas.openxmlformats.org/officeDocument/2006/relationships/hyperlink" Target="https://www.youtube.com/watch?v=nERXS3ssntw" TargetMode="External"/><Relationship Id="rId328" Type="http://schemas.openxmlformats.org/officeDocument/2006/relationships/hyperlink" Target="reproducible-environments.qmd#sec-reproducible-environm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Coding Practices</dc:title>
  <dc:creator/>
  <cp:keywords/>
  <dcterms:created xsi:type="dcterms:W3CDTF">2026-10-19T10:43:04Z</dcterms:created>
  <dcterms:modified xsi:type="dcterms:W3CDTF">2026-10-19T10:43:04Z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2026-10-19 03:39:37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