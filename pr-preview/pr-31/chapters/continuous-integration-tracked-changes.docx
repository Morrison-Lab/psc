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2026-10-14 03:08:22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03:29:53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del w:id="3" w:author="PR Preview" w:date="2026-01-01T00:00:00Z">
          <w:r>
            <w:rPr>
              <w:rStyle w:val="Hyperlink"/>
            </w:rPr>
            <w:delText xml:space="preserve">Morrison-Lab/gha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our lab’s own collection of composite actions and reusable workflows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for R-package and Quarto repositories,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covering previews, publishing, test coverage, spell/link/character checks,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bibliography DOI checks, and the Claude review bots used across our repos.</w:delText>
        </w:r>
      </w:del>
    </w:p>
    <w:p>
      <w:pPr>
        <w:pStyle w:val="Compact"/>
        <w:numPr>
          <w:ilvl w:val="0"/>
          <w:numId w:val="1004"/>
        </w:numPr>
      </w:pPr>
      <w:hyperlink r:id="rId11">
        <w:ins w:id="13" w:author="PR Preview" w:date="2026-01-01T00:00:00Z">
          <w:r>
            <w:rPr>
              <w:rStyle w:val="Hyperlink"/>
            </w:rPr>
            <w:t xml:space="preserve">Morrison-Lab/gha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 Morrison Lab’s collection of composite actions and reusable workflows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R-package and Quarto repositories,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covering previews, publishing, test coverage, spell/link/character checks,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bibliography DOI checks, and the Claude review bots used across its repos.</w:t>
        </w:r>
      </w:ins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2026-10-14T10:33:07Z</dcterms:created>
  <dcterms:modified xsi:type="dcterms:W3CDTF">2026-10-14T10:33:07Z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