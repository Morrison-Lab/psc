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2026-10-14 03:08:22 (PDT)</w:delText>
        </w:r>
      </w:del>
    </w:p>
    <w:p>
      <w:pPr>
        <w:pStyle w:val="Date"/>
      </w:pPr>
      <w:ins w:id="2" w:author="PR Preview" w:date="2026-01-01T00:00:00Z">
        <w:r>
          <w:t xml:space="preserve">Last modified: 2026-10-14 03:29:52 (PDT)</w:t>
        </w:r>
      </w:ins>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del w:id="3" w:author="PR Preview" w:date="2026-01-01T00:00:00Z">
        <w:r>
          <w:rPr>
            <w:b/>
            <w:bCs/>
          </w:rPr>
          <w:delText xml:space="preserve">Build for your own repeated use first.</w:delText>
        </w:r>
      </w:del>
      <w:del w:id="4" w:author="PR Preview" w:date="2026-01-01T00:00:00Z">
        <w:r>
          <w:delText xml:space="preserve"> </w:delText>
        </w:r>
      </w:del>
      <w:del w:id="5" w:author="PR Preview" w:date="2026-01-01T00:00:00Z">
        <w:r>
          <w:delText xml:space="preserve">A tool that saves you an hour a week justifies itself quickly,</w:delText>
        </w:r>
      </w:del>
      <w:del w:id="6" w:author="PR Preview" w:date="2026-01-01T00:00:00Z">
        <w:r>
          <w:delText xml:space="preserve"> </w:delText>
        </w:r>
      </w:del>
      <w:del w:id="7" w:author="PR Preview" w:date="2026-01-01T00:00:00Z">
        <w:r>
          <w:delText xml:space="preserve">and the discipline of packaging it (documentation, tests)</w:delText>
        </w:r>
      </w:del>
      <w:del w:id="8" w:author="PR Preview" w:date="2026-01-01T00:00:00Z">
        <w:r>
          <w:delText xml:space="preserve"> </w:delText>
        </w:r>
      </w:del>
      <w:del w:id="9" w:author="PR Preview" w:date="2026-01-01T00:00:00Z">
        <w:r>
          <w:delText xml:space="preserve">makes it usable by the next lab member too.</w:delText>
        </w:r>
      </w:del>
    </w:p>
    <w:p>
      <w:pPr>
        <w:pStyle w:val="Compact"/>
        <w:numPr>
          <w:ilvl w:val="0"/>
          <w:numId w:val="1002"/>
        </w:numPr>
      </w:pPr>
      <w:ins w:id="10" w:author="PR Preview" w:date="2026-01-01T00:00:00Z">
        <w:r>
          <w:rPr>
            <w:b/>
            <w:bCs/>
          </w:rPr>
          <w:t xml:space="preserve">Build for your own repeated use first.</w:t>
        </w:r>
      </w:ins>
      <w:ins w:id="11" w:author="PR Preview" w:date="2026-01-01T00:00:00Z">
        <w:r>
          <w:t xml:space="preserve"> </w:t>
        </w:r>
      </w:ins>
      <w:ins w:id="12" w:author="PR Preview" w:date="2026-01-01T00:00:00Z">
        <w:r>
          <w:t xml:space="preserve">A tool that saves you an hour a week justifies itself quickly,</w:t>
        </w:r>
      </w:ins>
      <w:ins w:id="13" w:author="PR Preview" w:date="2026-01-01T00:00:00Z">
        <w:r>
          <w:t xml:space="preserve"> </w:t>
        </w:r>
      </w:ins>
      <w:ins w:id="14" w:author="PR Preview" w:date="2026-01-01T00:00:00Z">
        <w:r>
          <w:t xml:space="preserve">and the discipline of packaging it (documentation, tests)</w:t>
        </w:r>
      </w:ins>
      <w:ins w:id="15" w:author="PR Preview" w:date="2026-01-01T00:00:00Z">
        <w:r>
          <w:t xml:space="preserve"> </w:t>
        </w:r>
      </w:ins>
      <w:ins w:id="16" w:author="PR Preview" w:date="2026-01-01T00:00:00Z">
        <w:r>
          <w:t xml:space="preserve">makes it usable by the next person too.</w:t>
        </w:r>
      </w:ins>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del w:id="17" w:author="PR Preview" w:date="2026-01-01T00:00:00Z">
        <w:r>
          <w:delText xml:space="preserve">Much of our lab’s shared infrastructure came from exactly this pattern:</w:delText>
        </w:r>
      </w:del>
      <w:del w:id="18" w:author="PR Preview" w:date="2026-01-01T00:00:00Z">
        <w:r>
          <w:delText xml:space="preserve"> </w:delText>
        </w:r>
      </w:del>
      <w:del w:id="19" w:author="PR Preview" w:date="2026-01-01T00:00:00Z">
        <w:r>
          <w:delText xml:space="preserve">the</w:delText>
        </w:r>
      </w:del>
      <w:del w:id="20" w:author="PR Preview" w:date="2026-01-01T00:00:00Z">
        <w:r>
          <w:delText xml:space="preserve"> </w:delText>
        </w:r>
      </w:del>
      <w:hyperlink r:id="rId13">
        <w:del w:id="21" w:author="PR Preview" w:date="2026-01-01T00:00:00Z">
          <w:r>
            <w:rPr>
              <w:rStyle w:val="VerbatimChar"/>
            </w:rPr>
            <w:delText xml:space="preserve">{snapr}</w:delText>
          </w:r>
        </w:del>
      </w:hyperlink>
      <w:del w:id="22" w:author="PR Preview" w:date="2026-01-01T00:00:00Z">
        <w:r>
          <w:delText xml:space="preserve"> </w:delText>
        </w:r>
      </w:del>
      <w:del w:id="23" w:author="PR Preview" w:date="2026-01-01T00:00:00Z">
        <w:r>
          <w:delText xml:space="preserve">package</w:delText>
        </w:r>
      </w:del>
      <w:del w:id="24" w:author="PR Preview" w:date="2026-01-01T00:00:00Z">
        <w:r>
          <w:delText xml:space="preserve"> </w:delText>
        </w:r>
      </w:del>
      <w:del w:id="25" w:author="PR Preview" w:date="2026-01-01T00:00:00Z">
        <w:r>
          <w:delText xml:space="preserve">packages the lab’s snapshot-testing helpers,</w:delText>
        </w:r>
      </w:del>
      <w:del w:id="26" w:author="PR Preview" w:date="2026-01-01T00:00:00Z">
        <w:r>
          <w:delText xml:space="preserve"> </w:delText>
        </w:r>
      </w:del>
      <w:del w:id="27" w:author="PR Preview" w:date="2026-01-01T00:00:00Z">
        <w:r>
          <w:delText xml:space="preserve">the</w:delText>
        </w:r>
      </w:del>
      <w:del w:id="28" w:author="PR Preview" w:date="2026-01-01T00:00:00Z">
        <w:r>
          <w:delText xml:space="preserve"> </w:delText>
        </w:r>
      </w:del>
      <w:hyperlink r:id="rId14">
        <w:del w:id="29" w:author="PR Preview" w:date="2026-01-01T00:00:00Z">
          <w:r>
            <w:rPr>
              <w:rStyle w:val="VerbatimChar"/>
            </w:rPr>
            <w:delText xml:space="preserve">{lms}</w:delText>
          </w:r>
        </w:del>
      </w:hyperlink>
      <w:del w:id="30" w:author="PR Preview" w:date="2026-01-01T00:00:00Z">
        <w:r>
          <w:delText xml:space="preserve"> </w:delText>
        </w:r>
      </w:del>
      <w:del w:id="31" w:author="PR Preview" w:date="2026-01-01T00:00:00Z">
        <w:r>
          <w:delText xml:space="preserve">linter package packages our shared lint configuration,</w:delText>
        </w:r>
      </w:del>
      <w:del w:id="32" w:author="PR Preview" w:date="2026-01-01T00:00:00Z">
        <w:r>
          <w:delText xml:space="preserve"> </w:delText>
        </w:r>
      </w:del>
      <w:del w:id="33" w:author="PR Preview" w:date="2026-01-01T00:00:00Z">
        <w:r>
          <w:delText xml:space="preserve">and the</w:delText>
        </w:r>
      </w:del>
      <w:del w:id="34" w:author="PR Preview" w:date="2026-01-01T00:00:00Z">
        <w:r>
          <w:delText xml:space="preserve"> </w:delText>
        </w:r>
      </w:del>
      <w:hyperlink r:id="rId15">
        <w:del w:id="35" w:author="PR Preview" w:date="2026-01-01T00:00:00Z">
          <w:r>
            <w:rPr>
              <w:rStyle w:val="Hyperlink"/>
            </w:rPr>
            <w:delText xml:space="preserve">Morrison-Lab/gha</w:delText>
          </w:r>
        </w:del>
      </w:hyperlink>
      <w:del w:id="36" w:author="PR Preview" w:date="2026-01-01T00:00:00Z">
        <w:r>
          <w:delText xml:space="preserve"> </w:delText>
        </w:r>
      </w:del>
      <w:del w:id="37" w:author="PR Preview" w:date="2026-01-01T00:00:00Z">
        <w:r>
          <w:delText xml:space="preserve">repository</w:delText>
        </w:r>
      </w:del>
      <w:del w:id="38" w:author="PR Preview" w:date="2026-01-01T00:00:00Z">
        <w:r>
          <w:delText xml:space="preserve"> </w:delText>
        </w:r>
      </w:del>
      <w:del w:id="39" w:author="PR Preview" w:date="2026-01-01T00:00:00Z">
        <w:r>
          <w:delText xml:space="preserve">collects reusable CI workflows and composite actions</w:delText>
        </w:r>
      </w:del>
      <w:del w:id="40" w:author="PR Preview" w:date="2026-01-01T00:00:00Z">
        <w:r>
          <w:delText xml:space="preserve"> </w:delText>
        </w:r>
      </w:del>
      <w:del w:id="41" w:author="PR Preview" w:date="2026-01-01T00:00:00Z">
        <w:r>
          <w:delText xml:space="preserve">shared across the lab’s repositories.</w:delText>
        </w:r>
      </w:del>
    </w:p>
    <w:p>
      <w:pPr>
        <w:pStyle w:val="FirstParagraph"/>
      </w:pPr>
      <w:ins w:id="42" w:author="PR Preview" w:date="2026-01-01T00:00:00Z">
        <w:r>
          <w:t xml:space="preserve">Much shared research infrastructure comes from exactly this pattern:</w:t>
        </w:r>
      </w:ins>
      <w:ins w:id="43" w:author="PR Preview" w:date="2026-01-01T00:00:00Z">
        <w:r>
          <w:t xml:space="preserve"> </w:t>
        </w:r>
      </w:ins>
      <w:ins w:id="44" w:author="PR Preview" w:date="2026-01-01T00:00:00Z">
        <w:r>
          <w:t xml:space="preserve">the Morrison Lab’s</w:t>
        </w:r>
      </w:ins>
      <w:ins w:id="45" w:author="PR Preview" w:date="2026-01-01T00:00:00Z">
        <w:r>
          <w:t xml:space="preserve"> </w:t>
        </w:r>
      </w:ins>
      <w:hyperlink r:id="rId13">
        <w:ins w:id="46" w:author="PR Preview" w:date="2026-01-01T00:00:00Z">
          <w:r>
            <w:rPr>
              <w:rStyle w:val="VerbatimChar"/>
            </w:rPr>
            <w:t xml:space="preserve">{snapr}</w:t>
          </w:r>
        </w:ins>
      </w:hyperlink>
      <w:ins w:id="47" w:author="PR Preview" w:date="2026-01-01T00:00:00Z">
        <w:r>
          <w:t xml:space="preserve"> </w:t>
        </w:r>
      </w:ins>
      <w:ins w:id="48" w:author="PR Preview" w:date="2026-01-01T00:00:00Z">
        <w:r>
          <w:t xml:space="preserve">package</w:t>
        </w:r>
      </w:ins>
      <w:ins w:id="49" w:author="PR Preview" w:date="2026-01-01T00:00:00Z">
        <w:r>
          <w:t xml:space="preserve"> </w:t>
        </w:r>
      </w:ins>
      <w:ins w:id="50" w:author="PR Preview" w:date="2026-01-01T00:00:00Z">
        <w:r>
          <w:t xml:space="preserve">packages the lab’s snapshot-testing helpers,</w:t>
        </w:r>
      </w:ins>
      <w:ins w:id="51" w:author="PR Preview" w:date="2026-01-01T00:00:00Z">
        <w:r>
          <w:t xml:space="preserve"> </w:t>
        </w:r>
      </w:ins>
      <w:ins w:id="52" w:author="PR Preview" w:date="2026-01-01T00:00:00Z">
        <w:r>
          <w:t xml:space="preserve">the UCD-SERG lab manual’s</w:t>
        </w:r>
      </w:ins>
      <w:ins w:id="53" w:author="PR Preview" w:date="2026-01-01T00:00:00Z">
        <w:r>
          <w:t xml:space="preserve"> </w:t>
        </w:r>
      </w:ins>
      <w:hyperlink r:id="rId14">
        <w:ins w:id="54" w:author="PR Preview" w:date="2026-01-01T00:00:00Z">
          <w:r>
            <w:rPr>
              <w:rStyle w:val="VerbatimChar"/>
            </w:rPr>
            <w:t xml:space="preserve">{lms}</w:t>
          </w:r>
        </w:ins>
      </w:hyperlink>
      <w:ins w:id="55" w:author="PR Preview" w:date="2026-01-01T00:00:00Z">
        <w:r>
          <w:t xml:space="preserve"> </w:t>
        </w:r>
      </w:ins>
      <w:ins w:id="56" w:author="PR Preview" w:date="2026-01-01T00:00:00Z">
        <w:r>
          <w:t xml:space="preserve">linter package packages a shared lint configuration,</w:t>
        </w:r>
      </w:ins>
      <w:ins w:id="57" w:author="PR Preview" w:date="2026-01-01T00:00:00Z">
        <w:r>
          <w:t xml:space="preserve"> </w:t>
        </w:r>
      </w:ins>
      <w:ins w:id="58" w:author="PR Preview" w:date="2026-01-01T00:00:00Z">
        <w:r>
          <w:t xml:space="preserve">and the</w:t>
        </w:r>
      </w:ins>
      <w:ins w:id="59" w:author="PR Preview" w:date="2026-01-01T00:00:00Z">
        <w:r>
          <w:t xml:space="preserve"> </w:t>
        </w:r>
      </w:ins>
      <w:hyperlink r:id="rId15">
        <w:ins w:id="60" w:author="PR Preview" w:date="2026-01-01T00:00:00Z">
          <w:r>
            <w:rPr>
              <w:rStyle w:val="Hyperlink"/>
            </w:rPr>
            <w:t xml:space="preserve">Morrison-Lab/gha</w:t>
          </w:r>
        </w:ins>
      </w:hyperlink>
      <w:ins w:id="61" w:author="PR Preview" w:date="2026-01-01T00:00:00Z">
        <w:r>
          <w:t xml:space="preserve"> </w:t>
        </w:r>
      </w:ins>
      <w:ins w:id="62" w:author="PR Preview" w:date="2026-01-01T00:00:00Z">
        <w:r>
          <w:t xml:space="preserve">repository</w:t>
        </w:r>
      </w:ins>
      <w:ins w:id="63" w:author="PR Preview" w:date="2026-01-01T00:00:00Z">
        <w:r>
          <w:t xml:space="preserve"> </w:t>
        </w:r>
      </w:ins>
      <w:ins w:id="64" w:author="PR Preview" w:date="2026-01-01T00:00:00Z">
        <w:r>
          <w:t xml:space="preserve">collects reusable CI workflows and composite actions</w:t>
        </w:r>
      </w:ins>
      <w:ins w:id="65" w:author="PR Preview" w:date="2026-01-01T00:00:00Z">
        <w:r>
          <w:t xml:space="preserve"> </w:t>
        </w:r>
      </w:ins>
      <w:ins w:id="66" w:author="PR Preview" w:date="2026-01-01T00:00:00Z">
        <w:r>
          <w:t xml:space="preserve">shared across the Morrison Lab’s repositories.</w:t>
        </w:r>
      </w:ins>
    </w:p>
    <w:bookmarkEnd w:id="16"/>
    <w:bookmarkStart w:id="34" w:name="sec-r-package-tools"/>
    <w:p>
      <w:pPr>
        <w:pStyle w:val="Heading2"/>
      </w:pPr>
      <w:r>
        <w:t xml:space="preserve">3 Essential R Package Development Tools</w:t>
      </w:r>
    </w:p>
    <w:p>
      <w:pPr>
        <w:pStyle w:val="FirstParagraph"/>
      </w:pPr>
      <w:del w:id="67" w:author="PR Preview" w:date="2026-01-01T00:00:00Z">
        <w:r>
          <w:delText xml:space="preserve">The following tools are essential for R package development in our lab:</w:delText>
        </w:r>
      </w:del>
    </w:p>
    <w:p>
      <w:pPr>
        <w:pStyle w:val="FirstParagraph"/>
      </w:pPr>
      <w:ins w:id="68" w:author="PR Preview" w:date="2026-01-01T00:00:00Z">
        <w:r>
          <w:t xml:space="preserve">The following tools are essential for R package development:</w:t>
        </w:r>
      </w:ins>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del w:id="69" w:author="PR Preview" w:date="2026-01-01T00:00:00Z">
        <w:r>
          <w:rPr>
            <w:rStyle w:val="FunctionTok"/>
          </w:rPr>
          <w:delText xml:space="preserve">url</w:delText>
        </w:r>
      </w:del>
      <w:del w:id="70" w:author="PR Preview" w:date="2026-01-01T00:00:00Z">
        <w:r>
          <w:rPr>
            <w:rStyle w:val="KeywordTok"/>
          </w:rPr>
          <w:delText xml:space="preserve">:</w:delText>
        </w:r>
      </w:del>
      <w:del w:id="71" w:author="PR Preview" w:date="2026-01-01T00:00:00Z">
        <w:r>
          <w:rPr>
            <w:rStyle w:val="AttributeTok"/>
          </w:rPr>
          <w:delText xml:space="preserve"> https://ucd-serg.github.io/YOURPROJECT</w:delText>
        </w:r>
      </w:del>
      <w:del w:id="72" w:author="PR Preview" w:date="2026-01-01T00:00:00Z">
        <w:r>
          <w:br/>
        </w:r>
      </w:del>
      <w:del w:id="73" w:author="PR Preview" w:date="2026-01-01T00:00:00Z">
        <w:r>
          <w:br/>
        </w:r>
      </w:del>
      <w:del w:id="74" w:author="PR Preview" w:date="2026-01-01T00:00:00Z">
        <w:r>
          <w:rPr>
            <w:rStyle w:val="FunctionTok"/>
          </w:rPr>
          <w:delText xml:space="preserve">template</w:delText>
        </w:r>
      </w:del>
      <w:del w:id="75" w:author="PR Preview" w:date="2026-01-01T00:00:00Z">
        <w:r>
          <w:rPr>
            <w:rStyle w:val="KeywordTok"/>
          </w:rPr>
          <w:delText xml:space="preserve">:</w:delText>
        </w:r>
      </w:del>
      <w:del w:id="76" w:author="PR Preview" w:date="2026-01-01T00:00:00Z">
        <w:r>
          <w:br/>
        </w:r>
      </w:del>
      <w:del w:id="77" w:author="PR Preview" w:date="2026-01-01T00:00:00Z">
        <w:r>
          <w:rPr>
            <w:rStyle w:val="AttributeTok"/>
          </w:rPr>
          <w:delText xml:space="preserve">  </w:delText>
        </w:r>
      </w:del>
      <w:del w:id="78" w:author="PR Preview" w:date="2026-01-01T00:00:00Z">
        <w:r>
          <w:rPr>
            <w:rStyle w:val="FunctionTok"/>
          </w:rPr>
          <w:delText xml:space="preserve">bootstrap</w:delText>
        </w:r>
      </w:del>
      <w:del w:id="79" w:author="PR Preview" w:date="2026-01-01T00:00:00Z">
        <w:r>
          <w:rPr>
            <w:rStyle w:val="KeywordTok"/>
          </w:rPr>
          <w:delText xml:space="preserve">:</w:delText>
        </w:r>
      </w:del>
      <w:del w:id="80" w:author="PR Preview" w:date="2026-01-01T00:00:00Z">
        <w:r>
          <w:rPr>
            <w:rStyle w:val="AttributeTok"/>
          </w:rPr>
          <w:delText xml:space="preserve"> </w:delText>
        </w:r>
      </w:del>
      <w:del w:id="81" w:author="PR Preview" w:date="2026-01-01T00:00:00Z">
        <w:r>
          <w:rPr>
            <w:rStyle w:val="DecValTok"/>
          </w:rPr>
          <w:delText xml:space="preserve">5</w:delText>
        </w:r>
      </w:del>
      <w:del w:id="82" w:author="PR Preview" w:date="2026-01-01T00:00:00Z">
        <w:r>
          <w:br/>
        </w:r>
      </w:del>
      <w:del w:id="83" w:author="PR Preview" w:date="2026-01-01T00:00:00Z">
        <w:r>
          <w:br/>
        </w:r>
      </w:del>
      <w:del w:id="84" w:author="PR Preview" w:date="2026-01-01T00:00:00Z">
        <w:r>
          <w:rPr>
            <w:rStyle w:val="FunctionTok"/>
          </w:rPr>
          <w:delText xml:space="preserve">reference</w:delText>
        </w:r>
      </w:del>
      <w:del w:id="85" w:author="PR Preview" w:date="2026-01-01T00:00:00Z">
        <w:r>
          <w:rPr>
            <w:rStyle w:val="KeywordTok"/>
          </w:rPr>
          <w:delText xml:space="preserve">:</w:delText>
        </w:r>
      </w:del>
      <w:del w:id="86" w:author="PR Preview" w:date="2026-01-01T00:00:00Z">
        <w:r>
          <w:br/>
        </w:r>
      </w:del>
      <w:del w:id="87" w:author="PR Preview" w:date="2026-01-01T00:00:00Z">
        <w:r>
          <w:rPr>
            <w:rStyle w:val="AttributeTok"/>
          </w:rPr>
          <w:delText xml:space="preserve">  </w:delText>
        </w:r>
      </w:del>
      <w:del w:id="88" w:author="PR Preview" w:date="2026-01-01T00:00:00Z">
        <w:r>
          <w:rPr>
            <w:rStyle w:val="KeywordTok"/>
          </w:rPr>
          <w:delText xml:space="preserve">-</w:delText>
        </w:r>
      </w:del>
      <w:del w:id="89" w:author="PR Preview" w:date="2026-01-01T00:00:00Z">
        <w:r>
          <w:rPr>
            <w:rStyle w:val="AttributeTok"/>
          </w:rPr>
          <w:delText xml:space="preserve"> </w:delText>
        </w:r>
      </w:del>
      <w:del w:id="90" w:author="PR Preview" w:date="2026-01-01T00:00:00Z">
        <w:r>
          <w:rPr>
            <w:rStyle w:val="FunctionTok"/>
          </w:rPr>
          <w:delText xml:space="preserve">title</w:delText>
        </w:r>
      </w:del>
      <w:del w:id="91" w:author="PR Preview" w:date="2026-01-01T00:00:00Z">
        <w:r>
          <w:rPr>
            <w:rStyle w:val="KeywordTok"/>
          </w:rPr>
          <w:delText xml:space="preserve">:</w:delText>
        </w:r>
      </w:del>
      <w:del w:id="92" w:author="PR Preview" w:date="2026-01-01T00:00:00Z">
        <w:r>
          <w:rPr>
            <w:rStyle w:val="AttributeTok"/>
          </w:rPr>
          <w:delText xml:space="preserve"> </w:delText>
        </w:r>
      </w:del>
      <w:del w:id="93" w:author="PR Preview" w:date="2026-01-01T00:00:00Z">
        <w:r>
          <w:rPr>
            <w:rStyle w:val="StringTok"/>
          </w:rPr>
          <w:delText xml:space="preserve">"Data Preparation"</w:delText>
        </w:r>
      </w:del>
      <w:del w:id="94" w:author="PR Preview" w:date="2026-01-01T00:00:00Z">
        <w:r>
          <w:br/>
        </w:r>
      </w:del>
      <w:del w:id="95" w:author="PR Preview" w:date="2026-01-01T00:00:00Z">
        <w:r>
          <w:rPr>
            <w:rStyle w:val="AttributeTok"/>
          </w:rPr>
          <w:delText xml:space="preserve">    </w:delText>
        </w:r>
      </w:del>
      <w:del w:id="96" w:author="PR Preview" w:date="2026-01-01T00:00:00Z">
        <w:r>
          <w:rPr>
            <w:rStyle w:val="FunctionTok"/>
          </w:rPr>
          <w:delText xml:space="preserve">desc</w:delText>
        </w:r>
      </w:del>
      <w:del w:id="97" w:author="PR Preview" w:date="2026-01-01T00:00:00Z">
        <w:r>
          <w:rPr>
            <w:rStyle w:val="KeywordTok"/>
          </w:rPr>
          <w:delText xml:space="preserve">:</w:delText>
        </w:r>
      </w:del>
      <w:del w:id="98" w:author="PR Preview" w:date="2026-01-01T00:00:00Z">
        <w:r>
          <w:rPr>
            <w:rStyle w:val="AttributeTok"/>
          </w:rPr>
          <w:delText xml:space="preserve"> </w:delText>
        </w:r>
      </w:del>
      <w:del w:id="99" w:author="PR Preview" w:date="2026-01-01T00:00:00Z">
        <w:r>
          <w:rPr>
            <w:rStyle w:val="StringTok"/>
          </w:rPr>
          <w:delText xml:space="preserve">"Functions for preparing and cleaning data"</w:delText>
        </w:r>
      </w:del>
      <w:del w:id="100" w:author="PR Preview" w:date="2026-01-01T00:00:00Z">
        <w:r>
          <w:br/>
        </w:r>
      </w:del>
      <w:del w:id="101" w:author="PR Preview" w:date="2026-01-01T00:00:00Z">
        <w:r>
          <w:rPr>
            <w:rStyle w:val="AttributeTok"/>
          </w:rPr>
          <w:delText xml:space="preserve">    </w:delText>
        </w:r>
      </w:del>
      <w:del w:id="102" w:author="PR Preview" w:date="2026-01-01T00:00:00Z">
        <w:r>
          <w:rPr>
            <w:rStyle w:val="FunctionTok"/>
          </w:rPr>
          <w:delText xml:space="preserve">contents</w:delText>
        </w:r>
      </w:del>
      <w:del w:id="103" w:author="PR Preview" w:date="2026-01-01T00:00:00Z">
        <w:r>
          <w:rPr>
            <w:rStyle w:val="KeywordTok"/>
          </w:rPr>
          <w:delText xml:space="preserve">:</w:delText>
        </w:r>
      </w:del>
      <w:del w:id="104" w:author="PR Preview" w:date="2026-01-01T00:00:00Z">
        <w:r>
          <w:br/>
        </w:r>
      </w:del>
      <w:del w:id="105" w:author="PR Preview" w:date="2026-01-01T00:00:00Z">
        <w:r>
          <w:rPr>
            <w:rStyle w:val="AttributeTok"/>
          </w:rPr>
          <w:delText xml:space="preserve">    </w:delText>
        </w:r>
      </w:del>
      <w:del w:id="106" w:author="PR Preview" w:date="2026-01-01T00:00:00Z">
        <w:r>
          <w:rPr>
            <w:rStyle w:val="KeywordTok"/>
          </w:rPr>
          <w:delText xml:space="preserve">-</w:delText>
        </w:r>
      </w:del>
      <w:del w:id="107" w:author="PR Preview" w:date="2026-01-01T00:00:00Z">
        <w:r>
          <w:rPr>
            <w:rStyle w:val="AttributeTok"/>
          </w:rPr>
          <w:delText xml:space="preserve"> prep_study_data</w:delText>
        </w:r>
      </w:del>
      <w:del w:id="108" w:author="PR Preview" w:date="2026-01-01T00:00:00Z">
        <w:r>
          <w:br/>
        </w:r>
      </w:del>
      <w:del w:id="109" w:author="PR Preview" w:date="2026-01-01T00:00:00Z">
        <w:r>
          <w:rPr>
            <w:rStyle w:val="AttributeTok"/>
          </w:rPr>
          <w:delText xml:space="preserve">    </w:delText>
        </w:r>
      </w:del>
      <w:del w:id="110" w:author="PR Preview" w:date="2026-01-01T00:00:00Z">
        <w:r>
          <w:rPr>
            <w:rStyle w:val="KeywordTok"/>
          </w:rPr>
          <w:delText xml:space="preserve">-</w:delText>
        </w:r>
      </w:del>
      <w:del w:id="111" w:author="PR Preview" w:date="2026-01-01T00:00:00Z">
        <w:r>
          <w:rPr>
            <w:rStyle w:val="AttributeTok"/>
          </w:rPr>
          <w:delText xml:space="preserve"> validate_data</w:delText>
        </w:r>
      </w:del>
      <w:del w:id="112" w:author="PR Preview" w:date="2026-01-01T00:00:00Z">
        <w:r>
          <w:br/>
        </w:r>
      </w:del>
      <w:del w:id="113" w:author="PR Preview" w:date="2026-01-01T00:00:00Z">
        <w:r>
          <w:rPr>
            <w:rStyle w:val="AttributeTok"/>
          </w:rPr>
          <w:delText xml:space="preserve">  </w:delText>
        </w:r>
      </w:del>
      <w:del w:id="114" w:author="PR Preview" w:date="2026-01-01T00:00:00Z">
        <w:r>
          <w:br/>
        </w:r>
      </w:del>
      <w:del w:id="115" w:author="PR Preview" w:date="2026-01-01T00:00:00Z">
        <w:r>
          <w:rPr>
            <w:rStyle w:val="AttributeTok"/>
          </w:rPr>
          <w:delText xml:space="preserve">  </w:delText>
        </w:r>
      </w:del>
      <w:del w:id="116" w:author="PR Preview" w:date="2026-01-01T00:00:00Z">
        <w:r>
          <w:rPr>
            <w:rStyle w:val="KeywordTok"/>
          </w:rPr>
          <w:delText xml:space="preserve">-</w:delText>
        </w:r>
      </w:del>
      <w:del w:id="117" w:author="PR Preview" w:date="2026-01-01T00:00:00Z">
        <w:r>
          <w:rPr>
            <w:rStyle w:val="AttributeTok"/>
          </w:rPr>
          <w:delText xml:space="preserve"> </w:delText>
        </w:r>
      </w:del>
      <w:del w:id="118" w:author="PR Preview" w:date="2026-01-01T00:00:00Z">
        <w:r>
          <w:rPr>
            <w:rStyle w:val="FunctionTok"/>
          </w:rPr>
          <w:delText xml:space="preserve">title</w:delText>
        </w:r>
      </w:del>
      <w:del w:id="119" w:author="PR Preview" w:date="2026-01-01T00:00:00Z">
        <w:r>
          <w:rPr>
            <w:rStyle w:val="KeywordTok"/>
          </w:rPr>
          <w:delText xml:space="preserve">:</w:delText>
        </w:r>
      </w:del>
      <w:del w:id="120" w:author="PR Preview" w:date="2026-01-01T00:00:00Z">
        <w:r>
          <w:rPr>
            <w:rStyle w:val="AttributeTok"/>
          </w:rPr>
          <w:delText xml:space="preserve"> </w:delText>
        </w:r>
      </w:del>
      <w:del w:id="121" w:author="PR Preview" w:date="2026-01-01T00:00:00Z">
        <w:r>
          <w:rPr>
            <w:rStyle w:val="StringTok"/>
          </w:rPr>
          <w:delText xml:space="preserve">"Analysis"</w:delText>
        </w:r>
      </w:del>
      <w:del w:id="122" w:author="PR Preview" w:date="2026-01-01T00:00:00Z">
        <w:r>
          <w:br/>
        </w:r>
      </w:del>
      <w:del w:id="123" w:author="PR Preview" w:date="2026-01-01T00:00:00Z">
        <w:r>
          <w:rPr>
            <w:rStyle w:val="AttributeTok"/>
          </w:rPr>
          <w:delText xml:space="preserve">    </w:delText>
        </w:r>
      </w:del>
      <w:del w:id="124" w:author="PR Preview" w:date="2026-01-01T00:00:00Z">
        <w:r>
          <w:rPr>
            <w:rStyle w:val="FunctionTok"/>
          </w:rPr>
          <w:delText xml:space="preserve">desc</w:delText>
        </w:r>
      </w:del>
      <w:del w:id="125" w:author="PR Preview" w:date="2026-01-01T00:00:00Z">
        <w:r>
          <w:rPr>
            <w:rStyle w:val="KeywordTok"/>
          </w:rPr>
          <w:delText xml:space="preserve">:</w:delText>
        </w:r>
      </w:del>
      <w:del w:id="126" w:author="PR Preview" w:date="2026-01-01T00:00:00Z">
        <w:r>
          <w:rPr>
            <w:rStyle w:val="AttributeTok"/>
          </w:rPr>
          <w:delText xml:space="preserve"> </w:delText>
        </w:r>
      </w:del>
      <w:del w:id="127" w:author="PR Preview" w:date="2026-01-01T00:00:00Z">
        <w:r>
          <w:rPr>
            <w:rStyle w:val="StringTok"/>
          </w:rPr>
          <w:delText xml:space="preserve">"Core analysis functions"</w:delText>
        </w:r>
      </w:del>
      <w:del w:id="128" w:author="PR Preview" w:date="2026-01-01T00:00:00Z">
        <w:r>
          <w:br/>
        </w:r>
      </w:del>
      <w:del w:id="129" w:author="PR Preview" w:date="2026-01-01T00:00:00Z">
        <w:r>
          <w:rPr>
            <w:rStyle w:val="AttributeTok"/>
          </w:rPr>
          <w:delText xml:space="preserve">    </w:delText>
        </w:r>
      </w:del>
      <w:del w:id="130" w:author="PR Preview" w:date="2026-01-01T00:00:00Z">
        <w:r>
          <w:rPr>
            <w:rStyle w:val="FunctionTok"/>
          </w:rPr>
          <w:delText xml:space="preserve">contents</w:delText>
        </w:r>
      </w:del>
      <w:del w:id="131" w:author="PR Preview" w:date="2026-01-01T00:00:00Z">
        <w:r>
          <w:rPr>
            <w:rStyle w:val="KeywordTok"/>
          </w:rPr>
          <w:delText xml:space="preserve">:</w:delText>
        </w:r>
      </w:del>
      <w:del w:id="132" w:author="PR Preview" w:date="2026-01-01T00:00:00Z">
        <w:r>
          <w:br/>
        </w:r>
      </w:del>
      <w:del w:id="133" w:author="PR Preview" w:date="2026-01-01T00:00:00Z">
        <w:r>
          <w:rPr>
            <w:rStyle w:val="AttributeTok"/>
          </w:rPr>
          <w:delText xml:space="preserve">    </w:delText>
        </w:r>
      </w:del>
      <w:del w:id="134" w:author="PR Preview" w:date="2026-01-01T00:00:00Z">
        <w:r>
          <w:rPr>
            <w:rStyle w:val="KeywordTok"/>
          </w:rPr>
          <w:delText xml:space="preserve">-</w:delText>
        </w:r>
      </w:del>
      <w:del w:id="135" w:author="PR Preview" w:date="2026-01-01T00:00:00Z">
        <w:r>
          <w:rPr>
            <w:rStyle w:val="AttributeTok"/>
          </w:rPr>
          <w:delText xml:space="preserve"> run_primary_analysis</w:delText>
        </w:r>
      </w:del>
      <w:del w:id="136" w:author="PR Preview" w:date="2026-01-01T00:00:00Z">
        <w:r>
          <w:br/>
        </w:r>
      </w:del>
      <w:del w:id="137" w:author="PR Preview" w:date="2026-01-01T00:00:00Z">
        <w:r>
          <w:rPr>
            <w:rStyle w:val="AttributeTok"/>
          </w:rPr>
          <w:delText xml:space="preserve">    </w:delText>
        </w:r>
      </w:del>
      <w:del w:id="138" w:author="PR Preview" w:date="2026-01-01T00:00:00Z">
        <w:r>
          <w:rPr>
            <w:rStyle w:val="KeywordTok"/>
          </w:rPr>
          <w:delText xml:space="preserve">-</w:delText>
        </w:r>
      </w:del>
      <w:del w:id="139" w:author="PR Preview" w:date="2026-01-01T00:00:00Z">
        <w:r>
          <w:rPr>
            <w:rStyle w:val="AttributeTok"/>
          </w:rPr>
          <w:delText xml:space="preserve"> sensitivity_analysis</w:delText>
        </w:r>
      </w:del>
      <w:del w:id="140" w:author="PR Preview" w:date="2026-01-01T00:00:00Z">
        <w:r>
          <w:br/>
        </w:r>
      </w:del>
      <w:del w:id="141" w:author="PR Preview" w:date="2026-01-01T00:00:00Z">
        <w:r>
          <w:br/>
        </w:r>
      </w:del>
      <w:del w:id="142" w:author="PR Preview" w:date="2026-01-01T00:00:00Z">
        <w:r>
          <w:rPr>
            <w:rStyle w:val="FunctionTok"/>
          </w:rPr>
          <w:delText xml:space="preserve">articles</w:delText>
        </w:r>
      </w:del>
      <w:del w:id="143" w:author="PR Preview" w:date="2026-01-01T00:00:00Z">
        <w:r>
          <w:rPr>
            <w:rStyle w:val="KeywordTok"/>
          </w:rPr>
          <w:delText xml:space="preserve">:</w:delText>
        </w:r>
      </w:del>
      <w:del w:id="144" w:author="PR Preview" w:date="2026-01-01T00:00:00Z">
        <w:r>
          <w:br/>
        </w:r>
      </w:del>
      <w:del w:id="145" w:author="PR Preview" w:date="2026-01-01T00:00:00Z">
        <w:r>
          <w:rPr>
            <w:rStyle w:val="AttributeTok"/>
          </w:rPr>
          <w:delText xml:space="preserve">  </w:delText>
        </w:r>
      </w:del>
      <w:del w:id="146" w:author="PR Preview" w:date="2026-01-01T00:00:00Z">
        <w:r>
          <w:rPr>
            <w:rStyle w:val="KeywordTok"/>
          </w:rPr>
          <w:delText xml:space="preserve">-</w:delText>
        </w:r>
      </w:del>
      <w:del w:id="147" w:author="PR Preview" w:date="2026-01-01T00:00:00Z">
        <w:r>
          <w:rPr>
            <w:rStyle w:val="AttributeTok"/>
          </w:rPr>
          <w:delText xml:space="preserve"> </w:delText>
        </w:r>
      </w:del>
      <w:del w:id="148" w:author="PR Preview" w:date="2026-01-01T00:00:00Z">
        <w:r>
          <w:rPr>
            <w:rStyle w:val="FunctionTok"/>
          </w:rPr>
          <w:delText xml:space="preserve">title</w:delText>
        </w:r>
      </w:del>
      <w:del w:id="149" w:author="PR Preview" w:date="2026-01-01T00:00:00Z">
        <w:r>
          <w:rPr>
            <w:rStyle w:val="KeywordTok"/>
          </w:rPr>
          <w:delText xml:space="preserve">:</w:delText>
        </w:r>
      </w:del>
      <w:del w:id="150" w:author="PR Preview" w:date="2026-01-01T00:00:00Z">
        <w:r>
          <w:rPr>
            <w:rStyle w:val="AttributeTok"/>
          </w:rPr>
          <w:delText xml:space="preserve"> </w:delText>
        </w:r>
      </w:del>
      <w:del w:id="151" w:author="PR Preview" w:date="2026-01-01T00:00:00Z">
        <w:r>
          <w:rPr>
            <w:rStyle w:val="StringTok"/>
          </w:rPr>
          <w:delText xml:space="preserve">"Analysis Workflow"</w:delText>
        </w:r>
      </w:del>
      <w:del w:id="152" w:author="PR Preview" w:date="2026-01-01T00:00:00Z">
        <w:r>
          <w:br/>
        </w:r>
      </w:del>
      <w:del w:id="153" w:author="PR Preview" w:date="2026-01-01T00:00:00Z">
        <w:r>
          <w:rPr>
            <w:rStyle w:val="AttributeTok"/>
          </w:rPr>
          <w:delText xml:space="preserve">    </w:delText>
        </w:r>
      </w:del>
      <w:del w:id="154" w:author="PR Preview" w:date="2026-01-01T00:00:00Z">
        <w:r>
          <w:rPr>
            <w:rStyle w:val="FunctionTok"/>
          </w:rPr>
          <w:delText xml:space="preserve">navbar</w:delText>
        </w:r>
      </w:del>
      <w:del w:id="155" w:author="PR Preview" w:date="2026-01-01T00:00:00Z">
        <w:r>
          <w:rPr>
            <w:rStyle w:val="KeywordTok"/>
          </w:rPr>
          <w:delText xml:space="preserve">:</w:delText>
        </w:r>
      </w:del>
      <w:del w:id="156" w:author="PR Preview" w:date="2026-01-01T00:00:00Z">
        <w:r>
          <w:rPr>
            <w:rStyle w:val="AttributeTok"/>
          </w:rPr>
          <w:delText xml:space="preserve"> Analysis</w:delText>
        </w:r>
      </w:del>
      <w:del w:id="157" w:author="PR Preview" w:date="2026-01-01T00:00:00Z">
        <w:r>
          <w:br/>
        </w:r>
      </w:del>
      <w:del w:id="158" w:author="PR Preview" w:date="2026-01-01T00:00:00Z">
        <w:r>
          <w:rPr>
            <w:rStyle w:val="AttributeTok"/>
          </w:rPr>
          <w:delText xml:space="preserve">    </w:delText>
        </w:r>
      </w:del>
      <w:del w:id="159" w:author="PR Preview" w:date="2026-01-01T00:00:00Z">
        <w:r>
          <w:rPr>
            <w:rStyle w:val="FunctionTok"/>
          </w:rPr>
          <w:delText xml:space="preserve">contents</w:delText>
        </w:r>
      </w:del>
      <w:del w:id="160" w:author="PR Preview" w:date="2026-01-01T00:00:00Z">
        <w:r>
          <w:rPr>
            <w:rStyle w:val="KeywordTok"/>
          </w:rPr>
          <w:delText xml:space="preserve">:</w:delText>
        </w:r>
      </w:del>
      <w:del w:id="161" w:author="PR Preview" w:date="2026-01-01T00:00:00Z">
        <w:r>
          <w:br/>
        </w:r>
      </w:del>
      <w:del w:id="162" w:author="PR Preview" w:date="2026-01-01T00:00:00Z">
        <w:r>
          <w:rPr>
            <w:rStyle w:val="AttributeTok"/>
          </w:rPr>
          <w:delText xml:space="preserve">    </w:delText>
        </w:r>
      </w:del>
      <w:del w:id="163" w:author="PR Preview" w:date="2026-01-01T00:00:00Z">
        <w:r>
          <w:rPr>
            <w:rStyle w:val="KeywordTok"/>
          </w:rPr>
          <w:delText xml:space="preserve">-</w:delText>
        </w:r>
      </w:del>
      <w:del w:id="164" w:author="PR Preview" w:date="2026-01-01T00:00:00Z">
        <w:r>
          <w:rPr>
            <w:rStyle w:val="AttributeTok"/>
          </w:rPr>
          <w:delText xml:space="preserve"> 01-data-preparation</w:delText>
        </w:r>
      </w:del>
      <w:del w:id="165" w:author="PR Preview" w:date="2026-01-01T00:00:00Z">
        <w:r>
          <w:br/>
        </w:r>
      </w:del>
      <w:del w:id="166" w:author="PR Preview" w:date="2026-01-01T00:00:00Z">
        <w:r>
          <w:rPr>
            <w:rStyle w:val="AttributeTok"/>
          </w:rPr>
          <w:delText xml:space="preserve">    </w:delText>
        </w:r>
      </w:del>
      <w:del w:id="167" w:author="PR Preview" w:date="2026-01-01T00:00:00Z">
        <w:r>
          <w:rPr>
            <w:rStyle w:val="KeywordTok"/>
          </w:rPr>
          <w:delText xml:space="preserve">-</w:delText>
        </w:r>
      </w:del>
      <w:del w:id="168" w:author="PR Preview" w:date="2026-01-01T00:00:00Z">
        <w:r>
          <w:rPr>
            <w:rStyle w:val="AttributeTok"/>
          </w:rPr>
          <w:delText xml:space="preserve"> 02-primary-analysis</w:delText>
        </w:r>
      </w:del>
      <w:del w:id="169" w:author="PR Preview" w:date="2026-01-01T00:00:00Z">
        <w:r>
          <w:br/>
        </w:r>
      </w:del>
      <w:del w:id="170" w:author="PR Preview" w:date="2026-01-01T00:00:00Z">
        <w:r>
          <w:rPr>
            <w:rStyle w:val="AttributeTok"/>
          </w:rPr>
          <w:delText xml:space="preserve">    </w:delText>
        </w:r>
      </w:del>
      <w:del w:id="171" w:author="PR Preview" w:date="2026-01-01T00:00:00Z">
        <w:r>
          <w:rPr>
            <w:rStyle w:val="KeywordTok"/>
          </w:rPr>
          <w:delText xml:space="preserve">-</w:delText>
        </w:r>
      </w:del>
      <w:del w:id="172" w:author="PR Preview" w:date="2026-01-01T00:00:00Z">
        <w:r>
          <w:rPr>
            <w:rStyle w:val="AttributeTok"/>
          </w:rPr>
          <w:delText xml:space="preserve"> 03-sensitivity-analysis</w:delText>
        </w:r>
      </w:del>
    </w:p>
    <w:p>
      <w:pPr>
        <w:pStyle w:val="SourceCode"/>
      </w:pPr>
      <w:ins w:id="173" w:author="PR Preview" w:date="2026-01-01T00:00:00Z">
        <w:r>
          <w:rPr>
            <w:rStyle w:val="FunctionTok"/>
          </w:rPr>
          <w:t xml:space="preserve">url</w:t>
        </w:r>
      </w:ins>
      <w:ins w:id="174" w:author="PR Preview" w:date="2026-01-01T00:00:00Z">
        <w:r>
          <w:rPr>
            <w:rStyle w:val="KeywordTok"/>
          </w:rPr>
          <w:t xml:space="preserve">:</w:t>
        </w:r>
      </w:ins>
      <w:ins w:id="175" w:author="PR Preview" w:date="2026-01-01T00:00:00Z">
        <w:r>
          <w:rPr>
            <w:rStyle w:val="AttributeTok"/>
          </w:rPr>
          <w:t xml:space="preserve"> https://YOUR-ORG.github.io/YOURPROJECT</w:t>
        </w:r>
      </w:ins>
      <w:ins w:id="176" w:author="PR Preview" w:date="2026-01-01T00:00:00Z">
        <w:r>
          <w:br/>
        </w:r>
      </w:ins>
      <w:ins w:id="177" w:author="PR Preview" w:date="2026-01-01T00:00:00Z">
        <w:r>
          <w:br/>
        </w:r>
      </w:ins>
      <w:ins w:id="178" w:author="PR Preview" w:date="2026-01-01T00:00:00Z">
        <w:r>
          <w:rPr>
            <w:rStyle w:val="FunctionTok"/>
          </w:rPr>
          <w:t xml:space="preserve">template</w:t>
        </w:r>
      </w:ins>
      <w:ins w:id="179" w:author="PR Preview" w:date="2026-01-01T00:00:00Z">
        <w:r>
          <w:rPr>
            <w:rStyle w:val="KeywordTok"/>
          </w:rPr>
          <w:t xml:space="preserve">:</w:t>
        </w:r>
      </w:ins>
      <w:ins w:id="180" w:author="PR Preview" w:date="2026-01-01T00:00:00Z">
        <w:r>
          <w:br/>
        </w:r>
      </w:ins>
      <w:ins w:id="181" w:author="PR Preview" w:date="2026-01-01T00:00:00Z">
        <w:r>
          <w:rPr>
            <w:rStyle w:val="AttributeTok"/>
          </w:rPr>
          <w:t xml:space="preserve">  </w:t>
        </w:r>
      </w:ins>
      <w:ins w:id="182" w:author="PR Preview" w:date="2026-01-01T00:00:00Z">
        <w:r>
          <w:rPr>
            <w:rStyle w:val="FunctionTok"/>
          </w:rPr>
          <w:t xml:space="preserve">bootstrap</w:t>
        </w:r>
      </w:ins>
      <w:ins w:id="183" w:author="PR Preview" w:date="2026-01-01T00:00:00Z">
        <w:r>
          <w:rPr>
            <w:rStyle w:val="KeywordTok"/>
          </w:rPr>
          <w:t xml:space="preserve">:</w:t>
        </w:r>
      </w:ins>
      <w:ins w:id="184" w:author="PR Preview" w:date="2026-01-01T00:00:00Z">
        <w:r>
          <w:rPr>
            <w:rStyle w:val="AttributeTok"/>
          </w:rPr>
          <w:t xml:space="preserve"> </w:t>
        </w:r>
      </w:ins>
      <w:ins w:id="185" w:author="PR Preview" w:date="2026-01-01T00:00:00Z">
        <w:r>
          <w:rPr>
            <w:rStyle w:val="DecValTok"/>
          </w:rPr>
          <w:t xml:space="preserve">5</w:t>
        </w:r>
      </w:ins>
      <w:ins w:id="186" w:author="PR Preview" w:date="2026-01-01T00:00:00Z">
        <w:r>
          <w:br/>
        </w:r>
      </w:ins>
      <w:ins w:id="187" w:author="PR Preview" w:date="2026-01-01T00:00:00Z">
        <w:r>
          <w:br/>
        </w:r>
      </w:ins>
      <w:ins w:id="188" w:author="PR Preview" w:date="2026-01-01T00:00:00Z">
        <w:r>
          <w:rPr>
            <w:rStyle w:val="FunctionTok"/>
          </w:rPr>
          <w:t xml:space="preserve">reference</w:t>
        </w:r>
      </w:ins>
      <w:ins w:id="189" w:author="PR Preview" w:date="2026-01-01T00:00:00Z">
        <w:r>
          <w:rPr>
            <w:rStyle w:val="KeywordTok"/>
          </w:rPr>
          <w:t xml:space="preserve">:</w:t>
        </w:r>
      </w:ins>
      <w:ins w:id="190" w:author="PR Preview" w:date="2026-01-01T00:00:00Z">
        <w:r>
          <w:br/>
        </w:r>
      </w:ins>
      <w:ins w:id="191" w:author="PR Preview" w:date="2026-01-01T00:00:00Z">
        <w:r>
          <w:rPr>
            <w:rStyle w:val="AttributeTok"/>
          </w:rPr>
          <w:t xml:space="preserve">  </w:t>
        </w:r>
      </w:ins>
      <w:ins w:id="192" w:author="PR Preview" w:date="2026-01-01T00:00:00Z">
        <w:r>
          <w:rPr>
            <w:rStyle w:val="KeywordTok"/>
          </w:rPr>
          <w:t xml:space="preserve">-</w:t>
        </w:r>
      </w:ins>
      <w:ins w:id="193" w:author="PR Preview" w:date="2026-01-01T00:00:00Z">
        <w:r>
          <w:rPr>
            <w:rStyle w:val="AttributeTok"/>
          </w:rPr>
          <w:t xml:space="preserve"> </w:t>
        </w:r>
      </w:ins>
      <w:ins w:id="194" w:author="PR Preview" w:date="2026-01-01T00:00:00Z">
        <w:r>
          <w:rPr>
            <w:rStyle w:val="FunctionTok"/>
          </w:rPr>
          <w:t xml:space="preserve">title</w:t>
        </w:r>
      </w:ins>
      <w:ins w:id="195" w:author="PR Preview" w:date="2026-01-01T00:00:00Z">
        <w:r>
          <w:rPr>
            <w:rStyle w:val="KeywordTok"/>
          </w:rPr>
          <w:t xml:space="preserve">:</w:t>
        </w:r>
      </w:ins>
      <w:ins w:id="196" w:author="PR Preview" w:date="2026-01-01T00:00:00Z">
        <w:r>
          <w:rPr>
            <w:rStyle w:val="AttributeTok"/>
          </w:rPr>
          <w:t xml:space="preserve"> </w:t>
        </w:r>
      </w:ins>
      <w:ins w:id="197" w:author="PR Preview" w:date="2026-01-01T00:00:00Z">
        <w:r>
          <w:rPr>
            <w:rStyle w:val="StringTok"/>
          </w:rPr>
          <w:t xml:space="preserve">"Data Preparation"</w:t>
        </w:r>
      </w:ins>
      <w:ins w:id="198" w:author="PR Preview" w:date="2026-01-01T00:00:00Z">
        <w:r>
          <w:br/>
        </w:r>
      </w:ins>
      <w:ins w:id="199" w:author="PR Preview" w:date="2026-01-01T00:00:00Z">
        <w:r>
          <w:rPr>
            <w:rStyle w:val="AttributeTok"/>
          </w:rPr>
          <w:t xml:space="preserve">    </w:t>
        </w:r>
      </w:ins>
      <w:ins w:id="200" w:author="PR Preview" w:date="2026-01-01T00:00:00Z">
        <w:r>
          <w:rPr>
            <w:rStyle w:val="FunctionTok"/>
          </w:rPr>
          <w:t xml:space="preserve">desc</w:t>
        </w:r>
      </w:ins>
      <w:ins w:id="201" w:author="PR Preview" w:date="2026-01-01T00:00:00Z">
        <w:r>
          <w:rPr>
            <w:rStyle w:val="KeywordTok"/>
          </w:rPr>
          <w:t xml:space="preserve">:</w:t>
        </w:r>
      </w:ins>
      <w:ins w:id="202" w:author="PR Preview" w:date="2026-01-01T00:00:00Z">
        <w:r>
          <w:rPr>
            <w:rStyle w:val="AttributeTok"/>
          </w:rPr>
          <w:t xml:space="preserve"> </w:t>
        </w:r>
      </w:ins>
      <w:ins w:id="203" w:author="PR Preview" w:date="2026-01-01T00:00:00Z">
        <w:r>
          <w:rPr>
            <w:rStyle w:val="StringTok"/>
          </w:rPr>
          <w:t xml:space="preserve">"Functions for preparing and cleaning data"</w:t>
        </w:r>
      </w:ins>
      <w:ins w:id="204" w:author="PR Preview" w:date="2026-01-01T00:00:00Z">
        <w:r>
          <w:br/>
        </w:r>
      </w:ins>
      <w:ins w:id="205" w:author="PR Preview" w:date="2026-01-01T00:00:00Z">
        <w:r>
          <w:rPr>
            <w:rStyle w:val="AttributeTok"/>
          </w:rPr>
          <w:t xml:space="preserve">    </w:t>
        </w:r>
      </w:ins>
      <w:ins w:id="206" w:author="PR Preview" w:date="2026-01-01T00:00:00Z">
        <w:r>
          <w:rPr>
            <w:rStyle w:val="FunctionTok"/>
          </w:rPr>
          <w:t xml:space="preserve">contents</w:t>
        </w:r>
      </w:ins>
      <w:ins w:id="207" w:author="PR Preview" w:date="2026-01-01T00:00:00Z">
        <w:r>
          <w:rPr>
            <w:rStyle w:val="KeywordTok"/>
          </w:rPr>
          <w:t xml:space="preserve">:</w:t>
        </w:r>
      </w:ins>
      <w:ins w:id="208" w:author="PR Preview" w:date="2026-01-01T00:00:00Z">
        <w:r>
          <w:br/>
        </w:r>
      </w:ins>
      <w:ins w:id="209" w:author="PR Preview" w:date="2026-01-01T00:00:00Z">
        <w:r>
          <w:rPr>
            <w:rStyle w:val="AttributeTok"/>
          </w:rPr>
          <w:t xml:space="preserve">    </w:t>
        </w:r>
      </w:ins>
      <w:ins w:id="210" w:author="PR Preview" w:date="2026-01-01T00:00:00Z">
        <w:r>
          <w:rPr>
            <w:rStyle w:val="KeywordTok"/>
          </w:rPr>
          <w:t xml:space="preserve">-</w:t>
        </w:r>
      </w:ins>
      <w:ins w:id="211" w:author="PR Preview" w:date="2026-01-01T00:00:00Z">
        <w:r>
          <w:rPr>
            <w:rStyle w:val="AttributeTok"/>
          </w:rPr>
          <w:t xml:space="preserve"> prep_study_data</w:t>
        </w:r>
      </w:ins>
      <w:ins w:id="212" w:author="PR Preview" w:date="2026-01-01T00:00:00Z">
        <w:r>
          <w:br/>
        </w:r>
      </w:ins>
      <w:ins w:id="213" w:author="PR Preview" w:date="2026-01-01T00:00:00Z">
        <w:r>
          <w:rPr>
            <w:rStyle w:val="AttributeTok"/>
          </w:rPr>
          <w:t xml:space="preserve">    </w:t>
        </w:r>
      </w:ins>
      <w:ins w:id="214" w:author="PR Preview" w:date="2026-01-01T00:00:00Z">
        <w:r>
          <w:rPr>
            <w:rStyle w:val="KeywordTok"/>
          </w:rPr>
          <w:t xml:space="preserve">-</w:t>
        </w:r>
      </w:ins>
      <w:ins w:id="215" w:author="PR Preview" w:date="2026-01-01T00:00:00Z">
        <w:r>
          <w:rPr>
            <w:rStyle w:val="AttributeTok"/>
          </w:rPr>
          <w:t xml:space="preserve"> validate_data</w:t>
        </w:r>
      </w:ins>
      <w:ins w:id="216" w:author="PR Preview" w:date="2026-01-01T00:00:00Z">
        <w:r>
          <w:br/>
        </w:r>
      </w:ins>
      <w:ins w:id="217" w:author="PR Preview" w:date="2026-01-01T00:00:00Z">
        <w:r>
          <w:rPr>
            <w:rStyle w:val="AttributeTok"/>
          </w:rPr>
          <w:t xml:space="preserve">  </w:t>
        </w:r>
      </w:ins>
      <w:ins w:id="218" w:author="PR Preview" w:date="2026-01-01T00:00:00Z">
        <w:r>
          <w:br/>
        </w:r>
      </w:ins>
      <w:ins w:id="219" w:author="PR Preview" w:date="2026-01-01T00:00:00Z">
        <w:r>
          <w:rPr>
            <w:rStyle w:val="AttributeTok"/>
          </w:rPr>
          <w:t xml:space="preserve">  </w:t>
        </w:r>
      </w:ins>
      <w:ins w:id="220" w:author="PR Preview" w:date="2026-01-01T00:00:00Z">
        <w:r>
          <w:rPr>
            <w:rStyle w:val="KeywordTok"/>
          </w:rPr>
          <w:t xml:space="preserve">-</w:t>
        </w:r>
      </w:ins>
      <w:ins w:id="221" w:author="PR Preview" w:date="2026-01-01T00:00:00Z">
        <w:r>
          <w:rPr>
            <w:rStyle w:val="AttributeTok"/>
          </w:rPr>
          <w:t xml:space="preserve"> </w:t>
        </w:r>
      </w:ins>
      <w:ins w:id="222" w:author="PR Preview" w:date="2026-01-01T00:00:00Z">
        <w:r>
          <w:rPr>
            <w:rStyle w:val="FunctionTok"/>
          </w:rPr>
          <w:t xml:space="preserve">title</w:t>
        </w:r>
      </w:ins>
      <w:ins w:id="223" w:author="PR Preview" w:date="2026-01-01T00:00:00Z">
        <w:r>
          <w:rPr>
            <w:rStyle w:val="KeywordTok"/>
          </w:rPr>
          <w:t xml:space="preserve">:</w:t>
        </w:r>
      </w:ins>
      <w:ins w:id="224" w:author="PR Preview" w:date="2026-01-01T00:00:00Z">
        <w:r>
          <w:rPr>
            <w:rStyle w:val="AttributeTok"/>
          </w:rPr>
          <w:t xml:space="preserve"> </w:t>
        </w:r>
      </w:ins>
      <w:ins w:id="225" w:author="PR Preview" w:date="2026-01-01T00:00:00Z">
        <w:r>
          <w:rPr>
            <w:rStyle w:val="StringTok"/>
          </w:rPr>
          <w:t xml:space="preserve">"Analysis"</w:t>
        </w:r>
      </w:ins>
      <w:ins w:id="226" w:author="PR Preview" w:date="2026-01-01T00:00:00Z">
        <w:r>
          <w:br/>
        </w:r>
      </w:ins>
      <w:ins w:id="227" w:author="PR Preview" w:date="2026-01-01T00:00:00Z">
        <w:r>
          <w:rPr>
            <w:rStyle w:val="AttributeTok"/>
          </w:rPr>
          <w:t xml:space="preserve">    </w:t>
        </w:r>
      </w:ins>
      <w:ins w:id="228" w:author="PR Preview" w:date="2026-01-01T00:00:00Z">
        <w:r>
          <w:rPr>
            <w:rStyle w:val="FunctionTok"/>
          </w:rPr>
          <w:t xml:space="preserve">desc</w:t>
        </w:r>
      </w:ins>
      <w:ins w:id="229" w:author="PR Preview" w:date="2026-01-01T00:00:00Z">
        <w:r>
          <w:rPr>
            <w:rStyle w:val="KeywordTok"/>
          </w:rPr>
          <w:t xml:space="preserve">:</w:t>
        </w:r>
      </w:ins>
      <w:ins w:id="230" w:author="PR Preview" w:date="2026-01-01T00:00:00Z">
        <w:r>
          <w:rPr>
            <w:rStyle w:val="AttributeTok"/>
          </w:rPr>
          <w:t xml:space="preserve"> </w:t>
        </w:r>
      </w:ins>
      <w:ins w:id="231" w:author="PR Preview" w:date="2026-01-01T00:00:00Z">
        <w:r>
          <w:rPr>
            <w:rStyle w:val="StringTok"/>
          </w:rPr>
          <w:t xml:space="preserve">"Core analysis functions"</w:t>
        </w:r>
      </w:ins>
      <w:ins w:id="232" w:author="PR Preview" w:date="2026-01-01T00:00:00Z">
        <w:r>
          <w:br/>
        </w:r>
      </w:ins>
      <w:ins w:id="233" w:author="PR Preview" w:date="2026-01-01T00:00:00Z">
        <w:r>
          <w:rPr>
            <w:rStyle w:val="AttributeTok"/>
          </w:rPr>
          <w:t xml:space="preserve">    </w:t>
        </w:r>
      </w:ins>
      <w:ins w:id="234" w:author="PR Preview" w:date="2026-01-01T00:00:00Z">
        <w:r>
          <w:rPr>
            <w:rStyle w:val="FunctionTok"/>
          </w:rPr>
          <w:t xml:space="preserve">contents</w:t>
        </w:r>
      </w:ins>
      <w:ins w:id="235" w:author="PR Preview" w:date="2026-01-01T00:00:00Z">
        <w:r>
          <w:rPr>
            <w:rStyle w:val="KeywordTok"/>
          </w:rPr>
          <w:t xml:space="preserve">:</w:t>
        </w:r>
      </w:ins>
      <w:ins w:id="236" w:author="PR Preview" w:date="2026-01-01T00:00:00Z">
        <w:r>
          <w:br/>
        </w:r>
      </w:ins>
      <w:ins w:id="237" w:author="PR Preview" w:date="2026-01-01T00:00:00Z">
        <w:r>
          <w:rPr>
            <w:rStyle w:val="AttributeTok"/>
          </w:rPr>
          <w:t xml:space="preserve">    </w:t>
        </w:r>
      </w:ins>
      <w:ins w:id="238" w:author="PR Preview" w:date="2026-01-01T00:00:00Z">
        <w:r>
          <w:rPr>
            <w:rStyle w:val="KeywordTok"/>
          </w:rPr>
          <w:t xml:space="preserve">-</w:t>
        </w:r>
      </w:ins>
      <w:ins w:id="239" w:author="PR Preview" w:date="2026-01-01T00:00:00Z">
        <w:r>
          <w:rPr>
            <w:rStyle w:val="AttributeTok"/>
          </w:rPr>
          <w:t xml:space="preserve"> run_primary_analysis</w:t>
        </w:r>
      </w:ins>
      <w:ins w:id="240" w:author="PR Preview" w:date="2026-01-01T00:00:00Z">
        <w:r>
          <w:br/>
        </w:r>
      </w:ins>
      <w:ins w:id="241" w:author="PR Preview" w:date="2026-01-01T00:00:00Z">
        <w:r>
          <w:rPr>
            <w:rStyle w:val="AttributeTok"/>
          </w:rPr>
          <w:t xml:space="preserve">    </w:t>
        </w:r>
      </w:ins>
      <w:ins w:id="242" w:author="PR Preview" w:date="2026-01-01T00:00:00Z">
        <w:r>
          <w:rPr>
            <w:rStyle w:val="KeywordTok"/>
          </w:rPr>
          <w:t xml:space="preserve">-</w:t>
        </w:r>
      </w:ins>
      <w:ins w:id="243" w:author="PR Preview" w:date="2026-01-01T00:00:00Z">
        <w:r>
          <w:rPr>
            <w:rStyle w:val="AttributeTok"/>
          </w:rPr>
          <w:t xml:space="preserve"> sensitivity_analysis</w:t>
        </w:r>
      </w:ins>
      <w:ins w:id="244" w:author="PR Preview" w:date="2026-01-01T00:00:00Z">
        <w:r>
          <w:br/>
        </w:r>
      </w:ins>
      <w:ins w:id="245" w:author="PR Preview" w:date="2026-01-01T00:00:00Z">
        <w:r>
          <w:br/>
        </w:r>
      </w:ins>
      <w:ins w:id="246" w:author="PR Preview" w:date="2026-01-01T00:00:00Z">
        <w:r>
          <w:rPr>
            <w:rStyle w:val="FunctionTok"/>
          </w:rPr>
          <w:t xml:space="preserve">articles</w:t>
        </w:r>
      </w:ins>
      <w:ins w:id="247" w:author="PR Preview" w:date="2026-01-01T00:00:00Z">
        <w:r>
          <w:rPr>
            <w:rStyle w:val="KeywordTok"/>
          </w:rPr>
          <w:t xml:space="preserve">:</w:t>
        </w:r>
      </w:ins>
      <w:ins w:id="248" w:author="PR Preview" w:date="2026-01-01T00:00:00Z">
        <w:r>
          <w:br/>
        </w:r>
      </w:ins>
      <w:ins w:id="249" w:author="PR Preview" w:date="2026-01-01T00:00:00Z">
        <w:r>
          <w:rPr>
            <w:rStyle w:val="AttributeTok"/>
          </w:rPr>
          <w:t xml:space="preserve">  </w:t>
        </w:r>
      </w:ins>
      <w:ins w:id="250" w:author="PR Preview" w:date="2026-01-01T00:00:00Z">
        <w:r>
          <w:rPr>
            <w:rStyle w:val="KeywordTok"/>
          </w:rPr>
          <w:t xml:space="preserve">-</w:t>
        </w:r>
      </w:ins>
      <w:ins w:id="251" w:author="PR Preview" w:date="2026-01-01T00:00:00Z">
        <w:r>
          <w:rPr>
            <w:rStyle w:val="AttributeTok"/>
          </w:rPr>
          <w:t xml:space="preserve"> </w:t>
        </w:r>
      </w:ins>
      <w:ins w:id="252" w:author="PR Preview" w:date="2026-01-01T00:00:00Z">
        <w:r>
          <w:rPr>
            <w:rStyle w:val="FunctionTok"/>
          </w:rPr>
          <w:t xml:space="preserve">title</w:t>
        </w:r>
      </w:ins>
      <w:ins w:id="253" w:author="PR Preview" w:date="2026-01-01T00:00:00Z">
        <w:r>
          <w:rPr>
            <w:rStyle w:val="KeywordTok"/>
          </w:rPr>
          <w:t xml:space="preserve">:</w:t>
        </w:r>
      </w:ins>
      <w:ins w:id="254" w:author="PR Preview" w:date="2026-01-01T00:00:00Z">
        <w:r>
          <w:rPr>
            <w:rStyle w:val="AttributeTok"/>
          </w:rPr>
          <w:t xml:space="preserve"> </w:t>
        </w:r>
      </w:ins>
      <w:ins w:id="255" w:author="PR Preview" w:date="2026-01-01T00:00:00Z">
        <w:r>
          <w:rPr>
            <w:rStyle w:val="StringTok"/>
          </w:rPr>
          <w:t xml:space="preserve">"Analysis Workflow"</w:t>
        </w:r>
      </w:ins>
      <w:ins w:id="256" w:author="PR Preview" w:date="2026-01-01T00:00:00Z">
        <w:r>
          <w:br/>
        </w:r>
      </w:ins>
      <w:ins w:id="257" w:author="PR Preview" w:date="2026-01-01T00:00:00Z">
        <w:r>
          <w:rPr>
            <w:rStyle w:val="AttributeTok"/>
          </w:rPr>
          <w:t xml:space="preserve">    </w:t>
        </w:r>
      </w:ins>
      <w:ins w:id="258" w:author="PR Preview" w:date="2026-01-01T00:00:00Z">
        <w:r>
          <w:rPr>
            <w:rStyle w:val="FunctionTok"/>
          </w:rPr>
          <w:t xml:space="preserve">navbar</w:t>
        </w:r>
      </w:ins>
      <w:ins w:id="259" w:author="PR Preview" w:date="2026-01-01T00:00:00Z">
        <w:r>
          <w:rPr>
            <w:rStyle w:val="KeywordTok"/>
          </w:rPr>
          <w:t xml:space="preserve">:</w:t>
        </w:r>
      </w:ins>
      <w:ins w:id="260" w:author="PR Preview" w:date="2026-01-01T00:00:00Z">
        <w:r>
          <w:rPr>
            <w:rStyle w:val="AttributeTok"/>
          </w:rPr>
          <w:t xml:space="preserve"> Analysis</w:t>
        </w:r>
      </w:ins>
      <w:ins w:id="261" w:author="PR Preview" w:date="2026-01-01T00:00:00Z">
        <w:r>
          <w:br/>
        </w:r>
      </w:ins>
      <w:ins w:id="262" w:author="PR Preview" w:date="2026-01-01T00:00:00Z">
        <w:r>
          <w:rPr>
            <w:rStyle w:val="AttributeTok"/>
          </w:rPr>
          <w:t xml:space="preserve">    </w:t>
        </w:r>
      </w:ins>
      <w:ins w:id="263" w:author="PR Preview" w:date="2026-01-01T00:00:00Z">
        <w:r>
          <w:rPr>
            <w:rStyle w:val="FunctionTok"/>
          </w:rPr>
          <w:t xml:space="preserve">contents</w:t>
        </w:r>
      </w:ins>
      <w:ins w:id="264" w:author="PR Preview" w:date="2026-01-01T00:00:00Z">
        <w:r>
          <w:rPr>
            <w:rStyle w:val="KeywordTok"/>
          </w:rPr>
          <w:t xml:space="preserve">:</w:t>
        </w:r>
      </w:ins>
      <w:ins w:id="265" w:author="PR Preview" w:date="2026-01-01T00:00:00Z">
        <w:r>
          <w:br/>
        </w:r>
      </w:ins>
      <w:ins w:id="266" w:author="PR Preview" w:date="2026-01-01T00:00:00Z">
        <w:r>
          <w:rPr>
            <w:rStyle w:val="AttributeTok"/>
          </w:rPr>
          <w:t xml:space="preserve">    </w:t>
        </w:r>
      </w:ins>
      <w:ins w:id="267" w:author="PR Preview" w:date="2026-01-01T00:00:00Z">
        <w:r>
          <w:rPr>
            <w:rStyle w:val="KeywordTok"/>
          </w:rPr>
          <w:t xml:space="preserve">-</w:t>
        </w:r>
      </w:ins>
      <w:ins w:id="268" w:author="PR Preview" w:date="2026-01-01T00:00:00Z">
        <w:r>
          <w:rPr>
            <w:rStyle w:val="AttributeTok"/>
          </w:rPr>
          <w:t xml:space="preserve"> 01-data-preparation</w:t>
        </w:r>
      </w:ins>
      <w:ins w:id="269" w:author="PR Preview" w:date="2026-01-01T00:00:00Z">
        <w:r>
          <w:br/>
        </w:r>
      </w:ins>
      <w:ins w:id="270" w:author="PR Preview" w:date="2026-01-01T00:00:00Z">
        <w:r>
          <w:rPr>
            <w:rStyle w:val="AttributeTok"/>
          </w:rPr>
          <w:t xml:space="preserve">    </w:t>
        </w:r>
      </w:ins>
      <w:ins w:id="271" w:author="PR Preview" w:date="2026-01-01T00:00:00Z">
        <w:r>
          <w:rPr>
            <w:rStyle w:val="KeywordTok"/>
          </w:rPr>
          <w:t xml:space="preserve">-</w:t>
        </w:r>
      </w:ins>
      <w:ins w:id="272" w:author="PR Preview" w:date="2026-01-01T00:00:00Z">
        <w:r>
          <w:rPr>
            <w:rStyle w:val="AttributeTok"/>
          </w:rPr>
          <w:t xml:space="preserve"> 02-primary-analysis</w:t>
        </w:r>
      </w:ins>
      <w:ins w:id="273" w:author="PR Preview" w:date="2026-01-01T00:00:00Z">
        <w:r>
          <w:br/>
        </w:r>
      </w:ins>
      <w:ins w:id="274" w:author="PR Preview" w:date="2026-01-01T00:00:00Z">
        <w:r>
          <w:rPr>
            <w:rStyle w:val="AttributeTok"/>
          </w:rPr>
          <w:t xml:space="preserve">    </w:t>
        </w:r>
      </w:ins>
      <w:ins w:id="275" w:author="PR Preview" w:date="2026-01-01T00:00:00Z">
        <w:r>
          <w:rPr>
            <w:rStyle w:val="KeywordTok"/>
          </w:rPr>
          <w:t xml:space="preserve">-</w:t>
        </w:r>
      </w:ins>
      <w:ins w:id="276" w:author="PR Preview" w:date="2026-01-01T00:00:00Z">
        <w:r>
          <w:rPr>
            <w:rStyle w:val="AttributeTok"/>
          </w:rPr>
          <w:t xml:space="preserve"> 03-sensitivity-analysis</w:t>
        </w:r>
      </w:ins>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del w:id="277" w:author="PR Preview" w:date="2026-01-01T00:00:00Z">
        <w:r>
          <w:delText xml:space="preserve">Here’s the typical workflow for developing an R package in our lab:</w:delText>
        </w:r>
      </w:del>
    </w:p>
    <w:p>
      <w:pPr>
        <w:pStyle w:val="FirstParagraph"/>
      </w:pPr>
      <w:ins w:id="278" w:author="PR Preview" w:date="2026-01-01T00:00:00Z">
        <w:r>
          <w:t xml:space="preserve">Here’s a typical workflow for developing an R package:</w:t>
        </w:r>
      </w:ins>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del w:id="279" w:author="PR Preview" w:date="2026-01-01T00:00:00Z">
        <w:r>
          <w:delText xml:space="preserve">Using our R package template is the fastest way to get started with a new R package,</w:delText>
        </w:r>
      </w:del>
      <w:del w:id="280" w:author="PR Preview" w:date="2026-01-01T00:00:00Z">
        <w:r>
          <w:delText xml:space="preserve"> </w:delText>
        </w:r>
      </w:del>
      <w:del w:id="281" w:author="PR Preview" w:date="2026-01-01T00:00:00Z">
        <w:r>
          <w:delText xml:space="preserve">as it provides pre-configured settings,</w:delText>
        </w:r>
      </w:del>
      <w:del w:id="282" w:author="PR Preview" w:date="2026-01-01T00:00:00Z">
        <w:r>
          <w:delText xml:space="preserve"> </w:delText>
        </w:r>
      </w:del>
      <w:del w:id="283" w:author="PR Preview" w:date="2026-01-01T00:00:00Z">
        <w:r>
          <w:delText xml:space="preserve">GitHub Actions workflows,</w:delText>
        </w:r>
      </w:del>
      <w:del w:id="284" w:author="PR Preview" w:date="2026-01-01T00:00:00Z">
        <w:r>
          <w:delText xml:space="preserve"> </w:delText>
        </w:r>
      </w:del>
      <w:del w:id="285" w:author="PR Preview" w:date="2026-01-01T00:00:00Z">
        <w:r>
          <w:delText xml:space="preserve">and development tools:</w:delText>
        </w:r>
      </w:del>
    </w:p>
    <w:p>
      <w:pPr>
        <w:pStyle w:val="BodyText"/>
      </w:pPr>
      <w:ins w:id="286" w:author="PR Preview" w:date="2026-01-01T00:00:00Z">
        <w:r>
          <w:t xml:space="preserve">Using an R package template such as</w:t>
        </w:r>
      </w:ins>
      <w:ins w:id="287" w:author="PR Preview" w:date="2026-01-01T00:00:00Z">
        <w:r>
          <w:t xml:space="preserve"> </w:t>
        </w:r>
      </w:ins>
      <w:hyperlink r:id="rId35">
        <w:ins w:id="288" w:author="PR Preview" w:date="2026-01-01T00:00:00Z">
          <w:r>
            <w:rPr>
              <w:rStyle w:val="VerbatimChar"/>
            </w:rPr>
            <w:t xml:space="preserve">Morrison-Lab/rpt</w:t>
          </w:r>
        </w:ins>
      </w:hyperlink>
      <w:ins w:id="289" w:author="PR Preview" w:date="2026-01-01T00:00:00Z">
        <w:r>
          <w:t xml:space="preserve"> </w:t>
        </w:r>
      </w:ins>
      <w:ins w:id="290" w:author="PR Preview" w:date="2026-01-01T00:00:00Z">
        <w:r>
          <w:t xml:space="preserve">is the fastest way to get started with a new R package,</w:t>
        </w:r>
      </w:ins>
      <w:ins w:id="291" w:author="PR Preview" w:date="2026-01-01T00:00:00Z">
        <w:r>
          <w:t xml:space="preserve"> </w:t>
        </w:r>
      </w:ins>
      <w:ins w:id="292" w:author="PR Preview" w:date="2026-01-01T00:00:00Z">
        <w:r>
          <w:t xml:space="preserve">as it provides pre-configured settings,</w:t>
        </w:r>
      </w:ins>
      <w:ins w:id="293" w:author="PR Preview" w:date="2026-01-01T00:00:00Z">
        <w:r>
          <w:t xml:space="preserve"> </w:t>
        </w:r>
      </w:ins>
      <w:ins w:id="294" w:author="PR Preview" w:date="2026-01-01T00:00:00Z">
        <w:r>
          <w:t xml:space="preserve">GitHub Actions workflows,</w:t>
        </w:r>
      </w:ins>
      <w:ins w:id="295" w:author="PR Preview" w:date="2026-01-01T00:00:00Z">
        <w:r>
          <w:t xml:space="preserve"> </w:t>
        </w:r>
      </w:ins>
      <w:ins w:id="296" w:author="PR Preview" w:date="2026-01-01T00:00:00Z">
        <w:r>
          <w:t xml:space="preserve">and development tools:</w:t>
        </w:r>
      </w:ins>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del w:id="297" w:author="PR Preview" w:date="2026-01-01T00:00:00Z">
        <w:r>
          <w:delText xml:space="preserve">Our lab’s</w:delText>
        </w:r>
      </w:del>
      <w:del w:id="298" w:author="PR Preview" w:date="2026-01-01T00:00:00Z">
        <w:r>
          <w:delText xml:space="preserve"> </w:delText>
        </w:r>
      </w:del>
      <w:hyperlink r:id="rId13">
        <w:del w:id="299" w:author="PR Preview" w:date="2026-01-01T00:00:00Z">
          <w:r>
            <w:rPr>
              <w:rStyle w:val="VerbatimChar"/>
            </w:rPr>
            <w:delText xml:space="preserve">{snapr}</w:delText>
          </w:r>
        </w:del>
      </w:hyperlink>
      <w:del w:id="300" w:author="PR Preview" w:date="2026-01-01T00:00:00Z">
        <w:r>
          <w:delText xml:space="preserve"> </w:delText>
        </w:r>
      </w:del>
      <w:del w:id="301" w:author="PR Preview" w:date="2026-01-01T00:00:00Z">
        <w:r>
          <w:delText xml:space="preserve">package</w:delText>
        </w:r>
      </w:del>
      <w:del w:id="302" w:author="PR Preview" w:date="2026-01-01T00:00:00Z">
        <w:r>
          <w:delText xml:space="preserve"> </w:delText>
        </w:r>
      </w:del>
      <w:del w:id="303" w:author="PR Preview" w:date="2026-01-01T00:00:00Z">
        <w:r>
          <w:delText xml:space="preserve">(on</w:delText>
        </w:r>
      </w:del>
      <w:del w:id="304" w:author="PR Preview" w:date="2026-01-01T00:00:00Z">
        <w:r>
          <w:delText xml:space="preserve"> </w:delText>
        </w:r>
      </w:del>
      <w:hyperlink r:id="rId52">
        <w:del w:id="305" w:author="PR Preview" w:date="2026-01-01T00:00:00Z">
          <w:r>
            <w:rPr>
              <w:rStyle w:val="Hyperlink"/>
            </w:rPr>
            <w:delText xml:space="preserve">CRAN</w:delText>
          </w:r>
        </w:del>
      </w:hyperlink>
      <w:del w:id="306" w:author="PR Preview" w:date="2026-01-01T00:00:00Z">
        <w:r>
          <w:delText xml:space="preserve">)</w:delText>
        </w:r>
      </w:del>
      <w:del w:id="307" w:author="PR Preview" w:date="2026-01-01T00:00:00Z">
        <w:r>
          <w:delText xml:space="preserve"> </w:delText>
        </w:r>
      </w:del>
      <w:del w:id="308" w:author="PR Preview" w:date="2026-01-01T00:00:00Z">
        <w:r>
          <w:delText xml:space="preserve">adds convenience wrappers on top of</w:delText>
        </w:r>
      </w:del>
      <w:del w:id="309" w:author="PR Preview" w:date="2026-01-01T00:00:00Z">
        <w:r>
          <w:delText xml:space="preserve"> </w:delText>
        </w:r>
      </w:del>
      <w:hyperlink r:id="rId39">
        <w:del w:id="310" w:author="PR Preview" w:date="2026-01-01T00:00:00Z">
          <w:r>
            <w:rPr>
              <w:rStyle w:val="VerbatimChar"/>
            </w:rPr>
            <w:delText xml:space="preserve">{testthat}</w:delText>
          </w:r>
        </w:del>
      </w:hyperlink>
      <w:del w:id="311" w:author="PR Preview" w:date="2026-01-01T00:00:00Z">
        <w:r>
          <w:delText xml:space="preserve">’s snapshot functions:</w:delText>
        </w:r>
      </w:del>
      <w:del w:id="312" w:author="PR Preview" w:date="2026-01-01T00:00:00Z">
        <w:r>
          <w:delText xml:space="preserve"> </w:delText>
        </w:r>
      </w:del>
      <w:del w:id="313" w:author="PR Preview" w:date="2026-01-01T00:00:00Z">
        <w:r>
          <w:rPr>
            <w:rStyle w:val="VerbatimChar"/>
          </w:rPr>
          <w:delText xml:space="preserve">expect_snapshot_data()</w:delText>
        </w:r>
      </w:del>
      <w:del w:id="314" w:author="PR Preview" w:date="2026-01-01T00:00:00Z">
        <w:r>
          <w:delText xml:space="preserve"> </w:delText>
        </w:r>
      </w:del>
      <w:del w:id="315" w:author="PR Preview" w:date="2026-01-01T00:00:00Z">
        <w:r>
          <w:delText xml:space="preserve">for data frames</w:delText>
        </w:r>
      </w:del>
      <w:del w:id="316" w:author="PR Preview" w:date="2026-01-01T00:00:00Z">
        <w:r>
          <w:delText xml:space="preserve"> </w:delText>
        </w:r>
      </w:del>
      <w:del w:id="317" w:author="PR Preview" w:date="2026-01-01T00:00:00Z">
        <w:r>
          <w:delText xml:space="preserve">(adapted, with permission, from the</w:delText>
        </w:r>
      </w:del>
      <w:del w:id="318" w:author="PR Preview" w:date="2026-01-01T00:00:00Z">
        <w:r>
          <w:delText xml:space="preserve"> </w:delText>
        </w:r>
      </w:del>
      <w:hyperlink r:id="rId53">
        <w:del w:id="319" w:author="PR Preview" w:date="2026-01-01T00:00:00Z">
          <w:r>
            <w:rPr>
              <w:rStyle w:val="VerbatimChar"/>
            </w:rPr>
            <w:delText xml:space="preserve">{ssdtools}</w:delText>
          </w:r>
        </w:del>
      </w:hyperlink>
      <w:del w:id="320" w:author="PR Preview" w:date="2026-01-01T00:00:00Z">
        <w:r>
          <w:delText xml:space="preserve"> </w:delText>
        </w:r>
      </w:del>
      <w:del w:id="321" w:author="PR Preview" w:date="2026-01-01T00:00:00Z">
        <w:r>
          <w:delText xml:space="preserve">package)</w:delText>
        </w:r>
      </w:del>
      <w:del w:id="322" w:author="PR Preview" w:date="2026-01-01T00:00:00Z">
        <w:r>
          <w:delText xml:space="preserve"> </w:delText>
        </w:r>
      </w:del>
      <w:del w:id="323" w:author="PR Preview" w:date="2026-01-01T00:00:00Z">
        <w:r>
          <w:delText xml:space="preserve">and</w:delText>
        </w:r>
      </w:del>
      <w:del w:id="324" w:author="PR Preview" w:date="2026-01-01T00:00:00Z">
        <w:r>
          <w:delText xml:space="preserve"> </w:delText>
        </w:r>
      </w:del>
      <w:del w:id="325" w:author="PR Preview" w:date="2026-01-01T00:00:00Z">
        <w:r>
          <w:rPr>
            <w:rStyle w:val="VerbatimChar"/>
          </w:rPr>
          <w:delText xml:space="preserve">expect_snapshot_object()</w:delText>
        </w:r>
      </w:del>
      <w:del w:id="326" w:author="PR Preview" w:date="2026-01-01T00:00:00Z">
        <w:r>
          <w:delText xml:space="preserve">,</w:delText>
        </w:r>
      </w:del>
      <w:del w:id="327" w:author="PR Preview" w:date="2026-01-01T00:00:00Z">
        <w:r>
          <w:delText xml:space="preserve"> </w:delText>
        </w:r>
      </w:del>
      <w:del w:id="328" w:author="PR Preview" w:date="2026-01-01T00:00:00Z">
        <w:r>
          <w:delText xml:space="preserve">which generalizes it to any R object.</w:delText>
        </w:r>
      </w:del>
    </w:p>
    <w:p>
      <w:pPr>
        <w:pStyle w:val="FirstParagraph"/>
      </w:pPr>
      <w:ins w:id="329" w:author="PR Preview" w:date="2026-01-01T00:00:00Z">
        <w:r>
          <w:t xml:space="preserve">The Morrison Lab’s</w:t>
        </w:r>
      </w:ins>
      <w:ins w:id="330" w:author="PR Preview" w:date="2026-01-01T00:00:00Z">
        <w:r>
          <w:t xml:space="preserve"> </w:t>
        </w:r>
      </w:ins>
      <w:hyperlink r:id="rId13">
        <w:ins w:id="331" w:author="PR Preview" w:date="2026-01-01T00:00:00Z">
          <w:r>
            <w:rPr>
              <w:rStyle w:val="VerbatimChar"/>
            </w:rPr>
            <w:t xml:space="preserve">{snapr}</w:t>
          </w:r>
        </w:ins>
      </w:hyperlink>
      <w:ins w:id="332" w:author="PR Preview" w:date="2026-01-01T00:00:00Z">
        <w:r>
          <w:t xml:space="preserve"> </w:t>
        </w:r>
      </w:ins>
      <w:ins w:id="333" w:author="PR Preview" w:date="2026-01-01T00:00:00Z">
        <w:r>
          <w:t xml:space="preserve">package</w:t>
        </w:r>
      </w:ins>
      <w:ins w:id="334" w:author="PR Preview" w:date="2026-01-01T00:00:00Z">
        <w:r>
          <w:t xml:space="preserve"> </w:t>
        </w:r>
      </w:ins>
      <w:ins w:id="335" w:author="PR Preview" w:date="2026-01-01T00:00:00Z">
        <w:r>
          <w:t xml:space="preserve">(on</w:t>
        </w:r>
      </w:ins>
      <w:ins w:id="336" w:author="PR Preview" w:date="2026-01-01T00:00:00Z">
        <w:r>
          <w:t xml:space="preserve"> </w:t>
        </w:r>
      </w:ins>
      <w:hyperlink r:id="rId52">
        <w:ins w:id="337" w:author="PR Preview" w:date="2026-01-01T00:00:00Z">
          <w:r>
            <w:rPr>
              <w:rStyle w:val="Hyperlink"/>
            </w:rPr>
            <w:t xml:space="preserve">CRAN</w:t>
          </w:r>
        </w:ins>
      </w:hyperlink>
      <w:ins w:id="338" w:author="PR Preview" w:date="2026-01-01T00:00:00Z">
        <w:r>
          <w:t xml:space="preserve">)</w:t>
        </w:r>
      </w:ins>
      <w:ins w:id="339" w:author="PR Preview" w:date="2026-01-01T00:00:00Z">
        <w:r>
          <w:t xml:space="preserve"> </w:t>
        </w:r>
      </w:ins>
      <w:ins w:id="340" w:author="PR Preview" w:date="2026-01-01T00:00:00Z">
        <w:r>
          <w:t xml:space="preserve">adds convenience wrappers on top of</w:t>
        </w:r>
      </w:ins>
      <w:ins w:id="341" w:author="PR Preview" w:date="2026-01-01T00:00:00Z">
        <w:r>
          <w:t xml:space="preserve"> </w:t>
        </w:r>
      </w:ins>
      <w:hyperlink r:id="rId39">
        <w:ins w:id="342" w:author="PR Preview" w:date="2026-01-01T00:00:00Z">
          <w:r>
            <w:rPr>
              <w:rStyle w:val="VerbatimChar"/>
            </w:rPr>
            <w:t xml:space="preserve">{testthat}</w:t>
          </w:r>
        </w:ins>
      </w:hyperlink>
      <w:ins w:id="343" w:author="PR Preview" w:date="2026-01-01T00:00:00Z">
        <w:r>
          <w:t xml:space="preserve">’s snapshot functions:</w:t>
        </w:r>
      </w:ins>
      <w:ins w:id="344" w:author="PR Preview" w:date="2026-01-01T00:00:00Z">
        <w:r>
          <w:t xml:space="preserve"> </w:t>
        </w:r>
      </w:ins>
      <w:ins w:id="345" w:author="PR Preview" w:date="2026-01-01T00:00:00Z">
        <w:r>
          <w:rPr>
            <w:rStyle w:val="VerbatimChar"/>
          </w:rPr>
          <w:t xml:space="preserve">expect_snapshot_data()</w:t>
        </w:r>
      </w:ins>
      <w:ins w:id="346" w:author="PR Preview" w:date="2026-01-01T00:00:00Z">
        <w:r>
          <w:t xml:space="preserve"> </w:t>
        </w:r>
      </w:ins>
      <w:ins w:id="347" w:author="PR Preview" w:date="2026-01-01T00:00:00Z">
        <w:r>
          <w:t xml:space="preserve">for data frames</w:t>
        </w:r>
      </w:ins>
      <w:ins w:id="348" w:author="PR Preview" w:date="2026-01-01T00:00:00Z">
        <w:r>
          <w:t xml:space="preserve"> </w:t>
        </w:r>
      </w:ins>
      <w:ins w:id="349" w:author="PR Preview" w:date="2026-01-01T00:00:00Z">
        <w:r>
          <w:t xml:space="preserve">(adapted, with permission, from the</w:t>
        </w:r>
      </w:ins>
      <w:ins w:id="350" w:author="PR Preview" w:date="2026-01-01T00:00:00Z">
        <w:r>
          <w:t xml:space="preserve"> </w:t>
        </w:r>
      </w:ins>
      <w:hyperlink r:id="rId53">
        <w:ins w:id="351" w:author="PR Preview" w:date="2026-01-01T00:00:00Z">
          <w:r>
            <w:rPr>
              <w:rStyle w:val="VerbatimChar"/>
            </w:rPr>
            <w:t xml:space="preserve">{ssdtools}</w:t>
          </w:r>
        </w:ins>
      </w:hyperlink>
      <w:ins w:id="352" w:author="PR Preview" w:date="2026-01-01T00:00:00Z">
        <w:r>
          <w:t xml:space="preserve"> </w:t>
        </w:r>
      </w:ins>
      <w:ins w:id="353" w:author="PR Preview" w:date="2026-01-01T00:00:00Z">
        <w:r>
          <w:t xml:space="preserve">package)</w:t>
        </w:r>
      </w:ins>
      <w:ins w:id="354" w:author="PR Preview" w:date="2026-01-01T00:00:00Z">
        <w:r>
          <w:t xml:space="preserve"> </w:t>
        </w:r>
      </w:ins>
      <w:ins w:id="355" w:author="PR Preview" w:date="2026-01-01T00:00:00Z">
        <w:r>
          <w:t xml:space="preserve">and</w:t>
        </w:r>
      </w:ins>
      <w:ins w:id="356" w:author="PR Preview" w:date="2026-01-01T00:00:00Z">
        <w:r>
          <w:t xml:space="preserve"> </w:t>
        </w:r>
      </w:ins>
      <w:ins w:id="357" w:author="PR Preview" w:date="2026-01-01T00:00:00Z">
        <w:r>
          <w:rPr>
            <w:rStyle w:val="VerbatimChar"/>
          </w:rPr>
          <w:t xml:space="preserve">expect_snapshot_object()</w:t>
        </w:r>
      </w:ins>
      <w:ins w:id="358" w:author="PR Preview" w:date="2026-01-01T00:00:00Z">
        <w:r>
          <w:t xml:space="preserve">,</w:t>
        </w:r>
      </w:ins>
      <w:ins w:id="359" w:author="PR Preview" w:date="2026-01-01T00:00:00Z">
        <w:r>
          <w:t xml:space="preserve"> </w:t>
        </w:r>
      </w:ins>
      <w:ins w:id="360" w:author="PR Preview" w:date="2026-01-01T00:00:00Z">
        <w:r>
          <w:t xml:space="preserve">which generalizes it to any R object.</w:t>
        </w:r>
      </w:ins>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1"/>
        </w:numPr>
      </w:pPr>
      <w:r>
        <w:t xml:space="preserve">You can’t control object names when loading.</w:t>
      </w:r>
    </w:p>
    <w:p>
      <w:pPr>
        <w:pStyle w:val="Compact"/>
        <w:numPr>
          <w:ilvl w:val="0"/>
          <w:numId w:val="1031"/>
        </w:numPr>
      </w:pPr>
      <w:r>
        <w:t xml:space="preserve">You can’t load individual objects.</w:t>
      </w:r>
    </w:p>
    <w:p>
      <w:pPr>
        <w:pStyle w:val="Compact"/>
        <w:numPr>
          <w:ilvl w:val="0"/>
          <w:numId w:val="1031"/>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2"/>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2"/>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3"/>
        </w:numPr>
      </w:pPr>
      <w:r>
        <w:t xml:space="preserve">First release:</w:t>
      </w:r>
      <w:r>
        <w:t xml:space="preserve"> </w:t>
      </w:r>
      <w:r>
        <w:rPr>
          <w:rStyle w:val="VerbatimChar"/>
        </w:rPr>
        <w:t xml:space="preserve">0.1.0</w:t>
      </w:r>
    </w:p>
    <w:p>
      <w:pPr>
        <w:pStyle w:val="Compact"/>
        <w:numPr>
          <w:ilvl w:val="0"/>
          <w:numId w:val="103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5"/>
        </w:numPr>
      </w:pPr>
      <w:r>
        <w:t xml:space="preserve">All functions have complete roxygen2 documentation</w:t>
      </w:r>
    </w:p>
    <w:p>
      <w:pPr>
        <w:pStyle w:val="Compact"/>
        <w:numPr>
          <w:ilvl w:val="0"/>
          <w:numId w:val="1036"/>
        </w:numPr>
      </w:pPr>
      <w:r>
        <w:t xml:space="preserve">All functions have corresponding tests</w:t>
      </w:r>
    </w:p>
    <w:p>
      <w:pPr>
        <w:pStyle w:val="Compact"/>
        <w:numPr>
          <w:ilvl w:val="0"/>
          <w:numId w:val="1037"/>
        </w:numPr>
      </w:pPr>
      <w:r>
        <w:rPr>
          <w:rStyle w:val="VerbatimChar"/>
        </w:rPr>
        <w:t xml:space="preserve">devtools::document()</w:t>
      </w:r>
      <w:r>
        <w:t xml:space="preserve"> </w:t>
      </w:r>
      <w:r>
        <w:t xml:space="preserve">has been run</w:t>
      </w:r>
    </w:p>
    <w:p>
      <w:pPr>
        <w:pStyle w:val="Compact"/>
        <w:numPr>
          <w:ilvl w:val="0"/>
          <w:numId w:val="1038"/>
        </w:numPr>
      </w:pPr>
      <w:r>
        <w:rPr>
          <w:rStyle w:val="VerbatimChar"/>
        </w:rPr>
        <w:t xml:space="preserve">devtools::test()</w:t>
      </w:r>
      <w:r>
        <w:t xml:space="preserve"> </w:t>
      </w:r>
      <w:r>
        <w:t xml:space="preserve">passes with no failures</w:t>
      </w:r>
    </w:p>
    <w:p>
      <w:pPr>
        <w:pStyle w:val="Compact"/>
        <w:numPr>
          <w:ilvl w:val="0"/>
          <w:numId w:val="1039"/>
        </w:numPr>
      </w:pPr>
      <w:r>
        <w:rPr>
          <w:rStyle w:val="VerbatimChar"/>
        </w:rPr>
        <w:t xml:space="preserve">devtools::check()</w:t>
      </w:r>
      <w:r>
        <w:t xml:space="preserve"> </w:t>
      </w:r>
      <w:r>
        <w:t xml:space="preserve">passes with no errors, warnings, or notes</w:t>
      </w:r>
    </w:p>
    <w:p>
      <w:pPr>
        <w:pStyle w:val="Compact"/>
        <w:numPr>
          <w:ilvl w:val="0"/>
          <w:numId w:val="104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1"/>
        </w:numPr>
      </w:pPr>
      <w:r>
        <w:rPr>
          <w:rStyle w:val="VerbatimChar"/>
        </w:rPr>
        <w:t xml:space="preserve">spelling::spell_check_package()</w:t>
      </w:r>
      <w:r>
        <w:t xml:space="preserve"> </w:t>
      </w:r>
      <w:r>
        <w:t xml:space="preserve">passes</w:t>
      </w:r>
    </w:p>
    <w:p>
      <w:pPr>
        <w:pStyle w:val="Compact"/>
        <w:numPr>
          <w:ilvl w:val="0"/>
          <w:numId w:val="1042"/>
        </w:numPr>
      </w:pPr>
      <w:r>
        <w:t xml:space="preserve">Version number has been incremented</w:t>
      </w:r>
    </w:p>
    <w:p>
      <w:pPr>
        <w:pStyle w:val="Compact"/>
        <w:numPr>
          <w:ilvl w:val="0"/>
          <w:numId w:val="1043"/>
        </w:numPr>
      </w:pPr>
      <w:r>
        <w:rPr>
          <w:rStyle w:val="VerbatimChar"/>
        </w:rPr>
        <w:t xml:space="preserve">NEWS.md</w:t>
      </w:r>
      <w:r>
        <w:t xml:space="preserve"> </w:t>
      </w:r>
      <w:r>
        <w:t xml:space="preserve">has been updated with changes</w:t>
      </w:r>
    </w:p>
    <w:p>
      <w:pPr>
        <w:pStyle w:val="Compact"/>
        <w:numPr>
          <w:ilvl w:val="0"/>
          <w:numId w:val="104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5"/>
        </w:numPr>
      </w:pPr>
      <w:r>
        <w:rPr>
          <w:rStyle w:val="VerbatimChar"/>
        </w:rPr>
        <w:t xml:space="preserve">pkgdown::build_site()</w:t>
      </w:r>
      <w:r>
        <w:t xml:space="preserve"> </w:t>
      </w:r>
      <w:r>
        <w:t xml:space="preserve">builds successfully</w:t>
      </w:r>
    </w:p>
    <w:p>
      <w:pPr>
        <w:pStyle w:val="Compact"/>
        <w:numPr>
          <w:ilvl w:val="0"/>
          <w:numId w:val="1046"/>
        </w:numPr>
      </w:pPr>
      <w:r>
        <w:t xml:space="preserve">All changes committed and pushed to GitHub</w:t>
      </w:r>
    </w:p>
    <w:p>
      <w:pPr>
        <w:pStyle w:val="Compact"/>
        <w:numPr>
          <w:ilvl w:val="0"/>
          <w:numId w:val="1047"/>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8"/>
        </w:numPr>
      </w:pPr>
      <w:r>
        <w:t xml:space="preserve">Unused variables</w:t>
      </w:r>
    </w:p>
    <w:p>
      <w:pPr>
        <w:pStyle w:val="Compact"/>
        <w:numPr>
          <w:ilvl w:val="0"/>
          <w:numId w:val="1048"/>
        </w:numPr>
      </w:pPr>
      <w:r>
        <w:t xml:space="preserve">Improper whitespace</w:t>
      </w:r>
    </w:p>
    <w:p>
      <w:pPr>
        <w:pStyle w:val="Compact"/>
        <w:numPr>
          <w:ilvl w:val="0"/>
          <w:numId w:val="1048"/>
        </w:numPr>
      </w:pPr>
      <w:r>
        <w:t xml:space="preserve">Line length issues</w:t>
      </w:r>
    </w:p>
    <w:p>
      <w:pPr>
        <w:pStyle w:val="Compact"/>
        <w:numPr>
          <w:ilvl w:val="0"/>
          <w:numId w:val="104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9"/>
        </w:numPr>
      </w:pPr>
      <w:r>
        <w:t xml:space="preserve">You’re creating a wrapper function that calls another function</w:t>
      </w:r>
    </w:p>
    <w:p>
      <w:pPr>
        <w:pStyle w:val="Compact"/>
        <w:numPr>
          <w:ilvl w:val="0"/>
          <w:numId w:val="1049"/>
        </w:numPr>
      </w:pPr>
      <w:r>
        <w:t xml:space="preserve">You want to allow users to pass additional arguments to an internal function</w:t>
      </w:r>
    </w:p>
    <w:p>
      <w:pPr>
        <w:pStyle w:val="Compact"/>
        <w:numPr>
          <w:ilvl w:val="0"/>
          <w:numId w:val="104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0"/>
        </w:numPr>
      </w:pPr>
      <w:r>
        <w:t xml:space="preserve">Automatically imports parameter documentation from</w:t>
      </w:r>
      <w:r>
        <w:t xml:space="preserve"> </w:t>
      </w:r>
      <w:r>
        <w:rPr>
          <w:rStyle w:val="VerbatimChar"/>
        </w:rPr>
        <w:t xml:space="preserve">ggplot2::geom_point()</w:t>
      </w:r>
    </w:p>
    <w:p>
      <w:pPr>
        <w:pStyle w:val="Compact"/>
        <w:numPr>
          <w:ilvl w:val="0"/>
          <w:numId w:val="105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0"/>
        </w:numPr>
      </w:pPr>
      <w:r>
        <w:t xml:space="preserve">Keeps documentation synchronized if the underlying function changes</w:t>
      </w:r>
    </w:p>
    <w:p>
      <w:pPr>
        <w:pStyle w:val="Compact"/>
        <w:numPr>
          <w:ilvl w:val="0"/>
          <w:numId w:val="105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1"/>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2"/>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5"/>
        </w:numPr>
      </w:pPr>
      <w:r>
        <w:t xml:space="preserve">Breaking a big problem into smaller subproblems that are easier to reason about</w:t>
      </w:r>
    </w:p>
    <w:p>
      <w:pPr>
        <w:pStyle w:val="Compact"/>
        <w:numPr>
          <w:ilvl w:val="0"/>
          <w:numId w:val="1055"/>
        </w:numPr>
      </w:pPr>
      <w:r>
        <w:t xml:space="preserve">Making code easier to read, review, and test</w:t>
      </w:r>
    </w:p>
    <w:p>
      <w:pPr>
        <w:pStyle w:val="Compact"/>
        <w:numPr>
          <w:ilvl w:val="0"/>
          <w:numId w:val="1055"/>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6"/>
        </w:numPr>
      </w:pPr>
      <w:r>
        <w:t xml:space="preserve">A function is doing multiple jobs (validation, transformation, modeling, and formatting)</w:t>
      </w:r>
    </w:p>
    <w:p>
      <w:pPr>
        <w:pStyle w:val="Compact"/>
        <w:numPr>
          <w:ilvl w:val="0"/>
          <w:numId w:val="105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6"/>
        </w:numPr>
      </w:pPr>
      <w:r>
        <w:t xml:space="preserve">You need comments to explain every few lines just to follow the logic</w:t>
      </w:r>
    </w:p>
    <w:p>
      <w:pPr>
        <w:pStyle w:val="Compact"/>
        <w:numPr>
          <w:ilvl w:val="0"/>
          <w:numId w:val="1056"/>
        </w:numPr>
      </w:pPr>
      <w:r>
        <w:t xml:space="preserve">You are repeating the same block in multiple places</w:t>
      </w:r>
    </w:p>
    <w:p>
      <w:pPr>
        <w:pStyle w:val="Compact"/>
        <w:numPr>
          <w:ilvl w:val="0"/>
          <w:numId w:val="1056"/>
        </w:numPr>
      </w:pPr>
      <w:r>
        <w:t xml:space="preserve">You want to test one part of a workflow independently of the rest</w:t>
      </w:r>
    </w:p>
    <w:p>
      <w:pPr>
        <w:pStyle w:val="Compact"/>
        <w:numPr>
          <w:ilvl w:val="0"/>
          <w:numId w:val="1056"/>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7"/>
        </w:numPr>
      </w:pPr>
      <w:r>
        <w:t xml:space="preserve">Write down the top-level steps in plain language.</w:t>
      </w:r>
    </w:p>
    <w:p>
      <w:pPr>
        <w:pStyle w:val="Compact"/>
        <w:numPr>
          <w:ilvl w:val="0"/>
          <w:numId w:val="1057"/>
        </w:numPr>
      </w:pPr>
      <w:r>
        <w:t xml:space="preserve">Extract one step at a time into a helper function.</w:t>
      </w:r>
    </w:p>
    <w:p>
      <w:pPr>
        <w:pStyle w:val="Compact"/>
        <w:numPr>
          <w:ilvl w:val="0"/>
          <w:numId w:val="1057"/>
        </w:numPr>
      </w:pPr>
      <w:r>
        <w:t xml:space="preserve">Give each helper a single, specific contract (inputs, outputs, and assumptions).</w:t>
      </w:r>
    </w:p>
    <w:p>
      <w:pPr>
        <w:pStyle w:val="Compact"/>
        <w:numPr>
          <w:ilvl w:val="0"/>
          <w:numId w:val="1057"/>
        </w:numPr>
      </w:pPr>
      <w:r>
        <w:t xml:space="preserve">Keep the orchestration function short, so it reads like a workflow outline.</w:t>
      </w:r>
    </w:p>
    <w:p>
      <w:pPr>
        <w:pStyle w:val="Compact"/>
        <w:numPr>
          <w:ilvl w:val="0"/>
          <w:numId w:val="1057"/>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8"/>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8"/>
        </w:numPr>
      </w:pPr>
      <w:r>
        <w:t xml:space="preserve">Each validation rule is defined once and tested once.</w:t>
      </w:r>
    </w:p>
    <w:p>
      <w:pPr>
        <w:pStyle w:val="Compact"/>
        <w:numPr>
          <w:ilvl w:val="0"/>
          <w:numId w:val="1058"/>
        </w:numPr>
      </w:pPr>
      <w:r>
        <w:t xml:space="preserve">Adding a new data source requires one new call, not a copy-pasted block.</w:t>
      </w:r>
    </w:p>
    <w:p>
      <w:pPr>
        <w:pStyle w:val="Compact"/>
        <w:numPr>
          <w:ilvl w:val="0"/>
          <w:numId w:val="1058"/>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lab-package-prs"/>
    <w:p>
      <w:pPr>
        <w:pStyle w:val="Heading2"/>
      </w:pPr>
      <w:r>
        <w:t xml:space="preserve">22 Examples borrowed from lab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9"/>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9"/>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9"/>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9"/>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60"/>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0"/>
        </w:numPr>
      </w:pPr>
      <w:r>
        <w:t xml:space="preserve">Prefer single-purpose functions with clear names and contracts.</w:t>
      </w:r>
    </w:p>
    <w:p>
      <w:pPr>
        <w:pStyle w:val="Compact"/>
        <w:numPr>
          <w:ilvl w:val="0"/>
          <w:numId w:val="1060"/>
        </w:numPr>
      </w:pPr>
      <w:r>
        <w:t xml:space="preserve">Watch decision complexity (branching and nesting), not only length.</w:t>
      </w:r>
    </w:p>
    <w:p>
      <w:pPr>
        <w:pStyle w:val="Compact"/>
        <w:numPr>
          <w:ilvl w:val="0"/>
          <w:numId w:val="1060"/>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1"/>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1"/>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1"/>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1"/>
        </w:numPr>
      </w:pPr>
      <w:del w:id="361" w:author="PR Preview" w:date="2026-01-01T00:00:00Z">
        <w:r>
          <w:rPr>
            <w:b/>
            <w:bCs/>
          </w:rPr>
          <w:delText xml:space="preserve">Faster onboarding.</w:delText>
        </w:r>
      </w:del>
      <w:del w:id="362" w:author="PR Preview" w:date="2026-01-01T00:00:00Z">
        <w:r>
          <w:delText xml:space="preserve"> </w:delText>
        </w:r>
      </w:del>
      <w:del w:id="363" w:author="PR Preview" w:date="2026-01-01T00:00:00Z">
        <w:r>
          <w:delText xml:space="preserve">New lab members become productive sooner</w:delText>
        </w:r>
      </w:del>
      <w:del w:id="364" w:author="PR Preview" w:date="2026-01-01T00:00:00Z">
        <w:r>
          <w:delText xml:space="preserve"> </w:delText>
        </w:r>
      </w:del>
      <w:del w:id="365" w:author="PR Preview" w:date="2026-01-01T00:00:00Z">
        <w:r>
          <w:delText xml:space="preserve">when the codebase does things the plain, expected way.</w:delText>
        </w:r>
      </w:del>
    </w:p>
    <w:p>
      <w:pPr>
        <w:pStyle w:val="Compact"/>
        <w:numPr>
          <w:ilvl w:val="0"/>
          <w:numId w:val="1061"/>
        </w:numPr>
      </w:pPr>
      <w:ins w:id="366" w:author="PR Preview" w:date="2026-01-01T00:00:00Z">
        <w:r>
          <w:rPr>
            <w:b/>
            <w:bCs/>
          </w:rPr>
          <w:t xml:space="preserve">Faster onboarding.</w:t>
        </w:r>
      </w:ins>
      <w:ins w:id="367" w:author="PR Preview" w:date="2026-01-01T00:00:00Z">
        <w:r>
          <w:t xml:space="preserve"> </w:t>
        </w:r>
      </w:ins>
      <w:ins w:id="368" w:author="PR Preview" w:date="2026-01-01T00:00:00Z">
        <w:r>
          <w:t xml:space="preserve">New team members become productive sooner</w:t>
        </w:r>
      </w:ins>
      <w:ins w:id="369" w:author="PR Preview" w:date="2026-01-01T00:00:00Z">
        <w:r>
          <w:t xml:space="preserve"> </w:t>
        </w:r>
      </w:ins>
      <w:ins w:id="370" w:author="PR Preview" w:date="2026-01-01T00:00:00Z">
        <w:r>
          <w:t xml:space="preserve">when the codebase does things the plain, expected way.</w:t>
        </w:r>
      </w:ins>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del w:id="371" w:author="PR Preview" w:date="2026-01-01T00:00:00Z">
        <w:r>
          <w:delText xml:space="preserve">The</w:delText>
        </w:r>
      </w:del>
      <w:del w:id="372" w:author="PR Preview" w:date="2026-01-01T00:00:00Z">
        <w:r>
          <w:delText xml:space="preserve"> </w:delText>
        </w:r>
      </w:del>
      <w:hyperlink r:id="rId194">
        <w:del w:id="373" w:author="PR Preview" w:date="2026-01-01T00:00:00Z">
          <w:r>
            <w:rPr>
              <w:rStyle w:val="Hyperlink"/>
            </w:rPr>
            <w:delText xml:space="preserve">r-lib</w:delText>
          </w:r>
        </w:del>
      </w:hyperlink>
      <w:del w:id="374" w:author="PR Preview" w:date="2026-01-01T00:00:00Z">
        <w:r>
          <w:delText xml:space="preserve"> </w:delText>
        </w:r>
      </w:del>
      <w:del w:id="375" w:author="PR Preview" w:date="2026-01-01T00:00:00Z">
        <w:r>
          <w:delText xml:space="preserve">GitHub organization, maintained primarily by the Posit team,</w:delText>
        </w:r>
      </w:del>
      <w:del w:id="376" w:author="PR Preview" w:date="2026-01-01T00:00:00Z">
        <w:r>
          <w:delText xml:space="preserve"> </w:delText>
        </w:r>
      </w:del>
      <w:del w:id="377" w:author="PR Preview" w:date="2026-01-01T00:00:00Z">
        <w:r>
          <w:delText xml:space="preserve">hosts a collection of foundational R packages for package development, infrastructure, and general programming.</w:delText>
        </w:r>
      </w:del>
      <w:del w:id="378" w:author="PR Preview" w:date="2026-01-01T00:00:00Z">
        <w:r>
          <w:delText xml:space="preserve"> </w:delText>
        </w:r>
      </w:del>
      <w:del w:id="379" w:author="PR Preview" w:date="2026-01-01T00:00:00Z">
        <w:r>
          <w:delText xml:space="preserve">These packages underpin much of the modern R ecosystem and are widely used in our lab’s workflows.</w:delText>
        </w:r>
      </w:del>
    </w:p>
    <w:p>
      <w:pPr>
        <w:pStyle w:val="FirstParagraph"/>
      </w:pPr>
      <w:ins w:id="380" w:author="PR Preview" w:date="2026-01-01T00:00:00Z">
        <w:r>
          <w:t xml:space="preserve">The</w:t>
        </w:r>
      </w:ins>
      <w:ins w:id="381" w:author="PR Preview" w:date="2026-01-01T00:00:00Z">
        <w:r>
          <w:t xml:space="preserve"> </w:t>
        </w:r>
      </w:ins>
      <w:hyperlink r:id="rId194">
        <w:ins w:id="382" w:author="PR Preview" w:date="2026-01-01T00:00:00Z">
          <w:r>
            <w:rPr>
              <w:rStyle w:val="Hyperlink"/>
            </w:rPr>
            <w:t xml:space="preserve">r-lib</w:t>
          </w:r>
        </w:ins>
      </w:hyperlink>
      <w:ins w:id="383" w:author="PR Preview" w:date="2026-01-01T00:00:00Z">
        <w:r>
          <w:t xml:space="preserve"> </w:t>
        </w:r>
      </w:ins>
      <w:ins w:id="384" w:author="PR Preview" w:date="2026-01-01T00:00:00Z">
        <w:r>
          <w:t xml:space="preserve">GitHub organization, maintained primarily by the Posit team,</w:t>
        </w:r>
      </w:ins>
      <w:ins w:id="385" w:author="PR Preview" w:date="2026-01-01T00:00:00Z">
        <w:r>
          <w:t xml:space="preserve"> </w:t>
        </w:r>
      </w:ins>
      <w:ins w:id="386" w:author="PR Preview" w:date="2026-01-01T00:00:00Z">
        <w:r>
          <w:t xml:space="preserve">hosts a collection of foundational R packages for package development, infrastructure, and general programming.</w:t>
        </w:r>
      </w:ins>
      <w:ins w:id="387" w:author="PR Preview" w:date="2026-01-01T00:00:00Z">
        <w:r>
          <w:t xml:space="preserve"> </w:t>
        </w:r>
      </w:ins>
      <w:ins w:id="388" w:author="PR Preview" w:date="2026-01-01T00:00:00Z">
        <w:r>
          <w:t xml:space="preserve">These packages underpin much of the modern R ecosystem.</w:t>
        </w:r>
      </w:ins>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2"/>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2"/>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2"/>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3"/>
        </w:numPr>
      </w:pPr>
      <w:r>
        <w:rPr>
          <w:rStyle w:val="VerbatimChar"/>
        </w:rPr>
        <w:t xml:space="preserve">r-lib/actions/setup-r</w:t>
      </w:r>
      <w:r>
        <w:t xml:space="preserve"> </w:t>
      </w:r>
      <w:r>
        <w:t xml:space="preserve">— installs R</w:t>
      </w:r>
    </w:p>
    <w:p>
      <w:pPr>
        <w:pStyle w:val="Compact"/>
        <w:numPr>
          <w:ilvl w:val="0"/>
          <w:numId w:val="1063"/>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3"/>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3"/>
        </w:numPr>
      </w:pPr>
      <w:r>
        <w:rPr>
          <w:rStyle w:val="VerbatimChar"/>
        </w:rPr>
        <w:t xml:space="preserve">r-lib/actions/setup-r-dependencies</w:t>
      </w:r>
      <w:r>
        <w:t xml:space="preserve"> </w:t>
      </w:r>
      <w:r>
        <w:t xml:space="preserve">— installs package dependencies</w:t>
      </w:r>
    </w:p>
    <w:p>
      <w:pPr>
        <w:pStyle w:val="FirstParagraph"/>
      </w:pPr>
      <w:del w:id="389" w:author="PR Preview" w:date="2026-01-01T00:00:00Z">
        <w:r>
          <w:delText xml:space="preserve">These actions are widely used across R packages hosted on GitHub,</w:delText>
        </w:r>
      </w:del>
      <w:del w:id="390" w:author="PR Preview" w:date="2026-01-01T00:00:00Z">
        <w:r>
          <w:delText xml:space="preserve"> </w:delText>
        </w:r>
      </w:del>
      <w:del w:id="391" w:author="PR Preview" w:date="2026-01-01T00:00:00Z">
        <w:r>
          <w:delText xml:space="preserve">including this lab’s repositories.</w:delText>
        </w:r>
      </w:del>
    </w:p>
    <w:p>
      <w:pPr>
        <w:pStyle w:val="FirstParagraph"/>
      </w:pPr>
      <w:ins w:id="392" w:author="PR Preview" w:date="2026-01-01T00:00:00Z">
        <w:r>
          <w:t xml:space="preserve">These actions are widely used across R packages hosted on GitHub.</w:t>
        </w:r>
      </w:ins>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4"/>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4"/>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5"/>
        </w:numPr>
      </w:pPr>
      <w:hyperlink r:id="rId307">
        <w:r>
          <w:rPr>
            <w:rStyle w:val="Hyperlink"/>
          </w:rPr>
          <w:t xml:space="preserve">Programming with dplyr</w:t>
        </w:r>
      </w:hyperlink>
      <w:r>
        <w:t xml:space="preserve"> </w:t>
      </w:r>
      <w:r>
        <w:t xml:space="preserve">(package vignette)</w:t>
      </w:r>
    </w:p>
    <w:p>
      <w:pPr>
        <w:pStyle w:val="Compact"/>
        <w:numPr>
          <w:ilvl w:val="0"/>
          <w:numId w:val="1065"/>
        </w:numPr>
      </w:pPr>
      <w:hyperlink r:id="rId308">
        <w:r>
          <w:rPr>
            <w:rStyle w:val="Hyperlink"/>
          </w:rPr>
          <w:t xml:space="preserve">Using dplyr in packages</w:t>
        </w:r>
      </w:hyperlink>
      <w:r>
        <w:t xml:space="preserve"> </w:t>
      </w:r>
      <w:r>
        <w:t xml:space="preserve">(package vignette)</w:t>
      </w:r>
    </w:p>
    <w:p>
      <w:pPr>
        <w:pStyle w:val="Compact"/>
        <w:numPr>
          <w:ilvl w:val="0"/>
          <w:numId w:val="1065"/>
        </w:numPr>
      </w:pPr>
      <w:hyperlink r:id="rId309">
        <w:r>
          <w:rPr>
            <w:rStyle w:val="Hyperlink"/>
          </w:rPr>
          <w:t xml:space="preserve">Tidy Eval in 5 Minutes</w:t>
        </w:r>
      </w:hyperlink>
      <w:r>
        <w:t xml:space="preserve"> </w:t>
      </w:r>
      <w:r>
        <w:t xml:space="preserve">(video)</w:t>
      </w:r>
    </w:p>
    <w:p>
      <w:pPr>
        <w:pStyle w:val="Compact"/>
        <w:numPr>
          <w:ilvl w:val="0"/>
          <w:numId w:val="1065"/>
        </w:numPr>
      </w:pPr>
      <w:hyperlink r:id="rId310">
        <w:r>
          <w:rPr>
            <w:rStyle w:val="Hyperlink"/>
          </w:rPr>
          <w:t xml:space="preserve">Data masking</w:t>
        </w:r>
      </w:hyperlink>
      <w:r>
        <w:t xml:space="preserve"> </w:t>
      </w:r>
      <w:r>
        <w:t xml:space="preserve">(rlang documentation)</w:t>
      </w:r>
    </w:p>
    <w:p>
      <w:pPr>
        <w:pStyle w:val="Compact"/>
        <w:numPr>
          <w:ilvl w:val="0"/>
          <w:numId w:val="1065"/>
        </w:numPr>
      </w:pPr>
      <w:hyperlink r:id="rId311">
        <w:r>
          <w:rPr>
            <w:rStyle w:val="Hyperlink"/>
          </w:rPr>
          <w:t xml:space="preserve">Evaluation</w:t>
        </w:r>
      </w:hyperlink>
      <w:r>
        <w:t xml:space="preserve"> </w:t>
      </w:r>
      <w:r>
        <w:t xml:space="preserve">(advanced details)</w:t>
      </w:r>
    </w:p>
    <w:p>
      <w:pPr>
        <w:pStyle w:val="Compact"/>
        <w:numPr>
          <w:ilvl w:val="0"/>
          <w:numId w:val="1065"/>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5"/>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del w:id="393" w:author="PR Preview" w:date="2026-01-01T00:00:00Z">
        <w:r>
          <w:delText xml:space="preserve">Peer code review is a collaborative practice that improves scientific rigor,</w:delText>
        </w:r>
      </w:del>
      <w:del w:id="394" w:author="PR Preview" w:date="2026-01-01T00:00:00Z">
        <w:r>
          <w:delText xml:space="preserve"> </w:delText>
        </w:r>
      </w:del>
      <w:del w:id="395" w:author="PR Preview" w:date="2026-01-01T00:00:00Z">
        <w:r>
          <w:delText xml:space="preserve">fosters shared understanding,</w:delText>
        </w:r>
      </w:del>
      <w:del w:id="396" w:author="PR Preview" w:date="2026-01-01T00:00:00Z">
        <w:r>
          <w:delText xml:space="preserve"> </w:delText>
        </w:r>
      </w:del>
      <w:del w:id="397" w:author="PR Preview" w:date="2026-01-01T00:00:00Z">
        <w:r>
          <w:delText xml:space="preserve">and catches bugs before analysis results are shared or published.</w:delText>
        </w:r>
      </w:del>
      <w:del w:id="398" w:author="PR Preview" w:date="2026-01-01T00:00:00Z">
        <w:r>
          <w:delText xml:space="preserve"> </w:delText>
        </w:r>
      </w:del>
      <w:del w:id="399" w:author="PR Preview" w:date="2026-01-01T00:00:00Z">
        <w:r>
          <w:delText xml:space="preserve">The lab’s pull request workflow, author and reviewer expectations, and response protocol</w:delText>
        </w:r>
      </w:del>
      <w:del w:id="400" w:author="PR Preview" w:date="2026-01-01T00:00:00Z">
        <w:r>
          <w:delText xml:space="preserve"> </w:delText>
        </w:r>
      </w:del>
      <w:del w:id="401" w:author="PR Preview" w:date="2026-01-01T00:00:00Z">
        <w:r>
          <w:delText xml:space="preserve">are consolidated in</w:delText>
        </w:r>
      </w:del>
      <w:del w:id="402" w:author="PR Preview" w:date="2026-01-01T00:00:00Z">
        <w:r>
          <w:delText xml:space="preserve"> </w:delText>
        </w:r>
      </w:del>
      <w:hyperlink r:id="rId325">
        <w:del w:id="403" w:author="PR Preview" w:date="2026-01-01T00:00:00Z">
          <w:r>
            <w:rPr>
              <w:rStyle w:val="Hyperlink"/>
            </w:rPr>
            <w:delText xml:space="preserve">Collaborative Software Development</w:delText>
          </w:r>
        </w:del>
      </w:hyperlink>
      <w:del w:id="404" w:author="PR Preview" w:date="2026-01-01T00:00:00Z">
        <w:r>
          <w:delText xml:space="preserve">.</w:delText>
        </w:r>
      </w:del>
    </w:p>
    <w:p>
      <w:pPr>
        <w:pStyle w:val="FirstParagraph"/>
      </w:pPr>
      <w:ins w:id="405" w:author="PR Preview" w:date="2026-01-01T00:00:00Z">
        <w:r>
          <w:t xml:space="preserve">Peer code review is a collaborative practice that improves scientific rigor,</w:t>
        </w:r>
      </w:ins>
      <w:ins w:id="406" w:author="PR Preview" w:date="2026-01-01T00:00:00Z">
        <w:r>
          <w:t xml:space="preserve"> </w:t>
        </w:r>
      </w:ins>
      <w:ins w:id="407" w:author="PR Preview" w:date="2026-01-01T00:00:00Z">
        <w:r>
          <w:t xml:space="preserve">fosters shared understanding,</w:t>
        </w:r>
      </w:ins>
      <w:ins w:id="408" w:author="PR Preview" w:date="2026-01-01T00:00:00Z">
        <w:r>
          <w:t xml:space="preserve"> </w:t>
        </w:r>
      </w:ins>
      <w:ins w:id="409" w:author="PR Preview" w:date="2026-01-01T00:00:00Z">
        <w:r>
          <w:t xml:space="preserve">and catches bugs before analysis results are shared or published.</w:t>
        </w:r>
      </w:ins>
      <w:ins w:id="410" w:author="PR Preview" w:date="2026-01-01T00:00:00Z">
        <w:r>
          <w:t xml:space="preserve"> </w:t>
        </w:r>
      </w:ins>
      <w:ins w:id="411" w:author="PR Preview" w:date="2026-01-01T00:00:00Z">
        <w:r>
          <w:t xml:space="preserve">The recommended pull request workflow, author and reviewer expectations, and response protocol</w:t>
        </w:r>
      </w:ins>
      <w:ins w:id="412" w:author="PR Preview" w:date="2026-01-01T00:00:00Z">
        <w:r>
          <w:t xml:space="preserve"> </w:t>
        </w:r>
      </w:ins>
      <w:ins w:id="413" w:author="PR Preview" w:date="2026-01-01T00:00:00Z">
        <w:r>
          <w:t xml:space="preserve">are consolidated in</w:t>
        </w:r>
      </w:ins>
      <w:ins w:id="414" w:author="PR Preview" w:date="2026-01-01T00:00:00Z">
        <w:r>
          <w:t xml:space="preserve"> </w:t>
        </w:r>
      </w:ins>
      <w:hyperlink r:id="rId325">
        <w:ins w:id="415" w:author="PR Preview" w:date="2026-01-01T00:00:00Z">
          <w:r>
            <w:rPr>
              <w:rStyle w:val="Hyperlink"/>
            </w:rPr>
            <w:t xml:space="preserve">Collaborative Software Development</w:t>
          </w:r>
        </w:ins>
      </w:hyperlink>
      <w:ins w:id="416" w:author="PR Preview" w:date="2026-01-01T00:00:00Z">
        <w:r>
          <w:t xml:space="preserve">.</w:t>
        </w:r>
      </w:ins>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6"/>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6"/>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6"/>
        </w:numPr>
      </w:pPr>
      <w:del w:id="417" w:author="PR Preview" w:date="2026-01-01T00:00:00Z">
        <w:r>
          <w:rPr>
            <w:b/>
            <w:bCs/>
          </w:rPr>
          <w:delText xml:space="preserve">Knowledge transfer</w:delText>
        </w:r>
      </w:del>
      <w:del w:id="418" w:author="PR Preview" w:date="2026-01-01T00:00:00Z">
        <w:r>
          <w:delText xml:space="preserve">: Sharing analytical methods, R idioms,</w:delText>
        </w:r>
      </w:del>
      <w:del w:id="419" w:author="PR Preview" w:date="2026-01-01T00:00:00Z">
        <w:r>
          <w:delText xml:space="preserve"> </w:delText>
        </w:r>
      </w:del>
      <w:del w:id="420" w:author="PR Preview" w:date="2026-01-01T00:00:00Z">
        <w:r>
          <w:delText xml:space="preserve">and package features across the lab team.</w:delText>
        </w:r>
      </w:del>
    </w:p>
    <w:p>
      <w:pPr>
        <w:pStyle w:val="Compact"/>
        <w:numPr>
          <w:ilvl w:val="0"/>
          <w:numId w:val="1066"/>
        </w:numPr>
      </w:pPr>
      <w:del w:id="421" w:author="PR Preview" w:date="2026-01-01T00:00:00Z">
        <w:r>
          <w:rPr>
            <w:b/>
            <w:bCs/>
          </w:rPr>
          <w:delText xml:space="preserve">Maintainability</w:delText>
        </w:r>
      </w:del>
      <w:del w:id="422" w:author="PR Preview" w:date="2026-01-01T00:00:00Z">
        <w:r>
          <w:delText xml:space="preserve">: Ensuring that analysis pipelines can be understood,</w:delText>
        </w:r>
      </w:del>
      <w:del w:id="423" w:author="PR Preview" w:date="2026-01-01T00:00:00Z">
        <w:r>
          <w:delText xml:space="preserve"> </w:delText>
        </w:r>
      </w:del>
      <w:del w:id="424" w:author="PR Preview" w:date="2026-01-01T00:00:00Z">
        <w:r>
          <w:delText xml:space="preserve">modified, and extended by other lab members in the future.</w:delText>
        </w:r>
      </w:del>
    </w:p>
    <w:p>
      <w:pPr>
        <w:pStyle w:val="Compact"/>
        <w:numPr>
          <w:ilvl w:val="0"/>
          <w:numId w:val="1066"/>
        </w:numPr>
      </w:pPr>
      <w:ins w:id="425" w:author="PR Preview" w:date="2026-01-01T00:00:00Z">
        <w:r>
          <w:rPr>
            <w:b/>
            <w:bCs/>
          </w:rPr>
          <w:t xml:space="preserve">Knowledge transfer</w:t>
        </w:r>
      </w:ins>
      <w:ins w:id="426" w:author="PR Preview" w:date="2026-01-01T00:00:00Z">
        <w:r>
          <w:t xml:space="preserve">: Sharing analytical methods, R idioms,</w:t>
        </w:r>
      </w:ins>
      <w:ins w:id="427" w:author="PR Preview" w:date="2026-01-01T00:00:00Z">
        <w:r>
          <w:t xml:space="preserve"> </w:t>
        </w:r>
      </w:ins>
      <w:ins w:id="428" w:author="PR Preview" w:date="2026-01-01T00:00:00Z">
        <w:r>
          <w:t xml:space="preserve">and package features across the team.</w:t>
        </w:r>
      </w:ins>
    </w:p>
    <w:p>
      <w:pPr>
        <w:pStyle w:val="Compact"/>
        <w:numPr>
          <w:ilvl w:val="0"/>
          <w:numId w:val="1066"/>
        </w:numPr>
      </w:pPr>
      <w:ins w:id="429" w:author="PR Preview" w:date="2026-01-01T00:00:00Z">
        <w:r>
          <w:rPr>
            <w:b/>
            <w:bCs/>
          </w:rPr>
          <w:t xml:space="preserve">Maintainability</w:t>
        </w:r>
      </w:ins>
      <w:ins w:id="430" w:author="PR Preview" w:date="2026-01-01T00:00:00Z">
        <w:r>
          <w:t xml:space="preserve">: Ensuring that analysis pipelines can be understood,</w:t>
        </w:r>
      </w:ins>
      <w:ins w:id="431" w:author="PR Preview" w:date="2026-01-01T00:00:00Z">
        <w:r>
          <w:t xml:space="preserve"> </w:t>
        </w:r>
      </w:ins>
      <w:ins w:id="432" w:author="PR Preview" w:date="2026-01-01T00:00:00Z">
        <w:r>
          <w:t xml:space="preserve">modified, and extended by other team members in the future.</w:t>
        </w:r>
      </w:ins>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7"/>
        </w:numPr>
      </w:pPr>
      <w:r>
        <w:rPr>
          <w:b/>
          <w:bCs/>
        </w:rPr>
        <w:t xml:space="preserve">Reproducibility</w:t>
      </w:r>
      <w:r>
        <w:t xml:space="preserve">:</w:t>
      </w:r>
    </w:p>
    <w:p>
      <w:pPr>
        <w:pStyle w:val="Compact"/>
        <w:numPr>
          <w:ilvl w:val="1"/>
          <w:numId w:val="1068"/>
        </w:numPr>
      </w:pPr>
      <w:r>
        <w:t xml:space="preserve">Does the script run cleanly from start to finish in a fresh R session?</w:t>
      </w:r>
    </w:p>
    <w:p>
      <w:pPr>
        <w:pStyle w:val="Compact"/>
        <w:numPr>
          <w:ilvl w:val="1"/>
          <w:numId w:val="1068"/>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8"/>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7"/>
        </w:numPr>
      </w:pPr>
      <w:r>
        <w:rPr>
          <w:b/>
          <w:bCs/>
        </w:rPr>
        <w:t xml:space="preserve">Code correctness and data integrity</w:t>
      </w:r>
      <w:r>
        <w:t xml:space="preserve">:</w:t>
      </w:r>
    </w:p>
    <w:p>
      <w:pPr>
        <w:pStyle w:val="Compact"/>
        <w:numPr>
          <w:ilvl w:val="1"/>
          <w:numId w:val="1069"/>
        </w:numPr>
      </w:pPr>
      <w:r>
        <w:t xml:space="preserve">Are data transformations and filtering steps logical and documented?</w:t>
      </w:r>
    </w:p>
    <w:p>
      <w:pPr>
        <w:pStyle w:val="Compact"/>
        <w:numPr>
          <w:ilvl w:val="1"/>
          <w:numId w:val="1069"/>
        </w:numPr>
      </w:pPr>
      <w:r>
        <w:t xml:space="preserve">Are missing values (</w:t>
      </w:r>
      <w:r>
        <w:rPr>
          <w:rStyle w:val="VerbatimChar"/>
        </w:rPr>
        <w:t xml:space="preserve">NA</w:t>
      </w:r>
      <w:r>
        <w:t xml:space="preserve">), edge cases, and empty groupings handled appropriately?</w:t>
      </w:r>
    </w:p>
    <w:p>
      <w:pPr>
        <w:pStyle w:val="Compact"/>
        <w:numPr>
          <w:ilvl w:val="1"/>
          <w:numId w:val="1069"/>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7"/>
        </w:numPr>
      </w:pPr>
      <w:r>
        <w:rPr>
          <w:b/>
          <w:bCs/>
        </w:rPr>
        <w:t xml:space="preserve">Style and structure</w:t>
      </w:r>
      <w:r>
        <w:t xml:space="preserve">:</w:t>
      </w:r>
    </w:p>
    <w:p>
      <w:pPr>
        <w:pStyle w:val="Compact"/>
        <w:numPr>
          <w:ilvl w:val="1"/>
          <w:numId w:val="1070"/>
        </w:numPr>
      </w:pPr>
      <w:del w:id="433" w:author="PR Preview" w:date="2026-01-01T00:00:00Z">
        <w:r>
          <w:delText xml:space="preserve">Does the code follow the lab’s R code style (see</w:delText>
        </w:r>
      </w:del>
      <w:del w:id="434" w:author="PR Preview" w:date="2026-01-01T00:00:00Z">
        <w:r>
          <w:delText xml:space="preserve"> </w:delText>
        </w:r>
      </w:del>
      <w:hyperlink r:id="rId329">
        <w:del w:id="435" w:author="PR Preview" w:date="2026-01-01T00:00:00Z">
          <w:r>
            <w:rPr>
              <w:rStyle w:val="Hyperlink"/>
            </w:rPr>
            <w:delText xml:space="preserve">R Code Style</w:delText>
          </w:r>
        </w:del>
      </w:hyperlink>
      <w:del w:id="436" w:author="PR Preview" w:date="2026-01-01T00:00:00Z">
        <w:r>
          <w:delText xml:space="preserve">)?</w:delText>
        </w:r>
      </w:del>
    </w:p>
    <w:p>
      <w:pPr>
        <w:pStyle w:val="Compact"/>
        <w:numPr>
          <w:ilvl w:val="1"/>
          <w:numId w:val="1070"/>
        </w:numPr>
      </w:pPr>
      <w:ins w:id="437" w:author="PR Preview" w:date="2026-01-01T00:00:00Z">
        <w:r>
          <w:t xml:space="preserve">Does the code follow the project’s R code style (see</w:t>
        </w:r>
      </w:ins>
      <w:ins w:id="438" w:author="PR Preview" w:date="2026-01-01T00:00:00Z">
        <w:r>
          <w:t xml:space="preserve"> </w:t>
        </w:r>
      </w:ins>
      <w:hyperlink r:id="rId329">
        <w:ins w:id="439" w:author="PR Preview" w:date="2026-01-01T00:00:00Z">
          <w:r>
            <w:rPr>
              <w:rStyle w:val="Hyperlink"/>
            </w:rPr>
            <w:t xml:space="preserve">R Code Style</w:t>
          </w:r>
        </w:ins>
      </w:hyperlink>
      <w:ins w:id="440" w:author="PR Preview" w:date="2026-01-01T00:00:00Z">
        <w:r>
          <w:t xml:space="preserve">)?</w:t>
        </w:r>
      </w:ins>
    </w:p>
    <w:p>
      <w:pPr>
        <w:pStyle w:val="Compact"/>
        <w:numPr>
          <w:ilvl w:val="1"/>
          <w:numId w:val="1070"/>
        </w:numPr>
      </w:pPr>
      <w:r>
        <w:t xml:space="preserve">Are long chunks broken into focused functions (see 1)?</w:t>
      </w:r>
    </w:p>
    <w:p>
      <w:pPr>
        <w:pStyle w:val="Compact"/>
        <w:numPr>
          <w:ilvl w:val="1"/>
          <w:numId w:val="1070"/>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7"/>
        </w:numPr>
      </w:pPr>
      <w:r>
        <w:rPr>
          <w:b/>
          <w:bCs/>
        </w:rPr>
        <w:t xml:space="preserve">Documentation</w:t>
      </w:r>
      <w:r>
        <w:t xml:space="preserve">:</w:t>
      </w:r>
    </w:p>
    <w:p>
      <w:pPr>
        <w:pStyle w:val="Compact"/>
        <w:numPr>
          <w:ilvl w:val="1"/>
          <w:numId w:val="1071"/>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1"/>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2"/>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2"/>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2"/>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2"/>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3"/>
        </w:numPr>
      </w:pPr>
      <w:r>
        <w:t xml:space="preserve">All automated CI checks and workflows pass cleanly.</w:t>
      </w:r>
    </w:p>
    <w:p>
      <w:pPr>
        <w:pStyle w:val="Compact"/>
        <w:numPr>
          <w:ilvl w:val="0"/>
          <w:numId w:val="1073"/>
        </w:numPr>
      </w:pPr>
      <w:r>
        <w:t xml:space="preserve">The code runs end-to-end and produces expected outputs.</w:t>
      </w:r>
    </w:p>
    <w:p>
      <w:pPr>
        <w:pStyle w:val="Compact"/>
        <w:numPr>
          <w:ilvl w:val="0"/>
          <w:numId w:val="1073"/>
        </w:numPr>
      </w:pPr>
      <w:r>
        <w:t xml:space="preserve">All blocking review findings have been resolved or explicitly deferred to a tracked follow-up issue.</w:t>
      </w:r>
    </w:p>
    <w:p>
      <w:pPr>
        <w:pStyle w:val="Compact"/>
        <w:numPr>
          <w:ilvl w:val="0"/>
          <w:numId w:val="1073"/>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4"/>
        </w:numPr>
      </w:pPr>
      <w:r>
        <w:t xml:space="preserve">Is</w:t>
      </w:r>
      <w:r>
        <w:t xml:space="preserve"> </w:t>
      </w:r>
      <w:r>
        <w:rPr>
          <w:b/>
          <w:bCs/>
        </w:rPr>
        <w:t xml:space="preserve">minimal</w:t>
      </w:r>
      <w:r>
        <w:t xml:space="preserve">: Strips away everything not directly related to your problem</w:t>
      </w:r>
    </w:p>
    <w:p>
      <w:pPr>
        <w:pStyle w:val="Compact"/>
        <w:numPr>
          <w:ilvl w:val="0"/>
          <w:numId w:val="1074"/>
        </w:numPr>
      </w:pPr>
      <w:r>
        <w:t xml:space="preserve">Uses small, simple example data (often built-in datasets)</w:t>
      </w:r>
    </w:p>
    <w:p>
      <w:pPr>
        <w:pStyle w:val="FirstParagraph"/>
      </w:pPr>
      <w:r>
        <w:rPr>
          <w:b/>
          <w:bCs/>
        </w:rPr>
        <w:t xml:space="preserve">Why create a reprex:</w:t>
      </w:r>
    </w:p>
    <w:p>
      <w:pPr>
        <w:pStyle w:val="Compact"/>
        <w:numPr>
          <w:ilvl w:val="0"/>
          <w:numId w:val="1075"/>
        </w:numPr>
      </w:pPr>
      <w:r>
        <w:t xml:space="preserve">80% of the time, creating a reprex helps you discover the solution yourself</w:t>
      </w:r>
    </w:p>
    <w:p>
      <w:pPr>
        <w:pStyle w:val="Compact"/>
        <w:numPr>
          <w:ilvl w:val="0"/>
          <w:numId w:val="1075"/>
        </w:numPr>
      </w:pPr>
      <w:r>
        <w:t xml:space="preserve">20% of the time, you’ll have a clear example that makes it easy for others to help you</w:t>
      </w:r>
    </w:p>
    <w:p>
      <w:pPr>
        <w:pStyle w:val="Compact"/>
        <w:numPr>
          <w:ilvl w:val="0"/>
          <w:numId w:val="107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6"/>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6"/>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88"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7"/>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7"/>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7"/>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7"/>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7"/>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7"/>
        </w:numPr>
      </w:pPr>
      <w:hyperlink r:id="rId342">
        <w:r>
          <w:rPr>
            <w:rStyle w:val="Hyperlink"/>
          </w:rPr>
          <w:t xml:space="preserve">Posit Recipes</w:t>
        </w:r>
      </w:hyperlink>
      <w:r>
        <w:t xml:space="preserve"> </w:t>
      </w:r>
      <w:r>
        <w:t xml:space="preserve">- short, task-focused R code snippets</w:t>
      </w:r>
    </w:p>
    <w:bookmarkEnd w:id="343"/>
    <w:bookmarkStart w:id="348" w:name="coming-to-r-from-sas"/>
    <w:p>
      <w:pPr>
        <w:pStyle w:val="Heading3"/>
      </w:pPr>
      <w:r>
        <w:t xml:space="preserve">46.2 Coming to R from SAS</w:t>
      </w:r>
    </w:p>
    <w:p>
      <w:pPr>
        <w:pStyle w:val="Compact"/>
        <w:numPr>
          <w:ilvl w:val="0"/>
          <w:numId w:val="1078"/>
        </w:numPr>
      </w:pPr>
      <w:hyperlink r:id="rId344">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5">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6">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7">
        <w:r>
          <w:rPr>
            <w:rStyle w:val="Hyperlink"/>
          </w:rPr>
          <w:t xml:space="preserve">SAS and R</w:t>
        </w:r>
      </w:hyperlink>
      <w:r>
        <w:t xml:space="preserve"> </w:t>
      </w:r>
      <w:r>
        <w:t xml:space="preserve">(Kleinman and Horton) - side-by-side SAS and R code for data management and analysis</w:t>
      </w:r>
    </w:p>
    <w:bookmarkEnd w:id="348"/>
    <w:bookmarkStart w:id="355" w:name="general-r-programming"/>
    <w:p>
      <w:pPr>
        <w:pStyle w:val="Heading3"/>
      </w:pPr>
      <w:r>
        <w:t xml:space="preserve">46.3 General R Programming</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49">
        <w:r>
          <w:rPr>
            <w:rStyle w:val="Hyperlink"/>
          </w:rPr>
          <w:t xml:space="preserve">functions</w:t>
        </w:r>
      </w:hyperlink>
      <w:r>
        <w:t xml:space="preserve">,</w:t>
      </w:r>
      <w:r>
        <w:t xml:space="preserve"> </w:t>
      </w:r>
      <w:hyperlink r:id="rId350">
        <w:r>
          <w:rPr>
            <w:rStyle w:val="Hyperlink"/>
          </w:rPr>
          <w:t xml:space="preserve">object-oriented systems</w:t>
        </w:r>
      </w:hyperlink>
      <w:r>
        <w:t xml:space="preserve">,</w:t>
      </w:r>
      <w:r>
        <w:t xml:space="preserve"> </w:t>
      </w:r>
      <w:r>
        <w:t xml:space="preserve">and</w:t>
      </w:r>
      <w:r>
        <w:t xml:space="preserve"> </w:t>
      </w:r>
      <w:hyperlink r:id="rId351">
        <w:r>
          <w:rPr>
            <w:rStyle w:val="Hyperlink"/>
          </w:rPr>
          <w:t xml:space="preserve">debugging</w:t>
        </w:r>
      </w:hyperlink>
    </w:p>
    <w:p>
      <w:pPr>
        <w:pStyle w:val="Compact"/>
        <w:numPr>
          <w:ilvl w:val="0"/>
          <w:numId w:val="1079"/>
        </w:numPr>
      </w:pPr>
      <w:hyperlink r:id="rId352">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3">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4">
        <w:r>
          <w:rPr>
            <w:rStyle w:val="Hyperlink"/>
          </w:rPr>
          <w:t xml:space="preserve">Spatial Data Science: With Applications in R</w:t>
        </w:r>
      </w:hyperlink>
      <w:r>
        <w:t xml:space="preserve"> </w:t>
      </w:r>
      <w:r>
        <w:t xml:space="preserve">- spatial data analysis in R</w:t>
      </w:r>
    </w:p>
    <w:bookmarkEnd w:id="355"/>
    <w:bookmarkStart w:id="358" w:name="summary-tables"/>
    <w:p>
      <w:pPr>
        <w:pStyle w:val="Heading3"/>
      </w:pPr>
      <w:r>
        <w:t xml:space="preserve">46.4 Summary tables</w:t>
      </w:r>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6">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7">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8"/>
    <w:bookmarkStart w:id="363" w:name="r-package-development"/>
    <w:p>
      <w:pPr>
        <w:pStyle w:val="Heading3"/>
      </w:pPr>
      <w:r>
        <w:t xml:space="preserve">46.5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59">
        <w:r>
          <w:rPr>
            <w:rStyle w:val="Hyperlink"/>
          </w:rPr>
          <w:t xml:space="preserve">Releasing to CRAN</w:t>
        </w:r>
      </w:hyperlink>
      <w:r>
        <w:t xml:space="preserve"> </w:t>
      </w:r>
      <w:r>
        <w:t xml:space="preserve">and the</w:t>
      </w:r>
      <w:r>
        <w:t xml:space="preserve"> </w:t>
      </w:r>
      <w:hyperlink r:id="rId360">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1">
        <w:r>
          <w:rPr>
            <w:rStyle w:val="Hyperlink"/>
          </w:rPr>
          <w:t xml:space="preserve">Code Publication</w:t>
        </w:r>
      </w:hyperlink>
      <w:r>
        <w:t xml:space="preserve">)</w:t>
      </w:r>
    </w:p>
    <w:p>
      <w:pPr>
        <w:pStyle w:val="Compact"/>
        <w:numPr>
          <w:ilvl w:val="0"/>
          <w:numId w:val="1081"/>
        </w:numPr>
      </w:pPr>
      <w:hyperlink r:id="rId362">
        <w:r>
          <w:rPr>
            <w:rStyle w:val="Hyperlink"/>
          </w:rPr>
          <w:t xml:space="preserve">Contributing to R</w:t>
        </w:r>
      </w:hyperlink>
      <w:r>
        <w:t xml:space="preserve"> </w:t>
      </w:r>
      <w:r>
        <w:t xml:space="preserve">- getting involved with base R itself</w:t>
      </w:r>
    </w:p>
    <w:bookmarkEnd w:id="363"/>
    <w:bookmarkStart w:id="364" w:name="shiny-development"/>
    <w:p>
      <w:pPr>
        <w:pStyle w:val="Heading3"/>
      </w:pPr>
      <w:r>
        <w:t xml:space="preserve">46.6 Shiny Development</w:t>
      </w:r>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4"/>
    <w:bookmarkStart w:id="387" w:name="git-and-version-control"/>
    <w:p>
      <w:pPr>
        <w:pStyle w:val="Heading3"/>
      </w:pPr>
      <w:r>
        <w:t xml:space="preserve">46.7 Git and Version Control</w:t>
      </w:r>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5">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6">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7">
        <w:r>
          <w:rPr>
            <w:rStyle w:val="VerbatimChar"/>
          </w:rPr>
          <w:t xml:space="preserve">{saperlipopette}</w:t>
        </w:r>
      </w:hyperlink>
      <w:r>
        <w:t xml:space="preserve"> </w:t>
      </w:r>
      <w:r>
        <w:t xml:space="preserve">- practice Git rescue exercises from R</w:t>
      </w:r>
    </w:p>
    <w:p>
      <w:pPr>
        <w:pStyle w:val="Compact"/>
        <w:numPr>
          <w:ilvl w:val="0"/>
          <w:numId w:val="1083"/>
        </w:numPr>
      </w:pPr>
      <w:hyperlink r:id="rId368">
        <w:r>
          <w:rPr>
            <w:rStyle w:val="Hyperlink"/>
          </w:rPr>
          <w:t xml:space="preserve">Git Magic</w:t>
        </w:r>
      </w:hyperlink>
      <w:r>
        <w:t xml:space="preserve"> </w:t>
      </w:r>
      <w:r>
        <w:t xml:space="preserve">- a short, free Git book</w:t>
      </w:r>
    </w:p>
    <w:p>
      <w:pPr>
        <w:pStyle w:val="Compact"/>
        <w:numPr>
          <w:ilvl w:val="0"/>
          <w:numId w:val="1083"/>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6" w:name="refs"/>
    <w:bookmarkStart w:id="3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0">
        <w:r>
          <w:rPr>
            <w:rStyle w:val="Hyperlink"/>
          </w:rPr>
          <w:t xml:space="preserve">https://happygitwithr.com/</w:t>
        </w:r>
      </w:hyperlink>
      <w:r>
        <w:t xml:space="preserve">.</w:t>
      </w:r>
    </w:p>
    <w:bookmarkEnd w:id="371"/>
    <w:bookmarkStart w:id="37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2"/>
    <w:bookmarkStart w:id="37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3">
        <w:r>
          <w:rPr>
            <w:rStyle w:val="Hyperlink"/>
          </w:rPr>
          <w:t xml:space="preserve">https://doi.org/10.1201/9781003029878</w:t>
        </w:r>
      </w:hyperlink>
      <w:r>
        <w:t xml:space="preserve">.</w:t>
      </w:r>
    </w:p>
    <w:bookmarkEnd w:id="374"/>
    <w:bookmarkStart w:id="37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5">
        <w:r>
          <w:rPr>
            <w:rStyle w:val="Hyperlink"/>
          </w:rPr>
          <w:t xml:space="preserve">https://doi.org/10.1201/9781351201315</w:t>
        </w:r>
      </w:hyperlink>
      <w:r>
        <w:t xml:space="preserve">.</w:t>
      </w:r>
    </w:p>
    <w:bookmarkEnd w:id="376"/>
    <w:bookmarkStart w:id="37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7">
        <w:r>
          <w:rPr>
            <w:rStyle w:val="Hyperlink"/>
          </w:rPr>
          <w:t xml:space="preserve">https://mastering-shiny.org/</w:t>
        </w:r>
      </w:hyperlink>
      <w:r>
        <w:t xml:space="preserve">.</w:t>
      </w:r>
    </w:p>
    <w:bookmarkEnd w:id="378"/>
    <w:bookmarkStart w:id="38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9">
        <w:r>
          <w:rPr>
            <w:rStyle w:val="Hyperlink"/>
          </w:rPr>
          <w:t xml:space="preserve">https://design.tidyverse.org/</w:t>
        </w:r>
      </w:hyperlink>
      <w:r>
        <w:t xml:space="preserve">.</w:t>
      </w:r>
    </w:p>
    <w:bookmarkEnd w:id="380"/>
    <w:bookmarkStart w:id="38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1">
        <w:r>
          <w:rPr>
            <w:rStyle w:val="Hyperlink"/>
          </w:rPr>
          <w:t xml:space="preserve">https://r-pkgs.org/</w:t>
        </w:r>
      </w:hyperlink>
      <w:r>
        <w:t xml:space="preserve">.</w:t>
      </w:r>
    </w:p>
    <w:bookmarkEnd w:id="382"/>
    <w:bookmarkStart w:id="38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3">
        <w:r>
          <w:rPr>
            <w:rStyle w:val="Hyperlink"/>
          </w:rPr>
          <w:t xml:space="preserve">https://r4ds.hadley.nz/</w:t>
        </w:r>
      </w:hyperlink>
      <w:r>
        <w:t xml:space="preserve">.</w:t>
      </w:r>
    </w:p>
    <w:bookmarkEnd w:id="384"/>
    <w:bookmarkStart w:id="38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5"/>
    <w:bookmarkEnd w:id="386"/>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1"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68" Type="http://schemas.openxmlformats.org/officeDocument/2006/relationships/hyperlink" Target="http://www-cs-students.stanford.edu/~blynn/gitmagic/" TargetMode="External"/><Relationship Id="rId351"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49" Type="http://schemas.openxmlformats.org/officeDocument/2006/relationships/hyperlink" Target="https://adv-r.hadley.nz/functions.html" TargetMode="External"/><Relationship Id="rId350"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2" Type="http://schemas.openxmlformats.org/officeDocument/2006/relationships/hyperlink" Target="https://contributor.r-project.org/" TargetMode="External"/><Relationship Id="rId360"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7" Type="http://schemas.openxmlformats.org/officeDocument/2006/relationships/hyperlink" Target="https://cran.r-project.org/package=arsenal" TargetMode="External"/><Relationship Id="rId345"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6"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3" Type="http://schemas.openxmlformats.org/officeDocument/2006/relationships/hyperlink" Target="https://doi.org/10.1201/9781003029878" TargetMode="External"/><Relationship Id="rId375"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0"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6"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7" Type="http://schemas.openxmlformats.org/officeDocument/2006/relationships/hyperlink" Target="https://maelle.github.io/saperlipopette/" TargetMode="External"/><Relationship Id="rId37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6"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9"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4" Type="http://schemas.openxmlformats.org/officeDocument/2006/relationships/hyperlink" Target="https://r-sassy.org/" TargetMode="External"/><Relationship Id="rId354" Type="http://schemas.openxmlformats.org/officeDocument/2006/relationships/hyperlink" Target="https://r-spatial.org/book" TargetMode="External"/><Relationship Id="rId383"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5"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2"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7"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3"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1"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68" Type="http://schemas.openxmlformats.org/officeDocument/2006/relationships/hyperlink" Target="http://www-cs-students.stanford.edu/~blynn/gitmagic/" TargetMode="External"/><Relationship Id="rId351"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49" Type="http://schemas.openxmlformats.org/officeDocument/2006/relationships/hyperlink" Target="https://adv-r.hadley.nz/functions.html" TargetMode="External"/><Relationship Id="rId350"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2" Type="http://schemas.openxmlformats.org/officeDocument/2006/relationships/hyperlink" Target="https://contributor.r-project.org/" TargetMode="External"/><Relationship Id="rId360"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7" Type="http://schemas.openxmlformats.org/officeDocument/2006/relationships/hyperlink" Target="https://cran.r-project.org/package=arsenal" TargetMode="External"/><Relationship Id="rId345"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6"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3" Type="http://schemas.openxmlformats.org/officeDocument/2006/relationships/hyperlink" Target="https://doi.org/10.1201/9781003029878" TargetMode="External"/><Relationship Id="rId375"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0"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6"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7" Type="http://schemas.openxmlformats.org/officeDocument/2006/relationships/hyperlink" Target="https://maelle.github.io/saperlipopette/" TargetMode="External"/><Relationship Id="rId37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6"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9"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4" Type="http://schemas.openxmlformats.org/officeDocument/2006/relationships/hyperlink" Target="https://r-sassy.org/" TargetMode="External"/><Relationship Id="rId354" Type="http://schemas.openxmlformats.org/officeDocument/2006/relationships/hyperlink" Target="https://r-spatial.org/book" TargetMode="External"/><Relationship Id="rId383"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5"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2"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7"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3"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2026-10-14T10:32:30Z</dcterms:created>
  <dcterms:modified xsi:type="dcterms:W3CDTF">2026-10-14T10:32:30Z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03:29:52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