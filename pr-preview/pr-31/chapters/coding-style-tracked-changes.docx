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2026-10-14 03:08:22 (PDT)</w:delText>
        </w:r>
      </w:del>
    </w:p>
    <w:p>
      <w:pPr>
        <w:pStyle w:val="Date"/>
      </w:pPr>
      <w:ins w:id="2" w:author="PR Preview" w:date="2026-01-01T00:00:00Z">
        <w:r>
          <w:t xml:space="preserve">Last modified: 2026-10-14 03:29:52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del w:id="3" w:author="PR Preview" w:date="2026-01-01T00:00:00Z">
        <w:r>
          <w:delText xml:space="preserve">Our lab follows the</w:delText>
        </w:r>
      </w:del>
      <w:del w:id="4" w:author="PR Preview" w:date="2026-01-01T00:00:00Z">
        <w:r>
          <w:delText xml:space="preserve"> </w:delText>
        </w:r>
      </w:del>
      <w:hyperlink r:id="rId10">
        <w:del w:id="5" w:author="PR Preview" w:date="2026-01-01T00:00:00Z">
          <w:r>
            <w:rPr>
              <w:rStyle w:val="Hyperlink"/>
            </w:rPr>
            <w:delText xml:space="preserve">Google R Style Guide</w:delText>
          </w:r>
        </w:del>
      </w:hyperlink>
      <w:del w:id="6" w:author="PR Preview" w:date="2026-01-01T00:00:00Z">
        <w:r>
          <w:delText xml:space="preserve">,</w:delText>
        </w:r>
      </w:del>
      <w:del w:id="7" w:author="PR Preview" w:date="2026-01-01T00:00:00Z">
        <w:r>
          <w:delText xml:space="preserve"> </w:delText>
        </w:r>
      </w:del>
      <w:del w:id="8" w:author="PR Preview" w:date="2026-01-01T00:00:00Z">
        <w:r>
          <w:delText xml:space="preserve">which in turn mostly follows the</w:delText>
        </w:r>
      </w:del>
      <w:del w:id="9" w:author="PR Preview" w:date="2026-01-01T00:00:00Z">
        <w:r>
          <w:delText xml:space="preserve"> </w:delText>
        </w:r>
      </w:del>
      <w:hyperlink r:id="rId11">
        <w:del w:id="10" w:author="PR Preview" w:date="2026-01-01T00:00:00Z">
          <w:r>
            <w:rPr>
              <w:rStyle w:val="Hyperlink"/>
            </w:rPr>
            <w:delText xml:space="preserve">tidyverse style guide</w:delText>
          </w:r>
        </w:del>
      </w:hyperlink>
      <w:del w:id="11" w:author="PR Preview" w:date="2026-01-01T00:00:00Z">
        <w:r>
          <w:delText xml:space="preserve"> </w:delText>
        </w:r>
      </w:del>
      <w:del w:id="12" w:author="PR Preview" w:date="2026-01-01T00:00:00Z">
        <w:r>
          <w:delText xml:space="preserve">(Wickham 2023)</w:delText>
        </w:r>
      </w:del>
      <w:del w:id="13" w:author="PR Preview" w:date="2026-01-01T00:00:00Z">
        <w:r>
          <w:delText xml:space="preserve">.</w:delText>
        </w:r>
      </w:del>
      <w:del w:id="14" w:author="PR Preview" w:date="2026-01-01T00:00:00Z">
        <w:r>
          <w:delText xml:space="preserve"> </w:delText>
        </w:r>
      </w:del>
      <w:del w:id="15" w:author="PR Preview" w:date="2026-01-01T00:00:00Z">
        <w:r>
          <w:delText xml:space="preserve">The following principles apply to all R code:</w:delText>
        </w:r>
      </w:del>
    </w:p>
    <w:p>
      <w:pPr>
        <w:numPr>
          <w:ilvl w:val="0"/>
          <w:numId w:val="1001"/>
        </w:numPr>
      </w:pPr>
      <w:del w:id="16" w:author="PR Preview" w:date="2026-01-01T00:00:00Z">
        <w:r>
          <w:rPr>
            <w:b/>
            <w:bCs/>
          </w:rPr>
          <w:delText xml:space="preserve">Follow tidyverse conventions</w:delText>
        </w:r>
      </w:del>
      <w:del w:id="17" w:author="PR Preview" w:date="2026-01-01T00:00:00Z">
        <w:r>
          <w:delText xml:space="preserve">: Our style is built on the tidyverse style guide,</w:delText>
        </w:r>
      </w:del>
      <w:del w:id="18" w:author="PR Preview" w:date="2026-01-01T00:00:00Z">
        <w:r>
          <w:delText xml:space="preserve"> </w:delText>
        </w:r>
      </w:del>
      <w:del w:id="19" w:author="PR Preview" w:date="2026-01-01T00:00:00Z">
        <w:r>
          <w:delText xml:space="preserve">which provides comprehensive guidance on naming,</w:delText>
        </w:r>
      </w:del>
      <w:del w:id="20" w:author="PR Preview" w:date="2026-01-01T00:00:00Z">
        <w:r>
          <w:delText xml:space="preserve"> </w:delText>
        </w:r>
      </w:del>
      <w:del w:id="21" w:author="PR Preview" w:date="2026-01-01T00:00:00Z">
        <w:r>
          <w:delText xml:space="preserve">syntax,</w:delText>
        </w:r>
      </w:del>
      <w:del w:id="22" w:author="PR Preview" w:date="2026-01-01T00:00:00Z">
        <w:r>
          <w:delText xml:space="preserve"> </w:delText>
        </w:r>
      </w:del>
      <w:del w:id="23" w:author="PR Preview" w:date="2026-01-01T00:00:00Z">
        <w:r>
          <w:delText xml:space="preserve">pipes,</w:delText>
        </w:r>
      </w:del>
      <w:del w:id="24" w:author="PR Preview" w:date="2026-01-01T00:00:00Z">
        <w:r>
          <w:delText xml:space="preserve"> </w:delText>
        </w:r>
      </w:del>
      <w:del w:id="25" w:author="PR Preview" w:date="2026-01-01T00:00:00Z">
        <w:r>
          <w:delText xml:space="preserve">functions,</w:delText>
        </w:r>
      </w:del>
      <w:del w:id="26" w:author="PR Preview" w:date="2026-01-01T00:00:00Z">
        <w:r>
          <w:delText xml:space="preserve"> </w:delText>
        </w:r>
      </w:del>
      <w:del w:id="27" w:author="PR Preview" w:date="2026-01-01T00:00:00Z">
        <w:r>
          <w:delText xml:space="preserve">and more</w:delText>
        </w:r>
      </w:del>
    </w:p>
    <w:p>
      <w:pPr>
        <w:pStyle w:val="FirstParagraph"/>
      </w:pPr>
      <w:ins w:id="28" w:author="PR Preview" w:date="2026-01-01T00:00:00Z">
        <w:r>
          <w:t xml:space="preserve">We recommend the</w:t>
        </w:r>
      </w:ins>
      <w:ins w:id="29" w:author="PR Preview" w:date="2026-01-01T00:00:00Z">
        <w:r>
          <w:t xml:space="preserve"> </w:t>
        </w:r>
      </w:ins>
      <w:hyperlink r:id="rId10">
        <w:ins w:id="30" w:author="PR Preview" w:date="2026-01-01T00:00:00Z">
          <w:r>
            <w:rPr>
              <w:rStyle w:val="Hyperlink"/>
            </w:rPr>
            <w:t xml:space="preserve">Google R Style Guide</w:t>
          </w:r>
        </w:ins>
      </w:hyperlink>
      <w:ins w:id="31" w:author="PR Preview" w:date="2026-01-01T00:00:00Z">
        <w:r>
          <w:t xml:space="preserve">,</w:t>
        </w:r>
      </w:ins>
      <w:ins w:id="32" w:author="PR Preview" w:date="2026-01-01T00:00:00Z">
        <w:r>
          <w:t xml:space="preserve"> </w:t>
        </w:r>
      </w:ins>
      <w:ins w:id="33" w:author="PR Preview" w:date="2026-01-01T00:00:00Z">
        <w:r>
          <w:t xml:space="preserve">which in turn mostly follows the</w:t>
        </w:r>
      </w:ins>
      <w:ins w:id="34" w:author="PR Preview" w:date="2026-01-01T00:00:00Z">
        <w:r>
          <w:t xml:space="preserve"> </w:t>
        </w:r>
      </w:ins>
      <w:hyperlink r:id="rId11">
        <w:ins w:id="35" w:author="PR Preview" w:date="2026-01-01T00:00:00Z">
          <w:r>
            <w:rPr>
              <w:rStyle w:val="Hyperlink"/>
            </w:rPr>
            <w:t xml:space="preserve">tidyverse style guide</w:t>
          </w:r>
        </w:ins>
      </w:hyperlink>
      <w:ins w:id="36" w:author="PR Preview" w:date="2026-01-01T00:00:00Z">
        <w:r>
          <w:t xml:space="preserve"> </w:t>
        </w:r>
      </w:ins>
      <w:ins w:id="37" w:author="PR Preview" w:date="2026-01-01T00:00:00Z">
        <w:r>
          <w:t xml:space="preserve">(Wickham 2023)</w:t>
        </w:r>
      </w:ins>
      <w:ins w:id="38" w:author="PR Preview" w:date="2026-01-01T00:00:00Z">
        <w:r>
          <w:t xml:space="preserve">.</w:t>
        </w:r>
      </w:ins>
      <w:ins w:id="39" w:author="PR Preview" w:date="2026-01-01T00:00:00Z">
        <w:r>
          <w:t xml:space="preserve"> </w:t>
        </w:r>
      </w:ins>
      <w:ins w:id="40" w:author="PR Preview" w:date="2026-01-01T00:00:00Z">
        <w:r>
          <w:t xml:space="preserve">The following principles apply to all R code:</w:t>
        </w:r>
      </w:ins>
    </w:p>
    <w:p>
      <w:pPr>
        <w:numPr>
          <w:ilvl w:val="0"/>
          <w:numId w:val="1001"/>
        </w:numPr>
      </w:pPr>
      <w:ins w:id="41" w:author="PR Preview" w:date="2026-01-01T00:00:00Z">
        <w:r>
          <w:rPr>
            <w:b/>
            <w:bCs/>
          </w:rPr>
          <w:t xml:space="preserve">Follow tidyverse conventions</w:t>
        </w:r>
      </w:ins>
      <w:ins w:id="42" w:author="PR Preview" w:date="2026-01-01T00:00:00Z">
        <w:r>
          <w:t xml:space="preserve">: This style is built on the tidyverse style guide,</w:t>
        </w:r>
      </w:ins>
      <w:ins w:id="43" w:author="PR Preview" w:date="2026-01-01T00:00:00Z">
        <w:r>
          <w:t xml:space="preserve"> </w:t>
        </w:r>
      </w:ins>
      <w:ins w:id="44" w:author="PR Preview" w:date="2026-01-01T00:00:00Z">
        <w:r>
          <w:t xml:space="preserve">which provides comprehensive guidance on naming,</w:t>
        </w:r>
      </w:ins>
      <w:ins w:id="45" w:author="PR Preview" w:date="2026-01-01T00:00:00Z">
        <w:r>
          <w:t xml:space="preserve"> </w:t>
        </w:r>
      </w:ins>
      <w:ins w:id="46" w:author="PR Preview" w:date="2026-01-01T00:00:00Z">
        <w:r>
          <w:t xml:space="preserve">syntax,</w:t>
        </w:r>
      </w:ins>
      <w:ins w:id="47" w:author="PR Preview" w:date="2026-01-01T00:00:00Z">
        <w:r>
          <w:t xml:space="preserve"> </w:t>
        </w:r>
      </w:ins>
      <w:ins w:id="48" w:author="PR Preview" w:date="2026-01-01T00:00:00Z">
        <w:r>
          <w:t xml:space="preserve">pipes,</w:t>
        </w:r>
      </w:ins>
      <w:ins w:id="49" w:author="PR Preview" w:date="2026-01-01T00:00:00Z">
        <w:r>
          <w:t xml:space="preserve"> </w:t>
        </w:r>
      </w:ins>
      <w:ins w:id="50" w:author="PR Preview" w:date="2026-01-01T00:00:00Z">
        <w:r>
          <w:t xml:space="preserve">functions,</w:t>
        </w:r>
      </w:ins>
      <w:ins w:id="51" w:author="PR Preview" w:date="2026-01-01T00:00:00Z">
        <w:r>
          <w:t xml:space="preserve"> </w:t>
        </w:r>
      </w:ins>
      <w:ins w:id="52" w:author="PR Preview" w:date="2026-01-01T00:00:00Z">
        <w:r>
          <w:t xml:space="preserve">and more</w:t>
        </w:r>
      </w:ins>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del w:id="53" w:author="PR Preview" w:date="2026-01-01T00:00:00Z">
        <w:r>
          <w:rPr>
            <w:b/>
            <w:bCs/>
          </w:rPr>
          <w:delText xml:space="preserve">Use native pipe</w:delText>
        </w:r>
      </w:del>
      <w:del w:id="54" w:author="PR Preview" w:date="2026-01-01T00:00:00Z">
        <w:r>
          <w:delText xml:space="preserve">:</w:delText>
        </w:r>
      </w:del>
      <w:del w:id="55" w:author="PR Preview" w:date="2026-01-01T00:00:00Z">
        <w:r>
          <w:delText xml:space="preserve"> </w:delText>
        </w:r>
      </w:del>
      <w:del w:id="56" w:author="PR Preview" w:date="2026-01-01T00:00:00Z">
        <w:r>
          <w:rPr>
            <w:rStyle w:val="VerbatimChar"/>
          </w:rPr>
          <w:delText xml:space="preserve">|&gt;</w:delText>
        </w:r>
      </w:del>
      <w:del w:id="57" w:author="PR Preview" w:date="2026-01-01T00:00:00Z">
        <w:r>
          <w:delText xml:space="preserve"> </w:delText>
        </w:r>
      </w:del>
      <w:del w:id="58" w:author="PR Preview" w:date="2026-01-01T00:00:00Z">
        <w:r>
          <w:delText xml:space="preserve">not</w:delText>
        </w:r>
      </w:del>
      <w:del w:id="59" w:author="PR Preview" w:date="2026-01-01T00:00:00Z">
        <w:r>
          <w:delText xml:space="preserve"> </w:delText>
        </w:r>
      </w:del>
      <w:del w:id="60" w:author="PR Preview" w:date="2026-01-01T00:00:00Z">
        <w:r>
          <w:rPr>
            <w:rStyle w:val="VerbatimChar"/>
          </w:rPr>
          <w:delText xml:space="preserve">%&gt;%</w:delText>
        </w:r>
      </w:del>
      <w:del w:id="61" w:author="PR Preview" w:date="2026-01-01T00:00:00Z">
        <w:r>
          <w:delText xml:space="preserve"> </w:delText>
        </w:r>
      </w:del>
      <w:del w:id="62" w:author="PR Preview" w:date="2026-01-01T00:00:00Z">
        <w:r>
          <w:delText xml:space="preserve">(available in R &gt;= 4.1.0).</w:delText>
        </w:r>
      </w:del>
      <w:del w:id="63" w:author="PR Preview" w:date="2026-01-01T00:00:00Z">
        <w:r>
          <w:delText xml:space="preserve"> </w:delText>
        </w:r>
      </w:del>
      <w:del w:id="64" w:author="PR Preview" w:date="2026-01-01T00:00:00Z">
        <w:r>
          <w:delText xml:space="preserve">This is enforced by our</w:delText>
        </w:r>
      </w:del>
      <w:del w:id="65" w:author="PR Preview" w:date="2026-01-01T00:00:00Z">
        <w:r>
          <w:delText xml:space="preserve"> </w:delText>
        </w:r>
      </w:del>
      <w:del w:id="66" w:author="PR Preview" w:date="2026-01-01T00:00:00Z">
        <w:r>
          <w:rPr>
            <w:rStyle w:val="VerbatimChar"/>
          </w:rPr>
          <w:delText xml:space="preserve">.lintr.R</w:delText>
        </w:r>
      </w:del>
      <w:del w:id="67" w:author="PR Preview" w:date="2026-01-01T00:00:00Z">
        <w:r>
          <w:delText xml:space="preserve"> </w:delText>
        </w:r>
      </w:del>
      <w:del w:id="68" w:author="PR Preview" w:date="2026-01-01T00:00:00Z">
        <w:r>
          <w:delText xml:space="preserve">configuration via</w:delText>
        </w:r>
      </w:del>
      <w:del w:id="69" w:author="PR Preview" w:date="2026-01-01T00:00:00Z">
        <w:r>
          <w:delText xml:space="preserve"> </w:delText>
        </w:r>
      </w:del>
      <w:del w:id="70" w:author="PR Preview" w:date="2026-01-01T00:00:00Z">
        <w:r>
          <w:rPr>
            <w:rStyle w:val="VerbatimChar"/>
          </w:rPr>
          <w:delText xml:space="preserve">pipe_consistency_linter(pipe = "|&gt;")</w:delText>
        </w:r>
      </w:del>
    </w:p>
    <w:p>
      <w:pPr>
        <w:pStyle w:val="FirstParagraph"/>
      </w:pPr>
      <w:del w:id="71" w:author="PR Preview" w:date="2026-01-01T00:00:00Z">
        <w:r>
          <w:delText xml:space="preserve">Many of these rules are automatically enforced through our</w:delText>
        </w:r>
      </w:del>
      <w:del w:id="72" w:author="PR Preview" w:date="2026-01-01T00:00:00Z">
        <w:r>
          <w:delText xml:space="preserve"> </w:delText>
        </w:r>
      </w:del>
      <w:hyperlink r:id="rId13">
        <w:del w:id="73" w:author="PR Preview" w:date="2026-01-01T00:00:00Z">
          <w:r>
            <w:rPr>
              <w:rStyle w:val="VerbatimChar"/>
            </w:rPr>
            <w:delText xml:space="preserve">.lintr.R</w:delText>
          </w:r>
        </w:del>
      </w:hyperlink>
      <w:del w:id="74" w:author="PR Preview" w:date="2026-01-01T00:00:00Z">
        <w:r>
          <w:delText xml:space="preserve"> </w:delText>
        </w:r>
      </w:del>
      <w:del w:id="75" w:author="PR Preview" w:date="2026-01-01T00:00:00Z">
        <w:r>
          <w:delText xml:space="preserve">configuration file.</w:delText>
        </w:r>
      </w:del>
      <w:del w:id="76" w:author="PR Preview" w:date="2026-01-01T00:00:00Z">
        <w:r>
          <w:delText xml:space="preserve"> </w:delText>
        </w:r>
      </w:del>
      <w:del w:id="77" w:author="PR Preview" w:date="2026-01-01T00:00:00Z">
        <w:r>
          <w:delText xml:space="preserve">See</w:delText>
        </w:r>
      </w:del>
      <w:del w:id="78" w:author="PR Preview" w:date="2026-01-01T00:00:00Z">
        <w:r>
          <w:delText xml:space="preserve"> </w:delText>
        </w:r>
      </w:del>
      <w:hyperlink w:anchor="sec-style-auto-style">
        <w:del w:id="79" w:author="PR Preview" w:date="2026-01-01T00:00:00Z">
          <w:r>
            <w:rPr>
              <w:rStyle w:val="Hyperlink"/>
            </w:rPr>
            <w:delText xml:space="preserve">Section 18</w:delText>
          </w:r>
        </w:del>
      </w:hyperlink>
      <w:del w:id="80" w:author="PR Preview" w:date="2026-01-01T00:00:00Z">
        <w:r>
          <w:delText xml:space="preserve"> </w:delText>
        </w:r>
      </w:del>
      <w:del w:id="81" w:author="PR Preview" w:date="2026-01-01T00:00:00Z">
        <w:r>
          <w:delText xml:space="preserve">for details on automated style checking.</w:delText>
        </w:r>
      </w:del>
    </w:p>
    <w:p>
      <w:pPr>
        <w:numPr>
          <w:ilvl w:val="0"/>
          <w:numId w:val="1001"/>
        </w:numPr>
      </w:pPr>
      <w:ins w:id="82" w:author="PR Preview" w:date="2026-01-01T00:00:00Z">
        <w:r>
          <w:rPr>
            <w:b/>
            <w:bCs/>
          </w:rPr>
          <w:t xml:space="preserve">Use native pipe</w:t>
        </w:r>
      </w:ins>
      <w:ins w:id="83" w:author="PR Preview" w:date="2026-01-01T00:00:00Z">
        <w:r>
          <w:t xml:space="preserve">:</w:t>
        </w:r>
      </w:ins>
      <w:ins w:id="84" w:author="PR Preview" w:date="2026-01-01T00:00:00Z">
        <w:r>
          <w:t xml:space="preserve"> </w:t>
        </w:r>
      </w:ins>
      <w:ins w:id="85" w:author="PR Preview" w:date="2026-01-01T00:00:00Z">
        <w:r>
          <w:rPr>
            <w:rStyle w:val="VerbatimChar"/>
          </w:rPr>
          <w:t xml:space="preserve">|&gt;</w:t>
        </w:r>
      </w:ins>
      <w:ins w:id="86" w:author="PR Preview" w:date="2026-01-01T00:00:00Z">
        <w:r>
          <w:t xml:space="preserve"> </w:t>
        </w:r>
      </w:ins>
      <w:ins w:id="87" w:author="PR Preview" w:date="2026-01-01T00:00:00Z">
        <w:r>
          <w:t xml:space="preserve">not</w:t>
        </w:r>
      </w:ins>
      <w:ins w:id="88" w:author="PR Preview" w:date="2026-01-01T00:00:00Z">
        <w:r>
          <w:t xml:space="preserve"> </w:t>
        </w:r>
      </w:ins>
      <w:ins w:id="89" w:author="PR Preview" w:date="2026-01-01T00:00:00Z">
        <w:r>
          <w:rPr>
            <w:rStyle w:val="VerbatimChar"/>
          </w:rPr>
          <w:t xml:space="preserve">%&gt;%</w:t>
        </w:r>
      </w:ins>
      <w:ins w:id="90" w:author="PR Preview" w:date="2026-01-01T00:00:00Z">
        <w:r>
          <w:t xml:space="preserve"> </w:t>
        </w:r>
      </w:ins>
      <w:ins w:id="91" w:author="PR Preview" w:date="2026-01-01T00:00:00Z">
        <w:r>
          <w:t xml:space="preserve">(available in R &gt;= 4.1.0).</w:t>
        </w:r>
      </w:ins>
      <w:ins w:id="92" w:author="PR Preview" w:date="2026-01-01T00:00:00Z">
        <w:r>
          <w:t xml:space="preserve"> </w:t>
        </w:r>
      </w:ins>
      <w:ins w:id="93" w:author="PR Preview" w:date="2026-01-01T00:00:00Z">
        <w:r>
          <w:t xml:space="preserve">This is enforced by the example</w:t>
        </w:r>
      </w:ins>
      <w:ins w:id="94" w:author="PR Preview" w:date="2026-01-01T00:00:00Z">
        <w:r>
          <w:t xml:space="preserve"> </w:t>
        </w:r>
      </w:ins>
      <w:ins w:id="95" w:author="PR Preview" w:date="2026-01-01T00:00:00Z">
        <w:r>
          <w:rPr>
            <w:rStyle w:val="VerbatimChar"/>
          </w:rPr>
          <w:t xml:space="preserve">.lintr.R</w:t>
        </w:r>
      </w:ins>
      <w:ins w:id="96" w:author="PR Preview" w:date="2026-01-01T00:00:00Z">
        <w:r>
          <w:t xml:space="preserve"> </w:t>
        </w:r>
      </w:ins>
      <w:ins w:id="97" w:author="PR Preview" w:date="2026-01-01T00:00:00Z">
        <w:r>
          <w:t xml:space="preserve">configuration via</w:t>
        </w:r>
      </w:ins>
      <w:ins w:id="98" w:author="PR Preview" w:date="2026-01-01T00:00:00Z">
        <w:r>
          <w:t xml:space="preserve"> </w:t>
        </w:r>
      </w:ins>
      <w:ins w:id="99" w:author="PR Preview" w:date="2026-01-01T00:00:00Z">
        <w:r>
          <w:rPr>
            <w:rStyle w:val="VerbatimChar"/>
          </w:rPr>
          <w:t xml:space="preserve">pipe_consistency_linter(pipe = "|&gt;")</w:t>
        </w:r>
      </w:ins>
    </w:p>
    <w:p>
      <w:pPr>
        <w:pStyle w:val="FirstParagraph"/>
      </w:pPr>
      <w:ins w:id="100" w:author="PR Preview" w:date="2026-01-01T00:00:00Z">
        <w:r>
          <w:t xml:space="preserve">Many of these rules can be enforced automatically with a</w:t>
        </w:r>
      </w:ins>
      <w:ins w:id="101" w:author="PR Preview" w:date="2026-01-01T00:00:00Z">
        <w:r>
          <w:t xml:space="preserve"> </w:t>
        </w:r>
      </w:ins>
      <w:ins w:id="102" w:author="PR Preview" w:date="2026-01-01T00:00:00Z">
        <w:r>
          <w:rPr>
            <w:rStyle w:val="VerbatimChar"/>
          </w:rPr>
          <w:t xml:space="preserve">.lintr.R</w:t>
        </w:r>
      </w:ins>
      <w:ins w:id="103" w:author="PR Preview" w:date="2026-01-01T00:00:00Z">
        <w:r>
          <w:t xml:space="preserve"> </w:t>
        </w:r>
      </w:ins>
      <w:ins w:id="104" w:author="PR Preview" w:date="2026-01-01T00:00:00Z">
        <w:r>
          <w:t xml:space="preserve">configuration file;</w:t>
        </w:r>
      </w:ins>
      <w:ins w:id="105" w:author="PR Preview" w:date="2026-01-01T00:00:00Z">
        <w:r>
          <w:t xml:space="preserve"> </w:t>
        </w:r>
      </w:ins>
      <w:ins w:id="106" w:author="PR Preview" w:date="2026-01-01T00:00:00Z">
        <w:r>
          <w:t xml:space="preserve">see the UCD-SERG lab manual’s</w:t>
        </w:r>
      </w:ins>
      <w:ins w:id="107" w:author="PR Preview" w:date="2026-01-01T00:00:00Z">
        <w:r>
          <w:t xml:space="preserve"> </w:t>
        </w:r>
      </w:ins>
      <w:hyperlink r:id="rId13">
        <w:ins w:id="108" w:author="PR Preview" w:date="2026-01-01T00:00:00Z">
          <w:r>
            <w:rPr>
              <w:rStyle w:val="Hyperlink"/>
            </w:rPr>
            <w:t xml:space="preserve">example</w:t>
          </w:r>
        </w:ins>
      </w:hyperlink>
      <w:ins w:id="109" w:author="PR Preview" w:date="2026-01-01T00:00:00Z">
        <w:r>
          <w:t xml:space="preserve">.</w:t>
        </w:r>
      </w:ins>
      <w:ins w:id="110" w:author="PR Preview" w:date="2026-01-01T00:00:00Z">
        <w:r>
          <w:t xml:space="preserve"> </w:t>
        </w:r>
      </w:ins>
      <w:ins w:id="111" w:author="PR Preview" w:date="2026-01-01T00:00:00Z">
        <w:r>
          <w:t xml:space="preserve">See</w:t>
        </w:r>
      </w:ins>
      <w:ins w:id="112" w:author="PR Preview" w:date="2026-01-01T00:00:00Z">
        <w:r>
          <w:t xml:space="preserve"> </w:t>
        </w:r>
      </w:ins>
      <w:hyperlink w:anchor="sec-style-auto-style">
        <w:ins w:id="113" w:author="PR Preview" w:date="2026-01-01T00:00:00Z">
          <w:r>
            <w:rPr>
              <w:rStyle w:val="Hyperlink"/>
            </w:rPr>
            <w:t xml:space="preserve">Section 18</w:t>
          </w:r>
        </w:ins>
      </w:hyperlink>
      <w:ins w:id="114" w:author="PR Preview" w:date="2026-01-01T00:00:00Z">
        <w:r>
          <w:t xml:space="preserve"> </w:t>
        </w:r>
      </w:ins>
      <w:ins w:id="115" w:author="PR Preview" w:date="2026-01-01T00:00:00Z">
        <w:r>
          <w:t xml:space="preserve">for details on automated style checking.</w:t>
        </w:r>
      </w:ins>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del w:id="116" w:author="PR Preview" w:date="2026-01-01T00:00:00Z">
        <w:r>
          <w:delText xml:space="preserve">Note: Our</w:delText>
        </w:r>
      </w:del>
      <w:del w:id="117" w:author="PR Preview" w:date="2026-01-01T00:00:00Z">
        <w:r>
          <w:delText xml:space="preserve"> </w:delText>
        </w:r>
      </w:del>
      <w:del w:id="118" w:author="PR Preview" w:date="2026-01-01T00:00:00Z">
        <w:r>
          <w:rPr>
            <w:rStyle w:val="VerbatimChar"/>
          </w:rPr>
          <w:delText xml:space="preserve">.lintr.R</w:delText>
        </w:r>
      </w:del>
      <w:del w:id="119" w:author="PR Preview" w:date="2026-01-01T00:00:00Z">
        <w:r>
          <w:delText xml:space="preserve"> </w:delText>
        </w:r>
      </w:del>
      <w:del w:id="120" w:author="PR Preview" w:date="2026-01-01T00:00:00Z">
        <w:r>
          <w:delText xml:space="preserve">configuration disables the</w:delText>
        </w:r>
      </w:del>
      <w:del w:id="121" w:author="PR Preview" w:date="2026-01-01T00:00:00Z">
        <w:r>
          <w:delText xml:space="preserve"> </w:delText>
        </w:r>
      </w:del>
      <w:del w:id="122" w:author="PR Preview" w:date="2026-01-01T00:00:00Z">
        <w:r>
          <w:rPr>
            <w:rStyle w:val="VerbatimChar"/>
          </w:rPr>
          <w:delText xml:space="preserve">return_linter</w:delText>
        </w:r>
      </w:del>
      <w:del w:id="123" w:author="PR Preview" w:date="2026-01-01T00:00:00Z">
        <w:r>
          <w:delText xml:space="preserve"> </w:delText>
        </w:r>
      </w:del>
      <w:del w:id="124" w:author="PR Preview" w:date="2026-01-01T00:00:00Z">
        <w:r>
          <w:delText xml:space="preserve">to allow flexibility in code,</w:delText>
        </w:r>
      </w:del>
      <w:del w:id="125" w:author="PR Preview" w:date="2026-01-01T00:00:00Z">
        <w:r>
          <w:delText xml:space="preserve"> </w:delText>
        </w:r>
      </w:del>
      <w:del w:id="126" w:author="PR Preview" w:date="2026-01-01T00:00:00Z">
        <w:r>
          <w:delText xml:space="preserve">but we still require explicit returns as a lab standard.</w:delText>
        </w:r>
      </w:del>
    </w:p>
    <w:p>
      <w:pPr>
        <w:pStyle w:val="FirstParagraph"/>
      </w:pPr>
      <w:ins w:id="127" w:author="PR Preview" w:date="2026-01-01T00:00:00Z">
        <w:r>
          <w:t xml:space="preserve">Note: The example</w:t>
        </w:r>
      </w:ins>
      <w:ins w:id="128" w:author="PR Preview" w:date="2026-01-01T00:00:00Z">
        <w:r>
          <w:t xml:space="preserve"> </w:t>
        </w:r>
      </w:ins>
      <w:ins w:id="129" w:author="PR Preview" w:date="2026-01-01T00:00:00Z">
        <w:r>
          <w:rPr>
            <w:rStyle w:val="VerbatimChar"/>
          </w:rPr>
          <w:t xml:space="preserve">.lintr.R</w:t>
        </w:r>
      </w:ins>
      <w:ins w:id="130" w:author="PR Preview" w:date="2026-01-01T00:00:00Z">
        <w:r>
          <w:t xml:space="preserve"> </w:t>
        </w:r>
      </w:ins>
      <w:ins w:id="131" w:author="PR Preview" w:date="2026-01-01T00:00:00Z">
        <w:r>
          <w:t xml:space="preserve">configuration disables the</w:t>
        </w:r>
      </w:ins>
      <w:ins w:id="132" w:author="PR Preview" w:date="2026-01-01T00:00:00Z">
        <w:r>
          <w:t xml:space="preserve"> </w:t>
        </w:r>
      </w:ins>
      <w:ins w:id="133" w:author="PR Preview" w:date="2026-01-01T00:00:00Z">
        <w:r>
          <w:rPr>
            <w:rStyle w:val="VerbatimChar"/>
          </w:rPr>
          <w:t xml:space="preserve">return_linter</w:t>
        </w:r>
      </w:ins>
      <w:ins w:id="134" w:author="PR Preview" w:date="2026-01-01T00:00:00Z">
        <w:r>
          <w:t xml:space="preserve"> </w:t>
        </w:r>
      </w:ins>
      <w:ins w:id="135" w:author="PR Preview" w:date="2026-01-01T00:00:00Z">
        <w:r>
          <w:t xml:space="preserve">to allow flexibility in older code,</w:t>
        </w:r>
      </w:ins>
      <w:ins w:id="136" w:author="PR Preview" w:date="2026-01-01T00:00:00Z">
        <w:r>
          <w:t xml:space="preserve"> </w:t>
        </w:r>
      </w:ins>
      <w:ins w:id="137" w:author="PR Preview" w:date="2026-01-01T00:00:00Z">
        <w:r>
          <w:t xml:space="preserve">but we still recommend explicit returns in new code.</w:t>
        </w:r>
      </w:ins>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del w:id="138" w:author="PR Preview" w:date="2026-01-01T00:00:00Z">
        <w:r>
          <w:delText xml:space="preserve">Check, roughly in this order:</w:delText>
        </w:r>
      </w:del>
      <w:del w:id="139" w:author="PR Preview" w:date="2026-01-01T00:00:00Z">
        <w:r>
          <w:delText xml:space="preserve"> </w:delText>
        </w:r>
      </w:del>
      <w:del w:id="140" w:author="PR Preview" w:date="2026-01-01T00:00:00Z">
        <w:r>
          <w:delText xml:space="preserve">base R and the tidyverse / r-lib packages,</w:delText>
        </w:r>
      </w:del>
      <w:del w:id="141" w:author="PR Preview" w:date="2026-01-01T00:00:00Z">
        <w:r>
          <w:delText xml:space="preserve"> </w:delText>
        </w:r>
      </w:del>
      <w:del w:id="142" w:author="PR Preview" w:date="2026-01-01T00:00:00Z">
        <w:r>
          <w:delText xml:space="preserve">then a focused, well-maintained CRAN package,</w:delText>
        </w:r>
      </w:del>
      <w:del w:id="143" w:author="PR Preview" w:date="2026-01-01T00:00:00Z">
        <w:r>
          <w:delText xml:space="preserve"> </w:delText>
        </w:r>
      </w:del>
      <w:del w:id="144" w:author="PR Preview" w:date="2026-01-01T00:00:00Z">
        <w:r>
          <w:delText xml:space="preserve">then our own lab packages</w:delText>
        </w:r>
      </w:del>
      <w:del w:id="145" w:author="PR Preview" w:date="2026-01-01T00:00:00Z">
        <w:r>
          <w:delText xml:space="preserve"> </w:delText>
        </w:r>
      </w:del>
      <w:del w:id="146" w:author="PR Preview" w:date="2026-01-01T00:00:00Z">
        <w:r>
          <w:delText xml:space="preserve">(e.g. </w:delText>
        </w:r>
      </w:del>
      <w:del w:id="147" w:author="PR Preview" w:date="2026-01-01T00:00:00Z">
        <w:r>
          <w:rPr>
            <w:rStyle w:val="VerbatimChar"/>
          </w:rPr>
          <w:delText xml:space="preserve">{bcs}</w:delText>
        </w:r>
      </w:del>
      <w:del w:id="148" w:author="PR Preview" w:date="2026-01-01T00:00:00Z">
        <w:r>
          <w:delText xml:space="preserve">,</w:delText>
        </w:r>
      </w:del>
      <w:del w:id="149" w:author="PR Preview" w:date="2026-01-01T00:00:00Z">
        <w:r>
          <w:delText xml:space="preserve"> </w:delText>
        </w:r>
      </w:del>
      <w:del w:id="150" w:author="PR Preview" w:date="2026-01-01T00:00:00Z">
        <w:r>
          <w:rPr>
            <w:rStyle w:val="VerbatimChar"/>
          </w:rPr>
          <w:delText xml:space="preserve">{ettbc}</w:delText>
        </w:r>
      </w:del>
      <w:del w:id="151" w:author="PR Preview" w:date="2026-01-01T00:00:00Z">
        <w:r>
          <w:delText xml:space="preserve">,</w:delText>
        </w:r>
      </w:del>
      <w:del w:id="152" w:author="PR Preview" w:date="2026-01-01T00:00:00Z">
        <w:r>
          <w:delText xml:space="preserve"> </w:delText>
        </w:r>
      </w:del>
      <w:del w:id="153" w:author="PR Preview" w:date="2026-01-01T00:00:00Z">
        <w:r>
          <w:rPr>
            <w:rStyle w:val="VerbatimChar"/>
          </w:rPr>
          <w:delText xml:space="preserve">{gha}</w:delText>
        </w:r>
      </w:del>
      <w:del w:id="154" w:author="PR Preview" w:date="2026-01-01T00:00:00Z">
        <w:r>
          <w:delText xml:space="preserve">, and the shared workflows there).</w:delText>
        </w:r>
      </w:del>
      <w:del w:id="155" w:author="PR Preview" w:date="2026-01-01T00:00:00Z">
        <w:r>
          <w:delText xml:space="preserve"> </w:delText>
        </w:r>
      </w:del>
      <w:del w:id="156" w:author="PR Preview" w:date="2026-01-01T00:00:00Z">
        <w:r>
          <w:delText xml:space="preserve">Packages can depend on each other, so reuse across our repos is fine.</w:delText>
        </w:r>
      </w:del>
    </w:p>
    <w:p>
      <w:pPr>
        <w:pStyle w:val="Compact"/>
        <w:numPr>
          <w:ilvl w:val="0"/>
          <w:numId w:val="1011"/>
        </w:numPr>
      </w:pPr>
      <w:ins w:id="157" w:author="PR Preview" w:date="2026-01-01T00:00:00Z">
        <w:r>
          <w:t xml:space="preserve">Check, roughly in this order:</w:t>
        </w:r>
      </w:ins>
      <w:ins w:id="158" w:author="PR Preview" w:date="2026-01-01T00:00:00Z">
        <w:r>
          <w:t xml:space="preserve"> </w:t>
        </w:r>
      </w:ins>
      <w:ins w:id="159" w:author="PR Preview" w:date="2026-01-01T00:00:00Z">
        <w:r>
          <w:t xml:space="preserve">base R and the tidyverse / r-lib packages,</w:t>
        </w:r>
      </w:ins>
      <w:ins w:id="160" w:author="PR Preview" w:date="2026-01-01T00:00:00Z">
        <w:r>
          <w:t xml:space="preserve"> </w:t>
        </w:r>
      </w:ins>
      <w:ins w:id="161" w:author="PR Preview" w:date="2026-01-01T00:00:00Z">
        <w:r>
          <w:t xml:space="preserve">then a focused, well-maintained CRAN package,</w:t>
        </w:r>
      </w:ins>
      <w:ins w:id="162" w:author="PR Preview" w:date="2026-01-01T00:00:00Z">
        <w:r>
          <w:t xml:space="preserve"> </w:t>
        </w:r>
      </w:ins>
      <w:ins w:id="163" w:author="PR Preview" w:date="2026-01-01T00:00:00Z">
        <w:r>
          <w:t xml:space="preserve">then packages your own group maintains</w:t>
        </w:r>
      </w:ins>
      <w:ins w:id="164" w:author="PR Preview" w:date="2026-01-01T00:00:00Z">
        <w:r>
          <w:t xml:space="preserve"> </w:t>
        </w:r>
      </w:ins>
      <w:ins w:id="165" w:author="PR Preview" w:date="2026-01-01T00:00:00Z">
        <w:r>
          <w:t xml:space="preserve">(for the Morrison Lab, e.g. </w:t>
        </w:r>
      </w:ins>
      <w:ins w:id="166" w:author="PR Preview" w:date="2026-01-01T00:00:00Z">
        <w:r>
          <w:rPr>
            <w:rStyle w:val="VerbatimChar"/>
          </w:rPr>
          <w:t xml:space="preserve">{bcs}</w:t>
        </w:r>
      </w:ins>
      <w:ins w:id="167" w:author="PR Preview" w:date="2026-01-01T00:00:00Z">
        <w:r>
          <w:t xml:space="preserve">,</w:t>
        </w:r>
      </w:ins>
      <w:ins w:id="168" w:author="PR Preview" w:date="2026-01-01T00:00:00Z">
        <w:r>
          <w:t xml:space="preserve"> </w:t>
        </w:r>
      </w:ins>
      <w:ins w:id="169" w:author="PR Preview" w:date="2026-01-01T00:00:00Z">
        <w:r>
          <w:rPr>
            <w:rStyle w:val="VerbatimChar"/>
          </w:rPr>
          <w:t xml:space="preserve">{ettbc}</w:t>
        </w:r>
      </w:ins>
      <w:ins w:id="170" w:author="PR Preview" w:date="2026-01-01T00:00:00Z">
        <w:r>
          <w:t xml:space="preserve">,</w:t>
        </w:r>
      </w:ins>
      <w:ins w:id="171" w:author="PR Preview" w:date="2026-01-01T00:00:00Z">
        <w:r>
          <w:t xml:space="preserve"> </w:t>
        </w:r>
      </w:ins>
      <w:ins w:id="172" w:author="PR Preview" w:date="2026-01-01T00:00:00Z">
        <w:r>
          <w:rPr>
            <w:rStyle w:val="VerbatimChar"/>
          </w:rPr>
          <w:t xml:space="preserve">{gha}</w:t>
        </w:r>
      </w:ins>
      <w:ins w:id="173" w:author="PR Preview" w:date="2026-01-01T00:00:00Z">
        <w:r>
          <w:t xml:space="preserve">, and the shared workflows there).</w:t>
        </w:r>
      </w:ins>
      <w:ins w:id="174" w:author="PR Preview" w:date="2026-01-01T00:00:00Z">
        <w:r>
          <w:t xml:space="preserve"> </w:t>
        </w:r>
      </w:ins>
      <w:ins w:id="175" w:author="PR Preview" w:date="2026-01-01T00:00:00Z">
        <w:r>
          <w:t xml:space="preserve">Packages can depend on each other, so reuse across your own repos is fine.</w:t>
        </w:r>
      </w:ins>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del w:id="176" w:author="PR Preview" w:date="2026-01-01T00:00:00Z">
        <w:r>
          <w:delText xml:space="preserve">Use</w:delText>
        </w:r>
      </w:del>
      <w:del w:id="177" w:author="PR Preview" w:date="2026-01-01T00:00:00Z">
        <w:r>
          <w:delText xml:space="preserve"> </w:delText>
        </w:r>
      </w:del>
      <w:hyperlink r:id="rId29">
        <w:del w:id="178" w:author="PR Preview" w:date="2026-01-01T00:00:00Z">
          <w:r>
            <w:rPr>
              <w:rStyle w:val="VerbatimChar"/>
            </w:rPr>
            <w:delText xml:space="preserve">{cli}</w:delText>
          </w:r>
        </w:del>
      </w:hyperlink>
      <w:del w:id="179" w:author="PR Preview" w:date="2026-01-01T00:00:00Z">
        <w:r>
          <w:delText xml:space="preserve"> </w:delText>
        </w:r>
      </w:del>
      <w:del w:id="180" w:author="PR Preview" w:date="2026-01-01T00:00:00Z">
        <w:r>
          <w:delText xml:space="preserve">package functions for all user-facing messages in package functions.</w:delText>
        </w:r>
      </w:del>
      <w:del w:id="181" w:author="PR Preview" w:date="2026-01-01T00:00:00Z">
        <w:r>
          <w:delText xml:space="preserve"> </w:delText>
        </w:r>
      </w:del>
      <w:del w:id="182" w:author="PR Preview" w:date="2026-01-01T00:00:00Z">
        <w:r>
          <w:delText xml:space="preserve">This is enforced by our</w:delText>
        </w:r>
      </w:del>
      <w:del w:id="183" w:author="PR Preview" w:date="2026-01-01T00:00:00Z">
        <w:r>
          <w:delText xml:space="preserve"> </w:delText>
        </w:r>
      </w:del>
      <w:del w:id="184" w:author="PR Preview" w:date="2026-01-01T00:00:00Z">
        <w:r>
          <w:rPr>
            <w:rStyle w:val="VerbatimChar"/>
          </w:rPr>
          <w:delText xml:space="preserve">.lintr.R</w:delText>
        </w:r>
      </w:del>
      <w:del w:id="185" w:author="PR Preview" w:date="2026-01-01T00:00:00Z">
        <w:r>
          <w:delText xml:space="preserve"> </w:delText>
        </w:r>
      </w:del>
      <w:del w:id="186" w:author="PR Preview" w:date="2026-01-01T00:00:00Z">
        <w:r>
          <w:delText xml:space="preserve">configuration via</w:delText>
        </w:r>
      </w:del>
      <w:del w:id="187" w:author="PR Preview" w:date="2026-01-01T00:00:00Z">
        <w:r>
          <w:delText xml:space="preserve"> </w:delText>
        </w:r>
      </w:del>
      <w:del w:id="188" w:author="PR Preview" w:date="2026-01-01T00:00:00Z">
        <w:r>
          <w:rPr>
            <w:rStyle w:val="VerbatimChar"/>
          </w:rPr>
          <w:delText xml:space="preserve">undesirable_function_linter()</w:delText>
        </w:r>
      </w:del>
      <w:del w:id="189" w:author="PR Preview" w:date="2026-01-01T00:00:00Z">
        <w:r>
          <w:delText xml:space="preserve">.</w:delText>
        </w:r>
      </w:del>
    </w:p>
    <w:p>
      <w:pPr>
        <w:pStyle w:val="FirstParagraph"/>
      </w:pPr>
      <w:ins w:id="190" w:author="PR Preview" w:date="2026-01-01T00:00:00Z">
        <w:r>
          <w:t xml:space="preserve">Use</w:t>
        </w:r>
      </w:ins>
      <w:ins w:id="191" w:author="PR Preview" w:date="2026-01-01T00:00:00Z">
        <w:r>
          <w:t xml:space="preserve"> </w:t>
        </w:r>
      </w:ins>
      <w:hyperlink r:id="rId29">
        <w:ins w:id="192" w:author="PR Preview" w:date="2026-01-01T00:00:00Z">
          <w:r>
            <w:rPr>
              <w:rStyle w:val="VerbatimChar"/>
            </w:rPr>
            <w:t xml:space="preserve">{cli}</w:t>
          </w:r>
        </w:ins>
      </w:hyperlink>
      <w:ins w:id="193" w:author="PR Preview" w:date="2026-01-01T00:00:00Z">
        <w:r>
          <w:t xml:space="preserve"> </w:t>
        </w:r>
      </w:ins>
      <w:ins w:id="194" w:author="PR Preview" w:date="2026-01-01T00:00:00Z">
        <w:r>
          <w:t xml:space="preserve">package functions for all user-facing messages in package functions.</w:t>
        </w:r>
      </w:ins>
      <w:ins w:id="195" w:author="PR Preview" w:date="2026-01-01T00:00:00Z">
        <w:r>
          <w:t xml:space="preserve"> </w:t>
        </w:r>
      </w:ins>
      <w:ins w:id="196" w:author="PR Preview" w:date="2026-01-01T00:00:00Z">
        <w:r>
          <w:t xml:space="preserve">This is enforced by the example</w:t>
        </w:r>
      </w:ins>
      <w:ins w:id="197" w:author="PR Preview" w:date="2026-01-01T00:00:00Z">
        <w:r>
          <w:t xml:space="preserve"> </w:t>
        </w:r>
      </w:ins>
      <w:ins w:id="198" w:author="PR Preview" w:date="2026-01-01T00:00:00Z">
        <w:r>
          <w:rPr>
            <w:rStyle w:val="VerbatimChar"/>
          </w:rPr>
          <w:t xml:space="preserve">.lintr.R</w:t>
        </w:r>
      </w:ins>
      <w:ins w:id="199" w:author="PR Preview" w:date="2026-01-01T00:00:00Z">
        <w:r>
          <w:t xml:space="preserve"> </w:t>
        </w:r>
      </w:ins>
      <w:ins w:id="200" w:author="PR Preview" w:date="2026-01-01T00:00:00Z">
        <w:r>
          <w:t xml:space="preserve">configuration via</w:t>
        </w:r>
      </w:ins>
      <w:ins w:id="201" w:author="PR Preview" w:date="2026-01-01T00:00:00Z">
        <w:r>
          <w:t xml:space="preserve"> </w:t>
        </w:r>
      </w:ins>
      <w:ins w:id="202" w:author="PR Preview" w:date="2026-01-01T00:00:00Z">
        <w:r>
          <w:rPr>
            <w:rStyle w:val="VerbatimChar"/>
          </w:rPr>
          <w:t xml:space="preserve">undesirable_function_linter()</w:t>
        </w:r>
      </w:ins>
      <w:ins w:id="203" w:author="PR Preview" w:date="2026-01-01T00:00:00Z">
        <w:r>
          <w:t xml:space="preserve">.</w:t>
        </w:r>
      </w:ins>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del w:id="204" w:author="PR Preview" w:date="2026-01-01T00:00:00Z">
        <w:r>
          <w:delText xml:space="preserve">This provides better formatting,</w:delText>
        </w:r>
      </w:del>
      <w:del w:id="205" w:author="PR Preview" w:date="2026-01-01T00:00:00Z">
        <w:r>
          <w:delText xml:space="preserve"> </w:delText>
        </w:r>
      </w:del>
      <w:del w:id="206" w:author="PR Preview" w:date="2026-01-01T00:00:00Z">
        <w:r>
          <w:delText xml:space="preserve">color support,</w:delText>
        </w:r>
      </w:del>
      <w:del w:id="207" w:author="PR Preview" w:date="2026-01-01T00:00:00Z">
        <w:r>
          <w:delText xml:space="preserve"> </w:delText>
        </w:r>
      </w:del>
      <w:del w:id="208" w:author="PR Preview" w:date="2026-01-01T00:00:00Z">
        <w:r>
          <w:delText xml:space="preserve">and consistent messaging across our packages.</w:delText>
        </w:r>
      </w:del>
    </w:p>
    <w:p>
      <w:pPr>
        <w:pStyle w:val="FirstParagraph"/>
      </w:pPr>
      <w:ins w:id="209" w:author="PR Preview" w:date="2026-01-01T00:00:00Z">
        <w:r>
          <w:t xml:space="preserve">This provides better formatting,</w:t>
        </w:r>
      </w:ins>
      <w:ins w:id="210" w:author="PR Preview" w:date="2026-01-01T00:00:00Z">
        <w:r>
          <w:t xml:space="preserve"> </w:t>
        </w:r>
      </w:ins>
      <w:ins w:id="211" w:author="PR Preview" w:date="2026-01-01T00:00:00Z">
        <w:r>
          <w:t xml:space="preserve">color support,</w:t>
        </w:r>
      </w:ins>
      <w:ins w:id="212" w:author="PR Preview" w:date="2026-01-01T00:00:00Z">
        <w:r>
          <w:t xml:space="preserve"> </w:t>
        </w:r>
      </w:ins>
      <w:ins w:id="213" w:author="PR Preview" w:date="2026-01-01T00:00:00Z">
        <w:r>
          <w:t xml:space="preserve">and consistent messaging across packages.</w:t>
        </w:r>
      </w:ins>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del w:id="214" w:author="PR Preview" w:date="2026-01-01T00:00:00Z">
        <w:r>
          <w:rPr>
            <w:b/>
            <w:bCs/>
          </w:rPr>
          <w:delText xml:space="preserve">No</w:delText>
        </w:r>
      </w:del>
      <w:del w:id="215" w:author="PR Preview" w:date="2026-01-01T00:00:00Z">
        <w:r>
          <w:rPr>
            <w:b/>
            <w:bCs/>
          </w:rPr>
          <w:delText xml:space="preserve"> </w:delText>
        </w:r>
      </w:del>
      <w:del w:id="216" w:author="PR Preview" w:date="2026-01-01T00:00:00Z">
        <w:r>
          <w:rPr>
            <w:rStyle w:val="VerbatimChar"/>
            <w:b/>
            <w:bCs/>
          </w:rPr>
          <w:delText xml:space="preserve">library()</w:delText>
        </w:r>
      </w:del>
      <w:del w:id="217" w:author="PR Preview" w:date="2026-01-01T00:00:00Z">
        <w:r>
          <w:rPr>
            <w:b/>
            <w:bCs/>
          </w:rPr>
          <w:delText xml:space="preserve"> </w:delText>
        </w:r>
      </w:del>
      <w:del w:id="218" w:author="PR Preview" w:date="2026-01-01T00:00:00Z">
        <w:r>
          <w:rPr>
            <w:b/>
            <w:bCs/>
          </w:rPr>
          <w:delText xml:space="preserve">in package code</w:delText>
        </w:r>
      </w:del>
      <w:del w:id="219" w:author="PR Preview" w:date="2026-01-01T00:00:00Z">
        <w:r>
          <w:delText xml:space="preserve">: Use</w:delText>
        </w:r>
      </w:del>
      <w:del w:id="220" w:author="PR Preview" w:date="2026-01-01T00:00:00Z">
        <w:r>
          <w:delText xml:space="preserve"> </w:delText>
        </w:r>
      </w:del>
      <w:del w:id="221" w:author="PR Preview" w:date="2026-01-01T00:00:00Z">
        <w:r>
          <w:rPr>
            <w:rStyle w:val="VerbatimChar"/>
          </w:rPr>
          <w:delText xml:space="preserve">::</w:delText>
        </w:r>
      </w:del>
      <w:del w:id="222" w:author="PR Preview" w:date="2026-01-01T00:00:00Z">
        <w:r>
          <w:delText xml:space="preserve"> </w:delText>
        </w:r>
      </w:del>
      <w:del w:id="223" w:author="PR Preview" w:date="2026-01-01T00:00:00Z">
        <w:r>
          <w:delText xml:space="preserve">notation or declare in DESCRIPTION Imports.</w:delText>
        </w:r>
      </w:del>
      <w:del w:id="224" w:author="PR Preview" w:date="2026-01-01T00:00:00Z">
        <w:r>
          <w:delText xml:space="preserve"> </w:delText>
        </w:r>
      </w:del>
      <w:del w:id="225" w:author="PR Preview" w:date="2026-01-01T00:00:00Z">
        <w:r>
          <w:delText xml:space="preserve">This is enforced by our</w:delText>
        </w:r>
      </w:del>
      <w:del w:id="226" w:author="PR Preview" w:date="2026-01-01T00:00:00Z">
        <w:r>
          <w:delText xml:space="preserve"> </w:delText>
        </w:r>
      </w:del>
      <w:del w:id="227" w:author="PR Preview" w:date="2026-01-01T00:00:00Z">
        <w:r>
          <w:rPr>
            <w:rStyle w:val="VerbatimChar"/>
          </w:rPr>
          <w:delText xml:space="preserve">.lintr.R</w:delText>
        </w:r>
      </w:del>
      <w:del w:id="228" w:author="PR Preview" w:date="2026-01-01T00:00:00Z">
        <w:r>
          <w:delText xml:space="preserve"> </w:delText>
        </w:r>
      </w:del>
      <w:del w:id="229" w:author="PR Preview" w:date="2026-01-01T00:00:00Z">
        <w:r>
          <w:delText xml:space="preserve">configuration via</w:delText>
        </w:r>
      </w:del>
      <w:del w:id="230" w:author="PR Preview" w:date="2026-01-01T00:00:00Z">
        <w:r>
          <w:delText xml:space="preserve"> </w:delText>
        </w:r>
      </w:del>
      <w:del w:id="231" w:author="PR Preview" w:date="2026-01-01T00:00:00Z">
        <w:r>
          <w:rPr>
            <w:rStyle w:val="VerbatimChar"/>
          </w:rPr>
          <w:delText xml:space="preserve">undesirable_function_linter()</w:delText>
        </w:r>
      </w:del>
      <w:del w:id="232" w:author="PR Preview" w:date="2026-01-01T00:00:00Z">
        <w:r>
          <w:delText xml:space="preserve">.</w:delText>
        </w:r>
      </w:del>
      <w:del w:id="233" w:author="PR Preview" w:date="2026-01-01T00:00:00Z">
        <w:r>
          <w:delText xml:space="preserve"> </w:delText>
        </w:r>
      </w:del>
      <w:del w:id="234" w:author="PR Preview" w:date="2026-01-01T00:00:00Z">
        <w:r>
          <w:delText xml:space="preserve">Instead, use:</w:delText>
        </w:r>
      </w:del>
    </w:p>
    <w:p>
      <w:pPr>
        <w:pStyle w:val="Compact"/>
        <w:numPr>
          <w:ilvl w:val="0"/>
          <w:numId w:val="1027"/>
        </w:numPr>
      </w:pPr>
      <w:ins w:id="235" w:author="PR Preview" w:date="2026-01-01T00:00:00Z">
        <w:r>
          <w:rPr>
            <w:b/>
            <w:bCs/>
          </w:rPr>
          <w:t xml:space="preserve">No</w:t>
        </w:r>
      </w:ins>
      <w:ins w:id="236" w:author="PR Preview" w:date="2026-01-01T00:00:00Z">
        <w:r>
          <w:rPr>
            <w:b/>
            <w:bCs/>
          </w:rPr>
          <w:t xml:space="preserve"> </w:t>
        </w:r>
      </w:ins>
      <w:ins w:id="237" w:author="PR Preview" w:date="2026-01-01T00:00:00Z">
        <w:r>
          <w:rPr>
            <w:rStyle w:val="VerbatimChar"/>
            <w:b/>
            <w:bCs/>
          </w:rPr>
          <w:t xml:space="preserve">library()</w:t>
        </w:r>
      </w:ins>
      <w:ins w:id="238" w:author="PR Preview" w:date="2026-01-01T00:00:00Z">
        <w:r>
          <w:rPr>
            <w:b/>
            <w:bCs/>
          </w:rPr>
          <w:t xml:space="preserve"> </w:t>
        </w:r>
      </w:ins>
      <w:ins w:id="239" w:author="PR Preview" w:date="2026-01-01T00:00:00Z">
        <w:r>
          <w:rPr>
            <w:b/>
            <w:bCs/>
          </w:rPr>
          <w:t xml:space="preserve">in package code</w:t>
        </w:r>
      </w:ins>
      <w:ins w:id="240" w:author="PR Preview" w:date="2026-01-01T00:00:00Z">
        <w:r>
          <w:t xml:space="preserve">: Use</w:t>
        </w:r>
      </w:ins>
      <w:ins w:id="241" w:author="PR Preview" w:date="2026-01-01T00:00:00Z">
        <w:r>
          <w:t xml:space="preserve"> </w:t>
        </w:r>
      </w:ins>
      <w:ins w:id="242" w:author="PR Preview" w:date="2026-01-01T00:00:00Z">
        <w:r>
          <w:rPr>
            <w:rStyle w:val="VerbatimChar"/>
          </w:rPr>
          <w:t xml:space="preserve">::</w:t>
        </w:r>
      </w:ins>
      <w:ins w:id="243" w:author="PR Preview" w:date="2026-01-01T00:00:00Z">
        <w:r>
          <w:t xml:space="preserve"> </w:t>
        </w:r>
      </w:ins>
      <w:ins w:id="244" w:author="PR Preview" w:date="2026-01-01T00:00:00Z">
        <w:r>
          <w:t xml:space="preserve">notation or declare in DESCRIPTION Imports.</w:t>
        </w:r>
      </w:ins>
      <w:ins w:id="245" w:author="PR Preview" w:date="2026-01-01T00:00:00Z">
        <w:r>
          <w:t xml:space="preserve"> </w:t>
        </w:r>
      </w:ins>
      <w:ins w:id="246" w:author="PR Preview" w:date="2026-01-01T00:00:00Z">
        <w:r>
          <w:t xml:space="preserve">This is enforced by the example</w:t>
        </w:r>
      </w:ins>
      <w:ins w:id="247" w:author="PR Preview" w:date="2026-01-01T00:00:00Z">
        <w:r>
          <w:t xml:space="preserve"> </w:t>
        </w:r>
      </w:ins>
      <w:ins w:id="248" w:author="PR Preview" w:date="2026-01-01T00:00:00Z">
        <w:r>
          <w:rPr>
            <w:rStyle w:val="VerbatimChar"/>
          </w:rPr>
          <w:t xml:space="preserve">.lintr.R</w:t>
        </w:r>
      </w:ins>
      <w:ins w:id="249" w:author="PR Preview" w:date="2026-01-01T00:00:00Z">
        <w:r>
          <w:t xml:space="preserve"> </w:t>
        </w:r>
      </w:ins>
      <w:ins w:id="250" w:author="PR Preview" w:date="2026-01-01T00:00:00Z">
        <w:r>
          <w:t xml:space="preserve">configuration via</w:t>
        </w:r>
      </w:ins>
      <w:ins w:id="251" w:author="PR Preview" w:date="2026-01-01T00:00:00Z">
        <w:r>
          <w:t xml:space="preserve"> </w:t>
        </w:r>
      </w:ins>
      <w:ins w:id="252" w:author="PR Preview" w:date="2026-01-01T00:00:00Z">
        <w:r>
          <w:rPr>
            <w:rStyle w:val="VerbatimChar"/>
          </w:rPr>
          <w:t xml:space="preserve">undesirable_function_linter()</w:t>
        </w:r>
      </w:ins>
      <w:ins w:id="253" w:author="PR Preview" w:date="2026-01-01T00:00:00Z">
        <w:r>
          <w:t xml:space="preserve">.</w:t>
        </w:r>
      </w:ins>
      <w:ins w:id="254" w:author="PR Preview" w:date="2026-01-01T00:00:00Z">
        <w:r>
          <w:t xml:space="preserve"> </w:t>
        </w:r>
      </w:ins>
      <w:ins w:id="255" w:author="PR Preview" w:date="2026-01-01T00:00:00Z">
        <w:r>
          <w:t xml:space="preserve">Instead, use:</w:t>
        </w:r>
      </w:ins>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del w:id="256" w:author="PR Preview" w:date="2026-01-01T00:00:00Z">
        <w:r>
          <w:rPr>
            <w:b/>
            <w:bCs/>
          </w:rPr>
          <w:delText xml:space="preserve">Uppercase acronyms are allowed</w:delText>
        </w:r>
      </w:del>
      <w:del w:id="257" w:author="PR Preview" w:date="2026-01-01T00:00:00Z">
        <w:r>
          <w:delText xml:space="preserve"> </w:delText>
        </w:r>
      </w:del>
      <w:del w:id="258" w:author="PR Preview" w:date="2026-01-01T00:00:00Z">
        <w:r>
          <w:delText xml:space="preserve">in</w:delText>
        </w:r>
      </w:del>
      <w:del w:id="259" w:author="PR Preview" w:date="2026-01-01T00:00:00Z">
        <w:r>
          <w:delText xml:space="preserve"> </w:delText>
        </w:r>
      </w:del>
      <w:del w:id="260" w:author="PR Preview" w:date="2026-01-01T00:00:00Z">
        <w:r>
          <w:rPr>
            <w:rStyle w:val="VerbatimChar"/>
          </w:rPr>
          <w:delText xml:space="preserve">snake_case</w:delText>
        </w:r>
      </w:del>
      <w:del w:id="261" w:author="PR Preview" w:date="2026-01-01T00:00:00Z">
        <w:r>
          <w:delText xml:space="preserve"> </w:delText>
        </w:r>
      </w:del>
      <w:del w:id="262" w:author="PR Preview" w:date="2026-01-01T00:00:00Z">
        <w:r>
          <w:delText xml:space="preserve">names (e.g.,</w:delText>
        </w:r>
      </w:del>
      <w:del w:id="263" w:author="PR Preview" w:date="2026-01-01T00:00:00Z">
        <w:r>
          <w:delText xml:space="preserve"> </w:delText>
        </w:r>
      </w:del>
      <w:del w:id="264" w:author="PR Preview" w:date="2026-01-01T00:00:00Z">
        <w:r>
          <w:rPr>
            <w:rStyle w:val="VerbatimChar"/>
          </w:rPr>
          <w:delText xml:space="preserve">prep_IDs_data</w:delText>
        </w:r>
      </w:del>
      <w:del w:id="265" w:author="PR Preview" w:date="2026-01-01T00:00:00Z">
        <w:r>
          <w:delText xml:space="preserve">,</w:delText>
        </w:r>
      </w:del>
      <w:del w:id="266" w:author="PR Preview" w:date="2026-01-01T00:00:00Z">
        <w:r>
          <w:delText xml:space="preserve"> </w:delText>
        </w:r>
      </w:del>
      <w:del w:id="267" w:author="PR Preview" w:date="2026-01-01T00:00:00Z">
        <w:r>
          <w:rPr>
            <w:rStyle w:val="VerbatimChar"/>
          </w:rPr>
          <w:delText xml:space="preserve">calculate_BMI_score</w:delText>
        </w:r>
      </w:del>
      <w:del w:id="268" w:author="PR Preview" w:date="2026-01-01T00:00:00Z">
        <w:r>
          <w:delText xml:space="preserve">).</w:delText>
        </w:r>
      </w:del>
      <w:del w:id="269" w:author="PR Preview" w:date="2026-01-01T00:00:00Z">
        <w:r>
          <w:delText xml:space="preserve"> </w:delText>
        </w:r>
      </w:del>
      <w:del w:id="270" w:author="PR Preview" w:date="2026-01-01T00:00:00Z">
        <w:r>
          <w:delText xml:space="preserve">This is enforced via a custom</w:delText>
        </w:r>
      </w:del>
      <w:del w:id="271" w:author="PR Preview" w:date="2026-01-01T00:00:00Z">
        <w:r>
          <w:delText xml:space="preserve"> </w:delText>
        </w:r>
      </w:del>
      <w:del w:id="272" w:author="PR Preview" w:date="2026-01-01T00:00:00Z">
        <w:r>
          <w:rPr>
            <w:rStyle w:val="VerbatimChar"/>
          </w:rPr>
          <w:delText xml:space="preserve">object_name_linter</w:delText>
        </w:r>
      </w:del>
      <w:del w:id="273" w:author="PR Preview" w:date="2026-01-01T00:00:00Z">
        <w:r>
          <w:delText xml:space="preserve"> </w:delText>
        </w:r>
      </w:del>
      <w:del w:id="274" w:author="PR Preview" w:date="2026-01-01T00:00:00Z">
        <w:r>
          <w:delText xml:space="preserve">regex pattern in our</w:delText>
        </w:r>
      </w:del>
      <w:del w:id="275" w:author="PR Preview" w:date="2026-01-01T00:00:00Z">
        <w:r>
          <w:delText xml:space="preserve"> </w:delText>
        </w:r>
      </w:del>
      <w:del w:id="276" w:author="PR Preview" w:date="2026-01-01T00:00:00Z">
        <w:r>
          <w:rPr>
            <w:rStyle w:val="VerbatimChar"/>
          </w:rPr>
          <w:delText xml:space="preserve">.lintr.R</w:delText>
        </w:r>
      </w:del>
      <w:del w:id="277" w:author="PR Preview" w:date="2026-01-01T00:00:00Z">
        <w:r>
          <w:delText xml:space="preserve"> </w:delText>
        </w:r>
      </w:del>
      <w:del w:id="278" w:author="PR Preview" w:date="2026-01-01T00:00:00Z">
        <w:r>
          <w:delText xml:space="preserve">configuration.</w:delText>
        </w:r>
      </w:del>
    </w:p>
    <w:p>
      <w:pPr>
        <w:pStyle w:val="BodyText"/>
      </w:pPr>
      <w:ins w:id="279" w:author="PR Preview" w:date="2026-01-01T00:00:00Z">
        <w:r>
          <w:rPr>
            <w:b/>
            <w:bCs/>
          </w:rPr>
          <w:t xml:space="preserve">Uppercase acronyms are allowed</w:t>
        </w:r>
      </w:ins>
      <w:ins w:id="280" w:author="PR Preview" w:date="2026-01-01T00:00:00Z">
        <w:r>
          <w:t xml:space="preserve"> </w:t>
        </w:r>
      </w:ins>
      <w:ins w:id="281" w:author="PR Preview" w:date="2026-01-01T00:00:00Z">
        <w:r>
          <w:t xml:space="preserve">in</w:t>
        </w:r>
      </w:ins>
      <w:ins w:id="282" w:author="PR Preview" w:date="2026-01-01T00:00:00Z">
        <w:r>
          <w:t xml:space="preserve"> </w:t>
        </w:r>
      </w:ins>
      <w:ins w:id="283" w:author="PR Preview" w:date="2026-01-01T00:00:00Z">
        <w:r>
          <w:rPr>
            <w:rStyle w:val="VerbatimChar"/>
          </w:rPr>
          <w:t xml:space="preserve">snake_case</w:t>
        </w:r>
      </w:ins>
      <w:ins w:id="284" w:author="PR Preview" w:date="2026-01-01T00:00:00Z">
        <w:r>
          <w:t xml:space="preserve"> </w:t>
        </w:r>
      </w:ins>
      <w:ins w:id="285" w:author="PR Preview" w:date="2026-01-01T00:00:00Z">
        <w:r>
          <w:t xml:space="preserve">names (e.g.,</w:t>
        </w:r>
      </w:ins>
      <w:ins w:id="286" w:author="PR Preview" w:date="2026-01-01T00:00:00Z">
        <w:r>
          <w:t xml:space="preserve"> </w:t>
        </w:r>
      </w:ins>
      <w:ins w:id="287" w:author="PR Preview" w:date="2026-01-01T00:00:00Z">
        <w:r>
          <w:rPr>
            <w:rStyle w:val="VerbatimChar"/>
          </w:rPr>
          <w:t xml:space="preserve">prep_IDs_data</w:t>
        </w:r>
      </w:ins>
      <w:ins w:id="288" w:author="PR Preview" w:date="2026-01-01T00:00:00Z">
        <w:r>
          <w:t xml:space="preserve">,</w:t>
        </w:r>
      </w:ins>
      <w:ins w:id="289" w:author="PR Preview" w:date="2026-01-01T00:00:00Z">
        <w:r>
          <w:t xml:space="preserve"> </w:t>
        </w:r>
      </w:ins>
      <w:ins w:id="290" w:author="PR Preview" w:date="2026-01-01T00:00:00Z">
        <w:r>
          <w:rPr>
            <w:rStyle w:val="VerbatimChar"/>
          </w:rPr>
          <w:t xml:space="preserve">calculate_BMI_score</w:t>
        </w:r>
      </w:ins>
      <w:ins w:id="291" w:author="PR Preview" w:date="2026-01-01T00:00:00Z">
        <w:r>
          <w:t xml:space="preserve">).</w:t>
        </w:r>
      </w:ins>
      <w:ins w:id="292" w:author="PR Preview" w:date="2026-01-01T00:00:00Z">
        <w:r>
          <w:t xml:space="preserve"> </w:t>
        </w:r>
      </w:ins>
      <w:ins w:id="293" w:author="PR Preview" w:date="2026-01-01T00:00:00Z">
        <w:r>
          <w:t xml:space="preserve">This is enforced via a custom</w:t>
        </w:r>
      </w:ins>
      <w:ins w:id="294" w:author="PR Preview" w:date="2026-01-01T00:00:00Z">
        <w:r>
          <w:t xml:space="preserve"> </w:t>
        </w:r>
      </w:ins>
      <w:ins w:id="295" w:author="PR Preview" w:date="2026-01-01T00:00:00Z">
        <w:r>
          <w:rPr>
            <w:rStyle w:val="VerbatimChar"/>
          </w:rPr>
          <w:t xml:space="preserve">object_name_linter</w:t>
        </w:r>
      </w:ins>
      <w:ins w:id="296" w:author="PR Preview" w:date="2026-01-01T00:00:00Z">
        <w:r>
          <w:t xml:space="preserve"> </w:t>
        </w:r>
      </w:ins>
      <w:ins w:id="297" w:author="PR Preview" w:date="2026-01-01T00:00:00Z">
        <w:r>
          <w:t xml:space="preserve">regex pattern in the example</w:t>
        </w:r>
      </w:ins>
      <w:ins w:id="298" w:author="PR Preview" w:date="2026-01-01T00:00:00Z">
        <w:r>
          <w:t xml:space="preserve"> </w:t>
        </w:r>
      </w:ins>
      <w:ins w:id="299" w:author="PR Preview" w:date="2026-01-01T00:00:00Z">
        <w:r>
          <w:rPr>
            <w:rStyle w:val="VerbatimChar"/>
          </w:rPr>
          <w:t xml:space="preserve">.lintr.R</w:t>
        </w:r>
      </w:ins>
      <w:ins w:id="300" w:author="PR Preview" w:date="2026-01-01T00:00:00Z">
        <w:r>
          <w:t xml:space="preserve"> </w:t>
        </w:r>
      </w:ins>
      <w:ins w:id="301" w:author="PR Preview" w:date="2026-01-01T00:00:00Z">
        <w:r>
          <w:t xml:space="preserve">configuration.</w:t>
        </w:r>
      </w:ins>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del w:id="302" w:author="PR Preview" w:date="2026-01-01T00:00:00Z">
        <w:r>
          <w:delText xml:space="preserve">18.3 Our Lab’s Lintr Configuration</w:delText>
        </w:r>
      </w:del>
    </w:p>
    <w:p>
      <w:pPr>
        <w:pStyle w:val="FirstParagraph"/>
      </w:pPr>
      <w:del w:id="303" w:author="PR Preview" w:date="2026-01-01T00:00:00Z">
        <w:r>
          <w:delText xml:space="preserve">Our lab uses a custom</w:delText>
        </w:r>
      </w:del>
      <w:del w:id="304" w:author="PR Preview" w:date="2026-01-01T00:00:00Z">
        <w:r>
          <w:delText xml:space="preserve"> </w:delText>
        </w:r>
      </w:del>
      <w:del w:id="305" w:author="PR Preview" w:date="2026-01-01T00:00:00Z">
        <w:r>
          <w:rPr>
            <w:rStyle w:val="VerbatimChar"/>
          </w:rPr>
          <w:delText xml:space="preserve">.lintr.R</w:delText>
        </w:r>
      </w:del>
      <w:del w:id="306" w:author="PR Preview" w:date="2026-01-01T00:00:00Z">
        <w:r>
          <w:delText xml:space="preserve"> </w:delText>
        </w:r>
      </w:del>
      <w:del w:id="307" w:author="PR Preview" w:date="2026-01-01T00:00:00Z">
        <w:r>
          <w:delText xml:space="preserve">configuration file in each repository to enforce our style standards.</w:delText>
        </w:r>
      </w:del>
      <w:del w:id="308" w:author="PR Preview" w:date="2026-01-01T00:00:00Z">
        <w:r>
          <w:delText xml:space="preserve"> </w:delText>
        </w:r>
      </w:del>
      <w:del w:id="309" w:author="PR Preview" w:date="2026-01-01T00:00:00Z">
        <w:r>
          <w:delText xml:space="preserve">You can view the lab-manual’s configuration at</w:delText>
        </w:r>
      </w:del>
      <w:del w:id="310" w:author="PR Preview" w:date="2026-01-01T00:00:00Z">
        <w:r>
          <w:delText xml:space="preserve"> </w:delText>
        </w:r>
      </w:del>
      <w:hyperlink r:id="rId13">
        <w:del w:id="311" w:author="PR Preview" w:date="2026-01-01T00:00:00Z">
          <w:r>
            <w:rPr>
              <w:rStyle w:val="Hyperlink"/>
            </w:rPr>
            <w:delText xml:space="preserve">https://github.com/UCD-SERG/lab-manual/blob/main/.lintr.R</w:delText>
          </w:r>
        </w:del>
      </w:hyperlink>
      <w:del w:id="312" w:author="PR Preview" w:date="2026-01-01T00:00:00Z">
        <w:r>
          <w:delText xml:space="preserve">.</w:delText>
        </w:r>
      </w:del>
    </w:p>
    <w:p>
      <w:pPr>
        <w:pStyle w:val="Heading3"/>
      </w:pPr>
      <w:ins w:id="313" w:author="PR Preview" w:date="2026-01-01T00:00:00Z">
        <w:r>
          <w:t xml:space="preserve">18.3 A Recommended Lintr Configuration</w:t>
        </w:r>
      </w:ins>
    </w:p>
    <w:p>
      <w:pPr>
        <w:pStyle w:val="FirstParagraph"/>
      </w:pPr>
      <w:ins w:id="314" w:author="PR Preview" w:date="2026-01-01T00:00:00Z">
        <w:r>
          <w:t xml:space="preserve">We recommend a custom</w:t>
        </w:r>
      </w:ins>
      <w:ins w:id="315" w:author="PR Preview" w:date="2026-01-01T00:00:00Z">
        <w:r>
          <w:t xml:space="preserve"> </w:t>
        </w:r>
      </w:ins>
      <w:ins w:id="316" w:author="PR Preview" w:date="2026-01-01T00:00:00Z">
        <w:r>
          <w:rPr>
            <w:rStyle w:val="VerbatimChar"/>
          </w:rPr>
          <w:t xml:space="preserve">.lintr.R</w:t>
        </w:r>
      </w:ins>
      <w:ins w:id="317" w:author="PR Preview" w:date="2026-01-01T00:00:00Z">
        <w:r>
          <w:t xml:space="preserve"> </w:t>
        </w:r>
      </w:ins>
      <w:ins w:id="318" w:author="PR Preview" w:date="2026-01-01T00:00:00Z">
        <w:r>
          <w:t xml:space="preserve">configuration file in each repository to enforce these style standards.</w:t>
        </w:r>
      </w:ins>
      <w:ins w:id="319" w:author="PR Preview" w:date="2026-01-01T00:00:00Z">
        <w:r>
          <w:t xml:space="preserve"> </w:t>
        </w:r>
      </w:ins>
      <w:ins w:id="320" w:author="PR Preview" w:date="2026-01-01T00:00:00Z">
        <w:r>
          <w:t xml:space="preserve">You can view an example configuration, from the UCD-SERG lab manual, at</w:t>
        </w:r>
      </w:ins>
      <w:ins w:id="321" w:author="PR Preview" w:date="2026-01-01T00:00:00Z">
        <w:r>
          <w:t xml:space="preserve"> </w:t>
        </w:r>
      </w:ins>
      <w:hyperlink r:id="rId13">
        <w:ins w:id="322" w:author="PR Preview" w:date="2026-01-01T00:00:00Z">
          <w:r>
            <w:rPr>
              <w:rStyle w:val="Hyperlink"/>
            </w:rPr>
            <w:t xml:space="preserve">https://github.com/UCD-SERG/lab-manual/blob/main/.lintr.R</w:t>
          </w:r>
        </w:ins>
      </w:hyperlink>
      <w:ins w:id="323" w:author="PR Preview" w:date="2026-01-01T00:00:00Z">
        <w:r>
          <w:t xml:space="preserve">.</w:t>
        </w:r>
      </w:ins>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del w:id="324" w:author="PR Preview" w:date="2026-01-01T00:00:00Z">
        <w:r>
          <w:rPr>
            <w:rStyle w:val="VerbatimChar"/>
          </w:rPr>
          <w:delText xml:space="preserve">return_linter(return_style = "explicit")</w:delText>
        </w:r>
      </w:del>
      <w:del w:id="325" w:author="PR Preview" w:date="2026-01-01T00:00:00Z">
        <w:r>
          <w:delText xml:space="preserve">: Every function should end with</w:delText>
        </w:r>
      </w:del>
      <w:del w:id="326" w:author="PR Preview" w:date="2026-01-01T00:00:00Z">
        <w:r>
          <w:delText xml:space="preserve"> </w:delText>
        </w:r>
      </w:del>
      <w:del w:id="327" w:author="PR Preview" w:date="2026-01-01T00:00:00Z">
        <w:r>
          <w:rPr>
            <w:rStyle w:val="VerbatimChar"/>
          </w:rPr>
          <w:delText xml:space="preserve">return(return_value)</w:delText>
        </w:r>
      </w:del>
      <w:del w:id="328" w:author="PR Preview" w:date="2026-01-01T00:00:00Z">
        <w:r>
          <w:delText xml:space="preserve"> </w:delText>
        </w:r>
      </w:del>
      <w:del w:id="329" w:author="PR Preview" w:date="2026-01-01T00:00:00Z">
        <w:r>
          <w:delText xml:space="preserve">rather than just</w:delText>
        </w:r>
      </w:del>
      <w:del w:id="330" w:author="PR Preview" w:date="2026-01-01T00:00:00Z">
        <w:r>
          <w:delText xml:space="preserve"> </w:delText>
        </w:r>
      </w:del>
      <w:del w:id="331" w:author="PR Preview" w:date="2026-01-01T00:00:00Z">
        <w:r>
          <w:rPr>
            <w:rStyle w:val="VerbatimChar"/>
          </w:rPr>
          <w:delText xml:space="preserve">return_value</w:delText>
        </w:r>
      </w:del>
      <w:del w:id="332" w:author="PR Preview" w:date="2026-01-01T00:00:00Z">
        <w:r>
          <w:delText xml:space="preserve">. We may sometimes disable this linter in older projects when we aren’t ready to clean this issue up, but for all new code, we require explicit returns as a lab standard, following the</w:delText>
        </w:r>
      </w:del>
      <w:del w:id="333" w:author="PR Preview" w:date="2026-01-01T00:00:00Z">
        <w:r>
          <w:delText xml:space="preserve"> </w:delText>
        </w:r>
      </w:del>
      <w:hyperlink r:id="rId22">
        <w:del w:id="334" w:author="PR Preview" w:date="2026-01-01T00:00:00Z">
          <w:r>
            <w:rPr>
              <w:rStyle w:val="Hyperlink"/>
            </w:rPr>
            <w:delText xml:space="preserve">Google R Style Guide</w:delText>
          </w:r>
        </w:del>
      </w:hyperlink>
      <w:del w:id="335" w:author="PR Preview" w:date="2026-01-01T00:00:00Z">
        <w:r>
          <w:delText xml:space="preserve">.</w:delText>
        </w:r>
      </w:del>
    </w:p>
    <w:p>
      <w:pPr>
        <w:pStyle w:val="Compact"/>
        <w:numPr>
          <w:ilvl w:val="0"/>
          <w:numId w:val="1033"/>
        </w:numPr>
      </w:pPr>
      <w:ins w:id="336" w:author="PR Preview" w:date="2026-01-01T00:00:00Z">
        <w:r>
          <w:rPr>
            <w:rStyle w:val="VerbatimChar"/>
          </w:rPr>
          <w:t xml:space="preserve">return_linter(return_style = "explicit")</w:t>
        </w:r>
      </w:ins>
      <w:ins w:id="337" w:author="PR Preview" w:date="2026-01-01T00:00:00Z">
        <w:r>
          <w:t xml:space="preserve">: Every function should end with</w:t>
        </w:r>
      </w:ins>
      <w:ins w:id="338" w:author="PR Preview" w:date="2026-01-01T00:00:00Z">
        <w:r>
          <w:t xml:space="preserve"> </w:t>
        </w:r>
      </w:ins>
      <w:ins w:id="339" w:author="PR Preview" w:date="2026-01-01T00:00:00Z">
        <w:r>
          <w:rPr>
            <w:rStyle w:val="VerbatimChar"/>
          </w:rPr>
          <w:t xml:space="preserve">return(return_value)</w:t>
        </w:r>
      </w:ins>
      <w:ins w:id="340" w:author="PR Preview" w:date="2026-01-01T00:00:00Z">
        <w:r>
          <w:t xml:space="preserve"> </w:t>
        </w:r>
      </w:ins>
      <w:ins w:id="341" w:author="PR Preview" w:date="2026-01-01T00:00:00Z">
        <w:r>
          <w:t xml:space="preserve">rather than just</w:t>
        </w:r>
      </w:ins>
      <w:ins w:id="342" w:author="PR Preview" w:date="2026-01-01T00:00:00Z">
        <w:r>
          <w:t xml:space="preserve"> </w:t>
        </w:r>
      </w:ins>
      <w:ins w:id="343" w:author="PR Preview" w:date="2026-01-01T00:00:00Z">
        <w:r>
          <w:rPr>
            <w:rStyle w:val="VerbatimChar"/>
          </w:rPr>
          <w:t xml:space="preserve">return_value</w:t>
        </w:r>
      </w:ins>
      <w:ins w:id="344" w:author="PR Preview" w:date="2026-01-01T00:00:00Z">
        <w:r>
          <w:t xml:space="preserve">. We may sometimes disable this linter in older projects when we aren’t ready to clean this issue up, but for all new code, we recommend explicit returns, following the</w:t>
        </w:r>
      </w:ins>
      <w:ins w:id="345" w:author="PR Preview" w:date="2026-01-01T00:00:00Z">
        <w:r>
          <w:t xml:space="preserve"> </w:t>
        </w:r>
      </w:ins>
      <w:hyperlink r:id="rId22">
        <w:ins w:id="346" w:author="PR Preview" w:date="2026-01-01T00:00:00Z">
          <w:r>
            <w:rPr>
              <w:rStyle w:val="Hyperlink"/>
            </w:rPr>
            <w:t xml:space="preserve">Google R Style Guide</w:t>
          </w:r>
        </w:ins>
      </w:hyperlink>
      <w:ins w:id="347" w:author="PR Preview" w:date="2026-01-01T00:00:00Z">
        <w:r>
          <w:t xml:space="preserve">.</w:t>
        </w:r>
      </w:ins>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del w:id="348" w:author="PR Preview" w:date="2026-01-01T00:00:00Z">
        <w:r>
          <w:delText xml:space="preserve">Our configuration allows relaxed rules for certain directories:</w:delText>
        </w:r>
      </w:del>
    </w:p>
    <w:p>
      <w:pPr>
        <w:pStyle w:val="BodyText"/>
      </w:pPr>
      <w:ins w:id="349" w:author="PR Preview" w:date="2026-01-01T00:00:00Z">
        <w:r>
          <w:t xml:space="preserve">The example configuration allows relaxed rules for certain directories:</w:t>
        </w:r>
      </w:ins>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2026-10-14T10:32:51Z</dcterms:created>
  <dcterms:modified xsi:type="dcterms:W3CDTF">2026-10-14T10:32:51Z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