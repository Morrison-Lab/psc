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del w:id="3" w:author="PR Preview" w:date="2026-01-01T00:00:00Z">
        <w:r>
          <w:rPr>
            <w:rStyle w:val="VerbatimChar"/>
          </w:rPr>
          <w:delText xml:space="preserve">zsh</w:delText>
        </w:r>
      </w:del>
      <w:del w:id="4" w:author="PR Preview" w:date="2026-01-01T00:00:00Z">
        <w:r>
          <w:delText xml:space="preserve"> </w:delText>
        </w:r>
      </w:del>
      <w:del w:id="5" w:author="PR Preview" w:date="2026-01-01T00:00:00Z">
        <w:r>
          <w:delText xml:space="preserve">has been the default login shell on macOS since 10.15 (Catalina),</w:delText>
        </w:r>
      </w:del>
      <w:del w:id="6" w:author="PR Preview" w:date="2026-01-01T00:00:00Z">
        <w:r>
          <w:delText xml:space="preserve"> </w:delText>
        </w:r>
      </w:del>
      <w:del w:id="7" w:author="PR Preview" w:date="2026-01-01T00:00:00Z">
        <w:r>
          <w:delText xml:space="preserve">so most of the lab is already running it.</w:delText>
        </w:r>
      </w:del>
    </w:p>
    <w:p>
      <w:pPr>
        <w:pStyle w:val="Compact"/>
        <w:numPr>
          <w:ilvl w:val="0"/>
          <w:numId w:val="1012"/>
        </w:numPr>
      </w:pPr>
      <w:ins w:id="8" w:author="PR Preview" w:date="2026-01-01T00:00:00Z">
        <w:r>
          <w:rPr>
            <w:rStyle w:val="VerbatimChar"/>
          </w:rPr>
          <w:t xml:space="preserve">zsh</w:t>
        </w:r>
      </w:ins>
      <w:ins w:id="9" w:author="PR Preview" w:date="2026-01-01T00:00:00Z">
        <w:r>
          <w:t xml:space="preserve"> </w:t>
        </w:r>
      </w:ins>
      <w:ins w:id="10" w:author="PR Preview" w:date="2026-01-01T00:00:00Z">
        <w:r>
          <w:t xml:space="preserve">has been the default login shell on macOS since 10.15 (Catalina),</w:t>
        </w:r>
      </w:ins>
      <w:ins w:id="11" w:author="PR Preview" w:date="2026-01-01T00:00:00Z">
        <w:r>
          <w:t xml:space="preserve"> </w:t>
        </w:r>
      </w:ins>
      <w:ins w:id="12" w:author="PR Preview" w:date="2026-01-01T00:00:00Z">
        <w:r>
          <w:t xml:space="preserve">so many Mac users are already running it.</w:t>
        </w:r>
      </w:ins>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del w:id="13" w:author="PR Preview" w:date="2026-01-01T00:00:00Z">
        <w:r>
          <w:delText xml:space="preserve">For shell scripts, we follow the</w:delText>
        </w:r>
      </w:del>
      <w:del w:id="14" w:author="PR Preview" w:date="2026-01-01T00:00:00Z">
        <w:r>
          <w:delText xml:space="preserve"> </w:delText>
        </w:r>
      </w:del>
      <w:hyperlink r:id="rId68">
        <w:del w:id="15" w:author="PR Preview" w:date="2026-01-01T00:00:00Z">
          <w:r>
            <w:rPr>
              <w:rStyle w:val="Hyperlink"/>
            </w:rPr>
            <w:delText xml:space="preserve">Google Shell Style Guide</w:delText>
          </w:r>
        </w:del>
      </w:hyperlink>
      <w:del w:id="16" w:author="PR Preview" w:date="2026-01-01T00:00:00Z">
        <w:r>
          <w:delText xml:space="preserve"> </w:delText>
        </w:r>
      </w:del>
      <w:del w:id="17" w:author="PR Preview" w:date="2026-01-01T00:00:00Z">
        <w:r>
          <w:delText xml:space="preserve">as the base authority,</w:delText>
        </w:r>
      </w:del>
      <w:del w:id="18" w:author="PR Preview" w:date="2026-01-01T00:00:00Z">
        <w:r>
          <w:delText xml:space="preserve"> </w:delText>
        </w:r>
      </w:del>
      <w:del w:id="19" w:author="PR Preview" w:date="2026-01-01T00:00:00Z">
        <w:r>
          <w:delText xml:space="preserve">the same way our R chapters defer to the</w:delText>
        </w:r>
      </w:del>
      <w:del w:id="20" w:author="PR Preview" w:date="2026-01-01T00:00:00Z">
        <w:r>
          <w:delText xml:space="preserve"> </w:delText>
        </w:r>
      </w:del>
      <w:hyperlink r:id="rId69">
        <w:del w:id="21" w:author="PR Preview" w:date="2026-01-01T00:00:00Z">
          <w:r>
            <w:rPr>
              <w:rStyle w:val="Hyperlink"/>
            </w:rPr>
            <w:delText xml:space="preserve">tidyverse style guide</w:delText>
          </w:r>
        </w:del>
      </w:hyperlink>
      <w:del w:id="22" w:author="PR Preview" w:date="2026-01-01T00:00:00Z">
        <w:r>
          <w:delText xml:space="preserve">.</w:delText>
        </w:r>
      </w:del>
      <w:del w:id="23" w:author="PR Preview" w:date="2026-01-01T00:00:00Z">
        <w:r>
          <w:delText xml:space="preserve"> </w:delText>
        </w:r>
      </w:del>
      <w:del w:id="24" w:author="PR Preview" w:date="2026-01-01T00:00:00Z">
        <w:r>
          <w:delText xml:space="preserve">The points below are the lab’s priorities and additions.</w:delText>
        </w:r>
      </w:del>
    </w:p>
    <w:p>
      <w:pPr>
        <w:pStyle w:val="FirstParagraph"/>
      </w:pPr>
      <w:ins w:id="25" w:author="PR Preview" w:date="2026-01-01T00:00:00Z">
        <w:r>
          <w:t xml:space="preserve">For shell scripts, we follow the</w:t>
        </w:r>
      </w:ins>
      <w:ins w:id="26" w:author="PR Preview" w:date="2026-01-01T00:00:00Z">
        <w:r>
          <w:t xml:space="preserve"> </w:t>
        </w:r>
      </w:ins>
      <w:hyperlink r:id="rId68">
        <w:ins w:id="27" w:author="PR Preview" w:date="2026-01-01T00:00:00Z">
          <w:r>
            <w:rPr>
              <w:rStyle w:val="Hyperlink"/>
            </w:rPr>
            <w:t xml:space="preserve">Google Shell Style Guide</w:t>
          </w:r>
        </w:ins>
      </w:hyperlink>
      <w:ins w:id="28" w:author="PR Preview" w:date="2026-01-01T00:00:00Z">
        <w:r>
          <w:t xml:space="preserve"> </w:t>
        </w:r>
      </w:ins>
      <w:ins w:id="29" w:author="PR Preview" w:date="2026-01-01T00:00:00Z">
        <w:r>
          <w:t xml:space="preserve">as the base authority,</w:t>
        </w:r>
      </w:ins>
      <w:ins w:id="30" w:author="PR Preview" w:date="2026-01-01T00:00:00Z">
        <w:r>
          <w:t xml:space="preserve"> </w:t>
        </w:r>
      </w:ins>
      <w:ins w:id="31" w:author="PR Preview" w:date="2026-01-01T00:00:00Z">
        <w:r>
          <w:t xml:space="preserve">the same way our R chapters defer to the</w:t>
        </w:r>
      </w:ins>
      <w:ins w:id="32" w:author="PR Preview" w:date="2026-01-01T00:00:00Z">
        <w:r>
          <w:t xml:space="preserve"> </w:t>
        </w:r>
      </w:ins>
      <w:hyperlink r:id="rId69">
        <w:ins w:id="33" w:author="PR Preview" w:date="2026-01-01T00:00:00Z">
          <w:r>
            <w:rPr>
              <w:rStyle w:val="Hyperlink"/>
            </w:rPr>
            <w:t xml:space="preserve">tidyverse style guide</w:t>
          </w:r>
        </w:ins>
      </w:hyperlink>
      <w:ins w:id="34" w:author="PR Preview" w:date="2026-01-01T00:00:00Z">
        <w:r>
          <w:t xml:space="preserve">.</w:t>
        </w:r>
      </w:ins>
      <w:ins w:id="35" w:author="PR Preview" w:date="2026-01-01T00:00:00Z">
        <w:r>
          <w:t xml:space="preserve"> </w:t>
        </w:r>
      </w:ins>
      <w:ins w:id="36" w:author="PR Preview" w:date="2026-01-01T00:00:00Z">
        <w:r>
          <w:t xml:space="preserve">The points below are our priorities and additions.</w:t>
        </w:r>
      </w:ins>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2026-10-14T10:33:43Z</dcterms:created>
  <dcterms:modified xsi:type="dcterms:W3CDTF">2026-10-14T10:33:43Z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