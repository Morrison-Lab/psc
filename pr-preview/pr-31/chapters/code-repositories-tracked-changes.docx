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2026-10-14 03:08:22 (PDT)</w:delText>
        </w:r>
      </w:del>
    </w:p>
    <w:p>
      <w:pPr>
        <w:pStyle w:val="Date"/>
      </w:pPr>
      <w:ins w:id="2" w:author="PR Preview" w:date="2026-01-01T00:00:00Z">
        <w:r>
          <w:t xml:space="preserve">Last modified: 2026-10-14 03:29:52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del w:id="3" w:author="PR Preview" w:date="2026-01-01T00:00:00Z">
        <w:r>
          <w:delText xml:space="preserve">When starting a new package,</w:delText>
        </w:r>
      </w:del>
      <w:del w:id="4" w:author="PR Preview" w:date="2026-01-01T00:00:00Z">
        <w:r>
          <w:delText xml:space="preserve"> </w:delText>
        </w:r>
      </w:del>
      <w:del w:id="5" w:author="PR Preview" w:date="2026-01-01T00:00:00Z">
        <w:r>
          <w:delText xml:space="preserve">begin from the lab’s template repository</w:delText>
        </w:r>
      </w:del>
      <w:del w:id="6" w:author="PR Preview" w:date="2026-01-01T00:00:00Z">
        <w:r>
          <w:delText xml:space="preserve"> </w:delText>
        </w:r>
      </w:del>
      <w:del w:id="7" w:author="PR Preview" w:date="2026-01-01T00:00:00Z">
        <w:r>
          <w:delText xml:space="preserve">(</w:delText>
        </w:r>
      </w:del>
      <w:hyperlink r:id="rId10">
        <w:del w:id="8" w:author="PR Preview" w:date="2026-01-01T00:00:00Z">
          <w:r>
            <w:rPr>
              <w:rStyle w:val="VerbatimChar"/>
            </w:rPr>
            <w:delText xml:space="preserve">Morrison-Lab/rpt</w:delText>
          </w:r>
        </w:del>
      </w:hyperlink>
      <w:del w:id="9" w:author="PR Preview" w:date="2026-01-01T00:00:00Z">
        <w:r>
          <w:delText xml:space="preserve">)</w:delText>
        </w:r>
      </w:del>
      <w:del w:id="10" w:author="PR Preview" w:date="2026-01-01T00:00:00Z">
        <w:r>
          <w:delText xml:space="preserve"> </w:delText>
        </w:r>
      </w:del>
      <w:del w:id="11" w:author="PR Preview" w:date="2026-01-01T00:00:00Z">
        <w:r>
          <w:delText xml:space="preserve">rather than an empty repository.</w:delText>
        </w:r>
      </w:del>
      <w:del w:id="12" w:author="PR Preview" w:date="2026-01-01T00:00:00Z">
        <w:r>
          <w:delText xml:space="preserve"> </w:delText>
        </w:r>
      </w:del>
      <w:del w:id="13" w:author="PR Preview" w:date="2026-01-01T00:00:00Z">
        <w:r>
          <w:delText xml:space="preserve">On GitHub, click</w:delText>
        </w:r>
      </w:del>
      <w:del w:id="14" w:author="PR Preview" w:date="2026-01-01T00:00:00Z">
        <w:r>
          <w:delText xml:space="preserve"> </w:delText>
        </w:r>
      </w:del>
      <w:del w:id="15" w:author="PR Preview" w:date="2026-01-01T00:00:00Z">
        <w:r>
          <w:rPr>
            <w:b/>
            <w:bCs/>
          </w:rPr>
          <w:delText xml:space="preserve">Use this template</w:delText>
        </w:r>
      </w:del>
      <w:del w:id="16" w:author="PR Preview" w:date="2026-01-01T00:00:00Z">
        <w:r>
          <w:delText xml:space="preserve"> </w:delText>
        </w:r>
      </w:del>
      <w:del w:id="17" w:author="PR Preview" w:date="2026-01-01T00:00:00Z">
        <w:r>
          <w:delText xml:space="preserve">to create a new repository that already</w:delText>
        </w:r>
      </w:del>
      <w:del w:id="18" w:author="PR Preview" w:date="2026-01-01T00:00:00Z">
        <w:r>
          <w:delText xml:space="preserve"> </w:delText>
        </w:r>
      </w:del>
      <w:del w:id="19" w:author="PR Preview" w:date="2026-01-01T00:00:00Z">
        <w:r>
          <w:delText xml:space="preserve">includes our standard structure, CI workflows, and documentation scaffolding.</w:delText>
        </w:r>
      </w:del>
      <w:del w:id="20" w:author="PR Preview" w:date="2026-01-01T00:00:00Z">
        <w:r>
          <w:delText xml:space="preserve"> </w:delText>
        </w:r>
      </w:del>
      <w:del w:id="21" w:author="PR Preview" w:date="2026-01-01T00:00:00Z">
        <w:r>
          <w:delText xml:space="preserve">Then replace the placeholder package name,</w:delText>
        </w:r>
      </w:del>
      <w:del w:id="22" w:author="PR Preview" w:date="2026-01-01T00:00:00Z">
        <w:r>
          <w:delText xml:space="preserve"> </w:delText>
        </w:r>
      </w:del>
      <w:del w:id="23" w:author="PR Preview" w:date="2026-01-01T00:00:00Z">
        <w:r>
          <w:rPr>
            <w:rStyle w:val="VerbatimChar"/>
          </w:rPr>
          <w:delText xml:space="preserve">Title</w:delText>
        </w:r>
      </w:del>
      <w:del w:id="24" w:author="PR Preview" w:date="2026-01-01T00:00:00Z">
        <w:r>
          <w:delText xml:space="preserve">, and</w:delText>
        </w:r>
      </w:del>
      <w:del w:id="25" w:author="PR Preview" w:date="2026-01-01T00:00:00Z">
        <w:r>
          <w:delText xml:space="preserve"> </w:delText>
        </w:r>
      </w:del>
      <w:del w:id="26" w:author="PR Preview" w:date="2026-01-01T00:00:00Z">
        <w:r>
          <w:rPr>
            <w:rStyle w:val="VerbatimChar"/>
          </w:rPr>
          <w:delText xml:space="preserve">Description</w:delText>
        </w:r>
      </w:del>
      <w:del w:id="27" w:author="PR Preview" w:date="2026-01-01T00:00:00Z">
        <w:r>
          <w:delText xml:space="preserve"> </w:delText>
        </w:r>
      </w:del>
      <w:del w:id="28" w:author="PR Preview" w:date="2026-01-01T00:00:00Z">
        <w:r>
          <w:delText xml:space="preserve">in</w:delText>
        </w:r>
      </w:del>
      <w:del w:id="29" w:author="PR Preview" w:date="2026-01-01T00:00:00Z">
        <w:r>
          <w:delText xml:space="preserve"> </w:delText>
        </w:r>
      </w:del>
      <w:del w:id="30" w:author="PR Preview" w:date="2026-01-01T00:00:00Z">
        <w:r>
          <w:rPr>
            <w:rStyle w:val="VerbatimChar"/>
          </w:rPr>
          <w:delText xml:space="preserve">DESCRIPTION</w:delText>
        </w:r>
      </w:del>
      <w:del w:id="31" w:author="PR Preview" w:date="2026-01-01T00:00:00Z">
        <w:r>
          <w:delText xml:space="preserve"> </w:delText>
        </w:r>
      </w:del>
      <w:del w:id="32" w:author="PR Preview" w:date="2026-01-01T00:00:00Z">
        <w:r>
          <w:delText xml:space="preserve">with your project’s details.</w:delText>
        </w:r>
      </w:del>
    </w:p>
    <w:p>
      <w:pPr>
        <w:pStyle w:val="FirstParagraph"/>
      </w:pPr>
      <w:ins w:id="33" w:author="PR Preview" w:date="2026-01-01T00:00:00Z">
        <w:r>
          <w:t xml:space="preserve">When starting a new package,</w:t>
        </w:r>
      </w:ins>
      <w:ins w:id="34" w:author="PR Preview" w:date="2026-01-01T00:00:00Z">
        <w:r>
          <w:t xml:space="preserve"> </w:t>
        </w:r>
      </w:ins>
      <w:ins w:id="35" w:author="PR Preview" w:date="2026-01-01T00:00:00Z">
        <w:r>
          <w:t xml:space="preserve">begin from a template repository,</w:t>
        </w:r>
      </w:ins>
      <w:ins w:id="36" w:author="PR Preview" w:date="2026-01-01T00:00:00Z">
        <w:r>
          <w:t xml:space="preserve"> </w:t>
        </w:r>
      </w:ins>
      <w:ins w:id="37" w:author="PR Preview" w:date="2026-01-01T00:00:00Z">
        <w:r>
          <w:t xml:space="preserve">such as</w:t>
        </w:r>
      </w:ins>
      <w:ins w:id="38" w:author="PR Preview" w:date="2026-01-01T00:00:00Z">
        <w:r>
          <w:t xml:space="preserve"> </w:t>
        </w:r>
      </w:ins>
      <w:hyperlink r:id="rId10">
        <w:ins w:id="39" w:author="PR Preview" w:date="2026-01-01T00:00:00Z">
          <w:r>
            <w:rPr>
              <w:rStyle w:val="VerbatimChar"/>
            </w:rPr>
            <w:t xml:space="preserve">Morrison-Lab/rpt</w:t>
          </w:r>
        </w:ins>
      </w:hyperlink>
      <w:ins w:id="40" w:author="PR Preview" w:date="2026-01-01T00:00:00Z">
        <w:r>
          <w:t xml:space="preserve">,</w:t>
        </w:r>
      </w:ins>
      <w:ins w:id="41" w:author="PR Preview" w:date="2026-01-01T00:00:00Z">
        <w:r>
          <w:t xml:space="preserve"> </w:t>
        </w:r>
      </w:ins>
      <w:ins w:id="42" w:author="PR Preview" w:date="2026-01-01T00:00:00Z">
        <w:r>
          <w:t xml:space="preserve">rather than an empty repository.</w:t>
        </w:r>
      </w:ins>
      <w:ins w:id="43" w:author="PR Preview" w:date="2026-01-01T00:00:00Z">
        <w:r>
          <w:t xml:space="preserve"> </w:t>
        </w:r>
      </w:ins>
      <w:ins w:id="44" w:author="PR Preview" w:date="2026-01-01T00:00:00Z">
        <w:r>
          <w:t xml:space="preserve">On GitHub, click</w:t>
        </w:r>
      </w:ins>
      <w:ins w:id="45" w:author="PR Preview" w:date="2026-01-01T00:00:00Z">
        <w:r>
          <w:t xml:space="preserve"> </w:t>
        </w:r>
      </w:ins>
      <w:ins w:id="46" w:author="PR Preview" w:date="2026-01-01T00:00:00Z">
        <w:r>
          <w:rPr>
            <w:b/>
            <w:bCs/>
          </w:rPr>
          <w:t xml:space="preserve">Use this template</w:t>
        </w:r>
      </w:ins>
      <w:ins w:id="47" w:author="PR Preview" w:date="2026-01-01T00:00:00Z">
        <w:r>
          <w:t xml:space="preserve"> </w:t>
        </w:r>
      </w:ins>
      <w:ins w:id="48" w:author="PR Preview" w:date="2026-01-01T00:00:00Z">
        <w:r>
          <w:t xml:space="preserve">to create a new repository that already</w:t>
        </w:r>
      </w:ins>
      <w:ins w:id="49" w:author="PR Preview" w:date="2026-01-01T00:00:00Z">
        <w:r>
          <w:t xml:space="preserve"> </w:t>
        </w:r>
      </w:ins>
      <w:ins w:id="50" w:author="PR Preview" w:date="2026-01-01T00:00:00Z">
        <w:r>
          <w:t xml:space="preserve">includes a standard structure, CI workflows, and documentation scaffolding.</w:t>
        </w:r>
      </w:ins>
      <w:ins w:id="51" w:author="PR Preview" w:date="2026-01-01T00:00:00Z">
        <w:r>
          <w:t xml:space="preserve"> </w:t>
        </w:r>
      </w:ins>
      <w:ins w:id="52" w:author="PR Preview" w:date="2026-01-01T00:00:00Z">
        <w:r>
          <w:t xml:space="preserve">Then replace the placeholder package name,</w:t>
        </w:r>
      </w:ins>
      <w:ins w:id="53" w:author="PR Preview" w:date="2026-01-01T00:00:00Z">
        <w:r>
          <w:t xml:space="preserve"> </w:t>
        </w:r>
      </w:ins>
      <w:ins w:id="54" w:author="PR Preview" w:date="2026-01-01T00:00:00Z">
        <w:r>
          <w:rPr>
            <w:rStyle w:val="VerbatimChar"/>
          </w:rPr>
          <w:t xml:space="preserve">Title</w:t>
        </w:r>
      </w:ins>
      <w:ins w:id="55" w:author="PR Preview" w:date="2026-01-01T00:00:00Z">
        <w:r>
          <w:t xml:space="preserve">, and</w:t>
        </w:r>
      </w:ins>
      <w:ins w:id="56" w:author="PR Preview" w:date="2026-01-01T00:00:00Z">
        <w:r>
          <w:t xml:space="preserve"> </w:t>
        </w:r>
      </w:ins>
      <w:ins w:id="57" w:author="PR Preview" w:date="2026-01-01T00:00:00Z">
        <w:r>
          <w:rPr>
            <w:rStyle w:val="VerbatimChar"/>
          </w:rPr>
          <w:t xml:space="preserve">Description</w:t>
        </w:r>
      </w:ins>
      <w:ins w:id="58" w:author="PR Preview" w:date="2026-01-01T00:00:00Z">
        <w:r>
          <w:t xml:space="preserve"> </w:t>
        </w:r>
      </w:ins>
      <w:ins w:id="59" w:author="PR Preview" w:date="2026-01-01T00:00:00Z">
        <w:r>
          <w:t xml:space="preserve">in</w:t>
        </w:r>
      </w:ins>
      <w:ins w:id="60" w:author="PR Preview" w:date="2026-01-01T00:00:00Z">
        <w:r>
          <w:t xml:space="preserve"> </w:t>
        </w:r>
      </w:ins>
      <w:ins w:id="61" w:author="PR Preview" w:date="2026-01-01T00:00:00Z">
        <w:r>
          <w:rPr>
            <w:rStyle w:val="VerbatimChar"/>
          </w:rPr>
          <w:t xml:space="preserve">DESCRIPTION</w:t>
        </w:r>
      </w:ins>
      <w:ins w:id="62" w:author="PR Preview" w:date="2026-01-01T00:00:00Z">
        <w:r>
          <w:t xml:space="preserve"> </w:t>
        </w:r>
      </w:ins>
      <w:ins w:id="63" w:author="PR Preview" w:date="2026-01-01T00:00:00Z">
        <w:r>
          <w:t xml:space="preserve">with your project’s details.</w:t>
        </w:r>
      </w:ins>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del w:id="64" w:author="PR Preview" w:date="2026-01-01T00:00:00Z">
        <w:r>
          <w:delText xml:space="preserve">In short: if the lab ever mirrors this workflow onto a self-managed GitLab CE</w:delText>
        </w:r>
      </w:del>
      <w:del w:id="65" w:author="PR Preview" w:date="2026-01-01T00:00:00Z">
        <w:r>
          <w:delText xml:space="preserve"> </w:delText>
        </w:r>
      </w:del>
      <w:del w:id="66" w:author="PR Preview" w:date="2026-01-01T00:00:00Z">
        <w:r>
          <w:delText xml:space="preserve">instance, plan to either fork a seed repository or budget for a paid tier.</w:delText>
        </w:r>
      </w:del>
    </w:p>
    <w:p>
      <w:pPr>
        <w:pStyle w:val="FirstParagraph"/>
      </w:pPr>
      <w:ins w:id="67" w:author="PR Preview" w:date="2026-01-01T00:00:00Z">
        <w:r>
          <w:t xml:space="preserve">In short: if you mirror this workflow onto a self-managed GitLab CE</w:t>
        </w:r>
      </w:ins>
      <w:ins w:id="68" w:author="PR Preview" w:date="2026-01-01T00:00:00Z">
        <w:r>
          <w:t xml:space="preserve"> </w:t>
        </w:r>
      </w:ins>
      <w:ins w:id="69" w:author="PR Preview" w:date="2026-01-01T00:00:00Z">
        <w:r>
          <w:t xml:space="preserve">instance, plan to either fork a seed repository or budget for a paid tier.</w:t>
        </w:r>
      </w:ins>
    </w:p>
    <w:bookmarkEnd w:id="12"/>
    <w:bookmarkEnd w:id="13"/>
    <w:bookmarkStart w:id="23" w:name="sec-package-structure"/>
    <w:p>
      <w:pPr>
        <w:pStyle w:val="Heading2"/>
      </w:pPr>
      <w:r>
        <w:t xml:space="preserve">2 Package Structure</w:t>
      </w:r>
    </w:p>
    <w:p>
      <w:pPr>
        <w:pStyle w:val="FirstParagraph"/>
      </w:pPr>
      <w:del w:id="70" w:author="PR Preview" w:date="2026-01-01T00:00:00Z">
        <w:r>
          <w:rPr>
            <w:b/>
            <w:bCs/>
          </w:rPr>
          <w:delText xml:space="preserve">All R projects in our lab should be structured as R packages</w:delText>
        </w:r>
      </w:del>
      <w:del w:id="71" w:author="PR Preview" w:date="2026-01-01T00:00:00Z">
        <w:r>
          <w:delText xml:space="preserve">, even if they are primarily analysis projects and not intended for distribution on CRAN or Bioconductor. This standardized structure provides numerous benefits:</w:delText>
        </w:r>
      </w:del>
    </w:p>
    <w:p>
      <w:pPr>
        <w:pStyle w:val="FirstParagraph"/>
      </w:pPr>
      <w:ins w:id="72" w:author="PR Preview" w:date="2026-01-01T00:00:00Z">
        <w:r>
          <w:rPr>
            <w:b/>
            <w:bCs/>
          </w:rPr>
          <w:t xml:space="preserve">We recommend structuring every R project as an R package</w:t>
        </w:r>
      </w:ins>
      <w:ins w:id="73" w:author="PR Preview" w:date="2026-01-01T00:00:00Z">
        <w:r>
          <w:t xml:space="preserve">, even one that is primarily an analysis project and not intended for distribution on CRAN or Bioconductor. This standardized structure provides numerous benefits:</w:t>
        </w:r>
      </w:ins>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2026-10-14T10:32:17Z</dcterms:created>
  <dcterms:modified xsi:type="dcterms:W3CDTF">2026-10-14T10:32:17Z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03:29:52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