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2026-10-14 03:08:22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03:29:53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del w:id="3" w:author="PR Preview" w:date="2026-01-01T00:00:00Z">
        <w:r>
          <w:delText xml:space="preserve">In</w:delText>
        </w:r>
      </w:del>
      <w:del w:id="4" w:author="PR Preview" w:date="2026-01-01T00:00:00Z">
        <w:r>
          <w:delText xml:space="preserve"> </w:delText>
        </w:r>
      </w:del>
      <w:hyperlink r:id="rId74">
        <w:del w:id="5" w:author="PR Preview" w:date="2026-01-01T00:00:00Z">
          <w:r>
            <w:rPr>
              <w:rStyle w:val="Hyperlink"/>
            </w:rPr>
            <w:delText xml:space="preserve">UCD-SERG/rpt PR #70</w:delText>
          </w:r>
        </w:del>
      </w:hyperlink>
      <w:del w:id="6" w:author="PR Preview" w:date="2026-01-01T00:00:00Z">
        <w:r>
          <w:delText xml:space="preserve">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our team removed mermaid diagrams from package vignettes specifically because they were incompatible with DOCX output.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This demonstrates the practical impact of these limitations in production workflows.</w:delText>
        </w:r>
      </w:del>
    </w:p>
    <w:p>
      <w:pPr>
        <w:pStyle w:val="FirstParagraph"/>
      </w:pPr>
      <w:ins w:id="11" w:author="PR Preview" w:date="2026-01-01T00:00:00Z">
        <w:r>
          <w:t xml:space="preserve">In</w:t>
        </w:r>
      </w:ins>
      <w:ins w:id="12" w:author="PR Preview" w:date="2026-01-01T00:00:00Z">
        <w:r>
          <w:t xml:space="preserve"> </w:t>
        </w:r>
      </w:ins>
      <w:hyperlink r:id="rId74">
        <w:ins w:id="13" w:author="PR Preview" w:date="2026-01-01T00:00:00Z">
          <w:r>
            <w:rPr>
              <w:rStyle w:val="Hyperlink"/>
            </w:rPr>
            <w:t xml:space="preserve">UCD-SERG/rpt PR #70</w:t>
          </w:r>
        </w:ins>
      </w:hyperlink>
      <w:ins w:id="14" w:author="PR Preview" w:date="2026-01-01T00:00:00Z">
        <w:r>
          <w:t xml:space="preserve">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the maintainers removed mermaid diagrams from package vignettes specifically because they were incompatible with DOCX output.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This demonstrates the practical impact of these limitations in production workflows.</w:t>
        </w:r>
      </w:ins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2026-10-14T10:33:27Z</dcterms:created>
  <dcterms:modified xsi:type="dcterms:W3CDTF">2026-10-14T10:33:27Z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03:29:53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