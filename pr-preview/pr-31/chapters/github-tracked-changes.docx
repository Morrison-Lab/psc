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03:29:53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del w:id="3" w:author="PR Preview" w:date="2026-01-01T00:00:00Z">
        <w:r>
          <w:delText xml:space="preserve">The lab’s pull request roles,</w:delText>
        </w:r>
      </w:del>
      <w:del w:id="4" w:author="PR Preview" w:date="2026-01-01T00:00:00Z">
        <w:r>
          <w:delText xml:space="preserve"> </w:delText>
        </w:r>
      </w:del>
      <w:del w:id="5" w:author="PR Preview" w:date="2026-01-01T00:00:00Z">
        <w:r>
          <w:delText xml:space="preserve">author and reviewer expectations,</w:delText>
        </w:r>
      </w:del>
      <w:del w:id="6" w:author="PR Preview" w:date="2026-01-01T00:00:00Z">
        <w:r>
          <w:delText xml:space="preserve"> </w:delText>
        </w:r>
      </w:del>
      <w:hyperlink r:id="rId43">
        <w:del w:id="7" w:author="PR Preview" w:date="2026-01-01T00:00:00Z">
          <w:r>
            <w:rPr>
              <w:rStyle w:val="Hyperlink"/>
            </w:rPr>
            <w:delText xml:space="preserve">stacked pull requests</w:delText>
          </w:r>
        </w:del>
      </w:hyperlink>
      <w:del w:id="8" w:author="PR Preview" w:date="2026-01-01T00:00:00Z">
        <w:r>
          <w:delText xml:space="preserve">,</w:delText>
        </w:r>
      </w:del>
      <w:del w:id="9" w:author="PR Preview" w:date="2026-01-01T00:00:00Z">
        <w:r>
          <w:delText xml:space="preserve"> </w:delText>
        </w:r>
      </w:del>
      <w:del w:id="10" w:author="PR Preview" w:date="2026-01-01T00:00:00Z">
        <w:r>
          <w:delText xml:space="preserve">and review-response protocol</w:delText>
        </w:r>
      </w:del>
      <w:del w:id="11" w:author="PR Preview" w:date="2026-01-01T00:00:00Z">
        <w:r>
          <w:delText xml:space="preserve"> </w:delText>
        </w:r>
      </w:del>
      <w:del w:id="12" w:author="PR Preview" w:date="2026-01-01T00:00:00Z">
        <w:r>
          <w:delText xml:space="preserve">are consolidated in</w:delText>
        </w:r>
      </w:del>
      <w:del w:id="13" w:author="PR Preview" w:date="2026-01-01T00:00:00Z">
        <w:r>
          <w:delText xml:space="preserve"> </w:delText>
        </w:r>
      </w:del>
      <w:hyperlink r:id="rId44">
        <w:del w:id="14" w:author="PR Preview" w:date="2026-01-01T00:00:00Z">
          <w:r>
            <w:rPr>
              <w:rStyle w:val="Hyperlink"/>
            </w:rPr>
            <w:delText xml:space="preserve">Collaborative Software Development</w:delText>
          </w:r>
        </w:del>
      </w:hyperlink>
      <w:del w:id="15" w:author="PR Preview" w:date="2026-01-01T00:00:00Z">
        <w:r>
          <w:delText xml:space="preserve">.</w:delText>
        </w:r>
      </w:del>
      <w:del w:id="16" w:author="PR Preview" w:date="2026-01-01T00:00:00Z">
        <w:r>
          <w:delText xml:space="preserve"> </w:delText>
        </w:r>
      </w:del>
      <w:del w:id="17" w:author="PR Preview" w:date="2026-01-01T00:00:00Z">
        <w:r>
          <w:delText xml:space="preserve">This GitHub chapter focuses on Git mechanics</w:delText>
        </w:r>
      </w:del>
      <w:del w:id="18" w:author="PR Preview" w:date="2026-01-01T00:00:00Z">
        <w:r>
          <w:delText xml:space="preserve"> </w:delText>
        </w:r>
      </w:del>
      <w:del w:id="19" w:author="PR Preview" w:date="2026-01-01T00:00:00Z">
        <w:r>
          <w:delText xml:space="preserve">and GitHub-specific platform features.</w:delText>
        </w:r>
      </w:del>
    </w:p>
    <w:p>
      <w:pPr>
        <w:pStyle w:val="FirstParagraph"/>
      </w:pPr>
      <w:ins w:id="20" w:author="PR Preview" w:date="2026-01-01T00:00:00Z">
        <w:r>
          <w:t xml:space="preserve">Recommended pull request roles,</w:t>
        </w:r>
      </w:ins>
      <w:ins w:id="21" w:author="PR Preview" w:date="2026-01-01T00:00:00Z">
        <w:r>
          <w:t xml:space="preserve"> </w:t>
        </w:r>
      </w:ins>
      <w:ins w:id="22" w:author="PR Preview" w:date="2026-01-01T00:00:00Z">
        <w:r>
          <w:t xml:space="preserve">author and reviewer expectations,</w:t>
        </w:r>
      </w:ins>
      <w:ins w:id="23" w:author="PR Preview" w:date="2026-01-01T00:00:00Z">
        <w:r>
          <w:t xml:space="preserve"> </w:t>
        </w:r>
      </w:ins>
      <w:hyperlink r:id="rId43">
        <w:ins w:id="24" w:author="PR Preview" w:date="2026-01-01T00:00:00Z">
          <w:r>
            <w:rPr>
              <w:rStyle w:val="Hyperlink"/>
            </w:rPr>
            <w:t xml:space="preserve">stacked pull requests</w:t>
          </w:r>
        </w:ins>
      </w:hyperlink>
      <w:ins w:id="25" w:author="PR Preview" w:date="2026-01-01T00:00:00Z">
        <w:r>
          <w:t xml:space="preserve">,</w:t>
        </w:r>
      </w:ins>
      <w:ins w:id="26" w:author="PR Preview" w:date="2026-01-01T00:00:00Z">
        <w:r>
          <w:t xml:space="preserve"> </w:t>
        </w:r>
      </w:ins>
      <w:ins w:id="27" w:author="PR Preview" w:date="2026-01-01T00:00:00Z">
        <w:r>
          <w:t xml:space="preserve">and review-response protocol</w:t>
        </w:r>
      </w:ins>
      <w:ins w:id="28" w:author="PR Preview" w:date="2026-01-01T00:00:00Z">
        <w:r>
          <w:t xml:space="preserve"> </w:t>
        </w:r>
      </w:ins>
      <w:ins w:id="29" w:author="PR Preview" w:date="2026-01-01T00:00:00Z">
        <w:r>
          <w:t xml:space="preserve">are consolidated in</w:t>
        </w:r>
      </w:ins>
      <w:ins w:id="30" w:author="PR Preview" w:date="2026-01-01T00:00:00Z">
        <w:r>
          <w:t xml:space="preserve"> </w:t>
        </w:r>
      </w:ins>
      <w:hyperlink r:id="rId44">
        <w:ins w:id="31" w:author="PR Preview" w:date="2026-01-01T00:00:00Z">
          <w:r>
            <w:rPr>
              <w:rStyle w:val="Hyperlink"/>
            </w:rPr>
            <w:t xml:space="preserve">Collaborative Software Development</w:t>
          </w:r>
        </w:ins>
      </w:hyperlink>
      <w:ins w:id="32" w:author="PR Preview" w:date="2026-01-01T00:00:00Z">
        <w:r>
          <w:t xml:space="preserve">.</w:t>
        </w:r>
      </w:ins>
      <w:ins w:id="33" w:author="PR Preview" w:date="2026-01-01T00:00:00Z">
        <w:r>
          <w:t xml:space="preserve"> </w:t>
        </w:r>
      </w:ins>
      <w:ins w:id="34" w:author="PR Preview" w:date="2026-01-01T00:00:00Z">
        <w:r>
          <w:t xml:space="preserve">This GitHub chapter focuses on Git mechanics</w:t>
        </w:r>
      </w:ins>
      <w:ins w:id="35" w:author="PR Preview" w:date="2026-01-01T00:00:00Z">
        <w:r>
          <w:t xml:space="preserve"> </w:t>
        </w:r>
      </w:ins>
      <w:ins w:id="36" w:author="PR Preview" w:date="2026-01-01T00:00:00Z">
        <w:r>
          <w:t xml:space="preserve">and GitHub-specific platform features.</w:t>
        </w:r>
      </w:ins>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del w:id="37" w:author="PR Preview" w:date="2026-01-01T00:00:00Z">
        <w:r>
          <w:delText xml:space="preserve">Our lab primarily uses GitHub,</w:delText>
        </w:r>
      </w:del>
      <w:del w:id="38" w:author="PR Preview" w:date="2026-01-01T00:00:00Z">
        <w:r>
          <w:delText xml:space="preserve"> </w:delText>
        </w:r>
      </w:del>
      <w:del w:id="39" w:author="PR Preview" w:date="2026-01-01T00:00:00Z">
        <w:r>
          <w:delText xml:space="preserve">but you may encounter</w:delText>
        </w:r>
      </w:del>
      <w:del w:id="40" w:author="PR Preview" w:date="2026-01-01T00:00:00Z">
        <w:r>
          <w:delText xml:space="preserve"> </w:delText>
        </w:r>
      </w:del>
      <w:hyperlink r:id="rId56">
        <w:del w:id="41" w:author="PR Preview" w:date="2026-01-01T00:00:00Z">
          <w:r>
            <w:rPr>
              <w:rStyle w:val="Hyperlink"/>
            </w:rPr>
            <w:delText xml:space="preserve">GitLab</w:delText>
          </w:r>
        </w:del>
      </w:hyperlink>
      <w:del w:id="42" w:author="PR Preview" w:date="2026-01-01T00:00:00Z">
        <w:r>
          <w:delText xml:space="preserve"> </w:delText>
        </w:r>
      </w:del>
      <w:del w:id="43" w:author="PR Preview" w:date="2026-01-01T00:00:00Z">
        <w:r>
          <w:delText xml:space="preserve">—</w:delText>
        </w:r>
      </w:del>
      <w:del w:id="44" w:author="PR Preview" w:date="2026-01-01T00:00:00Z">
        <w:r>
          <w:delText xml:space="preserve"> </w:delText>
        </w:r>
      </w:del>
      <w:del w:id="45" w:author="PR Preview" w:date="2026-01-01T00:00:00Z">
        <w:r>
          <w:delText xml:space="preserve">most often when collaborating with a group</w:delText>
        </w:r>
      </w:del>
      <w:del w:id="46" w:author="PR Preview" w:date="2026-01-01T00:00:00Z">
        <w:r>
          <w:delText xml:space="preserve"> </w:delText>
        </w:r>
      </w:del>
      <w:del w:id="47" w:author="PR Preview" w:date="2026-01-01T00:00:00Z">
        <w:r>
          <w:delText xml:space="preserve">that self-hosts its own GitLab instance.</w:delText>
        </w:r>
      </w:del>
    </w:p>
    <w:p>
      <w:pPr>
        <w:pStyle w:val="FirstParagraph"/>
      </w:pPr>
      <w:ins w:id="48" w:author="PR Preview" w:date="2026-01-01T00:00:00Z">
        <w:r>
          <w:t xml:space="preserve">This guide focuses on GitHub,</w:t>
        </w:r>
      </w:ins>
      <w:ins w:id="49" w:author="PR Preview" w:date="2026-01-01T00:00:00Z">
        <w:r>
          <w:t xml:space="preserve"> </w:t>
        </w:r>
      </w:ins>
      <w:ins w:id="50" w:author="PR Preview" w:date="2026-01-01T00:00:00Z">
        <w:r>
          <w:t xml:space="preserve">but you may encounter</w:t>
        </w:r>
      </w:ins>
      <w:ins w:id="51" w:author="PR Preview" w:date="2026-01-01T00:00:00Z">
        <w:r>
          <w:t xml:space="preserve"> </w:t>
        </w:r>
      </w:ins>
      <w:hyperlink r:id="rId56">
        <w:ins w:id="52" w:author="PR Preview" w:date="2026-01-01T00:00:00Z">
          <w:r>
            <w:rPr>
              <w:rStyle w:val="Hyperlink"/>
            </w:rPr>
            <w:t xml:space="preserve">GitLab</w:t>
          </w:r>
        </w:ins>
      </w:hyperlink>
      <w:ins w:id="53" w:author="PR Preview" w:date="2026-01-01T00:00:00Z">
        <w:r>
          <w:t xml:space="preserve"> </w:t>
        </w:r>
      </w:ins>
      <w:ins w:id="54" w:author="PR Preview" w:date="2026-01-01T00:00:00Z">
        <w:r>
          <w:t xml:space="preserve">—</w:t>
        </w:r>
      </w:ins>
      <w:ins w:id="55" w:author="PR Preview" w:date="2026-01-01T00:00:00Z">
        <w:r>
          <w:t xml:space="preserve"> </w:t>
        </w:r>
      </w:ins>
      <w:ins w:id="56" w:author="PR Preview" w:date="2026-01-01T00:00:00Z">
        <w:r>
          <w:t xml:space="preserve">most often when collaborating with a group</w:t>
        </w:r>
      </w:ins>
      <w:ins w:id="57" w:author="PR Preview" w:date="2026-01-01T00:00:00Z">
        <w:r>
          <w:t xml:space="preserve"> </w:t>
        </w:r>
      </w:ins>
      <w:ins w:id="58" w:author="PR Preview" w:date="2026-01-01T00:00:00Z">
        <w:r>
          <w:t xml:space="preserve">that self-hosts its own GitLab instance.</w:t>
        </w:r>
      </w:ins>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del w:id="59" w:author="PR Preview" w:date="2026-01-01T00:00:00Z">
          <w:r>
            <w:rPr>
              <w:rStyle w:val="VerbatimChar"/>
            </w:rPr>
            <w:delText xml:space="preserve">{pr.helpers}</w:delText>
          </w:r>
        </w:del>
      </w:hyperlink>
      <w:del w:id="60" w:author="PR Preview" w:date="2026-01-01T00:00:00Z">
        <w:r>
          <w:delText xml:space="preserve">,</w:delText>
        </w:r>
      </w:del>
      <w:del w:id="61" w:author="PR Preview" w:date="2026-01-01T00:00:00Z">
        <w:r>
          <w:delText xml:space="preserve"> </w:delText>
        </w:r>
      </w:del>
      <w:del w:id="62" w:author="PR Preview" w:date="2026-01-01T00:00:00Z">
        <w:r>
          <w:delText xml:space="preserve">our lab’s own (experimental) package,</w:delText>
        </w:r>
      </w:del>
      <w:del w:id="63" w:author="PR Preview" w:date="2026-01-01T00:00:00Z">
        <w:r>
          <w:delText xml:space="preserve"> </w:delText>
        </w:r>
      </w:del>
      <w:del w:id="64" w:author="PR Preview" w:date="2026-01-01T00:00:00Z">
        <w:r>
          <w:delText xml:space="preserve">provides helpers for common pull/merge request workflows</w:delText>
        </w:r>
      </w:del>
      <w:del w:id="65" w:author="PR Preview" w:date="2026-01-01T00:00:00Z">
        <w:r>
          <w:delText xml:space="preserve"> </w:delText>
        </w:r>
      </w:del>
      <w:del w:id="66" w:author="PR Preview" w:date="2026-01-01T00:00:00Z">
        <w:r>
          <w:delText xml:space="preserve">from a local Git repository —</w:delText>
        </w:r>
      </w:del>
      <w:del w:id="67" w:author="PR Preview" w:date="2026-01-01T00:00:00Z">
        <w:r>
          <w:delText xml:space="preserve"> </w:delText>
        </w:r>
      </w:del>
      <w:del w:id="68" w:author="PR Preview" w:date="2026-01-01T00:00:00Z">
        <w:r>
          <w:delText xml:space="preserve">creating and switching branches, fetching requests by number,</w:delText>
        </w:r>
      </w:del>
      <w:del w:id="69" w:author="PR Preview" w:date="2026-01-01T00:00:00Z">
        <w:r>
          <w:delText xml:space="preserve"> </w:delText>
        </w:r>
      </w:del>
      <w:del w:id="70" w:author="PR Preview" w:date="2026-01-01T00:00:00Z">
        <w:r>
          <w:delText xml:space="preserve">generating request URLs, and syncing with the default branch —</w:delText>
        </w:r>
      </w:del>
      <w:del w:id="71" w:author="PR Preview" w:date="2026-01-01T00:00:00Z">
        <w:r>
          <w:delText xml:space="preserve"> </w:delText>
        </w:r>
      </w:del>
      <w:del w:id="72" w:author="PR Preview" w:date="2026-01-01T00:00:00Z">
        <w:r>
          <w:delText xml:space="preserve">and works across both GitHub and GitLab remotes.</w:delText>
        </w:r>
      </w:del>
    </w:p>
    <w:p>
      <w:pPr>
        <w:pStyle w:val="Compact"/>
        <w:numPr>
          <w:ilvl w:val="0"/>
          <w:numId w:val="1012"/>
        </w:numPr>
      </w:pPr>
      <w:hyperlink r:id="rId59">
        <w:ins w:id="73" w:author="PR Preview" w:date="2026-01-01T00:00:00Z">
          <w:r>
            <w:rPr>
              <w:rStyle w:val="VerbatimChar"/>
            </w:rPr>
            <w:t xml:space="preserve">{pr.helpers}</w:t>
          </w:r>
        </w:ins>
      </w:hyperlink>
      <w:ins w:id="74" w:author="PR Preview" w:date="2026-01-01T00:00:00Z">
        <w:r>
          <w:t xml:space="preserve">,</w:t>
        </w:r>
      </w:ins>
      <w:ins w:id="75" w:author="PR Preview" w:date="2026-01-01T00:00:00Z">
        <w:r>
          <w:t xml:space="preserve"> </w:t>
        </w:r>
      </w:ins>
      <w:ins w:id="76" w:author="PR Preview" w:date="2026-01-01T00:00:00Z">
        <w:r>
          <w:t xml:space="preserve">an experimental package from the Morrison Lab,</w:t>
        </w:r>
      </w:ins>
      <w:ins w:id="77" w:author="PR Preview" w:date="2026-01-01T00:00:00Z">
        <w:r>
          <w:t xml:space="preserve"> </w:t>
        </w:r>
      </w:ins>
      <w:ins w:id="78" w:author="PR Preview" w:date="2026-01-01T00:00:00Z">
        <w:r>
          <w:t xml:space="preserve">provides helpers for common pull/merge request workflows</w:t>
        </w:r>
      </w:ins>
      <w:ins w:id="79" w:author="PR Preview" w:date="2026-01-01T00:00:00Z">
        <w:r>
          <w:t xml:space="preserve"> </w:t>
        </w:r>
      </w:ins>
      <w:ins w:id="80" w:author="PR Preview" w:date="2026-01-01T00:00:00Z">
        <w:r>
          <w:t xml:space="preserve">from a local Git repository —</w:t>
        </w:r>
      </w:ins>
      <w:ins w:id="81" w:author="PR Preview" w:date="2026-01-01T00:00:00Z">
        <w:r>
          <w:t xml:space="preserve"> </w:t>
        </w:r>
      </w:ins>
      <w:ins w:id="82" w:author="PR Preview" w:date="2026-01-01T00:00:00Z">
        <w:r>
          <w:t xml:space="preserve">creating and switching branches, fetching requests by number,</w:t>
        </w:r>
      </w:ins>
      <w:ins w:id="83" w:author="PR Preview" w:date="2026-01-01T00:00:00Z">
        <w:r>
          <w:t xml:space="preserve"> </w:t>
        </w:r>
      </w:ins>
      <w:ins w:id="84" w:author="PR Preview" w:date="2026-01-01T00:00:00Z">
        <w:r>
          <w:t xml:space="preserve">generating request URLs, and syncing with the default branch —</w:t>
        </w:r>
      </w:ins>
      <w:ins w:id="85" w:author="PR Preview" w:date="2026-01-01T00:00:00Z">
        <w:r>
          <w:t xml:space="preserve"> </w:t>
        </w:r>
      </w:ins>
      <w:ins w:id="86" w:author="PR Preview" w:date="2026-01-01T00:00:00Z">
        <w:r>
          <w:t xml:space="preserve">and works across both GitHub and GitLab remotes.</w:t>
        </w:r>
      </w:ins>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del w:id="87" w:author="PR Preview" w:date="2026-01-01T00:00:00Z">
        <w:r>
          <w:rPr>
            <w:b/>
            <w:bCs/>
          </w:rPr>
          <w:delText xml:space="preserve">Settings &gt; Account &gt; Export account data</w:delText>
        </w:r>
      </w:del>
      <w:del w:id="88" w:author="PR Preview" w:date="2026-01-01T00:00:00Z">
        <w:r>
          <w:delText xml:space="preserve"> </w:delText>
        </w:r>
      </w:del>
      <w:del w:id="89" w:author="PR Preview" w:date="2026-01-01T00:00:00Z">
        <w:r>
          <w:delText xml:space="preserve">is the web-interface route</w:delText>
        </w:r>
      </w:del>
      <w:del w:id="90" w:author="PR Preview" w:date="2026-01-01T00:00:00Z">
        <w:r>
          <w:delText xml:space="preserve"> </w:delText>
        </w:r>
      </w:del>
      <w:del w:id="91" w:author="PR Preview" w:date="2026-01-01T00:00:00Z">
        <w:r>
          <w:delText xml:space="preserve">to this same export rather than a separate feature.</w:delText>
        </w:r>
      </w:del>
      <w:del w:id="92" w:author="PR Preview" w:date="2026-01-01T00:00:00Z">
        <w:r>
          <w:delText xml:space="preserve"> </w:delText>
        </w:r>
      </w:del>
      <w:del w:id="93" w:author="PR Preview" w:date="2026-01-01T00:00:00Z">
        <w:r>
          <w:delText xml:space="preserve">GitHub’s documentation states that you can export your personal account’s data</w:delText>
        </w:r>
      </w:del>
      <w:del w:id="94" w:author="PR Preview" w:date="2026-01-01T00:00:00Z">
        <w:r>
          <w:delText xml:space="preserve"> </w:delText>
        </w:r>
      </w:del>
      <w:del w:id="95" w:author="PR Preview" w:date="2026-01-01T00:00:00Z">
        <w:r>
          <w:delText xml:space="preserve">“through your account settings on GitHub or with the User Migration API”</w:delText>
        </w:r>
      </w:del>
      <w:del w:id="96" w:author="PR Preview" w:date="2026-01-01T00:00:00Z">
        <w:r>
          <w:delText xml:space="preserve">,</w:delText>
        </w:r>
      </w:del>
      <w:del w:id="97" w:author="PR Preview" w:date="2026-01-01T00:00:00Z">
        <w:r>
          <w:delText xml:space="preserve"> </w:delText>
        </w:r>
      </w:del>
      <w:del w:id="98" w:author="PR Preview" w:date="2026-01-01T00:00:00Z">
        <w:r>
          <w:delText xml:space="preserve">and refers readers to the migrations API reference</w:delText>
        </w:r>
      </w:del>
      <w:del w:id="99" w:author="PR Preview" w:date="2026-01-01T00:00:00Z">
        <w:r>
          <w:delText xml:space="preserve"> </w:delText>
        </w:r>
      </w:del>
      <w:del w:id="100" w:author="PR Preview" w:date="2026-01-01T00:00:00Z">
        <w:r>
          <w:delText xml:space="preserve">for what that data covers</w:delText>
        </w:r>
      </w:del>
      <w:del w:id="101" w:author="PR Preview" w:date="2026-01-01T00:00:00Z">
        <w:r>
          <w:delText xml:space="preserve"> </w:delText>
        </w:r>
      </w:del>
      <w:del w:id="102" w:author="PR Preview" w:date="2026-01-01T00:00:00Z">
        <w:r>
          <w:delText xml:space="preserve">(</w:delText>
        </w:r>
      </w:del>
      <w:del w:id="103" w:author="PR Preview" w:date="2026-01-01T00:00:00Z">
        <w:r>
          <w:delText xml:space="preserve">“Requesting an Archive of Your Personal Account’s Data,”</w:delText>
        </w:r>
      </w:del>
      <w:del w:id="104" w:author="PR Preview" w:date="2026-01-01T00:00:00Z">
        <w:r>
          <w:delText xml:space="preserve"> </w:delText>
        </w:r>
      </w:del>
      <w:del w:id="105" w:author="PR Preview" w:date="2026-01-01T00:00:00Z">
        <w:r>
          <w:delText xml:space="preserve">n.d.)</w:delText>
        </w:r>
      </w:del>
      <w:del w:id="106" w:author="PR Preview" w:date="2026-01-01T00:00:00Z">
        <w:r>
          <w:delText xml:space="preserve">.</w:delText>
        </w:r>
      </w:del>
      <w:del w:id="107" w:author="PR Preview" w:date="2026-01-01T00:00:00Z">
        <w:r>
          <w:delText xml:space="preserve"> </w:delText>
        </w:r>
      </w:del>
      <w:del w:id="108" w:author="PR Preview" w:date="2026-01-01T00:00:00Z">
        <w:r>
          <w:delText xml:space="preserve">Clicking through delivers the</w:delText>
        </w:r>
      </w:del>
      <w:del w:id="109" w:author="PR Preview" w:date="2026-01-01T00:00:00Z">
        <w:r>
          <w:delText xml:space="preserve"> </w:delText>
        </w:r>
      </w:del>
      <w:del w:id="110" w:author="PR Preview" w:date="2026-01-01T00:00:00Z">
        <w:r>
          <w:rPr>
            <w:rStyle w:val="VerbatimChar"/>
          </w:rPr>
          <w:delText xml:space="preserve">.tar.gz</w:delText>
        </w:r>
      </w:del>
      <w:del w:id="111" w:author="PR Preview" w:date="2026-01-01T00:00:00Z">
        <w:r>
          <w:delText xml:space="preserve"> </w:delText>
        </w:r>
      </w:del>
      <w:del w:id="112" w:author="PR Preview" w:date="2026-01-01T00:00:00Z">
        <w:r>
          <w:delText xml:space="preserve">by emailed download link.</w:delText>
        </w:r>
      </w:del>
      <w:del w:id="113" w:author="PR Preview" w:date="2026-01-01T00:00:00Z">
        <w:r>
          <w:delText xml:space="preserve"> </w:delText>
        </w:r>
      </w:del>
      <w:del w:id="114" w:author="PR Preview" w:date="2026-01-01T00:00:00Z">
        <w:r>
          <w:delText xml:space="preserve">That makes this the one route needing no code at all:</w:delText>
        </w:r>
      </w:del>
      <w:del w:id="115" w:author="PR Preview" w:date="2026-01-01T00:00:00Z">
        <w:r>
          <w:delText xml:space="preserve"> </w:delText>
        </w:r>
      </w:del>
      <w:del w:id="116" w:author="PR Preview" w:date="2026-01-01T00:00:00Z">
        <w:r>
          <w:delText xml:space="preserve">a lab member who wants the whole record</w:delText>
        </w:r>
      </w:del>
      <w:del w:id="117" w:author="PR Preview" w:date="2026-01-01T00:00:00Z">
        <w:r>
          <w:delText xml:space="preserve"> </w:delText>
        </w:r>
      </w:del>
      <w:del w:id="118" w:author="PR Preview" w:date="2026-01-01T00:00:00Z">
        <w:r>
          <w:delText xml:space="preserve">can click through Settings and skip everything above.</w:delText>
        </w:r>
      </w:del>
    </w:p>
    <w:p>
      <w:pPr>
        <w:pStyle w:val="BodyText"/>
      </w:pPr>
      <w:ins w:id="119" w:author="PR Preview" w:date="2026-01-01T00:00:00Z">
        <w:r>
          <w:rPr>
            <w:b/>
            <w:bCs/>
          </w:rPr>
          <w:t xml:space="preserve">Settings &gt; Account &gt; Export account data</w:t>
        </w:r>
      </w:ins>
      <w:ins w:id="120" w:author="PR Preview" w:date="2026-01-01T00:00:00Z">
        <w:r>
          <w:t xml:space="preserve"> </w:t>
        </w:r>
      </w:ins>
      <w:ins w:id="121" w:author="PR Preview" w:date="2026-01-01T00:00:00Z">
        <w:r>
          <w:t xml:space="preserve">is the web-interface route</w:t>
        </w:r>
      </w:ins>
      <w:ins w:id="122" w:author="PR Preview" w:date="2026-01-01T00:00:00Z">
        <w:r>
          <w:t xml:space="preserve"> </w:t>
        </w:r>
      </w:ins>
      <w:ins w:id="123" w:author="PR Preview" w:date="2026-01-01T00:00:00Z">
        <w:r>
          <w:t xml:space="preserve">to this same export rather than a separate feature.</w:t>
        </w:r>
      </w:ins>
      <w:ins w:id="124" w:author="PR Preview" w:date="2026-01-01T00:00:00Z">
        <w:r>
          <w:t xml:space="preserve"> </w:t>
        </w:r>
      </w:ins>
      <w:ins w:id="125" w:author="PR Preview" w:date="2026-01-01T00:00:00Z">
        <w:r>
          <w:t xml:space="preserve">GitHub’s documentation states that you can export your personal account’s data</w:t>
        </w:r>
      </w:ins>
      <w:ins w:id="126" w:author="PR Preview" w:date="2026-01-01T00:00:00Z">
        <w:r>
          <w:t xml:space="preserve"> </w:t>
        </w:r>
      </w:ins>
      <w:ins w:id="127" w:author="PR Preview" w:date="2026-01-01T00:00:00Z">
        <w:r>
          <w:t xml:space="preserve">“through your account settings on GitHub or with the User Migration API”</w:t>
        </w:r>
      </w:ins>
      <w:ins w:id="128" w:author="PR Preview" w:date="2026-01-01T00:00:00Z">
        <w:r>
          <w:t xml:space="preserve">,</w:t>
        </w:r>
      </w:ins>
      <w:ins w:id="129" w:author="PR Preview" w:date="2026-01-01T00:00:00Z">
        <w:r>
          <w:t xml:space="preserve"> </w:t>
        </w:r>
      </w:ins>
      <w:ins w:id="130" w:author="PR Preview" w:date="2026-01-01T00:00:00Z">
        <w:r>
          <w:t xml:space="preserve">and refers readers to the migrations API reference</w:t>
        </w:r>
      </w:ins>
      <w:ins w:id="131" w:author="PR Preview" w:date="2026-01-01T00:00:00Z">
        <w:r>
          <w:t xml:space="preserve"> </w:t>
        </w:r>
      </w:ins>
      <w:ins w:id="132" w:author="PR Preview" w:date="2026-01-01T00:00:00Z">
        <w:r>
          <w:t xml:space="preserve">for what that data covers</w:t>
        </w:r>
      </w:ins>
      <w:ins w:id="133" w:author="PR Preview" w:date="2026-01-01T00:00:00Z">
        <w:r>
          <w:t xml:space="preserve"> </w:t>
        </w:r>
      </w:ins>
      <w:ins w:id="134" w:author="PR Preview" w:date="2026-01-01T00:00:00Z">
        <w:r>
          <w:t xml:space="preserve">(</w:t>
        </w:r>
      </w:ins>
      <w:ins w:id="135" w:author="PR Preview" w:date="2026-01-01T00:00:00Z">
        <w:r>
          <w:t xml:space="preserve">“Requesting an Archive of Your Personal Account’s Data,”</w:t>
        </w:r>
      </w:ins>
      <w:ins w:id="136" w:author="PR Preview" w:date="2026-01-01T00:00:00Z">
        <w:r>
          <w:t xml:space="preserve"> </w:t>
        </w:r>
      </w:ins>
      <w:ins w:id="137" w:author="PR Preview" w:date="2026-01-01T00:00:00Z">
        <w:r>
          <w:t xml:space="preserve">n.d.)</w:t>
        </w:r>
      </w:ins>
      <w:ins w:id="138" w:author="PR Preview" w:date="2026-01-01T00:00:00Z">
        <w:r>
          <w:t xml:space="preserve">.</w:t>
        </w:r>
      </w:ins>
      <w:ins w:id="139" w:author="PR Preview" w:date="2026-01-01T00:00:00Z">
        <w:r>
          <w:t xml:space="preserve"> </w:t>
        </w:r>
      </w:ins>
      <w:ins w:id="140" w:author="PR Preview" w:date="2026-01-01T00:00:00Z">
        <w:r>
          <w:t xml:space="preserve">Clicking through delivers the</w:t>
        </w:r>
      </w:ins>
      <w:ins w:id="141" w:author="PR Preview" w:date="2026-01-01T00:00:00Z">
        <w:r>
          <w:t xml:space="preserve"> </w:t>
        </w:r>
      </w:ins>
      <w:ins w:id="142" w:author="PR Preview" w:date="2026-01-01T00:00:00Z">
        <w:r>
          <w:rPr>
            <w:rStyle w:val="VerbatimChar"/>
          </w:rPr>
          <w:t xml:space="preserve">.tar.gz</w:t>
        </w:r>
      </w:ins>
      <w:ins w:id="143" w:author="PR Preview" w:date="2026-01-01T00:00:00Z">
        <w:r>
          <w:t xml:space="preserve"> </w:t>
        </w:r>
      </w:ins>
      <w:ins w:id="144" w:author="PR Preview" w:date="2026-01-01T00:00:00Z">
        <w:r>
          <w:t xml:space="preserve">by emailed download link.</w:t>
        </w:r>
      </w:ins>
      <w:ins w:id="145" w:author="PR Preview" w:date="2026-01-01T00:00:00Z">
        <w:r>
          <w:t xml:space="preserve"> </w:t>
        </w:r>
      </w:ins>
      <w:ins w:id="146" w:author="PR Preview" w:date="2026-01-01T00:00:00Z">
        <w:r>
          <w:t xml:space="preserve">That makes this the one route needing no code at all:</w:t>
        </w:r>
      </w:ins>
      <w:ins w:id="147" w:author="PR Preview" w:date="2026-01-01T00:00:00Z">
        <w:r>
          <w:t xml:space="preserve"> </w:t>
        </w:r>
      </w:ins>
      <w:ins w:id="148" w:author="PR Preview" w:date="2026-01-01T00:00:00Z">
        <w:r>
          <w:t xml:space="preserve">a team member who wants the whole record</w:t>
        </w:r>
      </w:ins>
      <w:ins w:id="149" w:author="PR Preview" w:date="2026-01-01T00:00:00Z">
        <w:r>
          <w:t xml:space="preserve"> </w:t>
        </w:r>
      </w:ins>
      <w:ins w:id="150" w:author="PR Preview" w:date="2026-01-01T00:00:00Z">
        <w:r>
          <w:t xml:space="preserve">can click through Settings and skip everything above.</w:t>
        </w:r>
      </w:ins>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2026-10-14T10:33:20Z</dcterms:created>
  <dcterms:modified xsi:type="dcterms:W3CDTF">2026-10-14T10:33:20Z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