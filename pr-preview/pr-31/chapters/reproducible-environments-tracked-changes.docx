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del w:id="3" w:author="PR Preview" w:date="2026-01-01T00:00:00Z">
        <w:r>
          <w:delText xml:space="preserve">Run</w:delText>
        </w:r>
      </w:del>
      <w:del w:id="4" w:author="PR Preview" w:date="2026-01-01T00:00:00Z">
        <w:r>
          <w:delText xml:space="preserve"> </w:delText>
        </w:r>
      </w:del>
      <w:del w:id="5" w:author="PR Preview" w:date="2026-01-01T00:00:00Z">
        <w:r>
          <w:rPr>
            <w:rStyle w:val="VerbatimChar"/>
          </w:rPr>
          <w:delText xml:space="preserve">renv::restore()</w:delText>
        </w:r>
      </w:del>
      <w:del w:id="6" w:author="PR Preview" w:date="2026-01-01T00:00:00Z">
        <w:r>
          <w:delText xml:space="preserve">. In our lab’s projects, this is often already found at the top of the config file, so you can just run scripts as is.</w:delText>
        </w:r>
      </w:del>
    </w:p>
    <w:p>
      <w:pPr>
        <w:pStyle w:val="Compact"/>
        <w:numPr>
          <w:ilvl w:val="0"/>
          <w:numId w:val="1002"/>
        </w:numPr>
      </w:pPr>
      <w:ins w:id="7" w:author="PR Preview" w:date="2026-01-01T00:00:00Z">
        <w:r>
          <w:t xml:space="preserve">Run</w:t>
        </w:r>
      </w:ins>
      <w:ins w:id="8" w:author="PR Preview" w:date="2026-01-01T00:00:00Z">
        <w:r>
          <w:t xml:space="preserve"> </w:t>
        </w:r>
      </w:ins>
      <w:ins w:id="9" w:author="PR Preview" w:date="2026-01-01T00:00:00Z">
        <w:r>
          <w:rPr>
            <w:rStyle w:val="VerbatimChar"/>
          </w:rPr>
          <w:t xml:space="preserve">renv::restore()</w:t>
        </w:r>
      </w:ins>
      <w:ins w:id="10" w:author="PR Preview" w:date="2026-01-01T00:00:00Z">
        <w:r>
          <w:t xml:space="preserve">. Some projects call</w:t>
        </w:r>
      </w:ins>
      <w:ins w:id="11" w:author="PR Preview" w:date="2026-01-01T00:00:00Z">
        <w:r>
          <w:t xml:space="preserve"> </w:t>
        </w:r>
      </w:ins>
      <w:ins w:id="12" w:author="PR Preview" w:date="2026-01-01T00:00:00Z">
        <w:r>
          <w:rPr>
            <w:rStyle w:val="VerbatimChar"/>
          </w:rPr>
          <w:t xml:space="preserve">renv::restore()</w:t>
        </w:r>
      </w:ins>
      <w:ins w:id="13" w:author="PR Preview" w:date="2026-01-01T00:00:00Z">
        <w:r>
          <w:t xml:space="preserve"> </w:t>
        </w:r>
      </w:ins>
      <w:ins w:id="14" w:author="PR Preview" w:date="2026-01-01T00:00:00Z">
        <w:r>
          <w:t xml:space="preserve">at the top of a setup or config script; if yours does, running that script restores the environment for you.</w:t>
        </w:r>
      </w:ins>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2026-10-14T10:33:32Z</dcterms:created>
  <dcterms:modified xsi:type="dcterms:W3CDTF">2026-10-14T10:33:32Z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