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2026-10-27 16:10:40 (PDT)</w:delText>
        </w:r>
      </w:del>
    </w:p>
    <w:p>
      <w:pPr>
        <w:pStyle w:val="Date"/>
      </w:pPr>
      <w:ins w:id="2" w:author="PR Preview" w:date="2026-01-01T00:00:00Z">
        <w:r>
          <w:t xml:space="preserve">Last modified: 2026-10-27 16:49:25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6" Type="http://schemas.openxmlformats.org/officeDocument/2006/relationships/image" Target="media/rId96.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2026-10-27T23:53:37Z</dcterms:created>
  <dcterms:modified xsi:type="dcterms:W3CDTF">2026-10-27T23:53:37Z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