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2026-10-27 16:10:40 (PDT)</w:delText>
        </w:r>
      </w:del>
    </w:p>
    <w:p>
      <w:pPr>
        <w:pStyle w:val="Date"/>
      </w:pPr>
      <w:ins w:id="2" w:author="PR Preview" w:date="2026-01-01T00:00:00Z">
        <w:r>
          <w:t xml:space="preserve">Last modified: 2026-10-27 16:49:25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2026-10-27T23:54:09Z</dcterms:created>
  <dcterms:modified xsi:type="dcterms:W3CDTF">2026-10-27T23:54:09Z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16:49:25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