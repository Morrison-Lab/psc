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2026-10-28 16:01:38 (PDT)</w:delText>
        </w:r>
      </w:del>
    </w:p>
    <w:p>
      <w:pPr>
        <w:pStyle w:val="Date"/>
      </w:pPr>
      <w:ins w:id="2" w:author="PR Preview" w:date="2026-01-01T00:00:00Z">
        <w:r>
          <w:t xml:space="preserve">Last modified: 2026-10-29 09:00:43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2026-10-29T16:04:19Z</dcterms:created>
  <dcterms:modified xsi:type="dcterms:W3CDTF">2026-10-29T16:04:19Z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09:00:43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