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del w:id="1" w:author="PR Preview" w:date="2026-01-01T00:00:00Z">
        <w:r>
          <w:delText xml:space="preserve">Last modified: 2026-10-21 10:38:25 (PDT)</w:delText>
        </w:r>
      </w:del>
    </w:p>
    <w:p>
      <w:pPr>
        <w:pStyle w:val="Date"/>
      </w:pPr>
      <w:ins w:id="2" w:author="PR Preview" w:date="2026-01-01T00:00:00Z">
        <w:r>
          <w:t xml:space="preserve">Last modified: 2026-10-24 04:53:14 (PDT)</w:t>
        </w:r>
      </w:ins>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Recommended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--set-upstream-to=origin/&lt;branch_name&gt;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master</w:t>
                  </w:r>
                </w:p>
              </w:tc>
              <w:tc>
                <w:tcPr/>
                <w:p>
                  <w:pPr>
                    <w:pStyle w:val="Compact"/>
                    <w:jc w:val="center"/>
                  </w:pPr>
                  <w:r>
                    <w:t xml:space="preserve">while on</w:t>
                  </w:r>
                  <w:r>
                    <w:t xml:space="preserve"> </w:t>
                  </w:r>
                  <w:r>
                    <w:rPr>
                      <w:rStyle w:val="VerbatimChar"/>
                    </w:rPr>
                    <w:t xml:space="preserve">&lt;branch_name&gt;</w:t>
                  </w:r>
                  <w:r>
                    <w:t xml:space="preserve">, merge changes from</w:t>
                  </w:r>
                  <w:r>
                    <w:t xml:space="preserve"> </w:t>
                  </w:r>
                  <w:r>
                    <w:rPr>
                      <w:rStyle w:val="VerbatimChar"/>
                    </w:rPr>
                    <w:t xml:space="preserve">master</w:t>
                  </w:r>
                  <w:r>
                    <w:t xml:space="preserve"> </w:t>
                  </w:r>
                  <w:r>
                    <w:t xml:space="preserve">into it (does not switch branches)</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of Happy Git and GitHub for the useR</w:t>
      </w:r>
      <w:r>
        <w:t xml:space="preserve"> </w:t>
      </w:r>
      <w:r>
        <w:t xml:space="preserve">(Bryan 2023, ch. </w:t>
      </w:r>
      <w:r>
        <w:t xml:space="preserve">“Repeated amend”</w:t>
      </w:r>
      <w:r>
        <w:t xml:space="preserve">)</w:t>
      </w:r>
      <w:r>
        <w:t xml:space="preserve">.</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self-contained, portable projects, for your reference.</w:t>
      </w:r>
    </w:p>
    <w:bookmarkEnd w:id="55"/>
    <w:bookmarkStart w:id="60" w:name="sec-gitlab"/>
    <w:p>
      <w:pPr>
        <w:pStyle w:val="Heading2"/>
      </w:pPr>
      <w:r>
        <w:t xml:space="preserve">13 GitLab</w:t>
      </w:r>
    </w:p>
    <w:p>
      <w:pPr>
        <w:pStyle w:val="FirstParagraph"/>
      </w:pPr>
      <w:r>
        <w:t xml:space="preserve">This guide focuses on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an experimental package from the Morrison Lab,</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team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100"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9"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8" w:name="refs"/>
    <w:bookmarkStart w:id="8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5">
        <w:r>
          <w:rPr>
            <w:rStyle w:val="Hyperlink"/>
          </w:rPr>
          <w:t xml:space="preserve">https://happygitwithr.com/</w:t>
        </w:r>
      </w:hyperlink>
      <w:r>
        <w:t xml:space="preserve">.</w:t>
      </w:r>
    </w:p>
    <w:bookmarkEnd w:id="86"/>
    <w:bookmarkStart w:id="87"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7"/>
    <w:bookmarkStart w:id="88"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8"/>
    <w:bookmarkStart w:id="89"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9"/>
    <w:bookmarkStart w:id="91" w:name="ref-githubaccountarchive"/>
    <w:p>
      <w:pPr>
        <w:pStyle w:val="Bibliography"/>
      </w:pPr>
      <w:r>
        <w:t xml:space="preserve">“Requesting an Archive of Your Personal Account’s Data.”</w:t>
      </w:r>
      <w:r>
        <w:t xml:space="preserve"> </w:t>
      </w:r>
      <w:r>
        <w:t xml:space="preserve">n.d. GitHub.</w:t>
      </w:r>
      <w:r>
        <w:t xml:space="preserve"> </w:t>
      </w:r>
      <w:hyperlink r:id="rId90">
        <w:r>
          <w:rPr>
            <w:rStyle w:val="Hyperlink"/>
          </w:rPr>
          <w:t xml:space="preserve">https://docs.github.com/en/get-started/archiving-your-github-personal-account-and-public-repositories/requesting-an-archive-of-your-personal-accounts-data</w:t>
        </w:r>
      </w:hyperlink>
      <w:r>
        <w:t xml:space="preserve">.</w:t>
      </w:r>
    </w:p>
    <w:bookmarkEnd w:id="91"/>
    <w:bookmarkStart w:id="93" w:name="ref-githuborgmigrations"/>
    <w:p>
      <w:pPr>
        <w:pStyle w:val="Bibliography"/>
      </w:pPr>
      <w:r>
        <w:t xml:space="preserve">“REST API Endpoints for Organization Migrations.”</w:t>
      </w:r>
      <w:r>
        <w:t xml:space="preserve"> </w:t>
      </w:r>
      <w:r>
        <w:t xml:space="preserve">n.d. GitHub.</w:t>
      </w:r>
      <w:r>
        <w:t xml:space="preserve"> </w:t>
      </w:r>
      <w:hyperlink r:id="rId92">
        <w:r>
          <w:rPr>
            <w:rStyle w:val="Hyperlink"/>
          </w:rPr>
          <w:t xml:space="preserve">https://docs.github.com/en/rest/migrations/orgs</w:t>
        </w:r>
      </w:hyperlink>
      <w:r>
        <w:t xml:space="preserve">.</w:t>
      </w:r>
    </w:p>
    <w:bookmarkEnd w:id="93"/>
    <w:bookmarkStart w:id="95" w:name="ref-githubusermigrations"/>
    <w:p>
      <w:pPr>
        <w:pStyle w:val="Bibliography"/>
      </w:pPr>
      <w:r>
        <w:t xml:space="preserve">“REST API Endpoints for User Migrations.”</w:t>
      </w:r>
      <w:r>
        <w:t xml:space="preserve"> </w:t>
      </w:r>
      <w:r>
        <w:t xml:space="preserve">n.d. GitHub.</w:t>
      </w:r>
      <w:r>
        <w:t xml:space="preserve"> </w:t>
      </w:r>
      <w:hyperlink r:id="rId94">
        <w:r>
          <w:rPr>
            <w:rStyle w:val="Hyperlink"/>
          </w:rPr>
          <w:t xml:space="preserve">https://docs.github.com/en/rest/migrations/users</w:t>
        </w:r>
      </w:hyperlink>
      <w:r>
        <w:t xml:space="preserve">.</w:t>
      </w:r>
    </w:p>
    <w:bookmarkEnd w:id="95"/>
    <w:bookmarkStart w:id="97" w:name="ref-gitfixum"/>
    <w:p>
      <w:pPr>
        <w:pStyle w:val="Bibliography"/>
      </w:pPr>
      <w:r>
        <w:t xml:space="preserve">Robertson, Seth. n.d.</w:t>
      </w:r>
      <w:r>
        <w:t xml:space="preserve"> </w:t>
      </w:r>
      <w:r>
        <w:t xml:space="preserve">“On Undoing, Fixing, or Removing Commits in Git.”</w:t>
      </w:r>
      <w:r>
        <w:t xml:space="preserve"> </w:t>
      </w:r>
      <w:hyperlink r:id="rId96">
        <w:r>
          <w:rPr>
            <w:rStyle w:val="Hyperlink"/>
          </w:rPr>
          <w:t xml:space="preserve">https://sethrobertson.github.io/GitFixUm/fixup.html</w:t>
        </w:r>
      </w:hyperlink>
      <w:r>
        <w:t xml:space="preserve">.</w:t>
      </w:r>
    </w:p>
    <w:bookmarkEnd w:id="97"/>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90"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2" Type="http://schemas.openxmlformats.org/officeDocument/2006/relationships/hyperlink" Target="https://docs.github.com/en/rest/migrations/orgs" TargetMode="External"/><Relationship Id="rId94"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in/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85" Type="http://schemas.openxmlformats.org/officeDocument/2006/relationships/hyperlink" Target="https://happygitwithr.com/"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6"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90"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2" Type="http://schemas.openxmlformats.org/officeDocument/2006/relationships/hyperlink" Target="https://docs.github.com/en/rest/migrations/orgs" TargetMode="External"/><Relationship Id="rId94"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in/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85" Type="http://schemas.openxmlformats.org/officeDocument/2006/relationships/hyperlink" Target="https://happygitwithr.com/"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6"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2026-10-24T11:59:05Z</dcterms:created>
  <dcterms:modified xsi:type="dcterms:W3CDTF">2026-10-24T11:59:05Z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2026-10-24 04:53:14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