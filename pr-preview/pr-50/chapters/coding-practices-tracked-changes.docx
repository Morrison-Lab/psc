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2026-10-21 10:38:25 (PDT)</w:delText>
        </w:r>
      </w:del>
    </w:p>
    <w:p>
      <w:pPr>
        <w:pStyle w:val="Date"/>
      </w:pPr>
      <w:ins w:id="2" w:author="PR Preview" w:date="2026-01-01T00:00:00Z">
        <w:r>
          <w:t xml:space="preserve">Last modified: 2026-10-24 04:53:14 (PDT)</w:t>
        </w:r>
      </w:ins>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18</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36.2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59"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9"/>
    <w:bookmarkStart w:id="160"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60"/>
    <w:bookmarkStart w:id="161"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61"/>
    <w:bookmarkStart w:id="162"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62"/>
    <w:bookmarkStart w:id="165" w:name="examples-borrowed-from-package-prs"/>
    <w:p>
      <w:pPr>
        <w:pStyle w:val="Heading2"/>
      </w:pPr>
      <w:r>
        <w:t xml:space="preserve">22 Examples borrowed from package PRs</w:t>
      </w:r>
    </w:p>
    <w:p>
      <w:pPr>
        <w:pStyle w:val="FirstParagraph"/>
      </w:pPr>
      <w:r>
        <w:t xml:space="preserve">In</w:t>
      </w:r>
      <w:r>
        <w:t xml:space="preserve"> </w:t>
      </w:r>
      <w:hyperlink r:id="rId16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5"/>
    <w:bookmarkStart w:id="169"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6">
        <w:r>
          <w:rPr>
            <w:rStyle w:val="Hyperlink"/>
          </w:rPr>
          <w:t xml:space="preserve">Decomposition (computer science)</w:t>
        </w:r>
      </w:hyperlink>
      <w:r>
        <w:t xml:space="preserve">,</w:t>
      </w:r>
      <w:r>
        <w:t xml:space="preserve"> </w:t>
      </w:r>
      <w:hyperlink r:id="rId167">
        <w:r>
          <w:rPr>
            <w:rStyle w:val="Hyperlink"/>
          </w:rPr>
          <w:t xml:space="preserve">Code refactoring</w:t>
        </w:r>
      </w:hyperlink>
      <w:r>
        <w:t xml:space="preserve">,</w:t>
      </w:r>
      <w:r>
        <w:t xml:space="preserve"> </w:t>
      </w:r>
      <w:r>
        <w:t xml:space="preserve">and</w:t>
      </w:r>
      <w:r>
        <w:t xml:space="preserve"> </w:t>
      </w:r>
      <w:hyperlink r:id="rId168">
        <w:r>
          <w:rPr>
            <w:rStyle w:val="Hyperlink"/>
          </w:rPr>
          <w:t xml:space="preserve">Functional decomposition</w:t>
        </w:r>
      </w:hyperlink>
      <w:r>
        <w:t xml:space="preserve">.</w:t>
      </w:r>
    </w:p>
    <w:bookmarkEnd w:id="169"/>
    <w:bookmarkStart w:id="174"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0"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0"/>
    <w:bookmarkStart w:id="171"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1"/>
    <w:bookmarkStart w:id="172"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2"/>
    <w:bookmarkStart w:id="173"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18</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3"/>
    <w:bookmarkEnd w:id="174"/>
    <w:bookmarkStart w:id="180"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80"/>
    <w:bookmarkStart w:id="183" w:name="sec-kiss"/>
    <w:p>
      <w:pPr>
        <w:pStyle w:val="Heading2"/>
      </w:pPr>
      <w:r>
        <w:t xml:space="preserve">26 Keep It Short and Simple (KISS)</w:t>
      </w:r>
    </w:p>
    <w:p>
      <w:pPr>
        <w:pStyle w:val="FirstParagraph"/>
      </w:pPr>
      <w:r>
        <w:t xml:space="preserve">The</w:t>
      </w:r>
      <w:r>
        <w:t xml:space="preserve"> </w:t>
      </w:r>
      <w:hyperlink r:id="rId18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2">
        <w:r>
          <w:rPr>
            <w:rStyle w:val="Hyperlink"/>
          </w:rPr>
          <w:t xml:space="preserve">avoiding deep nesting</w:t>
        </w:r>
      </w:hyperlink>
      <w:r>
        <w:t xml:space="preserve">,</w:t>
      </w:r>
      <w:r>
        <w:t xml:space="preserve"> </w:t>
      </w:r>
      <w:r>
        <w:t xml:space="preserve">are concrete applications of this principle.</w:t>
      </w:r>
    </w:p>
    <w:bookmarkEnd w:id="183"/>
    <w:bookmarkStart w:id="184"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18</w:t>
        </w:r>
      </w:hyperlink>
      <w:r>
        <w:t xml:space="preserve">),</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4"/>
    <w:bookmarkStart w:id="187"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85">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86">
        <w:r>
          <w:rPr>
            <w:rStyle w:val="Hyperlink"/>
            <w:i/>
            <w:iCs/>
          </w:rPr>
          <w:t xml:space="preserve">The here Package</w:t>
        </w:r>
      </w:hyperlink>
      <w:r>
        <w:rPr>
          <w:i/>
          <w:iCs/>
        </w:rPr>
        <w:t xml:space="preserve"> </w:t>
      </w:r>
      <w:r>
        <w:rPr>
          <w:i/>
          <w:iCs/>
        </w:rPr>
        <w:t xml:space="preserve">for code style guidelines on using the here package.</w:t>
      </w:r>
    </w:p>
    <w:bookmarkEnd w:id="187"/>
    <w:bookmarkStart w:id="193" w:name="sec-integrating-box-and-dropbox"/>
    <w:p>
      <w:pPr>
        <w:pStyle w:val="Heading2"/>
      </w:pPr>
      <w:r>
        <w:t xml:space="preserve">29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0" w:name="box"/>
    <w:p>
      <w:pPr>
        <w:pStyle w:val="Heading3"/>
      </w:pPr>
      <w:r>
        <w:t xml:space="preserve">29.1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9">
        <w:r>
          <w:rPr>
            <w:rStyle w:val="Hyperlink"/>
          </w:rPr>
          <w:t xml:space="preserve">here</w:t>
        </w:r>
      </w:hyperlink>
      <w:r>
        <w:t xml:space="preserve">.</w:t>
      </w:r>
    </w:p>
    <w:bookmarkEnd w:id="190"/>
    <w:bookmarkStart w:id="192" w:name="dropbox"/>
    <w:p>
      <w:pPr>
        <w:pStyle w:val="Heading3"/>
      </w:pPr>
      <w:r>
        <w:t xml:space="preserve">29.2 Dropbox</w:t>
      </w:r>
    </w:p>
    <w:p>
      <w:pPr>
        <w:pStyle w:val="FirstParagraph"/>
      </w:pPr>
      <w:r>
        <w:t xml:space="preserve">Follow the instructions at</w:t>
      </w:r>
      <w:r>
        <w:t xml:space="preserve"> </w:t>
      </w:r>
      <w:hyperlink r:id="rId19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2"/>
    <w:bookmarkEnd w:id="193"/>
    <w:bookmarkStart w:id="195" w:name="sec-r-lib-packages"/>
    <w:p>
      <w:pPr>
        <w:pStyle w:val="Heading2"/>
      </w:pPr>
      <w:r>
        <w:t xml:space="preserve">30 r-lib Packages</w:t>
      </w:r>
    </w:p>
    <w:p>
      <w:pPr>
        <w:pStyle w:val="FirstParagraph"/>
      </w:pPr>
      <w:r>
        <w:t xml:space="preserve">The</w:t>
      </w:r>
      <w:r>
        <w:t xml:space="preserve"> </w:t>
      </w:r>
      <w:hyperlink r:id="rId19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195"/>
    <w:bookmarkStart w:id="218" w:name="package-development"/>
    <w:p>
      <w:pPr>
        <w:pStyle w:val="Heading2"/>
      </w:pPr>
      <w:r>
        <w:t xml:space="preserve">31 Package Development</w:t>
      </w:r>
    </w:p>
    <w:bookmarkStart w:id="196" w:name="sec-usethis"/>
    <w:p>
      <w:pPr>
        <w:pStyle w:val="Heading3"/>
      </w:pPr>
      <w:r>
        <w:t xml:space="preserve">31.1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6"/>
    <w:bookmarkStart w:id="197" w:name="sec-devtools"/>
    <w:p>
      <w:pPr>
        <w:pStyle w:val="Heading3"/>
      </w:pPr>
      <w:r>
        <w:t xml:space="preserve">31.2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7"/>
    <w:bookmarkStart w:id="198" w:name="sec-roxygen2"/>
    <w:p>
      <w:pPr>
        <w:pStyle w:val="Heading3"/>
      </w:pPr>
      <w:r>
        <w:t xml:space="preserve">31.3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198"/>
    <w:bookmarkStart w:id="199" w:name="sec-pkgdown"/>
    <w:p>
      <w:pPr>
        <w:pStyle w:val="Heading3"/>
      </w:pPr>
      <w:r>
        <w:t xml:space="preserve">31.4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199"/>
    <w:bookmarkStart w:id="201" w:name="sec-pkgload"/>
    <w:p>
      <w:pPr>
        <w:pStyle w:val="Heading3"/>
      </w:pPr>
      <w:r>
        <w:t xml:space="preserve">31.5</w:t>
      </w:r>
      <w:r>
        <w:t xml:space="preserve"> </w:t>
      </w:r>
      <w:hyperlink r:id="rId200">
        <w:r>
          <w:rPr>
            <w:rStyle w:val="VerbatimChar"/>
          </w:rPr>
          <w:t xml:space="preserve">{pkgload}</w:t>
        </w:r>
      </w:hyperlink>
    </w:p>
    <w:p>
      <w:pPr>
        <w:pStyle w:val="FirstParagraph"/>
      </w:pPr>
      <w:hyperlink r:id="rId20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1"/>
    <w:bookmarkStart w:id="203" w:name="sec-pkgbuild"/>
    <w:p>
      <w:pPr>
        <w:pStyle w:val="Heading3"/>
      </w:pPr>
      <w:r>
        <w:t xml:space="preserve">31.6</w:t>
      </w:r>
      <w:r>
        <w:t xml:space="preserve"> </w:t>
      </w:r>
      <w:hyperlink r:id="rId202">
        <w:r>
          <w:rPr>
            <w:rStyle w:val="VerbatimChar"/>
          </w:rPr>
          <w:t xml:space="preserve">{pkgbuild}</w:t>
        </w:r>
      </w:hyperlink>
    </w:p>
    <w:p>
      <w:pPr>
        <w:pStyle w:val="FirstParagraph"/>
      </w:pPr>
      <w:hyperlink r:id="rId20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3"/>
    <w:bookmarkStart w:id="205" w:name="sec-rcmdcheck"/>
    <w:p>
      <w:pPr>
        <w:pStyle w:val="Heading3"/>
      </w:pPr>
      <w:r>
        <w:t xml:space="preserve">31.7</w:t>
      </w:r>
      <w:r>
        <w:t xml:space="preserve"> </w:t>
      </w:r>
      <w:hyperlink r:id="rId204">
        <w:r>
          <w:rPr>
            <w:rStyle w:val="VerbatimChar"/>
          </w:rPr>
          <w:t xml:space="preserve">{rcmdcheck}</w:t>
        </w:r>
      </w:hyperlink>
    </w:p>
    <w:p>
      <w:pPr>
        <w:pStyle w:val="FirstParagraph"/>
      </w:pPr>
      <w:hyperlink r:id="rId20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5"/>
    <w:bookmarkStart w:id="207" w:name="sec-remotes"/>
    <w:p>
      <w:pPr>
        <w:pStyle w:val="Heading3"/>
      </w:pPr>
      <w:r>
        <w:t xml:space="preserve">31.8</w:t>
      </w:r>
      <w:r>
        <w:t xml:space="preserve"> </w:t>
      </w:r>
      <w:hyperlink r:id="rId206">
        <w:r>
          <w:rPr>
            <w:rStyle w:val="VerbatimChar"/>
          </w:rPr>
          <w:t xml:space="preserve">{remotes}</w:t>
        </w:r>
      </w:hyperlink>
    </w:p>
    <w:p>
      <w:pPr>
        <w:pStyle w:val="FirstParagraph"/>
      </w:pPr>
      <w:hyperlink r:id="rId20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7"/>
    <w:bookmarkStart w:id="209" w:name="sec-pak"/>
    <w:p>
      <w:pPr>
        <w:pStyle w:val="Heading3"/>
      </w:pPr>
      <w:r>
        <w:t xml:space="preserve">31.9</w:t>
      </w:r>
      <w:r>
        <w:t xml:space="preserve"> </w:t>
      </w:r>
      <w:hyperlink r:id="rId208">
        <w:r>
          <w:rPr>
            <w:rStyle w:val="VerbatimChar"/>
          </w:rPr>
          <w:t xml:space="preserve">{pak}</w:t>
        </w:r>
      </w:hyperlink>
    </w:p>
    <w:p>
      <w:pPr>
        <w:pStyle w:val="FirstParagraph"/>
      </w:pPr>
      <w:hyperlink r:id="rId20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09"/>
    <w:bookmarkStart w:id="211" w:name="sec-revdepcheck"/>
    <w:p>
      <w:pPr>
        <w:pStyle w:val="Heading3"/>
      </w:pPr>
      <w:r>
        <w:t xml:space="preserve">31.10</w:t>
      </w:r>
      <w:r>
        <w:t xml:space="preserve"> </w:t>
      </w:r>
      <w:hyperlink r:id="rId210">
        <w:r>
          <w:rPr>
            <w:rStyle w:val="VerbatimChar"/>
          </w:rPr>
          <w:t xml:space="preserve">{revdepcheck}</w:t>
        </w:r>
      </w:hyperlink>
    </w:p>
    <w:p>
      <w:pPr>
        <w:pStyle w:val="FirstParagraph"/>
      </w:pPr>
      <w:hyperlink r:id="rId21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1"/>
    <w:bookmarkStart w:id="213" w:name="sec-desc"/>
    <w:p>
      <w:pPr>
        <w:pStyle w:val="Heading3"/>
      </w:pPr>
      <w:r>
        <w:t xml:space="preserve">31.11</w:t>
      </w:r>
      <w:r>
        <w:t xml:space="preserve"> </w:t>
      </w:r>
      <w:hyperlink r:id="rId212">
        <w:r>
          <w:rPr>
            <w:rStyle w:val="VerbatimChar"/>
          </w:rPr>
          <w:t xml:space="preserve">{desc}</w:t>
        </w:r>
      </w:hyperlink>
    </w:p>
    <w:p>
      <w:pPr>
        <w:pStyle w:val="FirstParagraph"/>
      </w:pPr>
      <w:hyperlink r:id="rId21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3"/>
    <w:bookmarkStart w:id="215" w:name="sec-pkgcache"/>
    <w:p>
      <w:pPr>
        <w:pStyle w:val="Heading3"/>
      </w:pPr>
      <w:r>
        <w:t xml:space="preserve">31.12</w:t>
      </w:r>
      <w:r>
        <w:t xml:space="preserve"> </w:t>
      </w:r>
      <w:hyperlink r:id="rId214">
        <w:r>
          <w:rPr>
            <w:rStyle w:val="VerbatimChar"/>
          </w:rPr>
          <w:t xml:space="preserve">{pkgcache}</w:t>
        </w:r>
      </w:hyperlink>
    </w:p>
    <w:p>
      <w:pPr>
        <w:pStyle w:val="FirstParagraph"/>
      </w:pPr>
      <w:hyperlink r:id="rId21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5"/>
    <w:bookmarkStart w:id="217" w:name="sec-lifecycle"/>
    <w:p>
      <w:pPr>
        <w:pStyle w:val="Heading3"/>
      </w:pPr>
      <w:r>
        <w:t xml:space="preserve">31.13</w:t>
      </w:r>
      <w:r>
        <w:t xml:space="preserve"> </w:t>
      </w:r>
      <w:hyperlink r:id="rId216">
        <w:r>
          <w:rPr>
            <w:rStyle w:val="VerbatimChar"/>
          </w:rPr>
          <w:t xml:space="preserve">{lifecycle}</w:t>
        </w:r>
      </w:hyperlink>
    </w:p>
    <w:p>
      <w:pPr>
        <w:pStyle w:val="FirstParagraph"/>
      </w:pPr>
      <w:hyperlink r:id="rId21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7"/>
    <w:bookmarkEnd w:id="218"/>
    <w:bookmarkStart w:id="226" w:name="testing-and-quality"/>
    <w:p>
      <w:pPr>
        <w:pStyle w:val="Heading2"/>
      </w:pPr>
      <w:r>
        <w:t xml:space="preserve">32 Testing and Quality</w:t>
      </w:r>
    </w:p>
    <w:bookmarkStart w:id="219" w:name="sec-testthat"/>
    <w:p>
      <w:pPr>
        <w:pStyle w:val="Heading3"/>
      </w:pPr>
      <w:r>
        <w:t xml:space="preserve">32.1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19"/>
    <w:bookmarkStart w:id="221" w:name="sec-covr"/>
    <w:p>
      <w:pPr>
        <w:pStyle w:val="Heading3"/>
      </w:pPr>
      <w:r>
        <w:t xml:space="preserve">32.2</w:t>
      </w:r>
      <w:r>
        <w:t xml:space="preserve"> </w:t>
      </w:r>
      <w:hyperlink r:id="rId220">
        <w:r>
          <w:rPr>
            <w:rStyle w:val="VerbatimChar"/>
          </w:rPr>
          <w:t xml:space="preserve">{covr}</w:t>
        </w:r>
      </w:hyperlink>
    </w:p>
    <w:p>
      <w:pPr>
        <w:pStyle w:val="FirstParagraph"/>
      </w:pPr>
      <w:hyperlink r:id="rId22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1"/>
    <w:bookmarkStart w:id="223" w:name="sec-waldo"/>
    <w:p>
      <w:pPr>
        <w:pStyle w:val="Heading3"/>
      </w:pPr>
      <w:r>
        <w:t xml:space="preserve">32.3</w:t>
      </w:r>
      <w:r>
        <w:t xml:space="preserve"> </w:t>
      </w:r>
      <w:hyperlink r:id="rId222">
        <w:r>
          <w:rPr>
            <w:rStyle w:val="VerbatimChar"/>
          </w:rPr>
          <w:t xml:space="preserve">{waldo}</w:t>
        </w:r>
      </w:hyperlink>
    </w:p>
    <w:p>
      <w:pPr>
        <w:pStyle w:val="FirstParagraph"/>
      </w:pPr>
      <w:hyperlink r:id="rId22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3"/>
    <w:bookmarkStart w:id="225" w:name="sec-lintr"/>
    <w:p>
      <w:pPr>
        <w:pStyle w:val="Heading3"/>
      </w:pPr>
      <w:r>
        <w:t xml:space="preserve">32.4</w:t>
      </w:r>
      <w:r>
        <w:t xml:space="preserve"> </w:t>
      </w:r>
      <w:hyperlink r:id="rId224">
        <w:r>
          <w:rPr>
            <w:rStyle w:val="VerbatimChar"/>
          </w:rPr>
          <w:t xml:space="preserve">{lintr}</w:t>
        </w:r>
      </w:hyperlink>
    </w:p>
    <w:p>
      <w:pPr>
        <w:pStyle w:val="FirstParagraph"/>
      </w:pPr>
      <w:hyperlink r:id="rId22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5"/>
    <w:bookmarkEnd w:id="226"/>
    <w:bookmarkStart w:id="239" w:name="core-language-and-infrastructure"/>
    <w:p>
      <w:pPr>
        <w:pStyle w:val="Heading2"/>
      </w:pPr>
      <w:r>
        <w:t xml:space="preserve">33 Core Language and Infrastructure</w:t>
      </w:r>
    </w:p>
    <w:bookmarkStart w:id="228" w:name="sec-rlang"/>
    <w:p>
      <w:pPr>
        <w:pStyle w:val="Heading3"/>
      </w:pPr>
      <w:r>
        <w:t xml:space="preserve">33.1</w:t>
      </w:r>
      <w:r>
        <w:t xml:space="preserve"> </w:t>
      </w:r>
      <w:hyperlink r:id="rId227">
        <w:r>
          <w:rPr>
            <w:rStyle w:val="VerbatimChar"/>
          </w:rPr>
          <w:t xml:space="preserve">{rlang}</w:t>
        </w:r>
      </w:hyperlink>
    </w:p>
    <w:p>
      <w:pPr>
        <w:pStyle w:val="FirstParagraph"/>
      </w:pPr>
      <w:hyperlink r:id="rId22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28"/>
    <w:bookmarkStart w:id="230" w:name="sec-vctrs"/>
    <w:p>
      <w:pPr>
        <w:pStyle w:val="Heading3"/>
      </w:pPr>
      <w:r>
        <w:t xml:space="preserve">33.2</w:t>
      </w:r>
      <w:r>
        <w:t xml:space="preserve"> </w:t>
      </w:r>
      <w:hyperlink r:id="rId229">
        <w:r>
          <w:rPr>
            <w:rStyle w:val="VerbatimChar"/>
          </w:rPr>
          <w:t xml:space="preserve">{vctrs}</w:t>
        </w:r>
      </w:hyperlink>
    </w:p>
    <w:p>
      <w:pPr>
        <w:pStyle w:val="FirstParagraph"/>
      </w:pPr>
      <w:hyperlink r:id="rId22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0"/>
    <w:bookmarkStart w:id="232" w:name="sec-withr"/>
    <w:p>
      <w:pPr>
        <w:pStyle w:val="Heading3"/>
      </w:pPr>
      <w:r>
        <w:t xml:space="preserve">33.3</w:t>
      </w:r>
      <w:r>
        <w:t xml:space="preserve"> </w:t>
      </w:r>
      <w:hyperlink r:id="rId231">
        <w:r>
          <w:rPr>
            <w:rStyle w:val="VerbatimChar"/>
          </w:rPr>
          <w:t xml:space="preserve">{withr}</w:t>
        </w:r>
      </w:hyperlink>
    </w:p>
    <w:p>
      <w:pPr>
        <w:pStyle w:val="FirstParagraph"/>
      </w:pPr>
      <w:hyperlink r:id="rId23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2"/>
    <w:bookmarkStart w:id="234" w:name="sec-cli"/>
    <w:p>
      <w:pPr>
        <w:pStyle w:val="Heading3"/>
      </w:pPr>
      <w:r>
        <w:t xml:space="preserve">33.4</w:t>
      </w:r>
      <w:r>
        <w:t xml:space="preserve"> </w:t>
      </w:r>
      <w:hyperlink r:id="rId233">
        <w:r>
          <w:rPr>
            <w:rStyle w:val="VerbatimChar"/>
          </w:rPr>
          <w:t xml:space="preserve">{cli}</w:t>
        </w:r>
      </w:hyperlink>
    </w:p>
    <w:p>
      <w:pPr>
        <w:pStyle w:val="FirstParagraph"/>
      </w:pPr>
      <w:hyperlink r:id="rId23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4"/>
    <w:bookmarkStart w:id="236" w:name="sec-R6"/>
    <w:p>
      <w:pPr>
        <w:pStyle w:val="Heading3"/>
      </w:pPr>
      <w:r>
        <w:t xml:space="preserve">33.5</w:t>
      </w:r>
      <w:r>
        <w:t xml:space="preserve"> </w:t>
      </w:r>
      <w:hyperlink r:id="rId235">
        <w:r>
          <w:rPr>
            <w:rStyle w:val="VerbatimChar"/>
          </w:rPr>
          <w:t xml:space="preserve">{R6}</w:t>
        </w:r>
      </w:hyperlink>
    </w:p>
    <w:p>
      <w:pPr>
        <w:pStyle w:val="FirstParagraph"/>
      </w:pPr>
      <w:hyperlink r:id="rId23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6"/>
    <w:bookmarkStart w:id="238" w:name="sec-cpp11"/>
    <w:p>
      <w:pPr>
        <w:pStyle w:val="Heading3"/>
      </w:pPr>
      <w:r>
        <w:t xml:space="preserve">33.6</w:t>
      </w:r>
      <w:r>
        <w:t xml:space="preserve"> </w:t>
      </w:r>
      <w:hyperlink r:id="rId237">
        <w:r>
          <w:rPr>
            <w:rStyle w:val="VerbatimChar"/>
          </w:rPr>
          <w:t xml:space="preserve">{cpp11}</w:t>
        </w:r>
      </w:hyperlink>
    </w:p>
    <w:p>
      <w:pPr>
        <w:pStyle w:val="FirstParagraph"/>
      </w:pPr>
      <w:hyperlink r:id="rId23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38"/>
    <w:bookmarkEnd w:id="239"/>
    <w:bookmarkStart w:id="248" w:name="system-and-process"/>
    <w:p>
      <w:pPr>
        <w:pStyle w:val="Heading2"/>
      </w:pPr>
      <w:r>
        <w:t xml:space="preserve">34 System and Process</w:t>
      </w:r>
    </w:p>
    <w:bookmarkStart w:id="241" w:name="sec-fs"/>
    <w:p>
      <w:pPr>
        <w:pStyle w:val="Heading3"/>
      </w:pPr>
      <w:r>
        <w:t xml:space="preserve">34.1</w:t>
      </w:r>
      <w:r>
        <w:t xml:space="preserve"> </w:t>
      </w:r>
      <w:hyperlink r:id="rId240">
        <w:r>
          <w:rPr>
            <w:rStyle w:val="VerbatimChar"/>
          </w:rPr>
          <w:t xml:space="preserve">{fs}</w:t>
        </w:r>
      </w:hyperlink>
    </w:p>
    <w:p>
      <w:pPr>
        <w:pStyle w:val="FirstParagraph"/>
      </w:pPr>
      <w:hyperlink r:id="rId24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1"/>
    <w:bookmarkStart w:id="243" w:name="sec-processx"/>
    <w:p>
      <w:pPr>
        <w:pStyle w:val="Heading3"/>
      </w:pPr>
      <w:r>
        <w:t xml:space="preserve">34.2</w:t>
      </w:r>
      <w:r>
        <w:t xml:space="preserve"> </w:t>
      </w:r>
      <w:hyperlink r:id="rId242">
        <w:r>
          <w:rPr>
            <w:rStyle w:val="VerbatimChar"/>
          </w:rPr>
          <w:t xml:space="preserve">{processx}</w:t>
        </w:r>
      </w:hyperlink>
    </w:p>
    <w:p>
      <w:pPr>
        <w:pStyle w:val="FirstParagraph"/>
      </w:pPr>
      <w:hyperlink r:id="rId24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3"/>
    <w:bookmarkStart w:id="245" w:name="sec-callr"/>
    <w:p>
      <w:pPr>
        <w:pStyle w:val="Heading3"/>
      </w:pPr>
      <w:r>
        <w:t xml:space="preserve">34.3</w:t>
      </w:r>
      <w:r>
        <w:t xml:space="preserve"> </w:t>
      </w:r>
      <w:hyperlink r:id="rId244">
        <w:r>
          <w:rPr>
            <w:rStyle w:val="VerbatimChar"/>
          </w:rPr>
          <w:t xml:space="preserve">{callr}</w:t>
        </w:r>
      </w:hyperlink>
    </w:p>
    <w:p>
      <w:pPr>
        <w:pStyle w:val="FirstParagraph"/>
      </w:pPr>
      <w:hyperlink r:id="rId24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5"/>
    <w:bookmarkStart w:id="247" w:name="sec-ps"/>
    <w:p>
      <w:pPr>
        <w:pStyle w:val="Heading3"/>
      </w:pPr>
      <w:r>
        <w:t xml:space="preserve">34.4</w:t>
      </w:r>
      <w:r>
        <w:t xml:space="preserve"> </w:t>
      </w:r>
      <w:hyperlink r:id="rId246">
        <w:r>
          <w:rPr>
            <w:rStyle w:val="VerbatimChar"/>
          </w:rPr>
          <w:t xml:space="preserve">{ps}</w:t>
        </w:r>
      </w:hyperlink>
    </w:p>
    <w:p>
      <w:pPr>
        <w:pStyle w:val="FirstParagraph"/>
      </w:pPr>
      <w:hyperlink r:id="rId24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7"/>
    <w:bookmarkEnd w:id="248"/>
    <w:bookmarkStart w:id="257" w:name="http-and-web"/>
    <w:p>
      <w:pPr>
        <w:pStyle w:val="Heading2"/>
      </w:pPr>
      <w:r>
        <w:t xml:space="preserve">35 HTTP and Web</w:t>
      </w:r>
    </w:p>
    <w:bookmarkStart w:id="250" w:name="sec-httr2"/>
    <w:p>
      <w:pPr>
        <w:pStyle w:val="Heading3"/>
      </w:pPr>
      <w:r>
        <w:t xml:space="preserve">35.1</w:t>
      </w:r>
      <w:r>
        <w:t xml:space="preserve"> </w:t>
      </w:r>
      <w:hyperlink r:id="rId249">
        <w:r>
          <w:rPr>
            <w:rStyle w:val="VerbatimChar"/>
          </w:rPr>
          <w:t xml:space="preserve">{httr2}</w:t>
        </w:r>
      </w:hyperlink>
    </w:p>
    <w:p>
      <w:pPr>
        <w:pStyle w:val="FirstParagraph"/>
      </w:pPr>
      <w:hyperlink r:id="rId24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0"/>
    <w:bookmarkStart w:id="252" w:name="sec-httr"/>
    <w:p>
      <w:pPr>
        <w:pStyle w:val="Heading3"/>
      </w:pPr>
      <w:r>
        <w:t xml:space="preserve">35.2</w:t>
      </w:r>
      <w:r>
        <w:t xml:space="preserve"> </w:t>
      </w:r>
      <w:hyperlink r:id="rId251">
        <w:r>
          <w:rPr>
            <w:rStyle w:val="VerbatimChar"/>
          </w:rPr>
          <w:t xml:space="preserve">{httr}</w:t>
        </w:r>
      </w:hyperlink>
    </w:p>
    <w:p>
      <w:pPr>
        <w:pStyle w:val="FirstParagraph"/>
      </w:pPr>
      <w:hyperlink r:id="rId25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2"/>
    <w:bookmarkStart w:id="254" w:name="sec-gh"/>
    <w:p>
      <w:pPr>
        <w:pStyle w:val="Heading3"/>
      </w:pPr>
      <w:r>
        <w:t xml:space="preserve">35.3</w:t>
      </w:r>
      <w:r>
        <w:t xml:space="preserve"> </w:t>
      </w:r>
      <w:hyperlink r:id="rId253">
        <w:r>
          <w:rPr>
            <w:rStyle w:val="VerbatimChar"/>
          </w:rPr>
          <w:t xml:space="preserve">{gh}</w:t>
        </w:r>
      </w:hyperlink>
    </w:p>
    <w:p>
      <w:pPr>
        <w:pStyle w:val="FirstParagraph"/>
      </w:pPr>
      <w:hyperlink r:id="rId25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4"/>
    <w:bookmarkStart w:id="256" w:name="sec-gargle"/>
    <w:p>
      <w:pPr>
        <w:pStyle w:val="Heading3"/>
      </w:pPr>
      <w:r>
        <w:t xml:space="preserve">35.4</w:t>
      </w:r>
      <w:r>
        <w:t xml:space="preserve"> </w:t>
      </w:r>
      <w:hyperlink r:id="rId255">
        <w:r>
          <w:rPr>
            <w:rStyle w:val="VerbatimChar"/>
          </w:rPr>
          <w:t xml:space="preserve">{gargle}</w:t>
        </w:r>
      </w:hyperlink>
    </w:p>
    <w:p>
      <w:pPr>
        <w:pStyle w:val="FirstParagraph"/>
      </w:pPr>
      <w:hyperlink r:id="rId25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6"/>
    <w:bookmarkEnd w:id="257"/>
    <w:bookmarkStart w:id="279" w:name="utilities"/>
    <w:p>
      <w:pPr>
        <w:pStyle w:val="Heading2"/>
      </w:pPr>
      <w:r>
        <w:t xml:space="preserve">36 Utilities</w:t>
      </w:r>
    </w:p>
    <w:bookmarkStart w:id="259" w:name="sec-here-pkg"/>
    <w:p>
      <w:pPr>
        <w:pStyle w:val="Heading3"/>
      </w:pPr>
      <w:r>
        <w:t xml:space="preserve">36.1</w:t>
      </w:r>
      <w:r>
        <w:t xml:space="preserve"> </w:t>
      </w:r>
      <w:hyperlink r:id="rId258">
        <w:r>
          <w:rPr>
            <w:rStyle w:val="VerbatimChar"/>
          </w:rPr>
          <w:t xml:space="preserve">{here}</w:t>
        </w:r>
      </w:hyperlink>
    </w:p>
    <w:p>
      <w:pPr>
        <w:pStyle w:val="FirstParagraph"/>
      </w:pPr>
      <w:hyperlink r:id="rId25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59"/>
    <w:bookmarkStart w:id="260" w:name="sec-memoise"/>
    <w:p>
      <w:pPr>
        <w:pStyle w:val="Heading3"/>
      </w:pPr>
      <w:r>
        <w:t xml:space="preserve">36.2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0"/>
    <w:bookmarkStart w:id="263" w:name="sec-scales"/>
    <w:p>
      <w:pPr>
        <w:pStyle w:val="Heading3"/>
      </w:pPr>
      <w:r>
        <w:t xml:space="preserve">36.3</w:t>
      </w:r>
      <w:r>
        <w:t xml:space="preserve"> </w:t>
      </w:r>
      <w:hyperlink r:id="rId261">
        <w:r>
          <w:rPr>
            <w:rStyle w:val="VerbatimChar"/>
          </w:rPr>
          <w:t xml:space="preserve">{scales}</w:t>
        </w:r>
      </w:hyperlink>
    </w:p>
    <w:p>
      <w:pPr>
        <w:pStyle w:val="FirstParagraph"/>
      </w:pPr>
      <w:hyperlink r:id="rId26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2">
        <w:r>
          <w:rPr>
            <w:rStyle w:val="VerbatimChar"/>
          </w:rPr>
          <w:t xml:space="preserve">{ggplot2}</w:t>
        </w:r>
      </w:hyperlink>
      <w:r>
        <w:t xml:space="preserve">.</w:t>
      </w:r>
    </w:p>
    <w:bookmarkEnd w:id="263"/>
    <w:bookmarkStart w:id="265" w:name="sec-sessioninfo"/>
    <w:p>
      <w:pPr>
        <w:pStyle w:val="Heading3"/>
      </w:pPr>
      <w:r>
        <w:t xml:space="preserve">36.4</w:t>
      </w:r>
      <w:r>
        <w:t xml:space="preserve"> </w:t>
      </w:r>
      <w:hyperlink r:id="rId264">
        <w:r>
          <w:rPr>
            <w:rStyle w:val="VerbatimChar"/>
          </w:rPr>
          <w:t xml:space="preserve">{sessioninfo}</w:t>
        </w:r>
      </w:hyperlink>
    </w:p>
    <w:p>
      <w:pPr>
        <w:pStyle w:val="FirstParagraph"/>
      </w:pPr>
      <w:hyperlink r:id="rId26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5"/>
    <w:bookmarkStart w:id="267" w:name="sec-downlit"/>
    <w:p>
      <w:pPr>
        <w:pStyle w:val="Heading3"/>
      </w:pPr>
      <w:r>
        <w:t xml:space="preserve">36.5</w:t>
      </w:r>
      <w:r>
        <w:t xml:space="preserve"> </w:t>
      </w:r>
      <w:hyperlink r:id="rId266">
        <w:r>
          <w:rPr>
            <w:rStyle w:val="VerbatimChar"/>
          </w:rPr>
          <w:t xml:space="preserve">{downlit}</w:t>
        </w:r>
      </w:hyperlink>
    </w:p>
    <w:p>
      <w:pPr>
        <w:pStyle w:val="FirstParagraph"/>
      </w:pPr>
      <w:hyperlink r:id="rId26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7"/>
    <w:bookmarkStart w:id="269" w:name="sec-prettyunits"/>
    <w:p>
      <w:pPr>
        <w:pStyle w:val="Heading3"/>
      </w:pPr>
      <w:r>
        <w:t xml:space="preserve">36.6</w:t>
      </w:r>
      <w:r>
        <w:t xml:space="preserve"> </w:t>
      </w:r>
      <w:hyperlink r:id="rId268">
        <w:r>
          <w:rPr>
            <w:rStyle w:val="VerbatimChar"/>
          </w:rPr>
          <w:t xml:space="preserve">{prettyunits}</w:t>
        </w:r>
      </w:hyperlink>
    </w:p>
    <w:p>
      <w:pPr>
        <w:pStyle w:val="FirstParagraph"/>
      </w:pPr>
      <w:hyperlink r:id="rId26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69"/>
    <w:bookmarkStart w:id="271" w:name="sec-lobstr"/>
    <w:p>
      <w:pPr>
        <w:pStyle w:val="Heading3"/>
      </w:pPr>
      <w:r>
        <w:t xml:space="preserve">36.7</w:t>
      </w:r>
      <w:r>
        <w:t xml:space="preserve"> </w:t>
      </w:r>
      <w:hyperlink r:id="rId270">
        <w:r>
          <w:rPr>
            <w:rStyle w:val="VerbatimChar"/>
          </w:rPr>
          <w:t xml:space="preserve">{lobstr}</w:t>
        </w:r>
      </w:hyperlink>
    </w:p>
    <w:p>
      <w:pPr>
        <w:pStyle w:val="FirstParagraph"/>
      </w:pPr>
      <w:hyperlink r:id="rId27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1"/>
    <w:bookmarkStart w:id="273" w:name="sec-crayon"/>
    <w:p>
      <w:pPr>
        <w:pStyle w:val="Heading3"/>
      </w:pPr>
      <w:r>
        <w:t xml:space="preserve">36.8</w:t>
      </w:r>
      <w:r>
        <w:t xml:space="preserve"> </w:t>
      </w:r>
      <w:hyperlink r:id="rId272">
        <w:r>
          <w:rPr>
            <w:rStyle w:val="VerbatimChar"/>
          </w:rPr>
          <w:t xml:space="preserve">{crayon}</w:t>
        </w:r>
      </w:hyperlink>
    </w:p>
    <w:p>
      <w:pPr>
        <w:pStyle w:val="FirstParagraph"/>
      </w:pPr>
      <w:hyperlink r:id="rId27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3"/>
    <w:bookmarkStart w:id="275" w:name="sec-styler"/>
    <w:p>
      <w:pPr>
        <w:pStyle w:val="Heading3"/>
      </w:pPr>
      <w:r>
        <w:t xml:space="preserve">36.9</w:t>
      </w:r>
      <w:r>
        <w:t xml:space="preserve"> </w:t>
      </w:r>
      <w:hyperlink r:id="rId274">
        <w:r>
          <w:rPr>
            <w:rStyle w:val="VerbatimChar"/>
          </w:rPr>
          <w:t xml:space="preserve">{styler}</w:t>
        </w:r>
      </w:hyperlink>
    </w:p>
    <w:p>
      <w:pPr>
        <w:pStyle w:val="FirstParagraph"/>
      </w:pPr>
      <w:hyperlink r:id="rId27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5"/>
    <w:bookmarkStart w:id="278" w:name="sec-rex"/>
    <w:p>
      <w:pPr>
        <w:pStyle w:val="Heading3"/>
      </w:pPr>
      <w:r>
        <w:t xml:space="preserve">36.10</w:t>
      </w:r>
      <w:r>
        <w:t xml:space="preserve"> </w:t>
      </w:r>
      <w:hyperlink r:id="rId276">
        <w:r>
          <w:rPr>
            <w:rStyle w:val="VerbatimChar"/>
          </w:rPr>
          <w:t xml:space="preserve">{rex}</w:t>
        </w:r>
      </w:hyperlink>
    </w:p>
    <w:p>
      <w:pPr>
        <w:pStyle w:val="FirstParagraph"/>
      </w:pPr>
      <w:hyperlink r:id="rId27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7">
        <w:r>
          <w:rPr>
            <w:rStyle w:val="VerbatimChar"/>
          </w:rPr>
          <w:t xml:space="preserve">{stringr}</w:t>
        </w:r>
      </w:hyperlink>
      <w:r>
        <w:t xml:space="preserve"> </w:t>
      </w:r>
      <w:r>
        <w:t xml:space="preserve">functions.</w:t>
      </w:r>
    </w:p>
    <w:bookmarkEnd w:id="278"/>
    <w:bookmarkEnd w:id="279"/>
    <w:bookmarkStart w:id="282" w:name="github-actions"/>
    <w:p>
      <w:pPr>
        <w:pStyle w:val="Heading2"/>
      </w:pPr>
      <w:r>
        <w:t xml:space="preserve">37 GitHub Actions</w:t>
      </w:r>
    </w:p>
    <w:bookmarkStart w:id="281" w:name="sec-r-lib-actions"/>
    <w:p>
      <w:pPr>
        <w:pStyle w:val="Heading3"/>
      </w:pPr>
      <w:r>
        <w:t xml:space="preserve">37.1</w:t>
      </w:r>
      <w:r>
        <w:t xml:space="preserve"> </w:t>
      </w:r>
      <w:hyperlink r:id="rId280">
        <w:r>
          <w:rPr>
            <w:rStyle w:val="Hyperlink"/>
          </w:rPr>
          <w:t xml:space="preserve">actions</w:t>
        </w:r>
      </w:hyperlink>
    </w:p>
    <w:p>
      <w:pPr>
        <w:pStyle w:val="FirstParagraph"/>
      </w:pPr>
      <w:r>
        <w:t xml:space="preserve">The</w:t>
      </w:r>
      <w:r>
        <w:t xml:space="preserve"> </w:t>
      </w:r>
      <w:hyperlink r:id="rId28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1"/>
    <w:bookmarkEnd w:id="282"/>
    <w:bookmarkStart w:id="285" w:name="sec-tidyverse"/>
    <w:p>
      <w:pPr>
        <w:pStyle w:val="Heading2"/>
      </w:pPr>
      <w:r>
        <w:t xml:space="preserve">38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5"/>
    <w:bookmarkStart w:id="304" w:name="core-tidyverse-packages"/>
    <w:p>
      <w:pPr>
        <w:pStyle w:val="Heading2"/>
      </w:pPr>
      <w:r>
        <w:t xml:space="preserve">39 Core Tidyverse Packages</w:t>
      </w:r>
    </w:p>
    <w:p>
      <w:pPr>
        <w:pStyle w:val="FirstParagraph"/>
      </w:pPr>
      <w:r>
        <w:t xml:space="preserve">The</w:t>
      </w:r>
      <w:r>
        <w:t xml:space="preserve"> </w:t>
      </w:r>
      <w:hyperlink r:id="rId2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7" w:name="sec-ggplot2"/>
    <w:p>
      <w:pPr>
        <w:pStyle w:val="Heading3"/>
      </w:pPr>
      <w:r>
        <w:t xml:space="preserve">39.1</w:t>
      </w:r>
      <w:r>
        <w:t xml:space="preserve"> </w:t>
      </w:r>
      <w:hyperlink r:id="rId262">
        <w:r>
          <w:rPr>
            <w:rStyle w:val="Hyperlink"/>
          </w:rPr>
          <w:t xml:space="preserve">ggplot2</w:t>
        </w:r>
      </w:hyperlink>
    </w:p>
    <w:p>
      <w:pPr>
        <w:pStyle w:val="FirstParagraph"/>
      </w:pPr>
      <w:hyperlink r:id="rId26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7"/>
    <w:bookmarkStart w:id="289" w:name="sec-dplyr"/>
    <w:p>
      <w:pPr>
        <w:pStyle w:val="Heading3"/>
      </w:pPr>
      <w:r>
        <w:t xml:space="preserve">39.2</w:t>
      </w:r>
      <w:r>
        <w:t xml:space="preserve"> </w:t>
      </w:r>
      <w:hyperlink r:id="rId288">
        <w:r>
          <w:rPr>
            <w:rStyle w:val="Hyperlink"/>
          </w:rPr>
          <w:t xml:space="preserve">dplyr</w:t>
        </w:r>
      </w:hyperlink>
    </w:p>
    <w:p>
      <w:pPr>
        <w:pStyle w:val="FirstParagraph"/>
      </w:pPr>
      <w:hyperlink r:id="rId28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89"/>
    <w:bookmarkStart w:id="292" w:name="sec-tidyr"/>
    <w:p>
      <w:pPr>
        <w:pStyle w:val="Heading3"/>
      </w:pPr>
      <w:r>
        <w:t xml:space="preserve">39.3</w:t>
      </w:r>
      <w:r>
        <w:t xml:space="preserve"> </w:t>
      </w:r>
      <w:hyperlink r:id="rId290">
        <w:r>
          <w:rPr>
            <w:rStyle w:val="Hyperlink"/>
          </w:rPr>
          <w:t xml:space="preserve">tidyr</w:t>
        </w:r>
      </w:hyperlink>
    </w:p>
    <w:p>
      <w:pPr>
        <w:pStyle w:val="FirstParagraph"/>
      </w:pPr>
      <w:hyperlink r:id="rId29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1" w:name="when-to-use-dplyr-vs-tidyr"/>
    <w:p>
      <w:pPr>
        <w:pStyle w:val="Heading4"/>
      </w:pPr>
      <w:r>
        <w:t xml:space="preserve">When to use dplyr vs tidyr</w:t>
      </w:r>
    </w:p>
    <w:p>
      <w:pPr>
        <w:pStyle w:val="FirstParagraph"/>
      </w:pPr>
      <w:r>
        <w:t xml:space="preserve">While both</w:t>
      </w:r>
      <w:r>
        <w:t xml:space="preserve"> </w:t>
      </w:r>
      <w:hyperlink r:id="rId288">
        <w:r>
          <w:rPr>
            <w:rStyle w:val="VerbatimChar"/>
          </w:rPr>
          <w:t xml:space="preserve">{dplyr}</w:t>
        </w:r>
      </w:hyperlink>
      <w:r>
        <w:t xml:space="preserve"> </w:t>
      </w:r>
      <w:r>
        <w:t xml:space="preserve">and</w:t>
      </w:r>
      <w:r>
        <w:t xml:space="preserve"> </w:t>
      </w:r>
      <w:hyperlink r:id="rId29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1"/>
    <w:bookmarkEnd w:id="292"/>
    <w:bookmarkStart w:id="294" w:name="sec-readr"/>
    <w:p>
      <w:pPr>
        <w:pStyle w:val="Heading3"/>
      </w:pPr>
      <w:r>
        <w:t xml:space="preserve">39.4</w:t>
      </w:r>
      <w:r>
        <w:t xml:space="preserve"> </w:t>
      </w:r>
      <w:hyperlink r:id="rId293">
        <w:r>
          <w:rPr>
            <w:rStyle w:val="Hyperlink"/>
          </w:rPr>
          <w:t xml:space="preserve">readr</w:t>
        </w:r>
      </w:hyperlink>
    </w:p>
    <w:p>
      <w:pPr>
        <w:pStyle w:val="FirstParagraph"/>
      </w:pPr>
      <w:hyperlink r:id="rId29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4"/>
    <w:bookmarkStart w:id="296" w:name="sec-purrr"/>
    <w:p>
      <w:pPr>
        <w:pStyle w:val="Heading3"/>
      </w:pPr>
      <w:r>
        <w:t xml:space="preserve">39.5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6"/>
    <w:bookmarkStart w:id="298" w:name="sec-tibble"/>
    <w:p>
      <w:pPr>
        <w:pStyle w:val="Heading3"/>
      </w:pPr>
      <w:r>
        <w:t xml:space="preserve">39.6</w:t>
      </w:r>
      <w:r>
        <w:t xml:space="preserve"> </w:t>
      </w:r>
      <w:hyperlink r:id="rId297">
        <w:r>
          <w:rPr>
            <w:rStyle w:val="Hyperlink"/>
          </w:rPr>
          <w:t xml:space="preserve">tibble</w:t>
        </w:r>
      </w:hyperlink>
    </w:p>
    <w:p>
      <w:pPr>
        <w:pStyle w:val="FirstParagraph"/>
      </w:pPr>
      <w:hyperlink r:id="rId29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98"/>
    <w:bookmarkStart w:id="299" w:name="sec-stringr"/>
    <w:p>
      <w:pPr>
        <w:pStyle w:val="Heading3"/>
      </w:pPr>
      <w:r>
        <w:t xml:space="preserve">39.7</w:t>
      </w:r>
      <w:r>
        <w:t xml:space="preserve"> </w:t>
      </w:r>
      <w:hyperlink r:id="rId277">
        <w:r>
          <w:rPr>
            <w:rStyle w:val="Hyperlink"/>
          </w:rPr>
          <w:t xml:space="preserve">stringr</w:t>
        </w:r>
      </w:hyperlink>
    </w:p>
    <w:p>
      <w:pPr>
        <w:pStyle w:val="FirstParagraph"/>
      </w:pPr>
      <w:hyperlink r:id="rId27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99"/>
    <w:bookmarkStart w:id="301" w:name="sec-forcats"/>
    <w:p>
      <w:pPr>
        <w:pStyle w:val="Heading3"/>
      </w:pPr>
      <w:r>
        <w:t xml:space="preserve">39.8</w:t>
      </w:r>
      <w:r>
        <w:t xml:space="preserve"> </w:t>
      </w:r>
      <w:hyperlink r:id="rId300">
        <w:r>
          <w:rPr>
            <w:rStyle w:val="Hyperlink"/>
          </w:rPr>
          <w:t xml:space="preserve">forcats</w:t>
        </w:r>
      </w:hyperlink>
    </w:p>
    <w:p>
      <w:pPr>
        <w:pStyle w:val="FirstParagraph"/>
      </w:pPr>
      <w:hyperlink r:id="rId30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1"/>
    <w:bookmarkStart w:id="303" w:name="sec-lubridate"/>
    <w:p>
      <w:pPr>
        <w:pStyle w:val="Heading3"/>
      </w:pPr>
      <w:r>
        <w:t xml:space="preserve">39.9</w:t>
      </w:r>
      <w:r>
        <w:t xml:space="preserve"> </w:t>
      </w:r>
      <w:hyperlink r:id="rId302">
        <w:r>
          <w:rPr>
            <w:rStyle w:val="Hyperlink"/>
          </w:rPr>
          <w:t xml:space="preserve">lubridate</w:t>
        </w:r>
      </w:hyperlink>
    </w:p>
    <w:p>
      <w:pPr>
        <w:pStyle w:val="FirstParagraph"/>
      </w:pPr>
      <w:hyperlink r:id="rId30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3"/>
    <w:bookmarkEnd w:id="304"/>
    <w:bookmarkStart w:id="306" w:name="base-r-to-tidyverse-translation"/>
    <w:p>
      <w:pPr>
        <w:pStyle w:val="Heading2"/>
      </w:pPr>
      <w:r>
        <w:t xml:space="preserve">40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5">
        <w:r>
          <w:rPr>
            <w:rStyle w:val="Hyperlink"/>
          </w:rPr>
          <w:t xml:space="preserve">this document</w:t>
        </w:r>
      </w:hyperlink>
      <w:r>
        <w:t xml:space="preserve">.</w:t>
      </w:r>
    </w:p>
    <w:bookmarkEnd w:id="306"/>
    <w:bookmarkStart w:id="315" w:name="programming-with-tidyverse"/>
    <w:p>
      <w:pPr>
        <w:pStyle w:val="Heading2"/>
      </w:pPr>
      <w:r>
        <w:t xml:space="preserve">41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7">
        <w:r>
          <w:rPr>
            <w:rStyle w:val="Hyperlink"/>
          </w:rPr>
          <w:t xml:space="preserve">Programming with dplyr</w:t>
        </w:r>
      </w:hyperlink>
      <w:r>
        <w:t xml:space="preserve"> </w:t>
      </w:r>
      <w:r>
        <w:t xml:space="preserve">(package vignette)</w:t>
      </w:r>
    </w:p>
    <w:p>
      <w:pPr>
        <w:pStyle w:val="Compact"/>
        <w:numPr>
          <w:ilvl w:val="0"/>
          <w:numId w:val="1064"/>
        </w:numPr>
      </w:pPr>
      <w:hyperlink r:id="rId308">
        <w:r>
          <w:rPr>
            <w:rStyle w:val="Hyperlink"/>
          </w:rPr>
          <w:t xml:space="preserve">Using dplyr in packages</w:t>
        </w:r>
      </w:hyperlink>
      <w:r>
        <w:t xml:space="preserve"> </w:t>
      </w:r>
      <w:r>
        <w:t xml:space="preserve">(package vignette)</w:t>
      </w:r>
    </w:p>
    <w:p>
      <w:pPr>
        <w:pStyle w:val="Compact"/>
        <w:numPr>
          <w:ilvl w:val="0"/>
          <w:numId w:val="1064"/>
        </w:numPr>
      </w:pPr>
      <w:hyperlink r:id="rId309">
        <w:r>
          <w:rPr>
            <w:rStyle w:val="Hyperlink"/>
          </w:rPr>
          <w:t xml:space="preserve">Tidy Eval in 5 Minutes</w:t>
        </w:r>
      </w:hyperlink>
      <w:r>
        <w:t xml:space="preserve"> </w:t>
      </w:r>
      <w:r>
        <w:t xml:space="preserve">(video)</w:t>
      </w:r>
    </w:p>
    <w:p>
      <w:pPr>
        <w:pStyle w:val="Compact"/>
        <w:numPr>
          <w:ilvl w:val="0"/>
          <w:numId w:val="1064"/>
        </w:numPr>
      </w:pPr>
      <w:hyperlink r:id="rId310">
        <w:r>
          <w:rPr>
            <w:rStyle w:val="Hyperlink"/>
          </w:rPr>
          <w:t xml:space="preserve">Data masking</w:t>
        </w:r>
      </w:hyperlink>
      <w:r>
        <w:t xml:space="preserve"> </w:t>
      </w:r>
      <w:r>
        <w:t xml:space="preserve">(rlang documentation)</w:t>
      </w:r>
    </w:p>
    <w:p>
      <w:pPr>
        <w:pStyle w:val="Compact"/>
        <w:numPr>
          <w:ilvl w:val="0"/>
          <w:numId w:val="1064"/>
        </w:numPr>
      </w:pPr>
      <w:hyperlink r:id="rId311">
        <w:r>
          <w:rPr>
            <w:rStyle w:val="Hyperlink"/>
          </w:rPr>
          <w:t xml:space="preserve">Evaluation</w:t>
        </w:r>
      </w:hyperlink>
      <w:r>
        <w:t xml:space="preserve"> </w:t>
      </w:r>
      <w:r>
        <w:t xml:space="preserve">(advanced details)</w:t>
      </w:r>
    </w:p>
    <w:p>
      <w:pPr>
        <w:pStyle w:val="Compact"/>
        <w:numPr>
          <w:ilvl w:val="0"/>
          <w:numId w:val="1064"/>
        </w:numPr>
      </w:pPr>
      <w:hyperlink r:id="rId312">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4">
        <w:r>
          <w:rPr>
            <w:rStyle w:val="Hyperlink"/>
          </w:rPr>
          <w:t xml:space="preserve">Tidyverse Replacements</w:t>
        </w:r>
      </w:hyperlink>
    </w:p>
    <w:bookmarkEnd w:id="315"/>
    <w:bookmarkStart w:id="318" w:name="sec-coding-with-r-and-python"/>
    <w:p>
      <w:pPr>
        <w:pStyle w:val="Heading2"/>
      </w:pPr>
      <w:r>
        <w:t xml:space="preserve">42 Coding with R and Python</w:t>
      </w:r>
    </w:p>
    <w:p>
      <w:pPr>
        <w:pStyle w:val="FirstParagraph"/>
      </w:pPr>
      <w:r>
        <w:t xml:space="preserve">If you’re using both R and Python, you may wish to check out the</w:t>
      </w:r>
      <w:r>
        <w:t xml:space="preserve"> </w:t>
      </w:r>
      <w:hyperlink r:id="rId316">
        <w:r>
          <w:rPr>
            <w:rStyle w:val="Hyperlink"/>
          </w:rPr>
          <w:t xml:space="preserve">Feather package</w:t>
        </w:r>
      </w:hyperlink>
      <w:r>
        <w:t xml:space="preserve"> </w:t>
      </w:r>
      <w:r>
        <w:t xml:space="preserve">for exchanging data between the two languages</w:t>
      </w:r>
      <w:r>
        <w:t xml:space="preserve"> </w:t>
      </w:r>
      <w:hyperlink r:id="rId317">
        <w:r>
          <w:rPr>
            <w:rStyle w:val="Hyperlink"/>
          </w:rPr>
          <w:t xml:space="preserve">extremely quickly</w:t>
        </w:r>
      </w:hyperlink>
      <w:r>
        <w:t xml:space="preserve">.</w:t>
      </w:r>
    </w:p>
    <w:bookmarkEnd w:id="318"/>
    <w:bookmarkStart w:id="324" w:name="X06dce33c5a777f8322711dde05e81eef8b1d1f6"/>
    <w:p>
      <w:pPr>
        <w:pStyle w:val="Heading2"/>
      </w:pPr>
      <w:r>
        <w:t xml:space="preserve">43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19" w:name="lapply-and-sapply-1"/>
    <w:p>
      <w:pPr>
        <w:pStyle w:val="Heading3"/>
      </w:pPr>
      <w:r>
        <w:t xml:space="preserve">43.1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19"/>
    <w:bookmarkStart w:id="320" w:name="mapply-and-pmap"/>
    <w:p>
      <w:pPr>
        <w:pStyle w:val="Heading3"/>
      </w:pPr>
      <w:r>
        <w:t xml:space="preserve">43.2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0"/>
    <w:bookmarkStart w:id="323" w:name="Xf551672fa8f1190aa44df63554b00ab4edf5974"/>
    <w:p>
      <w:pPr>
        <w:pStyle w:val="Heading3"/>
      </w:pPr>
      <w:r>
        <w:t xml:space="preserve">43.3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1"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1"/>
    <w:bookmarkStart w:id="322"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2"/>
    <w:bookmarkEnd w:id="323"/>
    <w:bookmarkEnd w:id="324"/>
    <w:bookmarkStart w:id="333" w:name="sec-reviewing-code"/>
    <w:p>
      <w:pPr>
        <w:pStyle w:val="Heading2"/>
      </w:pPr>
      <w:r>
        <w:t xml:space="preserve">44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25">
        <w:r>
          <w:rPr>
            <w:rStyle w:val="Hyperlink"/>
          </w:rPr>
          <w:t xml:space="preserve">Collaborative Software Development</w:t>
        </w:r>
      </w:hyperlink>
      <w:r>
        <w:t xml:space="preserve">.</w:t>
      </w:r>
    </w:p>
    <w:bookmarkStart w:id="326" w:name="sec-why-review-code"/>
    <w:p>
      <w:pPr>
        <w:pStyle w:val="Heading3"/>
      </w:pPr>
      <w:r>
        <w:t xml:space="preserve">44.1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26"/>
    <w:bookmarkStart w:id="330" w:name="sec-what-to-look-for"/>
    <w:p>
      <w:pPr>
        <w:pStyle w:val="Heading3"/>
      </w:pPr>
      <w:r>
        <w:t xml:space="preserve">44.2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7">
        <w:r>
          <w:rPr>
            <w:rStyle w:val="VerbatimChar"/>
          </w:rPr>
          <w:t xml:space="preserve">{renv}</w:t>
        </w:r>
      </w:hyperlink>
      <w:r>
        <w:t xml:space="preserve"> </w:t>
      </w:r>
      <w:r>
        <w:t xml:space="preserve">(see</w:t>
      </w:r>
      <w:r>
        <w:t xml:space="preserve"> </w:t>
      </w:r>
      <w:hyperlink r:id="rId328">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58">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project’s R code style (see</w:t>
      </w:r>
      <w:r>
        <w:t xml:space="preserve"> </w:t>
      </w:r>
      <w:hyperlink r:id="rId329">
        <w:r>
          <w:rPr>
            <w:rStyle w:val="Hyperlink"/>
          </w:rPr>
          <w:t xml:space="preserve">R Code Style</w:t>
        </w:r>
      </w:hyperlink>
      <w:r>
        <w:t xml:space="preserve">)?</w:t>
      </w:r>
    </w:p>
    <w:p>
      <w:pPr>
        <w:pStyle w:val="Compact"/>
        <w:numPr>
          <w:ilvl w:val="1"/>
          <w:numId w:val="1069"/>
        </w:numPr>
      </w:pPr>
      <w:r>
        <w:t xml:space="preserve">Are long chunks broken into focused functions (see</w:t>
      </w:r>
      <w:r>
        <w:t xml:space="preserve"> </w:t>
      </w:r>
      <w:hyperlink w:anchor="sec-function-decomposition">
        <w:r>
          <w:rPr>
            <w:rStyle w:val="Hyperlink"/>
          </w:rPr>
          <w:t xml:space="preserve">Section 18</w:t>
        </w:r>
      </w:hyperlink>
      <w:r>
        <w:t xml:space="preserve">)?</w:t>
      </w:r>
    </w:p>
    <w:p>
      <w:pPr>
        <w:pStyle w:val="Compact"/>
        <w:numPr>
          <w:ilvl w:val="1"/>
          <w:numId w:val="1069"/>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0"/>
    <w:bookmarkStart w:id="331" w:name="sec-constructive-feedback"/>
    <w:p>
      <w:pPr>
        <w:pStyle w:val="Heading3"/>
      </w:pPr>
      <w:r>
        <w:t xml:space="preserve">44.3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1"/>
    <w:bookmarkStart w:id="332" w:name="sec-when-to-approve"/>
    <w:p>
      <w:pPr>
        <w:pStyle w:val="Heading3"/>
      </w:pPr>
      <w:r>
        <w:t xml:space="preserve">44.4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2"/>
    <w:bookmarkEnd w:id="333"/>
    <w:bookmarkStart w:id="336" w:name="sec-getting-help-with-code"/>
    <w:p>
      <w:pPr>
        <w:pStyle w:val="Heading2"/>
      </w:pPr>
      <w:r>
        <w:t xml:space="preserve">45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4">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5">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6"/>
    <w:bookmarkStart w:id="390" w:name="sec-r-resources"/>
    <w:p>
      <w:pPr>
        <w:pStyle w:val="Heading2"/>
      </w:pPr>
      <w:r>
        <w:t xml:space="preserve">46 Additional Resources</w:t>
      </w:r>
    </w:p>
    <w:bookmarkStart w:id="343" w:name="learning-r"/>
    <w:p>
      <w:pPr>
        <w:pStyle w:val="Heading3"/>
      </w:pPr>
      <w:r>
        <w:t xml:space="preserve">46.1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7">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8">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39">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0">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1">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2">
        <w:r>
          <w:rPr>
            <w:rStyle w:val="Hyperlink"/>
          </w:rPr>
          <w:t xml:space="preserve">Posit Recipes</w:t>
        </w:r>
      </w:hyperlink>
      <w:r>
        <w:t xml:space="preserve"> </w:t>
      </w:r>
      <w:r>
        <w:t xml:space="preserve">- short, task-focused R code snippets</w:t>
      </w:r>
    </w:p>
    <w:bookmarkEnd w:id="343"/>
    <w:bookmarkStart w:id="345" w:name="learning-python"/>
    <w:p>
      <w:pPr>
        <w:pStyle w:val="Heading3"/>
      </w:pPr>
      <w:r>
        <w:t xml:space="preserve">46.2 Learning Python</w:t>
      </w:r>
    </w:p>
    <w:p>
      <w:pPr>
        <w:pStyle w:val="Compact"/>
        <w:numPr>
          <w:ilvl w:val="0"/>
          <w:numId w:val="1077"/>
        </w:numPr>
      </w:pPr>
      <w:hyperlink r:id="rId344">
        <w:r>
          <w:rPr>
            <w:rStyle w:val="Hyperlink"/>
          </w:rPr>
          <w:t xml:space="preserve">Python Tutor</w:t>
        </w:r>
      </w:hyperlink>
      <w:r>
        <w:t xml:space="preserve"> </w:t>
      </w:r>
      <w:r>
        <w:t xml:space="preserve">- steps through a short program one line at a time</w:t>
      </w:r>
      <w:r>
        <w:t xml:space="preserve"> </w:t>
      </w:r>
      <w:r>
        <w:t xml:space="preserve">and draws each variable and object in memory;</w:t>
      </w:r>
      <w:r>
        <w:t xml:space="preserve"> </w:t>
      </w:r>
      <w:r>
        <w:t xml:space="preserve">it visualizes Python, Java, C, C++ and JavaScript (not R) and limits program length, so use it on small examples</w:t>
      </w:r>
    </w:p>
    <w:bookmarkEnd w:id="345"/>
    <w:bookmarkStart w:id="350" w:name="coming-to-r-from-sas"/>
    <w:p>
      <w:pPr>
        <w:pStyle w:val="Heading3"/>
      </w:pPr>
      <w:r>
        <w:t xml:space="preserve">46.3 Coming to R from SAS</w:t>
      </w:r>
    </w:p>
    <w:p>
      <w:pPr>
        <w:pStyle w:val="Compact"/>
        <w:numPr>
          <w:ilvl w:val="0"/>
          <w:numId w:val="1078"/>
        </w:numPr>
      </w:pPr>
      <w:hyperlink r:id="rId346">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7">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8"/>
        </w:numPr>
      </w:pPr>
      <w:hyperlink r:id="rId348">
        <w:r>
          <w:rPr>
            <w:rStyle w:val="Hyperlink"/>
          </w:rPr>
          <w:t xml:space="preserve">R for SAS and SPSS Users</w:t>
        </w:r>
      </w:hyperlink>
      <w:r>
        <w:t xml:space="preserve"> </w:t>
      </w:r>
      <w:r>
        <w:t xml:space="preserve">(Muenchen) - common SAS and SPSS tasks, done in R</w:t>
      </w:r>
    </w:p>
    <w:p>
      <w:pPr>
        <w:pStyle w:val="Compact"/>
        <w:numPr>
          <w:ilvl w:val="0"/>
          <w:numId w:val="1078"/>
        </w:numPr>
      </w:pPr>
      <w:hyperlink r:id="rId349">
        <w:r>
          <w:rPr>
            <w:rStyle w:val="Hyperlink"/>
          </w:rPr>
          <w:t xml:space="preserve">SAS and R</w:t>
        </w:r>
      </w:hyperlink>
      <w:r>
        <w:t xml:space="preserve"> </w:t>
      </w:r>
      <w:r>
        <w:t xml:space="preserve">(Kleinman and Horton) - side-by-side SAS and R code for data management and analysis</w:t>
      </w:r>
    </w:p>
    <w:bookmarkEnd w:id="350"/>
    <w:bookmarkStart w:id="357" w:name="general-r-programming"/>
    <w:p>
      <w:pPr>
        <w:pStyle w:val="Heading3"/>
      </w:pPr>
      <w:r>
        <w:t xml:space="preserve">46.4 General R Programming</w:t>
      </w:r>
    </w:p>
    <w:p>
      <w:pPr>
        <w:pStyle w:val="Compact"/>
        <w:numPr>
          <w:ilvl w:val="0"/>
          <w:numId w:val="1079"/>
        </w:numPr>
      </w:pPr>
      <w:r>
        <w:t xml:space="preserve">Advanced R</w:t>
      </w:r>
      <w:r>
        <w:t xml:space="preserve"> </w:t>
      </w:r>
      <w:r>
        <w:t xml:space="preserve">(Wickham 2019)</w:t>
      </w:r>
      <w:r>
        <w:t xml:space="preserve"> </w:t>
      </w:r>
      <w:r>
        <w:t xml:space="preserve">- deep dive into R programming and internals, including</w:t>
      </w:r>
      <w:r>
        <w:t xml:space="preserve"> </w:t>
      </w:r>
      <w:hyperlink r:id="rId351">
        <w:r>
          <w:rPr>
            <w:rStyle w:val="Hyperlink"/>
          </w:rPr>
          <w:t xml:space="preserve">functions</w:t>
        </w:r>
      </w:hyperlink>
      <w:r>
        <w:t xml:space="preserve">,</w:t>
      </w:r>
      <w:r>
        <w:t xml:space="preserve"> </w:t>
      </w:r>
      <w:hyperlink r:id="rId352">
        <w:r>
          <w:rPr>
            <w:rStyle w:val="Hyperlink"/>
          </w:rPr>
          <w:t xml:space="preserve">object-oriented systems</w:t>
        </w:r>
      </w:hyperlink>
      <w:r>
        <w:t xml:space="preserve">,</w:t>
      </w:r>
      <w:r>
        <w:t xml:space="preserve"> </w:t>
      </w:r>
      <w:r>
        <w:t xml:space="preserve">and</w:t>
      </w:r>
      <w:r>
        <w:t xml:space="preserve"> </w:t>
      </w:r>
      <w:hyperlink r:id="rId353">
        <w:r>
          <w:rPr>
            <w:rStyle w:val="Hyperlink"/>
          </w:rPr>
          <w:t xml:space="preserve">debugging</w:t>
        </w:r>
      </w:hyperlink>
    </w:p>
    <w:p>
      <w:pPr>
        <w:pStyle w:val="Compact"/>
        <w:numPr>
          <w:ilvl w:val="0"/>
          <w:numId w:val="1079"/>
        </w:numPr>
      </w:pPr>
      <w:hyperlink r:id="rId354">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9"/>
        </w:numPr>
      </w:pPr>
      <w:hyperlink r:id="rId355">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9"/>
        </w:numPr>
      </w:pPr>
      <w:hyperlink r:id="rId356">
        <w:r>
          <w:rPr>
            <w:rStyle w:val="Hyperlink"/>
          </w:rPr>
          <w:t xml:space="preserve">Spatial Data Science: With Applications in R</w:t>
        </w:r>
      </w:hyperlink>
      <w:r>
        <w:t xml:space="preserve"> </w:t>
      </w:r>
      <w:r>
        <w:t xml:space="preserve">- spatial data analysis in R</w:t>
      </w:r>
    </w:p>
    <w:bookmarkEnd w:id="357"/>
    <w:bookmarkStart w:id="360" w:name="summary-tables"/>
    <w:p>
      <w:pPr>
        <w:pStyle w:val="Heading3"/>
      </w:pPr>
      <w:r>
        <w:t xml:space="preserve">46.5 Summary tables</w:t>
      </w:r>
    </w:p>
    <w:p>
      <w:pPr>
        <w:pStyle w:val="Compact"/>
        <w:numPr>
          <w:ilvl w:val="0"/>
          <w:numId w:val="1080"/>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0"/>
        </w:numPr>
      </w:pPr>
      <w:hyperlink r:id="rId358">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0"/>
        </w:numPr>
      </w:pPr>
      <w:hyperlink r:id="rId359">
        <w:r>
          <w:rPr>
            <w:rStyle w:val="VerbatimChar"/>
          </w:rPr>
          <w:t xml:space="preserve">{arsenal}</w:t>
        </w:r>
      </w:hyperlink>
      <w:r>
        <w:t xml:space="preserve"> </w:t>
      </w:r>
      <w:r>
        <w:t xml:space="preserve">- summary tables, from the Mayo Clinic</w:t>
      </w:r>
    </w:p>
    <w:p>
      <w:pPr>
        <w:pStyle w:val="Compact"/>
        <w:numPr>
          <w:ilvl w:val="0"/>
          <w:numId w:val="1080"/>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60"/>
    <w:bookmarkStart w:id="365" w:name="r-package-development"/>
    <w:p>
      <w:pPr>
        <w:pStyle w:val="Heading3"/>
      </w:pPr>
      <w:r>
        <w:t xml:space="preserve">46.6 R Package Development</w:t>
      </w:r>
    </w:p>
    <w:p>
      <w:pPr>
        <w:pStyle w:val="Compact"/>
        <w:numPr>
          <w:ilvl w:val="0"/>
          <w:numId w:val="108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1"/>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1"/>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1"/>
        </w:numPr>
      </w:pPr>
      <w:hyperlink r:id="rId37">
        <w:r>
          <w:rPr>
            <w:rStyle w:val="Hyperlink"/>
          </w:rPr>
          <w:t xml:space="preserve">devtools documentation</w:t>
        </w:r>
      </w:hyperlink>
      <w:r>
        <w:t xml:space="preserve"> </w:t>
      </w:r>
      <w:r>
        <w:t xml:space="preserve">- essential development tools</w:t>
      </w:r>
    </w:p>
    <w:p>
      <w:pPr>
        <w:pStyle w:val="Compact"/>
        <w:numPr>
          <w:ilvl w:val="0"/>
          <w:numId w:val="1081"/>
        </w:numPr>
      </w:pPr>
      <w:hyperlink r:id="rId23">
        <w:r>
          <w:rPr>
            <w:rStyle w:val="Hyperlink"/>
          </w:rPr>
          <w:t xml:space="preserve">pkgdown documentation</w:t>
        </w:r>
      </w:hyperlink>
      <w:r>
        <w:t xml:space="preserve"> </w:t>
      </w:r>
      <w:r>
        <w:t xml:space="preserve">- create package websites</w:t>
      </w:r>
    </w:p>
    <w:p>
      <w:pPr>
        <w:pStyle w:val="Compact"/>
        <w:numPr>
          <w:ilvl w:val="0"/>
          <w:numId w:val="1081"/>
        </w:numPr>
      </w:pPr>
      <w:hyperlink r:id="rId39">
        <w:r>
          <w:rPr>
            <w:rStyle w:val="Hyperlink"/>
          </w:rPr>
          <w:t xml:space="preserve">testthat documentation</w:t>
        </w:r>
      </w:hyperlink>
      <w:r>
        <w:t xml:space="preserve"> </w:t>
      </w:r>
      <w:r>
        <w:t xml:space="preserve">- unit testing framework</w:t>
      </w:r>
    </w:p>
    <w:p>
      <w:pPr>
        <w:pStyle w:val="Compact"/>
        <w:numPr>
          <w:ilvl w:val="0"/>
          <w:numId w:val="1081"/>
        </w:numPr>
      </w:pPr>
      <w:hyperlink r:id="rId361">
        <w:r>
          <w:rPr>
            <w:rStyle w:val="Hyperlink"/>
          </w:rPr>
          <w:t xml:space="preserve">Releasing to CRAN</w:t>
        </w:r>
      </w:hyperlink>
      <w:r>
        <w:t xml:space="preserve"> </w:t>
      </w:r>
      <w:r>
        <w:t xml:space="preserve">and the</w:t>
      </w:r>
      <w:r>
        <w:t xml:space="preserve"> </w:t>
      </w:r>
      <w:hyperlink r:id="rId362">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3">
        <w:r>
          <w:rPr>
            <w:rStyle w:val="Hyperlink"/>
          </w:rPr>
          <w:t xml:space="preserve">Code Publication</w:t>
        </w:r>
      </w:hyperlink>
      <w:r>
        <w:t xml:space="preserve">)</w:t>
      </w:r>
    </w:p>
    <w:p>
      <w:pPr>
        <w:pStyle w:val="Compact"/>
        <w:numPr>
          <w:ilvl w:val="0"/>
          <w:numId w:val="1081"/>
        </w:numPr>
      </w:pPr>
      <w:hyperlink r:id="rId364">
        <w:r>
          <w:rPr>
            <w:rStyle w:val="Hyperlink"/>
          </w:rPr>
          <w:t xml:space="preserve">Contributing to R</w:t>
        </w:r>
      </w:hyperlink>
      <w:r>
        <w:t xml:space="preserve"> </w:t>
      </w:r>
      <w:r>
        <w:t xml:space="preserve">- getting involved with base R itself</w:t>
      </w:r>
    </w:p>
    <w:bookmarkEnd w:id="365"/>
    <w:bookmarkStart w:id="366" w:name="shiny-development"/>
    <w:p>
      <w:pPr>
        <w:pStyle w:val="Heading3"/>
      </w:pPr>
      <w:r>
        <w:t xml:space="preserve">46.7 Shiny Development</w:t>
      </w:r>
    </w:p>
    <w:p>
      <w:pPr>
        <w:pStyle w:val="Compact"/>
        <w:numPr>
          <w:ilvl w:val="0"/>
          <w:numId w:val="108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2"/>
        </w:numPr>
      </w:pPr>
      <w:r>
        <w:t xml:space="preserve">Engineering Production-Grade Shiny Apps</w:t>
      </w:r>
      <w:r>
        <w:t xml:space="preserve"> </w:t>
      </w:r>
      <w:r>
        <w:t xml:space="preserve">(Fay et al. 2021)</w:t>
      </w:r>
      <w:r>
        <w:t xml:space="preserve"> </w:t>
      </w:r>
      <w:r>
        <w:t xml:space="preserve">- best practices for production Shiny applications</w:t>
      </w:r>
    </w:p>
    <w:bookmarkEnd w:id="366"/>
    <w:bookmarkStart w:id="389" w:name="git-and-version-control"/>
    <w:p>
      <w:pPr>
        <w:pStyle w:val="Heading3"/>
      </w:pPr>
      <w:r>
        <w:t xml:space="preserve">46.8 Git and Version Control</w:t>
      </w:r>
    </w:p>
    <w:p>
      <w:pPr>
        <w:pStyle w:val="Compact"/>
        <w:numPr>
          <w:ilvl w:val="0"/>
          <w:numId w:val="1083"/>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3"/>
        </w:numPr>
      </w:pPr>
      <w:hyperlink r:id="rId367">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3"/>
        </w:numPr>
      </w:pPr>
      <w:hyperlink r:id="rId368">
        <w:r>
          <w:rPr>
            <w:rStyle w:val="Hyperlink"/>
          </w:rPr>
          <w:t xml:space="preserve">Oh Shit, Git!?!</w:t>
        </w:r>
      </w:hyperlink>
      <w:r>
        <w:t xml:space="preserve"> </w:t>
      </w:r>
      <w:r>
        <w:t xml:space="preserve">- plain-language fixes for common Git mistakes</w:t>
      </w:r>
    </w:p>
    <w:p>
      <w:pPr>
        <w:pStyle w:val="Compact"/>
        <w:numPr>
          <w:ilvl w:val="0"/>
          <w:numId w:val="1083"/>
        </w:numPr>
      </w:pPr>
      <w:hyperlink r:id="rId369">
        <w:r>
          <w:rPr>
            <w:rStyle w:val="VerbatimChar"/>
          </w:rPr>
          <w:t xml:space="preserve">{saperlipopette}</w:t>
        </w:r>
      </w:hyperlink>
      <w:r>
        <w:t xml:space="preserve"> </w:t>
      </w:r>
      <w:r>
        <w:t xml:space="preserve">- practice Git rescue exercises from R</w:t>
      </w:r>
    </w:p>
    <w:p>
      <w:pPr>
        <w:pStyle w:val="Compact"/>
        <w:numPr>
          <w:ilvl w:val="0"/>
          <w:numId w:val="1083"/>
        </w:numPr>
      </w:pPr>
      <w:hyperlink r:id="rId370">
        <w:r>
          <w:rPr>
            <w:rStyle w:val="Hyperlink"/>
          </w:rPr>
          <w:t xml:space="preserve">Git Magic</w:t>
        </w:r>
      </w:hyperlink>
      <w:r>
        <w:t xml:space="preserve"> </w:t>
      </w:r>
      <w:r>
        <w:t xml:space="preserve">- a short, free Git book</w:t>
      </w:r>
    </w:p>
    <w:p>
      <w:pPr>
        <w:pStyle w:val="Compact"/>
        <w:numPr>
          <w:ilvl w:val="0"/>
          <w:numId w:val="1083"/>
        </w:numPr>
      </w:pPr>
      <w:hyperlink r:id="rId371">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8" w:name="refs"/>
    <w:bookmarkStart w:id="37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2">
        <w:r>
          <w:rPr>
            <w:rStyle w:val="Hyperlink"/>
          </w:rPr>
          <w:t xml:space="preserve">https://happygitwithr.com/</w:t>
        </w:r>
      </w:hyperlink>
      <w:r>
        <w:t xml:space="preserve">.</w:t>
      </w:r>
    </w:p>
    <w:bookmarkEnd w:id="373"/>
    <w:bookmarkStart w:id="37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4">
        <w:r>
          <w:rPr>
            <w:rStyle w:val="Hyperlink"/>
          </w:rPr>
          <w:t xml:space="preserve">https://reprex.tidyverse.org/</w:t>
        </w:r>
      </w:hyperlink>
      <w:r>
        <w:t xml:space="preserve">.</w:t>
      </w:r>
    </w:p>
    <w:bookmarkEnd w:id="374"/>
    <w:bookmarkStart w:id="37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5">
        <w:r>
          <w:rPr>
            <w:rStyle w:val="Hyperlink"/>
          </w:rPr>
          <w:t xml:space="preserve">https://doi.org/10.1201/9781003029878</w:t>
        </w:r>
      </w:hyperlink>
      <w:r>
        <w:t xml:space="preserve">.</w:t>
      </w:r>
    </w:p>
    <w:bookmarkEnd w:id="376"/>
    <w:bookmarkStart w:id="37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7">
        <w:r>
          <w:rPr>
            <w:rStyle w:val="Hyperlink"/>
          </w:rPr>
          <w:t xml:space="preserve">https://doi.org/10.1201/9781351201315</w:t>
        </w:r>
      </w:hyperlink>
      <w:r>
        <w:t xml:space="preserve">.</w:t>
      </w:r>
    </w:p>
    <w:bookmarkEnd w:id="378"/>
    <w:bookmarkStart w:id="38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9">
        <w:r>
          <w:rPr>
            <w:rStyle w:val="Hyperlink"/>
          </w:rPr>
          <w:t xml:space="preserve">https://mastering-shiny.org/</w:t>
        </w:r>
      </w:hyperlink>
      <w:r>
        <w:t xml:space="preserve">.</w:t>
      </w:r>
    </w:p>
    <w:bookmarkEnd w:id="380"/>
    <w:bookmarkStart w:id="382"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1">
        <w:r>
          <w:rPr>
            <w:rStyle w:val="Hyperlink"/>
          </w:rPr>
          <w:t xml:space="preserve">https://design.tidyverse.org/</w:t>
        </w:r>
      </w:hyperlink>
      <w:r>
        <w:t xml:space="preserve">.</w:t>
      </w:r>
    </w:p>
    <w:bookmarkEnd w:id="382"/>
    <w:bookmarkStart w:id="38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3">
        <w:r>
          <w:rPr>
            <w:rStyle w:val="Hyperlink"/>
          </w:rPr>
          <w:t xml:space="preserve">https://r-pkgs.org/</w:t>
        </w:r>
      </w:hyperlink>
      <w:r>
        <w:t xml:space="preserve">.</w:t>
      </w:r>
    </w:p>
    <w:bookmarkEnd w:id="384"/>
    <w:bookmarkStart w:id="38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5">
        <w:r>
          <w:rPr>
            <w:rStyle w:val="Hyperlink"/>
          </w:rPr>
          <w:t xml:space="preserve">https://r4ds.hadley.nz/</w:t>
        </w:r>
      </w:hyperlink>
      <w:r>
        <w:t xml:space="preserve">.</w:t>
      </w:r>
    </w:p>
    <w:bookmarkEnd w:id="386"/>
    <w:bookmarkStart w:id="38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7"/>
    <w:bookmarkEnd w:id="388"/>
    <w:bookmarkEnd w:id="389"/>
    <w:bookmarkEnd w:id="3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2" Type="http://schemas.openxmlformats.org/officeDocument/2006/relationships/image" Target="media/rId102.png"/><Relationship Id="rId64" Type="http://schemas.openxmlformats.org/officeDocument/2006/relationships/image" Target="media/rId64.png"/><Relationship Id="rId18" Type="http://schemas.openxmlformats.org/officeDocument/2006/relationships/image" Target="media/rId18.png"/><Relationship Id="rId363" Type="http://schemas.openxmlformats.org/officeDocument/2006/relationships/hyperlink" Target="code-publication.qmd" TargetMode="External"/><Relationship Id="rId182"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86"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29"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4" Type="http://schemas.openxmlformats.org/officeDocument/2006/relationships/hyperlink" Target="coding-style.qmd#sec-tidyverse-replacements" TargetMode="External"/><Relationship Id="rId325" Type="http://schemas.openxmlformats.org/officeDocument/2006/relationships/hyperlink" Target="collaborative-software-development.qmd#sec-collab-dev" TargetMode="External"/><Relationship Id="rId370" Type="http://schemas.openxmlformats.org/officeDocument/2006/relationships/hyperlink" Target="http://www-cs-students.stanford.edu/~blynn/gitmagic/" TargetMode="External"/><Relationship Id="rId353" Type="http://schemas.openxmlformats.org/officeDocument/2006/relationships/hyperlink" Target="https://adv-r.hadley.nz/debugging.html" TargetMode="External"/><Relationship Id="rId311" Type="http://schemas.openxmlformats.org/officeDocument/2006/relationships/hyperlink" Target="https://adv-r.hadley.nz/evaluation.html" TargetMode="External"/><Relationship Id="rId351" Type="http://schemas.openxmlformats.org/officeDocument/2006/relationships/hyperlink" Target="https://adv-r.hadley.nz/functions.html" TargetMode="External"/><Relationship Id="rId352"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7"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4" Type="http://schemas.openxmlformats.org/officeDocument/2006/relationships/hyperlink" Target="https://callr.r-lib.org/" TargetMode="External"/><Relationship Id="rId233"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4" Type="http://schemas.openxmlformats.org/officeDocument/2006/relationships/hyperlink" Target="https://contributor.r-project.org/" TargetMode="External"/><Relationship Id="rId362" Type="http://schemas.openxmlformats.org/officeDocument/2006/relationships/hyperlink" Target="https://contributor.r-project.org/cran-cookbook/" TargetMode="External"/><Relationship Id="rId220" Type="http://schemas.openxmlformats.org/officeDocument/2006/relationships/hyperlink" Target="https://covr.r-lib.org/" TargetMode="External"/><Relationship Id="rId237" Type="http://schemas.openxmlformats.org/officeDocument/2006/relationships/hyperlink" Target="https://cpp11.r-lib.org/" TargetMode="External"/><Relationship Id="rId359" Type="http://schemas.openxmlformats.org/officeDocument/2006/relationships/hyperlink" Target="https://cran.r-project.org/package=arsenal" TargetMode="External"/><Relationship Id="rId347"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8" Type="http://schemas.openxmlformats.org/officeDocument/2006/relationships/hyperlink" Target="https://cran.r-project.org/package=table1" TargetMode="External"/><Relationship Id="rId212" Type="http://schemas.openxmlformats.org/officeDocument/2006/relationships/hyperlink" Target="https://desc.r-lib.org/" TargetMode="External"/><Relationship Id="rId381"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5" Type="http://schemas.openxmlformats.org/officeDocument/2006/relationships/hyperlink" Target="https://doi.org/10.1201/9781003029878" TargetMode="External"/><Relationship Id="rId377" Type="http://schemas.openxmlformats.org/officeDocument/2006/relationships/hyperlink" Target="https://doi.org/10.1201/9781351201315" TargetMode="External"/><Relationship Id="rId266" Type="http://schemas.openxmlformats.org/officeDocument/2006/relationships/hyperlink" Target="https://downlit.r-lib.org/" TargetMode="External"/><Relationship Id="rId288" Type="http://schemas.openxmlformats.org/officeDocument/2006/relationships/hyperlink" Target="https://dplyr.tidyverse.org/" TargetMode="External"/><Relationship Id="rId308" Type="http://schemas.openxmlformats.org/officeDocument/2006/relationships/hyperlink" Target="https://dplyr.tidyverse.org/articles/in-packages.html" TargetMode="External"/><Relationship Id="rId307" Type="http://schemas.openxmlformats.org/officeDocument/2006/relationships/hyperlink" Target="https://dplyr.tidyverse.org/articles/programming.html" TargetMode="External"/><Relationship Id="rId284"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Code_refactoring" TargetMode="External"/><Relationship Id="rId179" Type="http://schemas.openxmlformats.org/officeDocument/2006/relationships/hyperlink" Target="https://en.wikipedia.org/wiki/Cyclomatic_complexity" TargetMode="External"/><Relationship Id="rId166" Type="http://schemas.openxmlformats.org/officeDocument/2006/relationships/hyperlink" Target="https://en.wikipedia.org/wiki/Decomposition_(computer_science)" TargetMode="External"/><Relationship Id="rId168" Type="http://schemas.openxmlformats.org/officeDocument/2006/relationships/hyperlink" Target="https://en.wikipedia.org/wiki/Functional_decomposition" TargetMode="External"/><Relationship Id="rId295" Type="http://schemas.openxmlformats.org/officeDocument/2006/relationships/hyperlink" Target="https://en.wikipedia.org/wiki/Functional_programming" TargetMode="External"/><Relationship Id="rId181"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8" Type="http://schemas.openxmlformats.org/officeDocument/2006/relationships/hyperlink" Target="https://epirhandbook.com/" TargetMode="External"/><Relationship Id="rId300" Type="http://schemas.openxmlformats.org/officeDocument/2006/relationships/hyperlink" Target="https://forcats.tidyverse.org/" TargetMode="External"/><Relationship Id="rId240" Type="http://schemas.openxmlformats.org/officeDocument/2006/relationships/hyperlink" Target="https://fs.r-lib.org/" TargetMode="External"/><Relationship Id="rId87" Type="http://schemas.openxmlformats.org/officeDocument/2006/relationships/hyperlink" Target="https://furrr.futureverse.org/" TargetMode="External"/><Relationship Id="rId255" Type="http://schemas.openxmlformats.org/officeDocument/2006/relationships/hyperlink" Target="https://gargle.r-lib.org/" TargetMode="External"/><Relationship Id="rId262" Type="http://schemas.openxmlformats.org/officeDocument/2006/relationships/hyperlink" Target="https://ggplot2.tidyverse.org/" TargetMode="External"/><Relationship Id="rId253"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63" Type="http://schemas.openxmlformats.org/officeDocument/2006/relationships/hyperlink" Target="https://github.com/UCD-SERG/rpt/pull/100" TargetMode="External"/><Relationship Id="rId164"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91"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89" Type="http://schemas.openxmlformats.org/officeDocument/2006/relationships/hyperlink" Target="https://github.com/r-box/boxr" TargetMode="External"/><Relationship Id="rId194" Type="http://schemas.openxmlformats.org/officeDocument/2006/relationships/hyperlink" Target="https://github.com/r-lib" TargetMode="External"/><Relationship Id="rId280" Type="http://schemas.openxmlformats.org/officeDocument/2006/relationships/hyperlink" Target="https://github.com/r-lib/actions" TargetMode="External"/><Relationship Id="rId372" Type="http://schemas.openxmlformats.org/officeDocument/2006/relationships/hyperlink" Target="https://happygitwithr.com/" TargetMode="External"/><Relationship Id="rId258" Type="http://schemas.openxmlformats.org/officeDocument/2006/relationships/hyperlink" Target="https://here.r-lib.org/" TargetMode="External"/><Relationship Id="rId185" Type="http://schemas.openxmlformats.org/officeDocument/2006/relationships/hyperlink" Target="https://here.r-lib.org/articles/here.html" TargetMode="External"/><Relationship Id="rId251" Type="http://schemas.openxmlformats.org/officeDocument/2006/relationships/hyperlink" Target="https://httr.r-lib.org/" TargetMode="External"/><Relationship Id="rId249"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16" Type="http://schemas.openxmlformats.org/officeDocument/2006/relationships/hyperlink" Target="https://lifecycle.r-lib.org/" TargetMode="External"/><Relationship Id="rId348" Type="http://schemas.openxmlformats.org/officeDocument/2006/relationships/hyperlink" Target="https://link.springer.com/book/10.1007/978-1-4614-0685-3" TargetMode="External"/><Relationship Id="rId224" Type="http://schemas.openxmlformats.org/officeDocument/2006/relationships/hyperlink" Target="https://lintr.r-lib.org/" TargetMode="External"/><Relationship Id="rId270" Type="http://schemas.openxmlformats.org/officeDocument/2006/relationships/hyperlink" Target="https://lobstr.r-lib.org/" TargetMode="External"/><Relationship Id="rId302" Type="http://schemas.openxmlformats.org/officeDocument/2006/relationships/hyperlink" Target="https://lubridate.tidyverse.org/" TargetMode="External"/><Relationship Id="rId369" Type="http://schemas.openxmlformats.org/officeDocument/2006/relationships/hyperlink" Target="https://maelle.github.io/saperlipopette/" TargetMode="External"/><Relationship Id="rId379"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8" Type="http://schemas.openxmlformats.org/officeDocument/2006/relationships/hyperlink" Target="https://ohshitgit.com/" TargetMode="External"/><Relationship Id="rId208" Type="http://schemas.openxmlformats.org/officeDocument/2006/relationships/hyperlink" Target="https://pak.r-lib.org/" TargetMode="External"/><Relationship Id="rId202" Type="http://schemas.openxmlformats.org/officeDocument/2006/relationships/hyperlink" Target="https://pkgbuild.r-lib.org/" TargetMode="External"/><Relationship Id="rId23" Type="http://schemas.openxmlformats.org/officeDocument/2006/relationships/hyperlink" Target="https://pkgdown.r-lib.org/" TargetMode="External"/><Relationship Id="rId200" Type="http://schemas.openxmlformats.org/officeDocument/2006/relationships/hyperlink" Target="https://pkgload.r-lib.org/" TargetMode="External"/><Relationship Id="rId342" Type="http://schemas.openxmlformats.org/officeDocument/2006/relationships/hyperlink" Target="https://posit.cloud/learn/recipes" TargetMode="External"/><Relationship Id="rId242" Type="http://schemas.openxmlformats.org/officeDocument/2006/relationships/hyperlink" Target="https://processx.r-lib.org/" TargetMode="External"/><Relationship Id="rId70" Type="http://schemas.openxmlformats.org/officeDocument/2006/relationships/hyperlink" Target="https://profvis.r-lib.org/" TargetMode="External"/><Relationship Id="rId246" Type="http://schemas.openxmlformats.org/officeDocument/2006/relationships/hyperlink" Target="https://ps.r-lib.org/" TargetMode="External"/><Relationship Id="rId86" Type="http://schemas.openxmlformats.org/officeDocument/2006/relationships/hyperlink" Target="https://purrr.tidyverse.org/" TargetMode="External"/><Relationship Id="rId344" Type="http://schemas.openxmlformats.org/officeDocument/2006/relationships/hyperlink" Target="https://pythontutor.com/" TargetMode="External"/><Relationship Id="rId25" Type="http://schemas.openxmlformats.org/officeDocument/2006/relationships/hyperlink" Target="https://quarto.org/docs/output-formats/html-multi-format.html" TargetMode="External"/><Relationship Id="rId188" Type="http://schemas.openxmlformats.org/officeDocument/2006/relationships/hyperlink" Target="https://r-box.github.io/boxr/articles/boxr-app-interactive.html#create" TargetMode="External"/><Relationship Id="rId339" Type="http://schemas.openxmlformats.org/officeDocument/2006/relationships/hyperlink" Target="https://r-graphics.org/" TargetMode="External"/><Relationship Id="rId272" Type="http://schemas.openxmlformats.org/officeDocument/2006/relationships/hyperlink" Target="https://r-lib.github.io/crayon/" TargetMode="External"/><Relationship Id="rId214" Type="http://schemas.openxmlformats.org/officeDocument/2006/relationships/hyperlink" Target="https://r-lib.github.io/pkgcache/" TargetMode="External"/><Relationship Id="rId268" Type="http://schemas.openxmlformats.org/officeDocument/2006/relationships/hyperlink" Target="https://r-lib.github.io/prettyunits/" TargetMode="External"/><Relationship Id="rId383"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61"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6" Type="http://schemas.openxmlformats.org/officeDocument/2006/relationships/hyperlink" Target="https://r-sassy.org/" TargetMode="External"/><Relationship Id="rId356" Type="http://schemas.openxmlformats.org/officeDocument/2006/relationships/hyperlink" Target="https://r-spatial.org/book" TargetMode="External"/><Relationship Id="rId385" Type="http://schemas.openxmlformats.org/officeDocument/2006/relationships/hyperlink" Target="https://r4ds.hadley.nz/" TargetMode="External"/><Relationship Id="rId335" Type="http://schemas.openxmlformats.org/officeDocument/2006/relationships/hyperlink" Target="https://r4ds.hadley.nz/workflow-help.html#making-a-reprex" TargetMode="External"/><Relationship Id="rId235" Type="http://schemas.openxmlformats.org/officeDocument/2006/relationships/hyperlink" Target="https://r6.r-lib.org/" TargetMode="External"/><Relationship Id="rId341" Type="http://schemas.openxmlformats.org/officeDocument/2006/relationships/hyperlink" Target="https://raps-with-r.dev/" TargetMode="External"/><Relationship Id="rId204" Type="http://schemas.openxmlformats.org/officeDocument/2006/relationships/hyperlink" Target="https://rcmdcheck.r-lib.org/" TargetMode="External"/><Relationship Id="rId293" Type="http://schemas.openxmlformats.org/officeDocument/2006/relationships/hyperlink" Target="https://readr.tidyverse.org/" TargetMode="External"/><Relationship Id="rId206" Type="http://schemas.openxmlformats.org/officeDocument/2006/relationships/hyperlink" Target="https://remotes.r-lib.org/" TargetMode="External"/><Relationship Id="rId334" Type="http://schemas.openxmlformats.org/officeDocument/2006/relationships/hyperlink" Target="https://reprex.tidyverse.org/" TargetMode="External"/><Relationship Id="rId210" Type="http://schemas.openxmlformats.org/officeDocument/2006/relationships/hyperlink" Target="https://revdepcheck.r-lib.org/" TargetMode="External"/><Relationship Id="rId276" Type="http://schemas.openxmlformats.org/officeDocument/2006/relationships/hyperlink" Target="https://rex.r-lib.org/" TargetMode="External"/><Relationship Id="rId227" Type="http://schemas.openxmlformats.org/officeDocument/2006/relationships/hyperlink" Target="https://rlang.r-lib.org/" TargetMode="External"/><Relationship Id="rId310"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27" Type="http://schemas.openxmlformats.org/officeDocument/2006/relationships/hyperlink" Target="https://rstudio.github.io/renv/" TargetMode="External"/><Relationship Id="rId283" Type="http://schemas.openxmlformats.org/officeDocument/2006/relationships/hyperlink" Target="https://rviews.rstudio.com/2017/06/08/what-is-the-tidyverse/" TargetMode="External"/><Relationship Id="rId261" Type="http://schemas.openxmlformats.org/officeDocument/2006/relationships/hyperlink" Target="https://scales.r-lib.org/" TargetMode="External"/><Relationship Id="rId264" Type="http://schemas.openxmlformats.org/officeDocument/2006/relationships/hyperlink" Target="https://sessioninfo.r-lib.org/" TargetMode="External"/><Relationship Id="rId178"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3" Type="http://schemas.openxmlformats.org/officeDocument/2006/relationships/hyperlink" Target="https://stackoverflow.com/questions/28125816/r-standard-evaluation-for-join-dplyr" TargetMode="External"/><Relationship Id="rId177" Type="http://schemas.openxmlformats.org/officeDocument/2006/relationships/hyperlink" Target="https://stackoverflow.com/questions/475675/when-is-a-function-too-long" TargetMode="External"/><Relationship Id="rId277" Type="http://schemas.openxmlformats.org/officeDocument/2006/relationships/hyperlink" Target="https://stringr.tidyverse.org/" TargetMode="External"/><Relationship Id="rId274"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0" Type="http://schemas.openxmlformats.org/officeDocument/2006/relationships/hyperlink" Target="https://swcarpentry.github.io/r-novice-gapminder/" TargetMode="External"/><Relationship Id="rId305"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1" Type="http://schemas.openxmlformats.org/officeDocument/2006/relationships/hyperlink" Target="https://thinkr-open.github.io/gitdown/" TargetMode="External"/><Relationship Id="rId297" Type="http://schemas.openxmlformats.org/officeDocument/2006/relationships/hyperlink" Target="https://tibble.tidyverse.org/" TargetMode="External"/><Relationship Id="rId290" Type="http://schemas.openxmlformats.org/officeDocument/2006/relationships/hyperlink" Target="https://tidyr.tidyverse.org/" TargetMode="External"/><Relationship Id="rId36" Type="http://schemas.openxmlformats.org/officeDocument/2006/relationships/hyperlink" Target="https://usethis.r-lib.org/" TargetMode="External"/><Relationship Id="rId367" Type="http://schemas.openxmlformats.org/officeDocument/2006/relationships/hyperlink" Target="https://usethis.r-lib.org/articles/pr-functions.html" TargetMode="External"/><Relationship Id="rId229" Type="http://schemas.openxmlformats.org/officeDocument/2006/relationships/hyperlink" Target="https://vctrs.r-lib.org/" TargetMode="External"/><Relationship Id="rId222" Type="http://schemas.openxmlformats.org/officeDocument/2006/relationships/hyperlink" Target="https://waldo.r-lib.org/" TargetMode="External"/><Relationship Id="rId231" Type="http://schemas.openxmlformats.org/officeDocument/2006/relationships/hyperlink" Target="https://withr.r-lib.org/" TargetMode="External"/><Relationship Id="rId312"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4" Type="http://schemas.openxmlformats.org/officeDocument/2006/relationships/hyperlink" Target="https://www.maths.ed.ac.uk/~swood34/RCdebug/RCdebug.html" TargetMode="External"/><Relationship Id="rId337" Type="http://schemas.openxmlformats.org/officeDocument/2006/relationships/hyperlink" Target="https://www.r4epi.com/" TargetMode="External"/><Relationship Id="rId316" Type="http://schemas.openxmlformats.org/officeDocument/2006/relationships/hyperlink" Target="https://www.rdocumentation.org/packages/feather/versions/0.3.3" TargetMode="External"/><Relationship Id="rId175" Type="http://schemas.openxmlformats.org/officeDocument/2006/relationships/hyperlink" Target="https://www.reddit.com/r/learnprogramming/comments/47avb5/one_long_function_2001000_lines_of_codes_or_one/" TargetMode="External"/><Relationship Id="rId349" Type="http://schemas.openxmlformats.org/officeDocument/2006/relationships/hyperlink" Target="https://www.routledge.com/SAS-and-R-Data-Management-Statistical-Analysis-and-Graphics-Second-Edition/Kleinman-Horton/p/book/9781466584495" TargetMode="External"/><Relationship Id="rId176" Type="http://schemas.openxmlformats.org/officeDocument/2006/relationships/hyperlink" Target="https://www.sololearn.com/en/Discuss/1278705/optimal-number-of-lines-of-code-of-functions" TargetMode="External"/><Relationship Id="rId286" Type="http://schemas.openxmlformats.org/officeDocument/2006/relationships/hyperlink" Target="https://www.tidyverse.org/" TargetMode="External"/><Relationship Id="rId355" Type="http://schemas.openxmlformats.org/officeDocument/2006/relationships/hyperlink" Target="https://www.tidyverse.org/blog/2023/04/base-vs-magrittr-pipe/" TargetMode="External"/><Relationship Id="rId309" Type="http://schemas.openxmlformats.org/officeDocument/2006/relationships/hyperlink" Target="https://www.youtube.com/watch?v=nERXS3ssntw" TargetMode="External"/><Relationship Id="rId328"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363" Type="http://schemas.openxmlformats.org/officeDocument/2006/relationships/hyperlink" Target="code-publication.qmd" TargetMode="External"/><Relationship Id="rId182"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86"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29"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4" Type="http://schemas.openxmlformats.org/officeDocument/2006/relationships/hyperlink" Target="coding-style.qmd#sec-tidyverse-replacements" TargetMode="External"/><Relationship Id="rId325" Type="http://schemas.openxmlformats.org/officeDocument/2006/relationships/hyperlink" Target="collaborative-software-development.qmd#sec-collab-dev" TargetMode="External"/><Relationship Id="rId370" Type="http://schemas.openxmlformats.org/officeDocument/2006/relationships/hyperlink" Target="http://www-cs-students.stanford.edu/~blynn/gitmagic/" TargetMode="External"/><Relationship Id="rId353" Type="http://schemas.openxmlformats.org/officeDocument/2006/relationships/hyperlink" Target="https://adv-r.hadley.nz/debugging.html" TargetMode="External"/><Relationship Id="rId311" Type="http://schemas.openxmlformats.org/officeDocument/2006/relationships/hyperlink" Target="https://adv-r.hadley.nz/evaluation.html" TargetMode="External"/><Relationship Id="rId351" Type="http://schemas.openxmlformats.org/officeDocument/2006/relationships/hyperlink" Target="https://adv-r.hadley.nz/functions.html" TargetMode="External"/><Relationship Id="rId352"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7"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4" Type="http://schemas.openxmlformats.org/officeDocument/2006/relationships/hyperlink" Target="https://callr.r-lib.org/" TargetMode="External"/><Relationship Id="rId233"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4" Type="http://schemas.openxmlformats.org/officeDocument/2006/relationships/hyperlink" Target="https://contributor.r-project.org/" TargetMode="External"/><Relationship Id="rId362" Type="http://schemas.openxmlformats.org/officeDocument/2006/relationships/hyperlink" Target="https://contributor.r-project.org/cran-cookbook/" TargetMode="External"/><Relationship Id="rId220" Type="http://schemas.openxmlformats.org/officeDocument/2006/relationships/hyperlink" Target="https://covr.r-lib.org/" TargetMode="External"/><Relationship Id="rId237" Type="http://schemas.openxmlformats.org/officeDocument/2006/relationships/hyperlink" Target="https://cpp11.r-lib.org/" TargetMode="External"/><Relationship Id="rId359" Type="http://schemas.openxmlformats.org/officeDocument/2006/relationships/hyperlink" Target="https://cran.r-project.org/package=arsenal" TargetMode="External"/><Relationship Id="rId347"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8" Type="http://schemas.openxmlformats.org/officeDocument/2006/relationships/hyperlink" Target="https://cran.r-project.org/package=table1" TargetMode="External"/><Relationship Id="rId212" Type="http://schemas.openxmlformats.org/officeDocument/2006/relationships/hyperlink" Target="https://desc.r-lib.org/" TargetMode="External"/><Relationship Id="rId381"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5" Type="http://schemas.openxmlformats.org/officeDocument/2006/relationships/hyperlink" Target="https://doi.org/10.1201/9781003029878" TargetMode="External"/><Relationship Id="rId377" Type="http://schemas.openxmlformats.org/officeDocument/2006/relationships/hyperlink" Target="https://doi.org/10.1201/9781351201315" TargetMode="External"/><Relationship Id="rId266" Type="http://schemas.openxmlformats.org/officeDocument/2006/relationships/hyperlink" Target="https://downlit.r-lib.org/" TargetMode="External"/><Relationship Id="rId288" Type="http://schemas.openxmlformats.org/officeDocument/2006/relationships/hyperlink" Target="https://dplyr.tidyverse.org/" TargetMode="External"/><Relationship Id="rId308" Type="http://schemas.openxmlformats.org/officeDocument/2006/relationships/hyperlink" Target="https://dplyr.tidyverse.org/articles/in-packages.html" TargetMode="External"/><Relationship Id="rId307" Type="http://schemas.openxmlformats.org/officeDocument/2006/relationships/hyperlink" Target="https://dplyr.tidyverse.org/articles/programming.html" TargetMode="External"/><Relationship Id="rId284"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Code_refactoring" TargetMode="External"/><Relationship Id="rId179" Type="http://schemas.openxmlformats.org/officeDocument/2006/relationships/hyperlink" Target="https://en.wikipedia.org/wiki/Cyclomatic_complexity" TargetMode="External"/><Relationship Id="rId166" Type="http://schemas.openxmlformats.org/officeDocument/2006/relationships/hyperlink" Target="https://en.wikipedia.org/wiki/Decomposition_(computer_science)" TargetMode="External"/><Relationship Id="rId168" Type="http://schemas.openxmlformats.org/officeDocument/2006/relationships/hyperlink" Target="https://en.wikipedia.org/wiki/Functional_decomposition" TargetMode="External"/><Relationship Id="rId295" Type="http://schemas.openxmlformats.org/officeDocument/2006/relationships/hyperlink" Target="https://en.wikipedia.org/wiki/Functional_programming" TargetMode="External"/><Relationship Id="rId181"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8" Type="http://schemas.openxmlformats.org/officeDocument/2006/relationships/hyperlink" Target="https://epirhandbook.com/" TargetMode="External"/><Relationship Id="rId300" Type="http://schemas.openxmlformats.org/officeDocument/2006/relationships/hyperlink" Target="https://forcats.tidyverse.org/" TargetMode="External"/><Relationship Id="rId240" Type="http://schemas.openxmlformats.org/officeDocument/2006/relationships/hyperlink" Target="https://fs.r-lib.org/" TargetMode="External"/><Relationship Id="rId87" Type="http://schemas.openxmlformats.org/officeDocument/2006/relationships/hyperlink" Target="https://furrr.futureverse.org/" TargetMode="External"/><Relationship Id="rId255" Type="http://schemas.openxmlformats.org/officeDocument/2006/relationships/hyperlink" Target="https://gargle.r-lib.org/" TargetMode="External"/><Relationship Id="rId262" Type="http://schemas.openxmlformats.org/officeDocument/2006/relationships/hyperlink" Target="https://ggplot2.tidyverse.org/" TargetMode="External"/><Relationship Id="rId253"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63" Type="http://schemas.openxmlformats.org/officeDocument/2006/relationships/hyperlink" Target="https://github.com/UCD-SERG/rpt/pull/100" TargetMode="External"/><Relationship Id="rId164"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91"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89" Type="http://schemas.openxmlformats.org/officeDocument/2006/relationships/hyperlink" Target="https://github.com/r-box/boxr" TargetMode="External"/><Relationship Id="rId194" Type="http://schemas.openxmlformats.org/officeDocument/2006/relationships/hyperlink" Target="https://github.com/r-lib" TargetMode="External"/><Relationship Id="rId280" Type="http://schemas.openxmlformats.org/officeDocument/2006/relationships/hyperlink" Target="https://github.com/r-lib/actions" TargetMode="External"/><Relationship Id="rId372" Type="http://schemas.openxmlformats.org/officeDocument/2006/relationships/hyperlink" Target="https://happygitwithr.com/" TargetMode="External"/><Relationship Id="rId258" Type="http://schemas.openxmlformats.org/officeDocument/2006/relationships/hyperlink" Target="https://here.r-lib.org/" TargetMode="External"/><Relationship Id="rId185" Type="http://schemas.openxmlformats.org/officeDocument/2006/relationships/hyperlink" Target="https://here.r-lib.org/articles/here.html" TargetMode="External"/><Relationship Id="rId251" Type="http://schemas.openxmlformats.org/officeDocument/2006/relationships/hyperlink" Target="https://httr.r-lib.org/" TargetMode="External"/><Relationship Id="rId249"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16" Type="http://schemas.openxmlformats.org/officeDocument/2006/relationships/hyperlink" Target="https://lifecycle.r-lib.org/" TargetMode="External"/><Relationship Id="rId348" Type="http://schemas.openxmlformats.org/officeDocument/2006/relationships/hyperlink" Target="https://link.springer.com/book/10.1007/978-1-4614-0685-3" TargetMode="External"/><Relationship Id="rId224" Type="http://schemas.openxmlformats.org/officeDocument/2006/relationships/hyperlink" Target="https://lintr.r-lib.org/" TargetMode="External"/><Relationship Id="rId270" Type="http://schemas.openxmlformats.org/officeDocument/2006/relationships/hyperlink" Target="https://lobstr.r-lib.org/" TargetMode="External"/><Relationship Id="rId302" Type="http://schemas.openxmlformats.org/officeDocument/2006/relationships/hyperlink" Target="https://lubridate.tidyverse.org/" TargetMode="External"/><Relationship Id="rId369" Type="http://schemas.openxmlformats.org/officeDocument/2006/relationships/hyperlink" Target="https://maelle.github.io/saperlipopette/" TargetMode="External"/><Relationship Id="rId379"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8" Type="http://schemas.openxmlformats.org/officeDocument/2006/relationships/hyperlink" Target="https://ohshitgit.com/" TargetMode="External"/><Relationship Id="rId208" Type="http://schemas.openxmlformats.org/officeDocument/2006/relationships/hyperlink" Target="https://pak.r-lib.org/" TargetMode="External"/><Relationship Id="rId202" Type="http://schemas.openxmlformats.org/officeDocument/2006/relationships/hyperlink" Target="https://pkgbuild.r-lib.org/" TargetMode="External"/><Relationship Id="rId23" Type="http://schemas.openxmlformats.org/officeDocument/2006/relationships/hyperlink" Target="https://pkgdown.r-lib.org/" TargetMode="External"/><Relationship Id="rId200" Type="http://schemas.openxmlformats.org/officeDocument/2006/relationships/hyperlink" Target="https://pkgload.r-lib.org/" TargetMode="External"/><Relationship Id="rId342" Type="http://schemas.openxmlformats.org/officeDocument/2006/relationships/hyperlink" Target="https://posit.cloud/learn/recipes" TargetMode="External"/><Relationship Id="rId242" Type="http://schemas.openxmlformats.org/officeDocument/2006/relationships/hyperlink" Target="https://processx.r-lib.org/" TargetMode="External"/><Relationship Id="rId70" Type="http://schemas.openxmlformats.org/officeDocument/2006/relationships/hyperlink" Target="https://profvis.r-lib.org/" TargetMode="External"/><Relationship Id="rId246" Type="http://schemas.openxmlformats.org/officeDocument/2006/relationships/hyperlink" Target="https://ps.r-lib.org/" TargetMode="External"/><Relationship Id="rId86" Type="http://schemas.openxmlformats.org/officeDocument/2006/relationships/hyperlink" Target="https://purrr.tidyverse.org/" TargetMode="External"/><Relationship Id="rId344" Type="http://schemas.openxmlformats.org/officeDocument/2006/relationships/hyperlink" Target="https://pythontutor.com/" TargetMode="External"/><Relationship Id="rId25" Type="http://schemas.openxmlformats.org/officeDocument/2006/relationships/hyperlink" Target="https://quarto.org/docs/output-formats/html-multi-format.html" TargetMode="External"/><Relationship Id="rId188" Type="http://schemas.openxmlformats.org/officeDocument/2006/relationships/hyperlink" Target="https://r-box.github.io/boxr/articles/boxr-app-interactive.html#create" TargetMode="External"/><Relationship Id="rId339" Type="http://schemas.openxmlformats.org/officeDocument/2006/relationships/hyperlink" Target="https://r-graphics.org/" TargetMode="External"/><Relationship Id="rId272" Type="http://schemas.openxmlformats.org/officeDocument/2006/relationships/hyperlink" Target="https://r-lib.github.io/crayon/" TargetMode="External"/><Relationship Id="rId214" Type="http://schemas.openxmlformats.org/officeDocument/2006/relationships/hyperlink" Target="https://r-lib.github.io/pkgcache/" TargetMode="External"/><Relationship Id="rId268" Type="http://schemas.openxmlformats.org/officeDocument/2006/relationships/hyperlink" Target="https://r-lib.github.io/prettyunits/" TargetMode="External"/><Relationship Id="rId383"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61"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6" Type="http://schemas.openxmlformats.org/officeDocument/2006/relationships/hyperlink" Target="https://r-sassy.org/" TargetMode="External"/><Relationship Id="rId356" Type="http://schemas.openxmlformats.org/officeDocument/2006/relationships/hyperlink" Target="https://r-spatial.org/book" TargetMode="External"/><Relationship Id="rId385" Type="http://schemas.openxmlformats.org/officeDocument/2006/relationships/hyperlink" Target="https://r4ds.hadley.nz/" TargetMode="External"/><Relationship Id="rId335" Type="http://schemas.openxmlformats.org/officeDocument/2006/relationships/hyperlink" Target="https://r4ds.hadley.nz/workflow-help.html#making-a-reprex" TargetMode="External"/><Relationship Id="rId235" Type="http://schemas.openxmlformats.org/officeDocument/2006/relationships/hyperlink" Target="https://r6.r-lib.org/" TargetMode="External"/><Relationship Id="rId341" Type="http://schemas.openxmlformats.org/officeDocument/2006/relationships/hyperlink" Target="https://raps-with-r.dev/" TargetMode="External"/><Relationship Id="rId204" Type="http://schemas.openxmlformats.org/officeDocument/2006/relationships/hyperlink" Target="https://rcmdcheck.r-lib.org/" TargetMode="External"/><Relationship Id="rId293" Type="http://schemas.openxmlformats.org/officeDocument/2006/relationships/hyperlink" Target="https://readr.tidyverse.org/" TargetMode="External"/><Relationship Id="rId206" Type="http://schemas.openxmlformats.org/officeDocument/2006/relationships/hyperlink" Target="https://remotes.r-lib.org/" TargetMode="External"/><Relationship Id="rId334" Type="http://schemas.openxmlformats.org/officeDocument/2006/relationships/hyperlink" Target="https://reprex.tidyverse.org/" TargetMode="External"/><Relationship Id="rId210" Type="http://schemas.openxmlformats.org/officeDocument/2006/relationships/hyperlink" Target="https://revdepcheck.r-lib.org/" TargetMode="External"/><Relationship Id="rId276" Type="http://schemas.openxmlformats.org/officeDocument/2006/relationships/hyperlink" Target="https://rex.r-lib.org/" TargetMode="External"/><Relationship Id="rId227" Type="http://schemas.openxmlformats.org/officeDocument/2006/relationships/hyperlink" Target="https://rlang.r-lib.org/" TargetMode="External"/><Relationship Id="rId310"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27" Type="http://schemas.openxmlformats.org/officeDocument/2006/relationships/hyperlink" Target="https://rstudio.github.io/renv/" TargetMode="External"/><Relationship Id="rId283" Type="http://schemas.openxmlformats.org/officeDocument/2006/relationships/hyperlink" Target="https://rviews.rstudio.com/2017/06/08/what-is-the-tidyverse/" TargetMode="External"/><Relationship Id="rId261" Type="http://schemas.openxmlformats.org/officeDocument/2006/relationships/hyperlink" Target="https://scales.r-lib.org/" TargetMode="External"/><Relationship Id="rId264" Type="http://schemas.openxmlformats.org/officeDocument/2006/relationships/hyperlink" Target="https://sessioninfo.r-lib.org/" TargetMode="External"/><Relationship Id="rId178"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3" Type="http://schemas.openxmlformats.org/officeDocument/2006/relationships/hyperlink" Target="https://stackoverflow.com/questions/28125816/r-standard-evaluation-for-join-dplyr" TargetMode="External"/><Relationship Id="rId177" Type="http://schemas.openxmlformats.org/officeDocument/2006/relationships/hyperlink" Target="https://stackoverflow.com/questions/475675/when-is-a-function-too-long" TargetMode="External"/><Relationship Id="rId277" Type="http://schemas.openxmlformats.org/officeDocument/2006/relationships/hyperlink" Target="https://stringr.tidyverse.org/" TargetMode="External"/><Relationship Id="rId274"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0" Type="http://schemas.openxmlformats.org/officeDocument/2006/relationships/hyperlink" Target="https://swcarpentry.github.io/r-novice-gapminder/" TargetMode="External"/><Relationship Id="rId305"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1" Type="http://schemas.openxmlformats.org/officeDocument/2006/relationships/hyperlink" Target="https://thinkr-open.github.io/gitdown/" TargetMode="External"/><Relationship Id="rId297" Type="http://schemas.openxmlformats.org/officeDocument/2006/relationships/hyperlink" Target="https://tibble.tidyverse.org/" TargetMode="External"/><Relationship Id="rId290" Type="http://schemas.openxmlformats.org/officeDocument/2006/relationships/hyperlink" Target="https://tidyr.tidyverse.org/" TargetMode="External"/><Relationship Id="rId36" Type="http://schemas.openxmlformats.org/officeDocument/2006/relationships/hyperlink" Target="https://usethis.r-lib.org/" TargetMode="External"/><Relationship Id="rId367" Type="http://schemas.openxmlformats.org/officeDocument/2006/relationships/hyperlink" Target="https://usethis.r-lib.org/articles/pr-functions.html" TargetMode="External"/><Relationship Id="rId229" Type="http://schemas.openxmlformats.org/officeDocument/2006/relationships/hyperlink" Target="https://vctrs.r-lib.org/" TargetMode="External"/><Relationship Id="rId222" Type="http://schemas.openxmlformats.org/officeDocument/2006/relationships/hyperlink" Target="https://waldo.r-lib.org/" TargetMode="External"/><Relationship Id="rId231" Type="http://schemas.openxmlformats.org/officeDocument/2006/relationships/hyperlink" Target="https://withr.r-lib.org/" TargetMode="External"/><Relationship Id="rId312"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4" Type="http://schemas.openxmlformats.org/officeDocument/2006/relationships/hyperlink" Target="https://www.maths.ed.ac.uk/~swood34/RCdebug/RCdebug.html" TargetMode="External"/><Relationship Id="rId337" Type="http://schemas.openxmlformats.org/officeDocument/2006/relationships/hyperlink" Target="https://www.r4epi.com/" TargetMode="External"/><Relationship Id="rId316" Type="http://schemas.openxmlformats.org/officeDocument/2006/relationships/hyperlink" Target="https://www.rdocumentation.org/packages/feather/versions/0.3.3" TargetMode="External"/><Relationship Id="rId175" Type="http://schemas.openxmlformats.org/officeDocument/2006/relationships/hyperlink" Target="https://www.reddit.com/r/learnprogramming/comments/47avb5/one_long_function_2001000_lines_of_codes_or_one/" TargetMode="External"/><Relationship Id="rId349" Type="http://schemas.openxmlformats.org/officeDocument/2006/relationships/hyperlink" Target="https://www.routledge.com/SAS-and-R-Data-Management-Statistical-Analysis-and-Graphics-Second-Edition/Kleinman-Horton/p/book/9781466584495" TargetMode="External"/><Relationship Id="rId176" Type="http://schemas.openxmlformats.org/officeDocument/2006/relationships/hyperlink" Target="https://www.sololearn.com/en/Discuss/1278705/optimal-number-of-lines-of-code-of-functions" TargetMode="External"/><Relationship Id="rId286" Type="http://schemas.openxmlformats.org/officeDocument/2006/relationships/hyperlink" Target="https://www.tidyverse.org/" TargetMode="External"/><Relationship Id="rId355" Type="http://schemas.openxmlformats.org/officeDocument/2006/relationships/hyperlink" Target="https://www.tidyverse.org/blog/2023/04/base-vs-magrittr-pipe/" TargetMode="External"/><Relationship Id="rId309" Type="http://schemas.openxmlformats.org/officeDocument/2006/relationships/hyperlink" Target="https://www.youtube.com/watch?v=nERXS3ssntw" TargetMode="External"/><Relationship Id="rId328"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2026-10-24T11:57:49Z</dcterms:created>
  <dcterms:modified xsi:type="dcterms:W3CDTF">2026-10-24T11:57:49Z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2026-10-24 04:53:14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