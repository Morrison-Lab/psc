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2026-10-28 16:01:38 (PDT)</w:delText>
        </w:r>
      </w:del>
    </w:p>
    <w:p>
      <w:pPr>
        <w:pStyle w:val="Date"/>
      </w:pPr>
      <w:ins w:id="2" w:author="PR Preview" w:date="2026-01-01T00:00:00Z">
        <w:r>
          <w:t xml:space="preserve">Last modified: 2026-10-29 09:00:43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2026-10-29T16:04:31Z</dcterms:created>
  <dcterms:modified xsi:type="dcterms:W3CDTF">2026-10-29T16:04:31Z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09:00:43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