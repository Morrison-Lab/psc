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del w:id="1" w:author="PR Preview" w:date="2026-01-01T00:00:00Z">
        <w:r>
          <w:delText xml:space="preserve">Last modified: 2026-10-12 00:36:52 (PDT)</w:delText>
        </w:r>
      </w:del>
    </w:p>
    <w:p>
      <w:pPr>
        <w:pStyle w:val="Date"/>
      </w:pPr>
      <w:ins w:id="2" w:author="PR Preview" w:date="2026-01-01T00:00:00Z">
        <w:r>
          <w:t xml:space="preserve">Last modified: 2026-10-12 00:44:34 (PDT)</w:t>
        </w:r>
      </w:ins>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we-use"/>
    <w:p>
      <w:pPr>
        <w:pStyle w:val="Heading3"/>
      </w:pPr>
      <w:r>
        <w:t xml:space="preserve">5.3 The two plugins we use</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follow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69">
        <w:r>
          <w:rPr>
            <w:rStyle w:val="Hyperlink"/>
          </w:rPr>
          <w:t xml:space="preserve">tidyverse style guide</w:t>
        </w:r>
      </w:hyperlink>
      <w:r>
        <w:t xml:space="preserve">.</w:t>
      </w:r>
      <w:r>
        <w:t xml:space="preserve"> </w:t>
      </w:r>
      <w:r>
        <w:t xml:space="preserve">The points below are the lab’s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jpg"/><Relationship Id="rId39" Type="http://schemas.openxmlformats.org/officeDocument/2006/relationships/image" Target="media/rId39.png"/><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_rels/footnotes.xml.rels><?xml version='1.0' encoding='UTF-8' standalone='yes'?>
<Relationships xmlns="http://schemas.openxmlformats.org/package/2006/relationships"><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2026-10-12T07:50:57Z</dcterms:created>
  <dcterms:modified xsi:type="dcterms:W3CDTF">2026-10-12T07:50:57Z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00:44:34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