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Git and GitHub</w:t>
      </w:r>
    </w:p>
    <w:p>
      <w:pPr>
        <w:pStyle w:val="Date"/>
      </w:pPr>
      <w:del w:id="1" w:author="PR Preview" w:date="2026-01-01T00:00:00Z">
        <w:r>
          <w:delText xml:space="preserve">Last modified: 2026-10-12 00:36:52 (PDT)</w:delText>
        </w:r>
      </w:del>
    </w:p>
    <w:p>
      <w:pPr>
        <w:pStyle w:val="Date"/>
      </w:pPr>
      <w:ins w:id="2" w:author="PR Preview" w:date="2026-01-01T00:00:00Z">
        <w:r>
          <w:t xml:space="preserve">Last modified: 2026-10-12 00:44:34 (PDT)</w:t>
        </w:r>
      </w:ins>
    </w:p>
    <w:p>
      <w:pPr>
        <w:pStyle w:val="FirstParagraph"/>
      </w:pPr>
      <w:bookmarkStart w:id="9" w:name="sec-github"/>
      <w:bookmarkEnd w:id="9"/>
    </w:p>
    <w:bookmarkStart w:id="13" w:name="sec-github-basics"/>
    <w:p>
      <w:pPr>
        <w:pStyle w:val="Heading2"/>
      </w:pPr>
      <w:r>
        <w:t xml:space="preserve">1 Basics</w:t>
      </w:r>
    </w:p>
    <w:p>
      <w:pPr>
        <w:pStyle w:val="Compact"/>
        <w:numPr>
          <w:ilvl w:val="0"/>
          <w:numId w:val="1001"/>
        </w:numPr>
      </w:pPr>
      <w:hyperlink r:id="rId10">
        <w:r>
          <w:rPr>
            <w:rStyle w:val="Hyperlink"/>
          </w:rPr>
          <w:t xml:space="preserve">GitHub Learn</w:t>
        </w:r>
      </w:hyperlink>
      <w:r>
        <w:t xml:space="preserve"> </w:t>
      </w:r>
      <w:r>
        <w:t xml:space="preserve">hosts official interactive courses,</w:t>
      </w:r>
      <w:r>
        <w:t xml:space="preserve"> </w:t>
      </w:r>
      <w:r>
        <w:t xml:space="preserve">Skills exercises, learning pathways, and credentials.</w:t>
      </w:r>
    </w:p>
    <w:p>
      <w:pPr>
        <w:pStyle w:val="Compact"/>
        <w:numPr>
          <w:ilvl w:val="0"/>
          <w:numId w:val="1001"/>
        </w:numPr>
      </w:pPr>
      <w:r>
        <w:t xml:space="preserve">A detailed tutorial of Git can be found</w:t>
      </w:r>
      <w:r>
        <w:t xml:space="preserve"> </w:t>
      </w:r>
      <w:hyperlink r:id="rId11">
        <w:r>
          <w:rPr>
            <w:rStyle w:val="Hyperlink"/>
          </w:rPr>
          <w:t xml:space="preserve">here on the CS61B website</w:t>
        </w:r>
      </w:hyperlink>
      <w:r>
        <w:t xml:space="preserve">.</w:t>
      </w:r>
    </w:p>
    <w:p>
      <w:pPr>
        <w:pStyle w:val="Compact"/>
        <w:numPr>
          <w:ilvl w:val="0"/>
          <w:numId w:val="1001"/>
        </w:numPr>
      </w:pPr>
      <w:r>
        <w:t xml:space="preserve">If you are already familiar with Git, you can reference the summary at the end of</w:t>
      </w:r>
      <w:r>
        <w:t xml:space="preserve"> </w:t>
      </w:r>
      <w:hyperlink r:id="rId11">
        <w:r>
          <w:rPr>
            <w:rStyle w:val="Hyperlink"/>
          </w:rPr>
          <w:t xml:space="preserve">Section B</w:t>
        </w:r>
      </w:hyperlink>
      <w:r>
        <w:t xml:space="preserve">.</w:t>
      </w:r>
    </w:p>
    <w:p>
      <w:pPr>
        <w:pStyle w:val="Compact"/>
        <w:numPr>
          <w:ilvl w:val="0"/>
          <w:numId w:val="1001"/>
        </w:numPr>
      </w:pPr>
      <w:r>
        <w:t xml:space="preserve">If you have made a mistake in Git, you can refer to On undoing, fixing, or removing commits in git</w:t>
      </w:r>
      <w:r>
        <w:t xml:space="preserve"> </w:t>
      </w:r>
      <w:r>
        <w:t xml:space="preserve">(Robertson, n.d.)</w:t>
      </w:r>
      <w:r>
        <w:t xml:space="preserve"> </w:t>
      </w:r>
      <w:r>
        <w:t xml:space="preserve">to undo, fix, or remove commits in git.</w:t>
      </w:r>
    </w:p>
    <w:p>
      <w:pPr>
        <w:pStyle w:val="Compact"/>
        <w:numPr>
          <w:ilvl w:val="0"/>
          <w:numId w:val="1001"/>
        </w:numPr>
      </w:pPr>
      <w:r>
        <w:t xml:space="preserve">For hands-on Git practice, see the</w:t>
      </w:r>
      <w:r>
        <w:t xml:space="preserve"> </w:t>
      </w:r>
      <w:hyperlink r:id="rId12">
        <w:r>
          <w:rPr>
            <w:rStyle w:val="Hyperlink"/>
          </w:rPr>
          <w:t xml:space="preserve">UC Davis DataLab Git Sandbox</w:t>
        </w:r>
      </w:hyperlink>
      <w:r>
        <w:t xml:space="preserve"> </w:t>
      </w:r>
      <w:r>
        <w:t xml:space="preserve">- a collaborative repository for learning Git workflows.</w:t>
      </w:r>
    </w:p>
    <w:bookmarkEnd w:id="13"/>
    <w:bookmarkStart w:id="19" w:name="sec-github-education"/>
    <w:p>
      <w:pPr>
        <w:pStyle w:val="Heading2"/>
      </w:pPr>
      <w:r>
        <w:t xml:space="preserve">2 GitHub Education and Copilot Access</w:t>
      </w:r>
    </w:p>
    <w:p>
      <w:pPr>
        <w:pStyle w:val="FirstParagraph"/>
      </w:pPr>
      <w:r>
        <w:t xml:space="preserve">Students, faculty, and researchers can apply for</w:t>
      </w:r>
      <w:r>
        <w:t xml:space="preserve"> </w:t>
      </w:r>
      <w:hyperlink r:id="rId14">
        <w:r>
          <w:rPr>
            <w:rStyle w:val="Hyperlink"/>
          </w:rPr>
          <w:t xml:space="preserve">GitHub Education</w:t>
        </w:r>
      </w:hyperlink>
      <w:r>
        <w:t xml:space="preserve"> </w:t>
      </w:r>
      <w:r>
        <w:t xml:space="preserve">benefits</w:t>
      </w:r>
      <w:r>
        <w:t xml:space="preserve"> </w:t>
      </w:r>
      <w:r>
        <w:t xml:space="preserve">with an academic email address and proof of affiliation.</w:t>
      </w:r>
      <w:r>
        <w:t xml:space="preserve"> </w:t>
      </w:r>
      <w:r>
        <w:t xml:space="preserve">Approved accounts get the</w:t>
      </w:r>
      <w:r>
        <w:t xml:space="preserve"> </w:t>
      </w:r>
      <w:hyperlink r:id="rId15">
        <w:r>
          <w:rPr>
            <w:rStyle w:val="Hyperlink"/>
          </w:rPr>
          <w:t xml:space="preserve">GitHub Student Developer Pack</w:t>
        </w:r>
      </w:hyperlink>
      <w:r>
        <w:t xml:space="preserve"> </w:t>
      </w:r>
      <w:r>
        <w:t xml:space="preserve">(students)</w:t>
      </w:r>
      <w:r>
        <w:t xml:space="preserve"> </w:t>
      </w:r>
      <w:r>
        <w:t xml:space="preserve">or the</w:t>
      </w:r>
      <w:r>
        <w:t xml:space="preserve"> </w:t>
      </w:r>
      <w:hyperlink r:id="rId16">
        <w:r>
          <w:rPr>
            <w:rStyle w:val="Hyperlink"/>
          </w:rPr>
          <w:t xml:space="preserve">GitHub Teacher Toolbox</w:t>
        </w:r>
      </w:hyperlink>
      <w:r>
        <w:t xml:space="preserve"> </w:t>
      </w:r>
      <w:r>
        <w:t xml:space="preserve">(faculty),</w:t>
      </w:r>
      <w:r>
        <w:t xml:space="preserve"> </w:t>
      </w:r>
      <w:r>
        <w:t xml:space="preserve">which include free GitHub Pro features and other developer tools.</w:t>
      </w:r>
    </w:p>
    <w:p>
      <w:pPr>
        <w:pStyle w:val="BodyText"/>
      </w:pPr>
      <w:r>
        <w:t xml:space="preserve">Many universities also provide GitHub Copilot seats through their GitHub organization.</w:t>
      </w:r>
      <w:r>
        <w:t xml:space="preserve"> </w:t>
      </w:r>
      <w:r>
        <w:t xml:space="preserve">Check with your institution’s IT services;</w:t>
      </w:r>
      <w:r>
        <w:t xml:space="preserve"> </w:t>
      </w:r>
      <w:r>
        <w:t xml:space="preserve">UC Davis members can follow the steps in the</w:t>
      </w:r>
      <w:r>
        <w:t xml:space="preserve"> </w:t>
      </w:r>
      <w:hyperlink r:id="rId17">
        <w:r>
          <w:rPr>
            <w:rStyle w:val="Hyperlink"/>
          </w:rPr>
          <w:t xml:space="preserve">UCD-SERG lab manual</w:t>
        </w:r>
      </w:hyperlink>
      <w:r>
        <w:t xml:space="preserve">.</w:t>
      </w:r>
    </w:p>
    <w:p>
      <w:pPr>
        <w:pStyle w:val="BodyText"/>
      </w:pPr>
      <w:r>
        <w:t xml:space="preserve">For guidance on using GitHub Copilot and other coding agents effectively,</w:t>
      </w:r>
      <w:r>
        <w:t xml:space="preserve"> </w:t>
      </w:r>
      <w:r>
        <w:t xml:space="preserve">see the</w:t>
      </w:r>
      <w:r>
        <w:t xml:space="preserve"> </w:t>
      </w:r>
      <w:hyperlink r:id="rId18">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w:t>
      </w:r>
    </w:p>
    <w:bookmarkEnd w:id="19"/>
    <w:bookmarkStart w:id="26" w:name="sec-git-gui-clients"/>
    <w:p>
      <w:pPr>
        <w:pStyle w:val="Heading2"/>
      </w:pPr>
      <w:r>
        <w:t xml:space="preserve">3 Graphical Git Clients</w:t>
      </w:r>
    </w:p>
    <w:p>
      <w:pPr>
        <w:pStyle w:val="FirstParagraph"/>
      </w:pPr>
      <w:r>
        <w:t xml:space="preserve">While knowing how to use Git on the command line remains essential</w:t>
      </w:r>
      <w:r>
        <w:t xml:space="preserve"> </w:t>
      </w:r>
      <w:r>
        <w:t xml:space="preserve">because it provides the full power,</w:t>
      </w:r>
      <w:r>
        <w:t xml:space="preserve"> </w:t>
      </w:r>
      <w:r>
        <w:t xml:space="preserve">flexibility,</w:t>
      </w:r>
      <w:r>
        <w:t xml:space="preserve"> </w:t>
      </w:r>
      <w:r>
        <w:t xml:space="preserve">and scriptability of Git,</w:t>
      </w:r>
      <w:r>
        <w:t xml:space="preserve"> </w:t>
      </w:r>
      <w:r>
        <w:t xml:space="preserve">graphical Git clients offer visual representations of repository history,</w:t>
      </w:r>
      <w:r>
        <w:t xml:space="preserve"> </w:t>
      </w:r>
      <w:r>
        <w:t xml:space="preserve">interactive branch visualization,</w:t>
      </w:r>
      <w:r>
        <w:t xml:space="preserve"> </w:t>
      </w:r>
      <w:r>
        <w:t xml:space="preserve">and simplified merge conflict resolution.</w:t>
      </w:r>
    </w:p>
    <w:bookmarkStart w:id="21" w:name="sec-github-desktop"/>
    <w:p>
      <w:pPr>
        <w:pStyle w:val="Heading3"/>
      </w:pPr>
      <w:r>
        <w:t xml:space="preserve">3.1 GitHub Desktop</w:t>
      </w:r>
    </w:p>
    <w:p>
      <w:pPr>
        <w:pStyle w:val="FirstParagraph"/>
      </w:pPr>
      <w:hyperlink r:id="rId20">
        <w:r>
          <w:rPr>
            <w:rStyle w:val="Hyperlink"/>
          </w:rPr>
          <w:t xml:space="preserve">GitHub Desktop</w:t>
        </w:r>
      </w:hyperlink>
      <w:r>
        <w:t xml:space="preserve"> </w:t>
      </w:r>
      <w:r>
        <w:t xml:space="preserve">(</w:t>
      </w:r>
      <w:r>
        <w:t xml:space="preserve">“GitHub Desktop,”</w:t>
      </w:r>
      <w:r>
        <w:t xml:space="preserve"> </w:t>
      </w:r>
      <w:r>
        <w:t xml:space="preserve">n.d.)</w:t>
      </w:r>
      <w:r>
        <w:t xml:space="preserve"> </w:t>
      </w:r>
      <w:r>
        <w:t xml:space="preserve">is a free,</w:t>
      </w:r>
      <w:r>
        <w:t xml:space="preserve"> </w:t>
      </w:r>
      <w:r>
        <w:t xml:space="preserve">open-source graphical interface developed by GitHub.</w:t>
      </w:r>
      <w:r>
        <w:t xml:space="preserve"> </w:t>
      </w:r>
      <w:r>
        <w:t xml:space="preserve">It simplifies basic Git workflows</w:t>
      </w:r>
      <w:r>
        <w:t xml:space="preserve"> </w:t>
      </w:r>
      <w:r>
        <w:t xml:space="preserve">such as staging changes,</w:t>
      </w:r>
      <w:r>
        <w:t xml:space="preserve"> </w:t>
      </w:r>
      <w:r>
        <w:t xml:space="preserve">creating commits,</w:t>
      </w:r>
      <w:r>
        <w:t xml:space="preserve"> </w:t>
      </w:r>
      <w:r>
        <w:t xml:space="preserve">branching,</w:t>
      </w:r>
      <w:r>
        <w:t xml:space="preserve"> </w:t>
      </w:r>
      <w:r>
        <w:t xml:space="preserve">and opening pull requests.</w:t>
      </w:r>
      <w:r>
        <w:t xml:space="preserve"> </w:t>
      </w:r>
      <w:r>
        <w:t xml:space="preserve">It is an accessible starting point</w:t>
      </w:r>
      <w:r>
        <w:t xml:space="preserve"> </w:t>
      </w:r>
      <w:r>
        <w:t xml:space="preserve">for beginners or for developers who prefer a visual interface</w:t>
      </w:r>
      <w:r>
        <w:t xml:space="preserve"> </w:t>
      </w:r>
      <w:r>
        <w:t xml:space="preserve">for routine Git operations.</w:t>
      </w:r>
    </w:p>
    <w:bookmarkEnd w:id="21"/>
    <w:bookmarkStart w:id="23" w:name="sec-gitkraken"/>
    <w:p>
      <w:pPr>
        <w:pStyle w:val="Heading3"/>
      </w:pPr>
      <w:r>
        <w:t xml:space="preserve">3.2 GitKraken</w:t>
      </w:r>
    </w:p>
    <w:p>
      <w:pPr>
        <w:pStyle w:val="FirstParagraph"/>
      </w:pPr>
      <w:hyperlink r:id="rId22">
        <w:r>
          <w:rPr>
            <w:rStyle w:val="Hyperlink"/>
          </w:rPr>
          <w:t xml:space="preserve">GitKraken</w:t>
        </w:r>
      </w:hyperlink>
      <w:r>
        <w:t xml:space="preserve"> </w:t>
      </w:r>
      <w:r>
        <w:t xml:space="preserve">(</w:t>
      </w:r>
      <w:r>
        <w:t xml:space="preserve">“GitKraken,”</w:t>
      </w:r>
      <w:r>
        <w:t xml:space="preserve"> </w:t>
      </w:r>
      <w:r>
        <w:t xml:space="preserve">n.d.)</w:t>
      </w:r>
      <w:r>
        <w:t xml:space="preserve"> </w:t>
      </w:r>
      <w:r>
        <w:t xml:space="preserve">is a cross-platform (macOS, Windows, Linux) Git client</w:t>
      </w:r>
      <w:r>
        <w:t xml:space="preserve"> </w:t>
      </w:r>
      <w:r>
        <w:t xml:space="preserve">and developer experience platform.</w:t>
      </w:r>
      <w:r>
        <w:t xml:space="preserve"> </w:t>
      </w:r>
      <w:r>
        <w:t xml:space="preserve">Key features include:</w:t>
      </w:r>
    </w:p>
    <w:p>
      <w:pPr>
        <w:pStyle w:val="Compact"/>
        <w:numPr>
          <w:ilvl w:val="0"/>
          <w:numId w:val="1002"/>
        </w:numPr>
      </w:pPr>
      <w:r>
        <w:t xml:space="preserve">An interactive, visual commit graph that simplifies navigating complex branch histories</w:t>
      </w:r>
    </w:p>
    <w:p>
      <w:pPr>
        <w:pStyle w:val="Compact"/>
        <w:numPr>
          <w:ilvl w:val="0"/>
          <w:numId w:val="1002"/>
        </w:numPr>
      </w:pPr>
      <w:r>
        <w:t xml:space="preserve">Drag-and-drop interactive rebasing and visual branch merging</w:t>
      </w:r>
    </w:p>
    <w:p>
      <w:pPr>
        <w:pStyle w:val="Compact"/>
        <w:numPr>
          <w:ilvl w:val="0"/>
          <w:numId w:val="1002"/>
        </w:numPr>
      </w:pPr>
      <w:r>
        <w:t xml:space="preserve">An in-app merge conflict editor with side-by-side diffing</w:t>
      </w:r>
    </w:p>
    <w:p>
      <w:pPr>
        <w:pStyle w:val="Compact"/>
        <w:numPr>
          <w:ilvl w:val="0"/>
          <w:numId w:val="1002"/>
        </w:numPr>
      </w:pPr>
      <w:r>
        <w:t xml:space="preserve">Multi-repository workspaces for tracking and managing multiple repositories together</w:t>
      </w:r>
    </w:p>
    <w:p>
      <w:pPr>
        <w:pStyle w:val="Compact"/>
        <w:numPr>
          <w:ilvl w:val="0"/>
          <w:numId w:val="1002"/>
        </w:numPr>
      </w:pPr>
      <w:r>
        <w:t xml:space="preserve">Integrations with major Git hosting providers (GitHub, GitLab, Bitbucket, and Azure DevOps)</w:t>
      </w:r>
      <w:r>
        <w:t xml:space="preserve"> </w:t>
      </w:r>
      <w:r>
        <w:t xml:space="preserve">and issue trackers such as Jira</w:t>
      </w:r>
    </w:p>
    <w:p>
      <w:pPr>
        <w:pStyle w:val="FirstParagraph"/>
      </w:pPr>
      <w:r>
        <w:t xml:space="preserve">Beyond the standalone GitKraken Desktop client,</w:t>
      </w:r>
      <w:r>
        <w:t xml:space="preserve"> </w:t>
      </w:r>
      <w:r>
        <w:t xml:space="preserve">the GitKraken ecosystem includes the GitLens extension for Visual Studio Code</w:t>
      </w:r>
      <w:r>
        <w:t xml:space="preserve"> </w:t>
      </w:r>
      <w:r>
        <w:t xml:space="preserve">and terminal CLI integrations.</w:t>
      </w:r>
    </w:p>
    <w:bookmarkEnd w:id="23"/>
    <w:bookmarkStart w:id="25" w:name="sec-gitkraken-kepler"/>
    <w:p>
      <w:pPr>
        <w:pStyle w:val="Heading3"/>
      </w:pPr>
      <w:r>
        <w:t xml:space="preserve">3.3 GitKraken Kepler</w:t>
      </w:r>
    </w:p>
    <w:p>
      <w:pPr>
        <w:pStyle w:val="FirstParagraph"/>
      </w:pPr>
      <w:hyperlink r:id="rId24">
        <w:r>
          <w:rPr>
            <w:rStyle w:val="Hyperlink"/>
          </w:rPr>
          <w:t xml:space="preserve">GitKraken Kepler</w:t>
        </w:r>
      </w:hyperlink>
      <w:r>
        <w:t xml:space="preserve"> </w:t>
      </w:r>
      <w:r>
        <w:t xml:space="preserve">(</w:t>
      </w:r>
      <w:r>
        <w:t xml:space="preserve">“GitKraken Kepler,”</w:t>
      </w:r>
      <w:r>
        <w:t xml:space="preserve"> </w:t>
      </w:r>
      <w:r>
        <w:t xml:space="preserve">n.d.)</w:t>
      </w:r>
      <w:r>
        <w:t xml:space="preserve"> </w:t>
      </w:r>
      <w:r>
        <w:t xml:space="preserve">is GitKraken’s agentic development environment</w:t>
      </w:r>
      <w:r>
        <w:t xml:space="preserve"> </w:t>
      </w:r>
      <w:r>
        <w:t xml:space="preserve">and workspace intelligence platform.</w:t>
      </w:r>
      <w:r>
        <w:t xml:space="preserve"> </w:t>
      </w:r>
      <w:r>
        <w:t xml:space="preserve">It is designed to coordinate and manage agent-driven development workflows,</w:t>
      </w:r>
      <w:r>
        <w:t xml:space="preserve"> </w:t>
      </w:r>
      <w:r>
        <w:t xml:space="preserve">providing a unified interface to:</w:t>
      </w:r>
    </w:p>
    <w:p>
      <w:pPr>
        <w:pStyle w:val="Compact"/>
        <w:numPr>
          <w:ilvl w:val="0"/>
          <w:numId w:val="1003"/>
        </w:numPr>
      </w:pPr>
      <w:r>
        <w:t xml:space="preserve">Plan implementation work and orchestrate parallel AI coding agents at scale</w:t>
      </w:r>
    </w:p>
    <w:p>
      <w:pPr>
        <w:pStyle w:val="Compact"/>
        <w:numPr>
          <w:ilvl w:val="0"/>
          <w:numId w:val="1003"/>
        </w:numPr>
      </w:pPr>
      <w:r>
        <w:t xml:space="preserve">Generate context-aware commits, pull request summaries, and code reviews</w:t>
      </w:r>
    </w:p>
    <w:p>
      <w:pPr>
        <w:pStyle w:val="Compact"/>
        <w:numPr>
          <w:ilvl w:val="0"/>
          <w:numId w:val="1003"/>
        </w:numPr>
      </w:pPr>
      <w:r>
        <w:t xml:space="preserve">Inspect and review diffs and generated changes before shipping code</w:t>
      </w:r>
    </w:p>
    <w:bookmarkEnd w:id="25"/>
    <w:bookmarkEnd w:id="26"/>
    <w:bookmarkStart w:id="36" w:name="sec-cli-tools"/>
    <w:p>
      <w:pPr>
        <w:pStyle w:val="Heading2"/>
      </w:pPr>
      <w:r>
        <w:t xml:space="preserve">4 GitHub CLI and GitLab CLI</w:t>
      </w:r>
    </w:p>
    <w:p>
      <w:pPr>
        <w:pStyle w:val="FirstParagraph"/>
      </w:pPr>
      <w:hyperlink r:id="rId27">
        <w:r>
          <w:rPr>
            <w:rStyle w:val="VerbatimChar"/>
          </w:rPr>
          <w:t xml:space="preserve">gh</w:t>
        </w:r>
      </w:hyperlink>
      <w:r>
        <w:t xml:space="preserve"> </w:t>
      </w:r>
      <w:r>
        <w:t xml:space="preserve">is the official GitHub command-line interface.</w:t>
      </w:r>
      <w:r>
        <w:t xml:space="preserve"> </w:t>
      </w:r>
      <w:r>
        <w:t xml:space="preserve">It lets you manage pull requests,</w:t>
      </w:r>
      <w:r>
        <w:t xml:space="preserve"> </w:t>
      </w:r>
      <w:r>
        <w:t xml:space="preserve">issues,</w:t>
      </w:r>
      <w:r>
        <w:t xml:space="preserve"> </w:t>
      </w:r>
      <w:r>
        <w:t xml:space="preserve">repositories,</w:t>
      </w:r>
      <w:r>
        <w:t xml:space="preserve"> </w:t>
      </w:r>
      <w:r>
        <w:t xml:space="preserve">and workflows without leaving the terminal.</w:t>
      </w:r>
      <w:r>
        <w:t xml:space="preserve"> </w:t>
      </w:r>
      <w:hyperlink r:id="rId28">
        <w:r>
          <w:rPr>
            <w:rStyle w:val="VerbatimChar"/>
          </w:rPr>
          <w:t xml:space="preserve">glab</w:t>
        </w:r>
      </w:hyperlink>
      <w:r>
        <w:t xml:space="preserve"> </w:t>
      </w:r>
      <w:r>
        <w:t xml:space="preserve">is the GitLab equivalent.</w:t>
      </w:r>
    </w:p>
    <w:bookmarkStart w:id="32" w:name="sec-install-gh"/>
    <w:p>
      <w:pPr>
        <w:pStyle w:val="Heading3"/>
      </w:pPr>
      <w:r>
        <w:t xml:space="preserve">4.1 Installing</w:t>
      </w:r>
      <w:r>
        <w:t xml:space="preserve"> </w:t>
      </w:r>
      <w:r>
        <w:rPr>
          <w:rStyle w:val="VerbatimChar"/>
        </w:rPr>
        <w:t xml:space="preserve">gh</w:t>
      </w:r>
    </w:p>
    <w:p>
      <w:pPr>
        <w:pStyle w:val="FirstParagraph"/>
      </w:pPr>
      <w:r>
        <w:t xml:space="preserve">Follow the official</w:t>
      </w:r>
      <w:r>
        <w:t xml:space="preserve"> </w:t>
      </w:r>
      <w:hyperlink r:id="rId29">
        <w:r>
          <w:rPr>
            <w:rStyle w:val="Hyperlink"/>
          </w:rPr>
          <w:t xml:space="preserve">installation guide</w:t>
        </w:r>
      </w:hyperlink>
      <w:r>
        <w:t xml:space="preserve"> </w:t>
      </w:r>
      <w:r>
        <w:t xml:space="preserve">for your platform.</w:t>
      </w:r>
      <w:r>
        <w:t xml:space="preserve"> </w:t>
      </w:r>
      <w:r>
        <w:t xml:space="preserve">The most common routes are:</w:t>
      </w:r>
    </w:p>
    <w:p>
      <w:pPr>
        <w:pStyle w:val="Compact"/>
        <w:numPr>
          <w:ilvl w:val="0"/>
          <w:numId w:val="1004"/>
        </w:numPr>
      </w:pPr>
      <w:r>
        <w:rPr>
          <w:b/>
          <w:bCs/>
        </w:rPr>
        <w:t xml:space="preserve">macOS:</w:t>
      </w:r>
      <w:r>
        <w:t xml:space="preserve"> </w:t>
      </w:r>
      <w:r>
        <w:rPr>
          <w:rStyle w:val="VerbatimChar"/>
        </w:rPr>
        <w:t xml:space="preserve">brew install gh</w:t>
      </w:r>
    </w:p>
    <w:p>
      <w:pPr>
        <w:pStyle w:val="Compact"/>
        <w:numPr>
          <w:ilvl w:val="0"/>
          <w:numId w:val="1004"/>
        </w:numPr>
      </w:pPr>
      <w:r>
        <w:rPr>
          <w:b/>
          <w:bCs/>
        </w:rPr>
        <w:t xml:space="preserve">Linux (Debian/Ubuntu):</w:t>
      </w:r>
      <w:r>
        <w:t xml:space="preserve"> </w:t>
      </w:r>
      <w:r>
        <w:rPr>
          <w:rStyle w:val="VerbatimChar"/>
        </w:rPr>
        <w:t xml:space="preserve">sudo apt install gh</w:t>
      </w:r>
      <w:r>
        <w:t xml:space="preserve"> </w:t>
      </w:r>
      <w:r>
        <w:t xml:space="preserve">after adding the</w:t>
      </w:r>
      <w:r>
        <w:t xml:space="preserve"> </w:t>
      </w:r>
      <w:hyperlink r:id="rId30">
        <w:r>
          <w:rPr>
            <w:rStyle w:val="Hyperlink"/>
          </w:rPr>
          <w:t xml:space="preserve">GitHub CLI apt repository</w:t>
        </w:r>
      </w:hyperlink>
    </w:p>
    <w:p>
      <w:pPr>
        <w:pStyle w:val="Compact"/>
        <w:numPr>
          <w:ilvl w:val="0"/>
          <w:numId w:val="1004"/>
        </w:numPr>
      </w:pPr>
      <w:r>
        <w:rPr>
          <w:b/>
          <w:bCs/>
        </w:rPr>
        <w:t xml:space="preserve">Linux (Fedora/RHEL):</w:t>
      </w:r>
      <w:r>
        <w:t xml:space="preserve"> </w:t>
      </w:r>
      <w:r>
        <w:rPr>
          <w:rStyle w:val="VerbatimChar"/>
        </w:rPr>
        <w:t xml:space="preserve">sudo dnf install gh</w:t>
      </w:r>
    </w:p>
    <w:p>
      <w:pPr>
        <w:pStyle w:val="Compact"/>
        <w:numPr>
          <w:ilvl w:val="0"/>
          <w:numId w:val="1004"/>
        </w:numPr>
      </w:pPr>
      <w:r>
        <w:rPr>
          <w:b/>
          <w:bCs/>
        </w:rPr>
        <w:t xml:space="preserve">Windows:</w:t>
      </w:r>
      <w:r>
        <w:t xml:space="preserve"> </w:t>
      </w:r>
      <w:r>
        <w:rPr>
          <w:rStyle w:val="VerbatimChar"/>
        </w:rPr>
        <w:t xml:space="preserve">winget install GitHub.cli</w:t>
      </w:r>
      <w:r>
        <w:t xml:space="preserve"> </w:t>
      </w:r>
      <w:r>
        <w:t xml:space="preserve">or</w:t>
      </w:r>
      <w:r>
        <w:t xml:space="preserve"> </w:t>
      </w:r>
      <w:r>
        <w:rPr>
          <w:rStyle w:val="VerbatimChar"/>
        </w:rPr>
        <w:t xml:space="preserve">scoop install gh</w:t>
      </w:r>
    </w:p>
    <w:p>
      <w:pPr>
        <w:pStyle w:val="FirstParagraph"/>
      </w:pPr>
      <w:r>
        <w:t xml:space="preserve">After installing, authenticate:</w:t>
      </w:r>
    </w:p>
    <w:p>
      <w:pPr>
        <w:pStyle w:val="SourceCode"/>
      </w:pPr>
      <w:r>
        <w:rPr>
          <w:rStyle w:val="ExtensionTok"/>
        </w:rPr>
        <w:t xml:space="preserve">gh</w:t>
      </w:r>
      <w:r>
        <w:rPr>
          <w:rStyle w:val="NormalTok"/>
        </w:rPr>
        <w:t xml:space="preserve"> auth login</w:t>
      </w:r>
    </w:p>
    <w:p>
      <w:pPr>
        <w:pStyle w:val="FirstParagraph"/>
      </w:pPr>
      <w:r>
        <w:t xml:space="preserve">On Windows with Git Bash or MSYS2,</w:t>
      </w:r>
      <w:r>
        <w:t xml:space="preserve"> </w:t>
      </w:r>
      <w:r>
        <w:t xml:space="preserve">see the</w:t>
      </w:r>
      <w:r>
        <w:t xml:space="preserve"> </w:t>
      </w:r>
      <w:hyperlink r:id="rId31">
        <w:r>
          <w:rPr>
            <w:rStyle w:val="Hyperlink"/>
          </w:rPr>
          <w:t xml:space="preserve">wai site’s</w:t>
        </w:r>
        <w:r>
          <w:rPr>
            <w:rStyle w:val="Hyperlink"/>
          </w:rPr>
          <w:t xml:space="preserve"> </w:t>
        </w:r>
        <w:r>
          <w:rPr>
            <w:rStyle w:val="Hyperlink"/>
          </w:rPr>
          <w:t xml:space="preserve">“Installing Claude Code on Windows”</w:t>
        </w:r>
        <w:r>
          <w:rPr>
            <w:rStyle w:val="Hyperlink"/>
          </w:rPr>
          <w:t xml:space="preserve"> </w:t>
        </w:r>
        <w:r>
          <w:rPr>
            <w:rStyle w:val="Hyperlink"/>
          </w:rPr>
          <w:t xml:space="preserve">section</w:t>
        </w:r>
      </w:hyperlink>
      <w:r>
        <w:t xml:space="preserve"> </w:t>
      </w:r>
      <w:r>
        <w:t xml:space="preserve">for the</w:t>
      </w:r>
      <w:r>
        <w:t xml:space="preserve"> </w:t>
      </w:r>
      <w:r>
        <w:rPr>
          <w:rStyle w:val="VerbatimChar"/>
        </w:rPr>
        <w:t xml:space="preserve">winpty</w:t>
      </w:r>
      <w:r>
        <w:t xml:space="preserve"> </w:t>
      </w:r>
      <w:r>
        <w:t xml:space="preserve">workaround if the interactive</w:t>
      </w:r>
      <w:r>
        <w:t xml:space="preserve"> </w:t>
      </w:r>
      <w:r>
        <w:t xml:space="preserve">prompt fails.</w:t>
      </w:r>
    </w:p>
    <w:bookmarkEnd w:id="32"/>
    <w:bookmarkStart w:id="35" w:name="sec-install-glab"/>
    <w:p>
      <w:pPr>
        <w:pStyle w:val="Heading3"/>
      </w:pPr>
      <w:r>
        <w:t xml:space="preserve">4.2 Installing</w:t>
      </w:r>
      <w:r>
        <w:t xml:space="preserve"> </w:t>
      </w:r>
      <w:r>
        <w:rPr>
          <w:rStyle w:val="VerbatimChar"/>
        </w:rPr>
        <w:t xml:space="preserve">glab</w:t>
      </w:r>
    </w:p>
    <w:p>
      <w:pPr>
        <w:pStyle w:val="FirstParagraph"/>
      </w:pPr>
      <w:r>
        <w:t xml:space="preserve">Follow the official</w:t>
      </w:r>
      <w:r>
        <w:t xml:space="preserve"> </w:t>
      </w:r>
      <w:hyperlink r:id="rId33">
        <w:r>
          <w:rPr>
            <w:rStyle w:val="Hyperlink"/>
          </w:rPr>
          <w:t xml:space="preserve">installation guide</w:t>
        </w:r>
      </w:hyperlink>
      <w:r>
        <w:t xml:space="preserve"> </w:t>
      </w:r>
      <w:r>
        <w:t xml:space="preserve">for your platform.</w:t>
      </w:r>
      <w:r>
        <w:t xml:space="preserve"> </w:t>
      </w:r>
      <w:r>
        <w:t xml:space="preserve">The most common routes are:</w:t>
      </w:r>
    </w:p>
    <w:p>
      <w:pPr>
        <w:pStyle w:val="Compact"/>
        <w:numPr>
          <w:ilvl w:val="0"/>
          <w:numId w:val="1005"/>
        </w:numPr>
      </w:pPr>
      <w:r>
        <w:rPr>
          <w:b/>
          <w:bCs/>
        </w:rPr>
        <w:t xml:space="preserve">macOS:</w:t>
      </w:r>
      <w:r>
        <w:t xml:space="preserve"> </w:t>
      </w:r>
      <w:r>
        <w:rPr>
          <w:rStyle w:val="VerbatimChar"/>
        </w:rPr>
        <w:t xml:space="preserve">brew install glab</w:t>
      </w:r>
    </w:p>
    <w:p>
      <w:pPr>
        <w:pStyle w:val="Compact"/>
        <w:numPr>
          <w:ilvl w:val="0"/>
          <w:numId w:val="1005"/>
        </w:numPr>
      </w:pPr>
      <w:r>
        <w:rPr>
          <w:b/>
          <w:bCs/>
        </w:rPr>
        <w:t xml:space="preserve">Linux:</w:t>
      </w:r>
      <w:r>
        <w:t xml:space="preserve"> </w:t>
      </w:r>
      <w:r>
        <w:t xml:space="preserve">download the latest package from the</w:t>
      </w:r>
      <w:r>
        <w:t xml:space="preserve"> </w:t>
      </w:r>
      <w:hyperlink r:id="rId34">
        <w:r>
          <w:rPr>
            <w:rStyle w:val="Hyperlink"/>
          </w:rPr>
          <w:t xml:space="preserve">glab releases page</w:t>
        </w:r>
      </w:hyperlink>
      <w:r>
        <w:t xml:space="preserve">,</w:t>
      </w:r>
      <w:r>
        <w:t xml:space="preserve"> </w:t>
      </w:r>
      <w:r>
        <w:t xml:space="preserve">or use</w:t>
      </w:r>
      <w:r>
        <w:t xml:space="preserve"> </w:t>
      </w:r>
      <w:r>
        <w:rPr>
          <w:rStyle w:val="VerbatimChar"/>
        </w:rPr>
        <w:t xml:space="preserve">sudo snap install glab</w:t>
      </w:r>
    </w:p>
    <w:p>
      <w:pPr>
        <w:pStyle w:val="Compact"/>
        <w:numPr>
          <w:ilvl w:val="0"/>
          <w:numId w:val="1005"/>
        </w:numPr>
      </w:pPr>
      <w:r>
        <w:rPr>
          <w:b/>
          <w:bCs/>
        </w:rPr>
        <w:t xml:space="preserve">Windows:</w:t>
      </w:r>
      <w:r>
        <w:t xml:space="preserve"> </w:t>
      </w:r>
      <w:r>
        <w:rPr>
          <w:rStyle w:val="VerbatimChar"/>
        </w:rPr>
        <w:t xml:space="preserve">scoop install glab</w:t>
      </w:r>
      <w:r>
        <w:t xml:space="preserve">,</w:t>
      </w:r>
      <w:r>
        <w:t xml:space="preserve"> </w:t>
      </w:r>
      <w:r>
        <w:t xml:space="preserve">or download the installer from the</w:t>
      </w:r>
      <w:r>
        <w:t xml:space="preserve"> </w:t>
      </w:r>
      <w:hyperlink r:id="rId34">
        <w:r>
          <w:rPr>
            <w:rStyle w:val="Hyperlink"/>
          </w:rPr>
          <w:t xml:space="preserve">glab releases page</w:t>
        </w:r>
      </w:hyperlink>
    </w:p>
    <w:p>
      <w:pPr>
        <w:pStyle w:val="FirstParagraph"/>
      </w:pPr>
      <w:r>
        <w:t xml:space="preserve">After installing, authenticate:</w:t>
      </w:r>
    </w:p>
    <w:p>
      <w:pPr>
        <w:pStyle w:val="SourceCode"/>
      </w:pPr>
      <w:r>
        <w:rPr>
          <w:rStyle w:val="ExtensionTok"/>
        </w:rPr>
        <w:t xml:space="preserve">glab</w:t>
      </w:r>
      <w:r>
        <w:rPr>
          <w:rStyle w:val="NormalTok"/>
        </w:rPr>
        <w:t xml:space="preserve"> auth login</w:t>
      </w:r>
    </w:p>
    <w:p>
      <w:pPr>
        <w:pStyle w:val="FirstParagraph"/>
      </w:pPr>
      <w:r>
        <w:t xml:space="preserve">On Windows with Git Bash or MSYS2,</w:t>
      </w:r>
      <w:r>
        <w:t xml:space="preserve"> </w:t>
      </w:r>
      <w:r>
        <w:t xml:space="preserve">see the</w:t>
      </w:r>
      <w:r>
        <w:t xml:space="preserve"> </w:t>
      </w:r>
      <w:hyperlink r:id="rId31">
        <w:r>
          <w:rPr>
            <w:rStyle w:val="Hyperlink"/>
          </w:rPr>
          <w:t xml:space="preserve">wai site’s</w:t>
        </w:r>
        <w:r>
          <w:rPr>
            <w:rStyle w:val="Hyperlink"/>
          </w:rPr>
          <w:t xml:space="preserve"> </w:t>
        </w:r>
        <w:r>
          <w:rPr>
            <w:rStyle w:val="Hyperlink"/>
          </w:rPr>
          <w:t xml:space="preserve">“Installing Claude Code on Windows”</w:t>
        </w:r>
        <w:r>
          <w:rPr>
            <w:rStyle w:val="Hyperlink"/>
          </w:rPr>
          <w:t xml:space="preserve"> </w:t>
        </w:r>
        <w:r>
          <w:rPr>
            <w:rStyle w:val="Hyperlink"/>
          </w:rPr>
          <w:t xml:space="preserve">section</w:t>
        </w:r>
      </w:hyperlink>
      <w:r>
        <w:t xml:space="preserve"> </w:t>
      </w:r>
      <w:r>
        <w:t xml:space="preserve">for the</w:t>
      </w:r>
      <w:r>
        <w:t xml:space="preserve"> </w:t>
      </w:r>
      <w:r>
        <w:rPr>
          <w:rStyle w:val="VerbatimChar"/>
        </w:rPr>
        <w:t xml:space="preserve">winpty</w:t>
      </w:r>
      <w:r>
        <w:t xml:space="preserve"> </w:t>
      </w:r>
      <w:r>
        <w:t xml:space="preserve">workaround if the interactive</w:t>
      </w:r>
      <w:r>
        <w:t xml:space="preserve"> </w:t>
      </w:r>
      <w:r>
        <w:t xml:space="preserve">prompt fails.</w:t>
      </w:r>
    </w:p>
    <w:bookmarkEnd w:id="35"/>
    <w:bookmarkEnd w:id="36"/>
    <w:bookmarkStart w:id="38" w:name="sec-git-branching"/>
    <w:p>
      <w:pPr>
        <w:pStyle w:val="Heading2"/>
      </w:pPr>
      <w:r>
        <w:t xml:space="preserve">5 Git Branching</w:t>
      </w:r>
    </w:p>
    <w:p>
      <w:pPr>
        <w:pStyle w:val="FirstParagraph"/>
      </w:pPr>
      <w:r>
        <w:t xml:space="preserve">Branches allow you to keep track of multiple versions of your work simultaneously, and you can easily switch between versions and merge branches together once you’ve finished working on a section and want it to join the rest of your code. Here are some cases when it may be a good idea to branch:</w:t>
      </w:r>
    </w:p>
    <w:p>
      <w:pPr>
        <w:pStyle w:val="Compact"/>
        <w:numPr>
          <w:ilvl w:val="0"/>
          <w:numId w:val="1006"/>
        </w:numPr>
      </w:pPr>
      <w:r>
        <w:t xml:space="preserve">You may want to make a dramatic change to your existing code (called refactoring) but it will break other parts of your project. But you want to be able to simultaneously work on other parts or you are collaborating with others, and you don’t want to break the code for them.</w:t>
      </w:r>
    </w:p>
    <w:p>
      <w:pPr>
        <w:pStyle w:val="Compact"/>
        <w:numPr>
          <w:ilvl w:val="0"/>
          <w:numId w:val="1006"/>
        </w:numPr>
      </w:pPr>
      <w:r>
        <w:t xml:space="preserve">You want to start working on a new part of the project, but you aren’t sure yet if your changes will work and make it to the final product.</w:t>
      </w:r>
    </w:p>
    <w:p>
      <w:pPr>
        <w:pStyle w:val="Compact"/>
        <w:numPr>
          <w:ilvl w:val="0"/>
          <w:numId w:val="1006"/>
        </w:numPr>
      </w:pPr>
      <w:r>
        <w:t xml:space="preserve">You are working with others and don’t want to mix up your current work with theirs, even if you want to bring your work together later in the future.</w:t>
      </w:r>
    </w:p>
    <w:p>
      <w:pPr>
        <w:pStyle w:val="FirstParagraph"/>
      </w:pPr>
      <w:r>
        <w:t xml:space="preserve">A detailed tutorial on Git Branching can be found</w:t>
      </w:r>
      <w:r>
        <w:t xml:space="preserve"> </w:t>
      </w:r>
      <w:hyperlink r:id="rId37">
        <w:r>
          <w:rPr>
            <w:rStyle w:val="Hyperlink"/>
          </w:rPr>
          <w:t xml:space="preserve">here</w:t>
        </w:r>
      </w:hyperlink>
      <w:r>
        <w:t xml:space="preserve">. You can also find instructions on how to handle merge conflicts when joining branches together.</w:t>
      </w:r>
    </w:p>
    <w:bookmarkEnd w:id="38"/>
    <w:bookmarkStart w:id="39" w:name="sec-dev-branches"/>
    <w:p>
      <w:pPr>
        <w:pStyle w:val="Heading2"/>
      </w:pPr>
      <w:r>
        <w:t xml:space="preserve">6 Personal Dev Branches</w:t>
      </w:r>
    </w:p>
    <w:p>
      <w:pPr>
        <w:pStyle w:val="FirstParagraph"/>
      </w:pPr>
      <w:r>
        <w:t xml:space="preserve">Feature branches work best when each one stays small and scoped,</w:t>
      </w:r>
      <w:r>
        <w:t xml:space="preserve"> </w:t>
      </w:r>
      <w:r>
        <w:t xml:space="preserve">but day-to-day exploratory work does not arrive in tidy, scoped units.</w:t>
      </w:r>
      <w:r>
        <w:t xml:space="preserve"> </w:t>
      </w:r>
      <w:r>
        <w:t xml:space="preserve">Personal dev branches let you have both.</w:t>
      </w:r>
    </w:p>
    <w:p>
      <w:pPr>
        <w:pStyle w:val="BodyText"/>
      </w:pPr>
      <w:r>
        <w:t xml:space="preserve">Each developer can keep a long-lived personal branch —</w:t>
      </w:r>
      <w:r>
        <w:t xml:space="preserve"> </w:t>
      </w:r>
      <w:r>
        <w:t xml:space="preserve">named after them, for example</w:t>
      </w:r>
      <w:r>
        <w:t xml:space="preserve"> </w:t>
      </w:r>
      <w:r>
        <w:rPr>
          <w:rStyle w:val="VerbatimChar"/>
        </w:rPr>
        <w:t xml:space="preserve">dev-ezra</w:t>
      </w:r>
      <w:r>
        <w:t xml:space="preserve"> </w:t>
      </w:r>
      <w:r>
        <w:t xml:space="preserve">—</w:t>
      </w:r>
      <w:r>
        <w:t xml:space="preserve"> </w:t>
      </w:r>
      <w:r>
        <w:t xml:space="preserve">that they push to freely:</w:t>
      </w:r>
      <w:r>
        <w:t xml:space="preserve"> </w:t>
      </w:r>
      <w:r>
        <w:t xml:space="preserve">experiments, half-finished ideas, notes-to-self,</w:t>
      </w:r>
      <w:r>
        <w:t xml:space="preserve"> </w:t>
      </w:r>
      <w:r>
        <w:t xml:space="preserve">and fixes for whatever they bump into along the way.</w:t>
      </w:r>
      <w:r>
        <w:t xml:space="preserve"> </w:t>
      </w:r>
      <w:r>
        <w:t xml:space="preserve">Nobody reviews a dev branch and nothing merges from it directly,</w:t>
      </w:r>
      <w:r>
        <w:t xml:space="preserve"> </w:t>
      </w:r>
      <w:r>
        <w:t xml:space="preserve">so there is no pressure to keep it clean.</w:t>
      </w:r>
    </w:p>
    <w:p>
      <w:pPr>
        <w:pStyle w:val="BodyText"/>
      </w:pPr>
      <w:r>
        <w:t xml:space="preserve">When some of that work is ready to contribute back to</w:t>
      </w:r>
      <w:r>
        <w:t xml:space="preserve"> </w:t>
      </w:r>
      <w:r>
        <w:rPr>
          <w:rStyle w:val="VerbatimChar"/>
        </w:rPr>
        <w:t xml:space="preserve">main</w:t>
      </w:r>
      <w:r>
        <w:t xml:space="preserve">:</w:t>
      </w:r>
    </w:p>
    <w:p>
      <w:pPr>
        <w:pStyle w:val="Compact"/>
        <w:numPr>
          <w:ilvl w:val="0"/>
          <w:numId w:val="1007"/>
        </w:numPr>
      </w:pPr>
      <w:r>
        <w:t xml:space="preserve">Start a</w:t>
      </w:r>
      <w:r>
        <w:t xml:space="preserve"> </w:t>
      </w:r>
      <w:r>
        <w:rPr>
          <w:i/>
          <w:iCs/>
        </w:rPr>
        <w:t xml:space="preserve">new</w:t>
      </w:r>
      <w:r>
        <w:t xml:space="preserve"> </w:t>
      </w:r>
      <w:r>
        <w:t xml:space="preserve">feature branch from the</w:t>
      </w:r>
      <w:r>
        <w:t xml:space="preserve"> </w:t>
      </w:r>
      <w:r>
        <w:rPr>
          <w:b/>
          <w:bCs/>
        </w:rPr>
        <w:t xml:space="preserve">current</w:t>
      </w:r>
      <w:r>
        <w:t xml:space="preserve"> </w:t>
      </w:r>
      <w:r>
        <w:rPr>
          <w:rStyle w:val="VerbatimChar"/>
        </w:rPr>
        <w:t xml:space="preserve">main</w:t>
      </w:r>
      <w:r>
        <w:t xml:space="preserve"> </w:t>
      </w:r>
      <w:r>
        <w:t xml:space="preserve">(not from the dev branch).</w:t>
      </w:r>
    </w:p>
    <w:p>
      <w:pPr>
        <w:pStyle w:val="Compact"/>
        <w:numPr>
          <w:ilvl w:val="0"/>
          <w:numId w:val="1007"/>
        </w:numPr>
      </w:pPr>
      <w:r>
        <w:t xml:space="preserve">Cherry-pick the commits you want to contribute</w:t>
      </w:r>
      <w:r>
        <w:t xml:space="preserve"> </w:t>
      </w:r>
      <w:r>
        <w:t xml:space="preserve">from the dev branch onto the feature branch.</w:t>
      </w:r>
    </w:p>
    <w:p>
      <w:pPr>
        <w:pStyle w:val="Compact"/>
        <w:numPr>
          <w:ilvl w:val="0"/>
          <w:numId w:val="1007"/>
        </w:numPr>
      </w:pPr>
      <w:r>
        <w:t xml:space="preserve">Open a pull request from the feature branch onto</w:t>
      </w:r>
      <w:r>
        <w:t xml:space="preserve"> </w:t>
      </w:r>
      <w:r>
        <w:rPr>
          <w:rStyle w:val="VerbatimChar"/>
        </w:rPr>
        <w:t xml:space="preserve">main</w:t>
      </w:r>
      <w:r>
        <w:t xml:space="preserve"> </w:t>
      </w:r>
      <w:r>
        <w:t xml:space="preserve">as usual.</w:t>
      </w:r>
    </w:p>
    <w:p>
      <w:pPr>
        <w:pStyle w:val="SourceCode"/>
      </w:pPr>
      <w:r>
        <w:rPr>
          <w:rStyle w:val="CommentTok"/>
        </w:rPr>
        <w:t xml:space="preserve"># one-time setup: create your personal dev branch from current main</w:t>
      </w:r>
      <w:r>
        <w:br/>
      </w:r>
      <w:r>
        <w:rPr>
          <w:rStyle w:val="FunctionTok"/>
        </w:rPr>
        <w:t xml:space="preserve">git</w:t>
      </w:r>
      <w:r>
        <w:rPr>
          <w:rStyle w:val="NormalTok"/>
        </w:rPr>
        <w:t xml:space="preserve"> switch </w:t>
      </w:r>
      <w:r>
        <w:rPr>
          <w:rStyle w:val="AttributeTok"/>
        </w:rPr>
        <w:t xml:space="preserve">-c</w:t>
      </w:r>
      <w:r>
        <w:rPr>
          <w:rStyle w:val="NormalTok"/>
        </w:rPr>
        <w:t xml:space="preserve"> dev-ezra origin/main</w:t>
      </w:r>
      <w:r>
        <w:br/>
      </w:r>
      <w:r>
        <w:rPr>
          <w:rStyle w:val="FunctionTok"/>
        </w:rPr>
        <w:t xml:space="preserve">git</w:t>
      </w:r>
      <w:r>
        <w:rPr>
          <w:rStyle w:val="NormalTok"/>
        </w:rPr>
        <w:t xml:space="preserve"> push </w:t>
      </w:r>
      <w:r>
        <w:rPr>
          <w:rStyle w:val="AttributeTok"/>
        </w:rPr>
        <w:t xml:space="preserve">-u</w:t>
      </w:r>
      <w:r>
        <w:rPr>
          <w:rStyle w:val="NormalTok"/>
        </w:rPr>
        <w:t xml:space="preserve"> origin dev-ezra</w:t>
      </w:r>
      <w:r>
        <w:br/>
      </w:r>
      <w:r>
        <w:br/>
      </w:r>
      <w:r>
        <w:rPr>
          <w:rStyle w:val="CommentTok"/>
        </w:rPr>
        <w:t xml:space="preserve"># daily work: push freely</w:t>
      </w:r>
      <w:r>
        <w:br/>
      </w:r>
      <w:r>
        <w:rPr>
          <w:rStyle w:val="FunctionTok"/>
        </w:rPr>
        <w:t xml:space="preserve">git</w:t>
      </w:r>
      <w:r>
        <w:rPr>
          <w:rStyle w:val="NormalTok"/>
        </w:rPr>
        <w:t xml:space="preserve"> switch dev-ezra</w:t>
      </w:r>
      <w:r>
        <w:br/>
      </w:r>
      <w:r>
        <w:br/>
      </w:r>
      <w:r>
        <w:rPr>
          <w:rStyle w:val="CommentTok"/>
        </w:rPr>
        <w:t xml:space="preserve"># ready to contribute: branch from current main ...</w:t>
      </w:r>
      <w:r>
        <w:br/>
      </w:r>
      <w:r>
        <w:rPr>
          <w:rStyle w:val="FunctionTok"/>
        </w:rPr>
        <w:t xml:space="preserve">git</w:t>
      </w:r>
      <w:r>
        <w:rPr>
          <w:rStyle w:val="NormalTok"/>
        </w:rPr>
        <w:t xml:space="preserve"> fetch origin</w:t>
      </w:r>
      <w:r>
        <w:br/>
      </w:r>
      <w:r>
        <w:rPr>
          <w:rStyle w:val="FunctionTok"/>
        </w:rPr>
        <w:t xml:space="preserve">git</w:t>
      </w:r>
      <w:r>
        <w:rPr>
          <w:rStyle w:val="NormalTok"/>
        </w:rPr>
        <w:t xml:space="preserve"> switch </w:t>
      </w:r>
      <w:r>
        <w:rPr>
          <w:rStyle w:val="AttributeTok"/>
        </w:rPr>
        <w:t xml:space="preserve">-c</w:t>
      </w:r>
      <w:r>
        <w:rPr>
          <w:rStyle w:val="NormalTok"/>
        </w:rPr>
        <w:t xml:space="preserve"> feat-cleaning-helpers origin/main</w:t>
      </w:r>
      <w:r>
        <w:br/>
      </w:r>
      <w:r>
        <w:br/>
      </w:r>
      <w:r>
        <w:rPr>
          <w:rStyle w:val="CommentTok"/>
        </w:rPr>
        <w:t xml:space="preserve"># ... pull over just the commits that belong in this contribution</w:t>
      </w:r>
      <w:r>
        <w:br/>
      </w:r>
      <w:r>
        <w:rPr>
          <w:rStyle w:val="FunctionTok"/>
        </w:rPr>
        <w:t xml:space="preserve">git</w:t>
      </w:r>
      <w:r>
        <w:rPr>
          <w:rStyle w:val="NormalTok"/>
        </w:rPr>
        <w:t xml:space="preserve"> log </w:t>
      </w:r>
      <w:r>
        <w:rPr>
          <w:rStyle w:val="AttributeTok"/>
        </w:rPr>
        <w:t xml:space="preserve">--oneline</w:t>
      </w:r>
      <w:r>
        <w:rPr>
          <w:rStyle w:val="NormalTok"/>
        </w:rPr>
        <w:t xml:space="preserve"> dev-ezra           </w:t>
      </w:r>
      <w:r>
        <w:rPr>
          <w:rStyle w:val="CommentTok"/>
        </w:rPr>
        <w:t xml:space="preserve"># find the commit hashes</w:t>
      </w:r>
      <w:r>
        <w:br/>
      </w:r>
      <w:r>
        <w:rPr>
          <w:rStyle w:val="FunctionTok"/>
        </w:rPr>
        <w:t xml:space="preserve">git</w:t>
      </w:r>
      <w:r>
        <w:rPr>
          <w:rStyle w:val="NormalTok"/>
        </w:rPr>
        <w:t xml:space="preserve"> cherry-pick </w:t>
      </w:r>
      <w:r>
        <w:rPr>
          <w:rStyle w:val="OperatorTok"/>
        </w:rPr>
        <w:t xml:space="preserve">&lt;</w:t>
      </w:r>
      <w:r>
        <w:rPr>
          <w:rStyle w:val="NormalTok"/>
        </w:rPr>
        <w:t xml:space="preserve">hash1</w:t>
      </w:r>
      <w:r>
        <w:rPr>
          <w:rStyle w:val="OperatorTok"/>
        </w:rPr>
        <w:t xml:space="preserve">&gt;</w:t>
      </w:r>
      <w:r>
        <w:rPr>
          <w:rStyle w:val="NormalTok"/>
        </w:rPr>
        <w:t xml:space="preserve"> </w:t>
      </w:r>
      <w:r>
        <w:rPr>
          <w:rStyle w:val="OperatorTok"/>
        </w:rPr>
        <w:t xml:space="preserve">&lt;</w:t>
      </w:r>
      <w:r>
        <w:rPr>
          <w:rStyle w:val="NormalTok"/>
        </w:rPr>
        <w:t xml:space="preserve">hash2</w:t>
      </w:r>
      <w:r>
        <w:rPr>
          <w:rStyle w:val="OperatorTok"/>
        </w:rPr>
        <w:t xml:space="preserve">&gt;</w:t>
      </w:r>
      <w:r>
        <w:br/>
      </w:r>
      <w:r>
        <w:br/>
      </w:r>
      <w:r>
        <w:rPr>
          <w:rStyle w:val="FunctionTok"/>
        </w:rPr>
        <w:t xml:space="preserve">git</w:t>
      </w:r>
      <w:r>
        <w:rPr>
          <w:rStyle w:val="NormalTok"/>
        </w:rPr>
        <w:t xml:space="preserve"> push </w:t>
      </w:r>
      <w:r>
        <w:rPr>
          <w:rStyle w:val="AttributeTok"/>
        </w:rPr>
        <w:t xml:space="preserve">-u</w:t>
      </w:r>
      <w:r>
        <w:rPr>
          <w:rStyle w:val="NormalTok"/>
        </w:rPr>
        <w:t xml:space="preserve"> origin feat-cleaning-helpers</w:t>
      </w:r>
      <w:r>
        <w:br/>
      </w:r>
      <w:r>
        <w:rPr>
          <w:rStyle w:val="CommentTok"/>
        </w:rPr>
        <w:t xml:space="preserve"># then open the PR from feat-cleaning-helpers onto main</w:t>
      </w:r>
    </w:p>
    <w:p>
      <w:pPr>
        <w:pStyle w:val="FirstParagraph"/>
      </w:pPr>
      <w:r>
        <w:t xml:space="preserve">(</w:t>
      </w:r>
      <w:r>
        <w:rPr>
          <w:rStyle w:val="VerbatimChar"/>
        </w:rPr>
        <w:t xml:space="preserve">git switch</w:t>
      </w:r>
      <w:r>
        <w:t xml:space="preserve"> </w:t>
      </w:r>
      <w:r>
        <w:t xml:space="preserve">is the modern, branch-only successor to</w:t>
      </w:r>
      <w:r>
        <w:t xml:space="preserve"> </w:t>
      </w:r>
      <w:r>
        <w:rPr>
          <w:rStyle w:val="VerbatimChar"/>
        </w:rPr>
        <w:t xml:space="preserve">git checkout</w:t>
      </w:r>
      <w:r>
        <w:t xml:space="preserve">;</w:t>
      </w:r>
      <w:r>
        <w:t xml:space="preserve"> </w:t>
      </w:r>
      <w:r>
        <w:rPr>
          <w:rStyle w:val="VerbatimChar"/>
        </w:rPr>
        <w:t xml:space="preserve">git checkout dev-ezra</w:t>
      </w:r>
      <w:r>
        <w:t xml:space="preserve"> </w:t>
      </w:r>
      <w:r>
        <w:t xml:space="preserve">and</w:t>
      </w:r>
      <w:r>
        <w:t xml:space="preserve"> </w:t>
      </w:r>
      <w:r>
        <w:rPr>
          <w:rStyle w:val="VerbatimChar"/>
        </w:rPr>
        <w:t xml:space="preserve">git checkout -b feat-cleaning-helpers origin/main</w:t>
      </w:r>
      <w:r>
        <w:t xml:space="preserve">,</w:t>
      </w:r>
      <w:r>
        <w:t xml:space="preserve"> </w:t>
      </w:r>
      <w:r>
        <w:t xml:space="preserve">matching the commands used elsewhere in this chapter,</w:t>
      </w:r>
      <w:r>
        <w:t xml:space="preserve"> </w:t>
      </w:r>
      <w:r>
        <w:t xml:space="preserve">do the same thing.)</w:t>
      </w:r>
    </w:p>
    <w:p>
      <w:pPr>
        <w:pStyle w:val="BodyText"/>
      </w:pPr>
      <w:r>
        <w:t xml:space="preserve">This way you can flow naturally while working —</w:t>
      </w:r>
      <w:r>
        <w:t xml:space="preserve"> </w:t>
      </w:r>
      <w:r>
        <w:t xml:space="preserve">no stopping to plan a minimal, modular pull request in advance —</w:t>
      </w:r>
      <w:r>
        <w:t xml:space="preserve"> </w:t>
      </w:r>
      <w:r>
        <w:t xml:space="preserve">and still deliver PRs that are minimal and modular,</w:t>
      </w:r>
      <w:r>
        <w:t xml:space="preserve"> </w:t>
      </w:r>
      <w:r>
        <w:t xml:space="preserve">because the scoping happens at cherry-pick time instead.</w:t>
      </w:r>
    </w:p>
    <w:p>
      <w:pPr>
        <w:pStyle w:val="BodyText"/>
      </w:pPr>
      <w:r>
        <w:t xml:space="preserve">Two habits make the cherry-picking step painless:</w:t>
      </w:r>
    </w:p>
    <w:p>
      <w:pPr>
        <w:pStyle w:val="Compact"/>
        <w:numPr>
          <w:ilvl w:val="0"/>
          <w:numId w:val="1008"/>
        </w:numPr>
      </w:pPr>
      <w:r>
        <w:rPr>
          <w:b/>
          <w:bCs/>
        </w:rPr>
        <w:t xml:space="preserve">Commit in small, single-topic units on your dev branch.</w:t>
      </w:r>
      <w:r>
        <w:t xml:space="preserve"> </w:t>
      </w:r>
      <w:r>
        <w:t xml:space="preserve">A commit that mixes two unrelated changes</w:t>
      </w:r>
      <w:r>
        <w:t xml:space="preserve"> </w:t>
      </w:r>
      <w:r>
        <w:t xml:space="preserve">cannot be cherry-picked into two different PRs.</w:t>
      </w:r>
    </w:p>
    <w:p>
      <w:pPr>
        <w:pStyle w:val="Compact"/>
        <w:numPr>
          <w:ilvl w:val="0"/>
          <w:numId w:val="1008"/>
        </w:numPr>
      </w:pPr>
      <w:r>
        <w:rPr>
          <w:b/>
          <w:bCs/>
        </w:rPr>
        <w:t xml:space="preserve">Sync the dev branch with</w:t>
      </w:r>
      <w:r>
        <w:rPr>
          <w:b/>
          <w:bCs/>
        </w:rPr>
        <w:t xml:space="preserve"> </w:t>
      </w:r>
      <w:r>
        <w:rPr>
          <w:rStyle w:val="VerbatimChar"/>
          <w:b/>
          <w:bCs/>
        </w:rPr>
        <w:t xml:space="preserve">main</w:t>
      </w:r>
      <w:r>
        <w:rPr>
          <w:b/>
          <w:bCs/>
        </w:rPr>
        <w:t xml:space="preserve"> </w:t>
      </w:r>
      <w:r>
        <w:rPr>
          <w:b/>
          <w:bCs/>
        </w:rPr>
        <w:t xml:space="preserve">periodically</w:t>
      </w:r>
      <w:r>
        <w:t xml:space="preserve"> </w:t>
      </w:r>
      <w:r>
        <w:t xml:space="preserve">(</w:t>
      </w:r>
      <w:r>
        <w:rPr>
          <w:rStyle w:val="VerbatimChar"/>
        </w:rPr>
        <w:t xml:space="preserve">git merge origin/main</w:t>
      </w:r>
      <w:r>
        <w:t xml:space="preserve">),</w:t>
      </w:r>
      <w:r>
        <w:t xml:space="preserve"> </w:t>
      </w:r>
      <w:r>
        <w:t xml:space="preserve">so your experiments build on current code</w:t>
      </w:r>
      <w:r>
        <w:t xml:space="preserve"> </w:t>
      </w:r>
      <w:r>
        <w:t xml:space="preserve">and your cherry-picks transplant cleanly.</w:t>
      </w:r>
    </w:p>
    <w:bookmarkEnd w:id="39"/>
    <w:bookmarkStart w:id="42" w:name="sec-example-workflow"/>
    <w:p>
      <w:pPr>
        <w:pStyle w:val="Heading2"/>
      </w:pPr>
      <w:r>
        <w:t xml:space="preserve">7 Example Workflow</w:t>
      </w:r>
    </w:p>
    <w:p>
      <w:pPr>
        <w:pStyle w:val="FirstParagraph"/>
      </w:pPr>
      <w:r>
        <w:t xml:space="preserve">A standard workflow when starting on a new project and contributing code looks like this:</w:t>
      </w:r>
    </w:p>
    <w:tbl>
      <w:tblPr>
        <w:tblStyle w:val="Table"/>
        <w:tblW w:type="pct" w:w="5000"/>
        <w:tblLayout w:type="fixed"/>
        <w:tblLook w:firstRow="0" w:lastRow="0" w:firstColumn="0" w:lastColumn="0" w:noHBand="0" w:noVBand="0" w:val="0000"/>
      </w:tblPr>
      <w:tblGrid>
        <w:gridCol w:w="7920"/>
      </w:tblGrid>
      <w:tr>
        <w:tc>
          <w:tcPr/>
          <w:bookmarkStart w:id="41" w:name="tbl-git-workflow"/>
          <w:p>
            <w:pPr>
              <w:jc w:val="center"/>
            </w:pPr>
            <w:pPr>
              <w:jc w:val="left"/>
              <w:spacing w:before="200"/>
              <w:pStyle w:val="ImageCaption"/>
            </w:pPr>
            <w:r>
              <w:t xml:space="preserve">Table 1: Standard Git workflow for new projects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t xml:space="preserve">SETUP: FIRST TIME ONLY:</w:t>
                  </w:r>
                  <w:r>
                    <w:t xml:space="preserve"> </w:t>
                  </w:r>
                  <w:r>
                    <w:rPr>
                      <w:rStyle w:val="VerbatimChar"/>
                    </w:rPr>
                    <w:t xml:space="preserve">git clone &lt;url&gt; &lt;directory_name&gt;</w:t>
                  </w:r>
                </w:p>
              </w:tc>
              <w:tc>
                <w:tcPr/>
                <w:p>
                  <w:pPr>
                    <w:pStyle w:val="Compact"/>
                    <w:jc w:val="center"/>
                  </w:pPr>
                  <w:r>
                    <w:t xml:space="preserve">Clone the repo. This copies of all the project files in its current state on Github to your local computer.</w:t>
                  </w:r>
                </w:p>
              </w:tc>
            </w:tr>
            <w:tr>
              <w:tc>
                <w:tcPr/>
                <w:p>
                  <w:pPr>
                    <w:pStyle w:val="Compact"/>
                    <w:jc w:val="center"/>
                  </w:pPr>
                  <w:r>
                    <w:t xml:space="preserve">1.</w:t>
                  </w:r>
                  <w:r>
                    <w:t xml:space="preserve"> </w:t>
                  </w:r>
                  <w:r>
                    <w:rPr>
                      <w:rStyle w:val="VerbatimChar"/>
                    </w:rPr>
                    <w:t xml:space="preserve">git pull origin master</w:t>
                  </w:r>
                </w:p>
              </w:tc>
              <w:tc>
                <w:tcPr/>
                <w:p>
                  <w:pPr>
                    <w:pStyle w:val="Compact"/>
                    <w:jc w:val="center"/>
                  </w:pPr>
                  <w:r>
                    <w:t xml:space="preserve">update the state of your files to match the most current version on GitHub</w:t>
                  </w:r>
                </w:p>
              </w:tc>
            </w:tr>
            <w:tr>
              <w:tc>
                <w:tcPr/>
                <w:p>
                  <w:pPr>
                    <w:pStyle w:val="Compact"/>
                    <w:jc w:val="center"/>
                  </w:pPr>
                  <w:r>
                    <w:t xml:space="preserve">2.</w:t>
                  </w:r>
                  <w:r>
                    <w:t xml:space="preserve"> </w:t>
                  </w:r>
                  <w:r>
                    <w:rPr>
                      <w:rStyle w:val="VerbatimChar"/>
                    </w:rPr>
                    <w:t xml:space="preserve">git checkout -b &lt;new_branch_name&gt;</w:t>
                  </w:r>
                </w:p>
              </w:tc>
              <w:tc>
                <w:tcPr/>
                <w:p>
                  <w:pPr>
                    <w:pStyle w:val="Compact"/>
                    <w:jc w:val="center"/>
                  </w:pPr>
                  <w:r>
                    <w:t xml:space="preserve">create new branch that you’ll be working on and go to it</w:t>
                  </w:r>
                </w:p>
              </w:tc>
            </w:tr>
            <w:tr>
              <w:tc>
                <w:tcPr/>
                <w:p>
                  <w:pPr>
                    <w:pStyle w:val="Compact"/>
                    <w:jc w:val="center"/>
                  </w:pPr>
                  <w:r>
                    <w:t xml:space="preserve">3. Make some file changes</w:t>
                  </w:r>
                </w:p>
              </w:tc>
              <w:tc>
                <w:tcPr/>
                <w:p>
                  <w:pPr>
                    <w:pStyle w:val="Compact"/>
                    <w:jc w:val="center"/>
                  </w:pPr>
                  <w:r>
                    <w:t xml:space="preserve">work on your feature/implementation</w:t>
                  </w:r>
                </w:p>
              </w:tc>
            </w:tr>
            <w:tr>
              <w:tc>
                <w:tcPr/>
                <w:p>
                  <w:pPr>
                    <w:pStyle w:val="Compact"/>
                    <w:jc w:val="center"/>
                  </w:pPr>
                  <w:r>
                    <w:t xml:space="preserve">4.</w:t>
                  </w:r>
                  <w:r>
                    <w:t xml:space="preserve"> </w:t>
                  </w:r>
                  <w:r>
                    <w:rPr>
                      <w:rStyle w:val="VerbatimChar"/>
                    </w:rPr>
                    <w:t xml:space="preserve">git add -p</w:t>
                  </w:r>
                </w:p>
              </w:tc>
              <w:tc>
                <w:tcPr/>
                <w:p>
                  <w:pPr>
                    <w:pStyle w:val="Compact"/>
                    <w:jc w:val="center"/>
                  </w:pPr>
                  <w:r>
                    <w:t xml:space="preserve">add changes to stage for commit, going through changes line by line</w:t>
                  </w:r>
                </w:p>
              </w:tc>
            </w:tr>
            <w:tr>
              <w:tc>
                <w:tcPr/>
                <w:p>
                  <w:pPr>
                    <w:pStyle w:val="Compact"/>
                    <w:jc w:val="center"/>
                  </w:pPr>
                  <w:r>
                    <w:t xml:space="preserve">5.</w:t>
                  </w:r>
                  <w:r>
                    <w:t xml:space="preserve"> </w:t>
                  </w:r>
                  <w:r>
                    <w:rPr>
                      <w:rStyle w:val="VerbatimChar"/>
                    </w:rPr>
                    <w:t xml:space="preserve">git commit -m &lt;commit message&gt;</w:t>
                  </w:r>
                </w:p>
              </w:tc>
              <w:tc>
                <w:tcPr/>
                <w:p>
                  <w:pPr>
                    <w:pStyle w:val="Compact"/>
                    <w:jc w:val="center"/>
                  </w:pPr>
                  <w:r>
                    <w:t xml:space="preserve">commit files with a message</w:t>
                  </w:r>
                </w:p>
              </w:tc>
            </w:tr>
            <w:tr>
              <w:tc>
                <w:tcPr/>
                <w:p>
                  <w:pPr>
                    <w:pStyle w:val="Compact"/>
                    <w:jc w:val="center"/>
                  </w:pPr>
                  <w:r>
                    <w:t xml:space="preserve">6.</w:t>
                  </w:r>
                  <w:r>
                    <w:t xml:space="preserve"> </w:t>
                  </w:r>
                  <w:r>
                    <w:rPr>
                      <w:rStyle w:val="VerbatimChar"/>
                    </w:rPr>
                    <w:t xml:space="preserve">git push -u origin &lt;branch_name&gt;</w:t>
                  </w:r>
                </w:p>
              </w:tc>
              <w:tc>
                <w:tcPr/>
                <w:p>
                  <w:pPr>
                    <w:pStyle w:val="Compact"/>
                    <w:jc w:val="center"/>
                  </w:pPr>
                  <w:r>
                    <w:t xml:space="preserve">push branch to remote and set to track (-u only needed if this is first push)</w:t>
                  </w:r>
                </w:p>
              </w:tc>
            </w:tr>
            <w:tr>
              <w:tc>
                <w:tcPr/>
                <w:p>
                  <w:pPr>
                    <w:pStyle w:val="Compact"/>
                    <w:jc w:val="center"/>
                  </w:pPr>
                  <w:r>
                    <w:t xml:space="preserve">7. Repeat step 4-5.</w:t>
                  </w:r>
                </w:p>
              </w:tc>
              <w:tc>
                <w:tcPr/>
                <w:p>
                  <w:pPr>
                    <w:pStyle w:val="Compact"/>
                    <w:jc w:val="center"/>
                  </w:pPr>
                  <w:r>
                    <w:t xml:space="preserve">work and commit often</w:t>
                  </w:r>
                </w:p>
              </w:tc>
            </w:tr>
            <w:tr>
              <w:tc>
                <w:tcPr/>
                <w:p>
                  <w:pPr>
                    <w:pStyle w:val="Compact"/>
                    <w:jc w:val="center"/>
                  </w:pPr>
                  <w:r>
                    <w:t xml:space="preserve">8.</w:t>
                  </w:r>
                  <w:r>
                    <w:t xml:space="preserve"> </w:t>
                  </w:r>
                  <w:r>
                    <w:rPr>
                      <w:rStyle w:val="VerbatimChar"/>
                    </w:rPr>
                    <w:t xml:space="preserve">git push</w:t>
                  </w:r>
                </w:p>
              </w:tc>
              <w:tc>
                <w:tcPr/>
                <w:p>
                  <w:pPr>
                    <w:pStyle w:val="Compact"/>
                    <w:jc w:val="center"/>
                  </w:pPr>
                  <w:r>
                    <w:t xml:space="preserve">push work to remote branch for others to view</w:t>
                  </w:r>
                </w:p>
              </w:tc>
            </w:tr>
            <w:tr>
              <w:tc>
                <w:tcPr/>
                <w:p>
                  <w:pPr>
                    <w:pStyle w:val="Compact"/>
                    <w:jc w:val="center"/>
                  </w:pPr>
                  <w:r>
                    <w:t xml:space="preserve">9. Follow the link given from the</w:t>
                  </w:r>
                  <w:r>
                    <w:t xml:space="preserve"> </w:t>
                  </w:r>
                  <w:r>
                    <w:rPr>
                      <w:rStyle w:val="VerbatimChar"/>
                    </w:rPr>
                    <w:t xml:space="preserve">git push</w:t>
                  </w:r>
                  <w:r>
                    <w:t xml:space="preserve"> </w:t>
                  </w:r>
                  <w:r>
                    <w:t xml:space="preserve">command to</w:t>
                  </w:r>
                  <w:r>
                    <w:t xml:space="preserve"> </w:t>
                  </w:r>
                  <w:hyperlink r:id="rId40">
                    <w:r>
                      <w:rPr>
                        <w:rStyle w:val="Hyperlink"/>
                      </w:rPr>
                      <w:t xml:space="preserve">submit a pull request (PR) on GitHub online</w:t>
                    </w:r>
                  </w:hyperlink>
                </w:p>
              </w:tc>
              <w:tc>
                <w:tcPr/>
                <w:p>
                  <w:pPr>
                    <w:pStyle w:val="Compact"/>
                    <w:jc w:val="center"/>
                  </w:pPr>
                  <w:r>
                    <w:t xml:space="preserve">PR merges in work from your branch into master</w:t>
                  </w:r>
                </w:p>
              </w:tc>
            </w:tr>
            <w:tr>
              <w:tc>
                <w:tcPr/>
                <w:p>
                  <w:pPr>
                    <w:pStyle w:val="Compact"/>
                    <w:jc w:val="center"/>
                  </w:pPr>
                  <w:r>
                    <w:t xml:space="preserve">(10.) Your changes and PR get approved, your reviewer deletes your remote branch upon merging</w:t>
                  </w:r>
                </w:p>
              </w:tc>
              <w:tc>
                <w:tcPr/>
                <w:p>
                  <w:pPr>
                    <w:pStyle w:val="Compact"/>
                  </w:pPr>
                </w:p>
              </w:tc>
            </w:tr>
            <w:tr>
              <w:tc>
                <w:tcPr/>
                <w:p>
                  <w:pPr>
                    <w:pStyle w:val="Compact"/>
                    <w:jc w:val="center"/>
                  </w:pPr>
                  <w:r>
                    <w:t xml:space="preserve">11.</w:t>
                  </w:r>
                  <w:r>
                    <w:t xml:space="preserve"> </w:t>
                  </w:r>
                  <w:r>
                    <w:rPr>
                      <w:rStyle w:val="VerbatimChar"/>
                    </w:rPr>
                    <w:t xml:space="preserve">git fetch --all --prune</w:t>
                  </w:r>
                </w:p>
              </w:tc>
              <w:tc>
                <w:tcPr/>
                <w:p>
                  <w:pPr>
                    <w:pStyle w:val="Compact"/>
                    <w:jc w:val="center"/>
                  </w:pPr>
                  <w:r>
                    <w:t xml:space="preserve">clean up your local git by untracking deleted remote branches</w:t>
                  </w:r>
                </w:p>
              </w:tc>
            </w:tr>
          </w:tbl>
          <w:bookmarkEnd w:id="41"/>
          <w:p/>
        </w:tc>
      </w:tr>
    </w:tbl>
    <w:bookmarkEnd w:id="42"/>
    <w:bookmarkStart w:id="45" w:name="sec-pull-request-roles-and-protocol"/>
    <w:p>
      <w:pPr>
        <w:pStyle w:val="Heading2"/>
      </w:pPr>
      <w:r>
        <w:t xml:space="preserve">8 Pull Request Roles and Protocol</w:t>
      </w:r>
    </w:p>
    <w:p>
      <w:pPr>
        <w:pStyle w:val="FirstParagraph"/>
      </w:pPr>
      <w:r>
        <w:t xml:space="preserve">The lab’s pull request roles,</w:t>
      </w:r>
      <w:r>
        <w:t xml:space="preserve"> </w:t>
      </w:r>
      <w:r>
        <w:t xml:space="preserve">author and reviewer expectations,</w:t>
      </w:r>
      <w:r>
        <w:t xml:space="preserve"> </w:t>
      </w:r>
      <w:hyperlink r:id="rId43">
        <w:r>
          <w:rPr>
            <w:rStyle w:val="Hyperlink"/>
          </w:rPr>
          <w:t xml:space="preserve">stacked pull requests</w:t>
        </w:r>
      </w:hyperlink>
      <w:r>
        <w:t xml:space="preserve">,</w:t>
      </w:r>
      <w:r>
        <w:t xml:space="preserve"> </w:t>
      </w:r>
      <w:r>
        <w:t xml:space="preserve">and review-response protocol</w:t>
      </w:r>
      <w:r>
        <w:t xml:space="preserve"> </w:t>
      </w:r>
      <w:r>
        <w:t xml:space="preserve">are consolidated in</w:t>
      </w:r>
      <w:r>
        <w:t xml:space="preserve"> </w:t>
      </w:r>
      <w:hyperlink r:id="rId44">
        <w:r>
          <w:rPr>
            <w:rStyle w:val="Hyperlink"/>
          </w:rPr>
          <w:t xml:space="preserve">Collaborative Software Development</w:t>
        </w:r>
      </w:hyperlink>
      <w:r>
        <w:t xml:space="preserve">.</w:t>
      </w:r>
      <w:r>
        <w:t xml:space="preserve"> </w:t>
      </w:r>
      <w:r>
        <w:t xml:space="preserve">This GitHub chapter focuses on Git mechanics</w:t>
      </w:r>
      <w:r>
        <w:t xml:space="preserve"> </w:t>
      </w:r>
      <w:r>
        <w:t xml:space="preserve">and GitHub-specific platform features.</w:t>
      </w:r>
    </w:p>
    <w:bookmarkEnd w:id="45"/>
    <w:bookmarkStart w:id="47" w:name="sec-commonly-used-git-commands"/>
    <w:p>
      <w:pPr>
        <w:pStyle w:val="Heading2"/>
      </w:pPr>
      <w:r>
        <w:t xml:space="preserve">9 Commonly Used Git Commands</w:t>
      </w:r>
    </w:p>
    <w:tbl>
      <w:tblPr>
        <w:tblStyle w:val="Table"/>
        <w:tblW w:type="pct" w:w="5000"/>
        <w:tblLayout w:type="fixed"/>
        <w:tblLook w:firstRow="0" w:lastRow="0" w:firstColumn="0" w:lastColumn="0" w:noHBand="0" w:noVBand="0" w:val="0000"/>
      </w:tblPr>
      <w:tblGrid>
        <w:gridCol w:w="7920"/>
      </w:tblGrid>
      <w:tr>
        <w:tc>
          <w:tcPr/>
          <w:bookmarkStart w:id="46" w:name="tbl-git-commands"/>
          <w:p>
            <w:pPr>
              <w:jc w:val="center"/>
            </w:pPr>
            <w:pPr>
              <w:jc w:val="left"/>
              <w:spacing w:before="200"/>
              <w:pStyle w:val="ImageCaption"/>
            </w:pPr>
            <w:r>
              <w:t xml:space="preserve">Table 2: Commonly used Git commands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git clone &lt;url&gt; &lt;directory_name&gt;</w:t>
                  </w:r>
                </w:p>
              </w:tc>
              <w:tc>
                <w:tcPr/>
                <w:p>
                  <w:pPr>
                    <w:pStyle w:val="Compact"/>
                    <w:jc w:val="center"/>
                  </w:pPr>
                  <w:r>
                    <w:t xml:space="preserve">clone a repository, only needs to be done the first time</w:t>
                  </w:r>
                </w:p>
              </w:tc>
            </w:tr>
            <w:tr>
              <w:tc>
                <w:tcPr/>
                <w:p>
                  <w:pPr>
                    <w:pStyle w:val="Compact"/>
                    <w:jc w:val="center"/>
                  </w:pPr>
                  <w:r>
                    <w:rPr>
                      <w:rStyle w:val="VerbatimChar"/>
                    </w:rPr>
                    <w:t xml:space="preserve">git pull origin master</w:t>
                  </w:r>
                </w:p>
              </w:tc>
              <w:tc>
                <w:tcPr/>
                <w:p>
                  <w:pPr>
                    <w:pStyle w:val="Compact"/>
                    <w:jc w:val="center"/>
                  </w:pPr>
                  <w:r>
                    <w:t xml:space="preserve">pull from</w:t>
                  </w:r>
                  <w:r>
                    <w:t xml:space="preserve"> </w:t>
                  </w:r>
                  <w:r>
                    <w:rPr>
                      <w:rStyle w:val="VerbatimChar"/>
                    </w:rPr>
                    <w:t xml:space="preserve">master</w:t>
                  </w:r>
                  <w:r>
                    <w:t xml:space="preserve"> </w:t>
                  </w:r>
                  <w:r>
                    <w:t xml:space="preserve">before making any changes</w:t>
                  </w:r>
                </w:p>
              </w:tc>
            </w:tr>
            <w:tr>
              <w:tc>
                <w:tcPr/>
                <w:p>
                  <w:pPr>
                    <w:pStyle w:val="Compact"/>
                    <w:jc w:val="center"/>
                  </w:pPr>
                  <w:r>
                    <w:rPr>
                      <w:rStyle w:val="VerbatimChar"/>
                    </w:rPr>
                    <w:t xml:space="preserve">git branch</w:t>
                  </w:r>
                </w:p>
              </w:tc>
              <w:tc>
                <w:tcPr/>
                <w:p>
                  <w:pPr>
                    <w:pStyle w:val="Compact"/>
                    <w:jc w:val="center"/>
                  </w:pPr>
                  <w:r>
                    <w:t xml:space="preserve">check what branch you are on</w:t>
                  </w:r>
                </w:p>
              </w:tc>
            </w:tr>
            <w:tr>
              <w:tc>
                <w:tcPr/>
                <w:p>
                  <w:pPr>
                    <w:pStyle w:val="Compact"/>
                    <w:jc w:val="center"/>
                  </w:pPr>
                  <w:r>
                    <w:rPr>
                      <w:rStyle w:val="VerbatimChar"/>
                    </w:rPr>
                    <w:t xml:space="preserve">git branch -a</w:t>
                  </w:r>
                </w:p>
              </w:tc>
              <w:tc>
                <w:tcPr/>
                <w:p>
                  <w:pPr>
                    <w:pStyle w:val="Compact"/>
                    <w:jc w:val="center"/>
                  </w:pPr>
                  <w:r>
                    <w:t xml:space="preserve">check what branch you are on + all remote branches</w:t>
                  </w:r>
                </w:p>
              </w:tc>
            </w:tr>
            <w:tr>
              <w:tc>
                <w:tcPr/>
                <w:p>
                  <w:pPr>
                    <w:pStyle w:val="Compact"/>
                    <w:jc w:val="center"/>
                  </w:pPr>
                  <w:r>
                    <w:rPr>
                      <w:rStyle w:val="VerbatimChar"/>
                    </w:rPr>
                    <w:t xml:space="preserve">git checkout -b &lt;new_branch_name&gt;</w:t>
                  </w:r>
                </w:p>
              </w:tc>
              <w:tc>
                <w:tcPr/>
                <w:p>
                  <w:pPr>
                    <w:pStyle w:val="Compact"/>
                    <w:jc w:val="center"/>
                  </w:pPr>
                  <w:r>
                    <w:t xml:space="preserve">create new branch and go to it (only necessary when you create a new branch)</w:t>
                  </w:r>
                </w:p>
              </w:tc>
            </w:tr>
            <w:tr>
              <w:tc>
                <w:tcPr/>
                <w:p>
                  <w:pPr>
                    <w:pStyle w:val="Compact"/>
                    <w:jc w:val="center"/>
                  </w:pPr>
                  <w:r>
                    <w:rPr>
                      <w:rStyle w:val="VerbatimChar"/>
                    </w:rPr>
                    <w:t xml:space="preserve">git checkout &lt;branch name&gt;</w:t>
                  </w:r>
                </w:p>
              </w:tc>
              <w:tc>
                <w:tcPr/>
                <w:p>
                  <w:pPr>
                    <w:pStyle w:val="Compact"/>
                    <w:jc w:val="center"/>
                  </w:pPr>
                  <w:r>
                    <w:t xml:space="preserve">switch to branch</w:t>
                  </w:r>
                </w:p>
              </w:tc>
            </w:tr>
            <w:tr>
              <w:tc>
                <w:tcPr/>
                <w:p>
                  <w:pPr>
                    <w:pStyle w:val="Compact"/>
                    <w:jc w:val="center"/>
                  </w:pPr>
                  <w:r>
                    <w:rPr>
                      <w:rStyle w:val="VerbatimChar"/>
                    </w:rPr>
                    <w:t xml:space="preserve">git add &lt;file name&gt;</w:t>
                  </w:r>
                </w:p>
              </w:tc>
              <w:tc>
                <w:tcPr/>
                <w:p>
                  <w:pPr>
                    <w:pStyle w:val="Compact"/>
                    <w:jc w:val="center"/>
                  </w:pPr>
                  <w:r>
                    <w:t xml:space="preserve">add file to stage for commit</w:t>
                  </w:r>
                </w:p>
              </w:tc>
            </w:tr>
            <w:tr>
              <w:tc>
                <w:tcPr/>
                <w:p>
                  <w:pPr>
                    <w:pStyle w:val="Compact"/>
                    <w:jc w:val="center"/>
                  </w:pPr>
                  <w:r>
                    <w:rPr>
                      <w:rStyle w:val="VerbatimChar"/>
                    </w:rPr>
                    <w:t xml:space="preserve">git add -p</w:t>
                  </w:r>
                </w:p>
              </w:tc>
              <w:tc>
                <w:tcPr/>
                <w:p>
                  <w:pPr>
                    <w:pStyle w:val="Compact"/>
                    <w:jc w:val="center"/>
                  </w:pPr>
                  <w:r>
                    <w:t xml:space="preserve">adds changes to commit, showing you changes one by one</w:t>
                  </w:r>
                </w:p>
              </w:tc>
            </w:tr>
            <w:tr>
              <w:tc>
                <w:tcPr/>
                <w:p>
                  <w:pPr>
                    <w:pStyle w:val="Compact"/>
                    <w:jc w:val="center"/>
                  </w:pPr>
                  <w:r>
                    <w:rPr>
                      <w:rStyle w:val="VerbatimChar"/>
                    </w:rPr>
                    <w:t xml:space="preserve">git commit -m &lt;commit message&gt;</w:t>
                  </w:r>
                </w:p>
              </w:tc>
              <w:tc>
                <w:tcPr/>
                <w:p>
                  <w:pPr>
                    <w:pStyle w:val="Compact"/>
                    <w:jc w:val="center"/>
                  </w:pPr>
                  <w:r>
                    <w:t xml:space="preserve">commit file with a message</w:t>
                  </w:r>
                </w:p>
              </w:tc>
            </w:tr>
            <w:tr>
              <w:tc>
                <w:tcPr/>
                <w:p>
                  <w:pPr>
                    <w:pStyle w:val="Compact"/>
                    <w:jc w:val="center"/>
                  </w:pPr>
                  <w:r>
                    <w:rPr>
                      <w:rStyle w:val="VerbatimChar"/>
                    </w:rPr>
                    <w:t xml:space="preserve">git push -u origin &lt;branch_name&gt;</w:t>
                  </w:r>
                </w:p>
              </w:tc>
              <w:tc>
                <w:tcPr/>
                <w:p>
                  <w:pPr>
                    <w:pStyle w:val="Compact"/>
                    <w:jc w:val="center"/>
                  </w:pPr>
                  <w:r>
                    <w:t xml:space="preserve">push branch to remote and set to track (-u only works if this is first push)</w:t>
                  </w:r>
                </w:p>
              </w:tc>
            </w:tr>
            <w:tr>
              <w:tc>
                <w:tcPr/>
                <w:p>
                  <w:pPr>
                    <w:pStyle w:val="Compact"/>
                    <w:jc w:val="center"/>
                  </w:pPr>
                  <w:r>
                    <w:rPr>
                      <w:rStyle w:val="VerbatimChar"/>
                    </w:rPr>
                    <w:t xml:space="preserve">git branch --set-upstream-to origin &lt;branch_name&gt;</w:t>
                  </w:r>
                </w:p>
              </w:tc>
              <w:tc>
                <w:tcPr/>
                <w:p>
                  <w:pPr>
                    <w:pStyle w:val="Compact"/>
                    <w:jc w:val="center"/>
                  </w:pPr>
                  <w:r>
                    <w:t xml:space="preserve">set upstream to</w:t>
                  </w:r>
                  <w:r>
                    <w:t xml:space="preserve"> </w:t>
                  </w:r>
                  <w:r>
                    <w:rPr>
                      <w:rStyle w:val="VerbatimChar"/>
                    </w:rPr>
                    <w:t xml:space="preserve">origin/&lt;branch_name&gt;</w:t>
                  </w:r>
                  <w:r>
                    <w:t xml:space="preserve"> </w:t>
                  </w:r>
                  <w:r>
                    <w:t xml:space="preserve">(use if you forgot -u on first push)</w:t>
                  </w:r>
                </w:p>
              </w:tc>
            </w:tr>
            <w:tr>
              <w:tc>
                <w:tcPr/>
                <w:p>
                  <w:pPr>
                    <w:pStyle w:val="Compact"/>
                    <w:jc w:val="center"/>
                  </w:pPr>
                  <w:r>
                    <w:rPr>
                      <w:rStyle w:val="VerbatimChar"/>
                    </w:rPr>
                    <w:t xml:space="preserve">git push origin &lt;branch_name&gt;</w:t>
                  </w:r>
                </w:p>
              </w:tc>
              <w:tc>
                <w:tcPr/>
                <w:p>
                  <w:pPr>
                    <w:pStyle w:val="Compact"/>
                    <w:jc w:val="center"/>
                  </w:pPr>
                  <w:r>
                    <w:t xml:space="preserve">push work to branch</w:t>
                  </w:r>
                </w:p>
              </w:tc>
            </w:tr>
            <w:tr>
              <w:tc>
                <w:tcPr/>
                <w:p>
                  <w:pPr>
                    <w:pStyle w:val="Compact"/>
                    <w:jc w:val="center"/>
                  </w:pPr>
                  <w:r>
                    <w:rPr>
                      <w:rStyle w:val="VerbatimChar"/>
                    </w:rPr>
                    <w:t xml:space="preserve">git checkout &lt;branch_name&gt;</w:t>
                  </w:r>
                  <w:r>
                    <w:t xml:space="preserve"> </w:t>
                  </w:r>
                  <w:r>
                    <w:t xml:space="preserve"> </w:t>
                  </w:r>
                  <w:r>
                    <w:rPr>
                      <w:rStyle w:val="VerbatimChar"/>
                    </w:rPr>
                    <w:t xml:space="preserve">git merge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(two commands)</w:t>
                  </w:r>
                </w:p>
              </w:tc>
            </w:tr>
            <w:tr>
              <w:tc>
                <w:tcPr/>
                <w:p>
                  <w:pPr>
                    <w:pStyle w:val="Compact"/>
                    <w:jc w:val="center"/>
                  </w:pPr>
                  <w:r>
                    <w:rPr>
                      <w:rStyle w:val="VerbatimChar"/>
                    </w:rPr>
                    <w:t xml:space="preserve">git merge &lt;branch_name&gt;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(one command)</w:t>
                  </w:r>
                </w:p>
              </w:tc>
            </w:tr>
            <w:tr>
              <w:tc>
                <w:tcPr/>
                <w:p>
                  <w:pPr>
                    <w:pStyle w:val="Compact"/>
                    <w:jc w:val="center"/>
                  </w:pPr>
                  <w:r>
                    <w:rPr>
                      <w:rStyle w:val="VerbatimChar"/>
                    </w:rPr>
                    <w:t xml:space="preserve">git checkout --track origin/&lt;branch_name&gt;</w:t>
                  </w:r>
                </w:p>
              </w:tc>
              <w:tc>
                <w:tcPr/>
                <w:p>
                  <w:pPr>
                    <w:pStyle w:val="Compact"/>
                    <w:jc w:val="center"/>
                  </w:pPr>
                  <w:r>
                    <w:t xml:space="preserve">pulls a remote branch and creates a local branch to track it (use when trying to pull someone else’s branch onto your local computer)</w:t>
                  </w:r>
                </w:p>
              </w:tc>
            </w:tr>
            <w:tr>
              <w:tc>
                <w:tcPr/>
                <w:p>
                  <w:pPr>
                    <w:pStyle w:val="Compact"/>
                    <w:jc w:val="center"/>
                  </w:pPr>
                  <w:r>
                    <w:rPr>
                      <w:rStyle w:val="VerbatimChar"/>
                    </w:rPr>
                    <w:t xml:space="preserve">git push --delete &lt;remote_name&gt; &lt;branch_name&gt;</w:t>
                  </w:r>
                </w:p>
              </w:tc>
              <w:tc>
                <w:tcPr/>
                <w:p>
                  <w:pPr>
                    <w:pStyle w:val="Compact"/>
                    <w:jc w:val="center"/>
                  </w:pPr>
                  <w:r>
                    <w:t xml:space="preserve">delete remote branch</w:t>
                  </w:r>
                </w:p>
              </w:tc>
            </w:tr>
            <w:tr>
              <w:tc>
                <w:tcPr/>
                <w:p>
                  <w:pPr>
                    <w:pStyle w:val="Compact"/>
                    <w:jc w:val="center"/>
                  </w:pPr>
                  <w:r>
                    <w:rPr>
                      <w:rStyle w:val="VerbatimChar"/>
                    </w:rPr>
                    <w:t xml:space="preserve">git branch -d &lt;branch_name&gt;</w:t>
                  </w:r>
                </w:p>
              </w:tc>
              <w:tc>
                <w:tcPr/>
                <w:p>
                  <w:pPr>
                    <w:pStyle w:val="Compact"/>
                    <w:jc w:val="center"/>
                  </w:pPr>
                  <w:r>
                    <w:t xml:space="preserve">deletes local branch, -D to force</w:t>
                  </w:r>
                </w:p>
              </w:tc>
            </w:tr>
            <w:tr>
              <w:tc>
                <w:tcPr/>
                <w:p>
                  <w:pPr>
                    <w:pStyle w:val="Compact"/>
                    <w:jc w:val="center"/>
                  </w:pPr>
                  <w:r>
                    <w:rPr>
                      <w:rStyle w:val="VerbatimChar"/>
                    </w:rPr>
                    <w:t xml:space="preserve">git fetch --all --prune</w:t>
                  </w:r>
                </w:p>
              </w:tc>
              <w:tc>
                <w:tcPr/>
                <w:p>
                  <w:pPr>
                    <w:pStyle w:val="Compact"/>
                    <w:jc w:val="center"/>
                  </w:pPr>
                  <w:r>
                    <w:t xml:space="preserve">untrack deleted remote branches</w:t>
                  </w:r>
                </w:p>
              </w:tc>
            </w:tr>
          </w:tbl>
          <w:bookmarkEnd w:id="46"/>
          <w:p/>
        </w:tc>
      </w:tr>
    </w:tbl>
    <w:bookmarkEnd w:id="47"/>
    <w:bookmarkStart w:id="48" w:name="sec-how-often-should-i-commit"/>
    <w:p>
      <w:pPr>
        <w:pStyle w:val="Heading2"/>
      </w:pPr>
      <w:r>
        <w:t xml:space="preserve">10 How often should I commit?</w:t>
      </w:r>
    </w:p>
    <w:p>
      <w:pPr>
        <w:pStyle w:val="FirstParagraph"/>
      </w:pPr>
      <w:r>
        <w:t xml:space="preserve">It is good practice to commit every 15 minutes, or every time you make a significant change. It is better to commit more rather than less.</w:t>
      </w:r>
    </w:p>
    <w:bookmarkEnd w:id="48"/>
    <w:bookmarkStart w:id="52" w:name="sec-repeated-amend-workflow"/>
    <w:p>
      <w:pPr>
        <w:pStyle w:val="Heading2"/>
      </w:pPr>
      <w:r>
        <w:t xml:space="preserve">11 Repeated Amend Workflow</w:t>
      </w:r>
    </w:p>
    <w:p>
      <w:pPr>
        <w:pStyle w:val="FirstParagraph"/>
      </w:pPr>
      <w:r>
        <w:t xml:space="preserve">When working on a complex task, you may want to make frequent incremental commits to protect your progress, but avoid cluttering your Git history with many tiny</w:t>
      </w:r>
      <w:r>
        <w:t xml:space="preserve"> </w:t>
      </w:r>
      <w:r>
        <w:t xml:space="preserve">“work in progress”</w:t>
      </w:r>
      <w:r>
        <w:t xml:space="preserve"> </w:t>
      </w:r>
      <w:r>
        <w:t xml:space="preserve">commits. The</w:t>
      </w:r>
      <w:r>
        <w:t xml:space="preserve"> </w:t>
      </w:r>
      <w:r>
        <w:rPr>
          <w:b/>
          <w:bCs/>
        </w:rPr>
        <w:t xml:space="preserve">Repeated Amend</w:t>
      </w:r>
      <w:r>
        <w:t xml:space="preserve"> </w:t>
      </w:r>
      <w:r>
        <w:t xml:space="preserve">pattern lets you build up a polished commit gradually.</w:t>
      </w:r>
    </w:p>
    <w:bookmarkStart w:id="49" w:name="basic-workflow"/>
    <w:p>
      <w:pPr>
        <w:pStyle w:val="Heading3"/>
      </w:pPr>
      <w:r>
        <w:t xml:space="preserve">11.1 Basic Workflow</w:t>
      </w:r>
    </w:p>
    <w:p>
      <w:pPr>
        <w:pStyle w:val="FirstParagraph"/>
      </w:pPr>
      <w:r>
        <w:t xml:space="preserve">Start with a clean working tree in a functional state. Then:</w:t>
      </w:r>
    </w:p>
    <w:p>
      <w:pPr>
        <w:pStyle w:val="Compact"/>
        <w:numPr>
          <w:ilvl w:val="0"/>
          <w:numId w:val="1009"/>
        </w:numPr>
      </w:pPr>
      <w:r>
        <w:t xml:space="preserve">Make a small change and verify your project still works</w:t>
      </w:r>
    </w:p>
    <w:p>
      <w:pPr>
        <w:pStyle w:val="Compact"/>
        <w:numPr>
          <w:ilvl w:val="0"/>
          <w:numId w:val="1009"/>
        </w:numPr>
      </w:pPr>
      <w:r>
        <w:t xml:space="preserve">Stage and commit with a temporary message like</w:t>
      </w:r>
      <w:r>
        <w:t xml:space="preserve"> </w:t>
      </w:r>
      <w:r>
        <w:t xml:space="preserve">“WIP”</w:t>
      </w:r>
      <w:r>
        <w:t xml:space="preserve"> </w:t>
      </w:r>
      <w:r>
        <w:t xml:space="preserve">(work in progress)</w:t>
      </w:r>
    </w:p>
    <w:p>
      <w:pPr>
        <w:pStyle w:val="Compact"/>
        <w:numPr>
          <w:ilvl w:val="0"/>
          <w:numId w:val="1009"/>
        </w:numPr>
      </w:pPr>
      <w:r>
        <w:rPr>
          <w:b/>
          <w:bCs/>
        </w:rPr>
        <w:t xml:space="preserve">Do not push yet</w:t>
      </w:r>
    </w:p>
    <w:p>
      <w:pPr>
        <w:pStyle w:val="Compact"/>
        <w:numPr>
          <w:ilvl w:val="0"/>
          <w:numId w:val="1009"/>
        </w:numPr>
      </w:pPr>
      <w:r>
        <w:t xml:space="preserve">Make another small change and verify it works</w:t>
      </w:r>
    </w:p>
    <w:p>
      <w:pPr>
        <w:pStyle w:val="Compact"/>
        <w:numPr>
          <w:ilvl w:val="0"/>
          <w:numId w:val="1009"/>
        </w:numPr>
      </w:pPr>
      <w:r>
        <w:t xml:space="preserve">Stage and amend the previous commit:</w:t>
      </w:r>
      <w:r>
        <w:t xml:space="preserve"> </w:t>
      </w:r>
      <w:r>
        <w:rPr>
          <w:rStyle w:val="VerbatimChar"/>
        </w:rPr>
        <w:t xml:space="preserve">git commit --amend --no-edit</w:t>
      </w:r>
    </w:p>
    <w:p>
      <w:pPr>
        <w:pStyle w:val="Compact"/>
        <w:numPr>
          <w:ilvl w:val="0"/>
          <w:numId w:val="1009"/>
        </w:numPr>
      </w:pPr>
      <w:r>
        <w:t xml:space="preserve">Repeat steps 4-5 as needed</w:t>
      </w:r>
    </w:p>
    <w:p>
      <w:pPr>
        <w:pStyle w:val="Compact"/>
        <w:numPr>
          <w:ilvl w:val="0"/>
          <w:numId w:val="1009"/>
        </w:numPr>
      </w:pPr>
      <w:r>
        <w:t xml:space="preserve">When finished, amend one final time with a proper commit message</w:t>
      </w:r>
    </w:p>
    <w:p>
      <w:pPr>
        <w:pStyle w:val="Compact"/>
        <w:numPr>
          <w:ilvl w:val="0"/>
          <w:numId w:val="1009"/>
        </w:numPr>
      </w:pPr>
      <w:r>
        <w:t xml:space="preserve">Push your completed work</w:t>
      </w:r>
    </w:p>
    <w:p>
      <w:pPr>
        <w:pStyle w:val="FirstParagraph"/>
      </w:pPr>
      <w:r>
        <w:t xml:space="preserve">In RStudio, you can use the</w:t>
      </w:r>
      <w:r>
        <w:t xml:space="preserve"> </w:t>
      </w:r>
      <w:r>
        <w:t xml:space="preserve">“Amend previous commit”</w:t>
      </w:r>
      <w:r>
        <w:t xml:space="preserve"> </w:t>
      </w:r>
      <w:r>
        <w:t xml:space="preserve">checkbox when committing.</w:t>
      </w:r>
    </w:p>
    <w:bookmarkEnd w:id="49"/>
    <w:bookmarkStart w:id="51" w:name="key-points"/>
    <w:p>
      <w:pPr>
        <w:pStyle w:val="Heading3"/>
      </w:pPr>
      <w:r>
        <w:t xml:space="preserve">11.2 Key Points</w:t>
      </w:r>
    </w:p>
    <w:p>
      <w:pPr>
        <w:pStyle w:val="Compact"/>
        <w:numPr>
          <w:ilvl w:val="0"/>
          <w:numId w:val="1010"/>
        </w:numPr>
      </w:pPr>
      <w:r>
        <w:t xml:space="preserve">Each amend replaces the previous commit rather than creating a new one</w:t>
      </w:r>
    </w:p>
    <w:p>
      <w:pPr>
        <w:pStyle w:val="Compact"/>
        <w:numPr>
          <w:ilvl w:val="0"/>
          <w:numId w:val="1010"/>
        </w:numPr>
      </w:pPr>
      <w:r>
        <w:t xml:space="preserve">This keeps your history clean while letting you work incrementally</w:t>
      </w:r>
    </w:p>
    <w:p>
      <w:pPr>
        <w:pStyle w:val="Compact"/>
        <w:numPr>
          <w:ilvl w:val="0"/>
          <w:numId w:val="1010"/>
        </w:numPr>
      </w:pPr>
      <w:r>
        <w:t xml:space="preserve">Only use this pattern before pushing - never amend commits that others may have pulled</w:t>
      </w:r>
    </w:p>
    <w:p>
      <w:pPr>
        <w:pStyle w:val="Compact"/>
        <w:numPr>
          <w:ilvl w:val="0"/>
          <w:numId w:val="1010"/>
        </w:numPr>
      </w:pPr>
      <w:r>
        <w:t xml:space="preserve">If you need to undo changes, use</w:t>
      </w:r>
      <w:r>
        <w:t xml:space="preserve"> </w:t>
      </w:r>
      <w:r>
        <w:rPr>
          <w:rStyle w:val="VerbatimChar"/>
        </w:rPr>
        <w:t xml:space="preserve">git reset --hard</w:t>
      </w:r>
      <w:r>
        <w:t xml:space="preserve"> </w:t>
      </w:r>
      <w:r>
        <w:t xml:space="preserve">to return to your last commit state</w:t>
      </w:r>
    </w:p>
    <w:p>
      <w:pPr>
        <w:pStyle w:val="Compact"/>
        <w:numPr>
          <w:ilvl w:val="0"/>
          <w:numId w:val="1010"/>
        </w:numPr>
      </w:pPr>
      <w:r>
        <w:t xml:space="preserve">Think of commits as climbing protection: use them when in uncertain territory</w:t>
      </w:r>
    </w:p>
    <w:p>
      <w:pPr>
        <w:pStyle w:val="FirstParagraph"/>
      </w:pPr>
      <w:r>
        <w:t xml:space="preserve">For more details and troubleshooting scenarios, see the</w:t>
      </w:r>
      <w:r>
        <w:t xml:space="preserve"> </w:t>
      </w:r>
      <w:hyperlink r:id="rId50">
        <w:r>
          <w:rPr>
            <w:rStyle w:val="Hyperlink"/>
          </w:rPr>
          <w:t xml:space="preserve">Repeated Amend chapter</w:t>
        </w:r>
      </w:hyperlink>
      <w:r>
        <w:t xml:space="preserve"> </w:t>
      </w:r>
      <w:r>
        <w:t xml:space="preserve">in Happy Git with R.</w:t>
      </w:r>
    </w:p>
    <w:bookmarkEnd w:id="51"/>
    <w:bookmarkEnd w:id="52"/>
    <w:bookmarkStart w:id="55" w:name="sec-what-should-be-pushed-to-github"/>
    <w:p>
      <w:pPr>
        <w:pStyle w:val="Heading2"/>
      </w:pPr>
      <w:r>
        <w:t xml:space="preserve">12 What should be pushed to Github?</w:t>
      </w:r>
    </w:p>
    <w:p>
      <w:pPr>
        <w:pStyle w:val="FirstParagraph"/>
      </w:pPr>
      <w:r>
        <w:t xml:space="preserve">Never push .Rout files! If someone else runs an R script and creates an .Rout file at the same time and both of you try to push to github, it is incredibly difficult to reconcile these two logs. If you run logs, keep them on your own system or (preferably) set up a shared directory where all logs are name and date timestamped.</w:t>
      </w:r>
    </w:p>
    <w:p>
      <w:pPr>
        <w:pStyle w:val="BodyText"/>
      </w:pPr>
      <w:r>
        <w:t xml:space="preserve">There is a standardized</w:t>
      </w:r>
      <w:r>
        <w:t xml:space="preserve"> </w:t>
      </w:r>
      <w:r>
        <w:rPr>
          <w:rStyle w:val="VerbatimChar"/>
        </w:rPr>
        <w:t xml:space="preserve">.gitignore</w:t>
      </w:r>
      <w:r>
        <w:t xml:space="preserve"> </w:t>
      </w:r>
      <w:r>
        <w:t xml:space="preserve">for</w:t>
      </w:r>
      <w:r>
        <w:t xml:space="preserve"> </w:t>
      </w:r>
      <w:r>
        <w:rPr>
          <w:rStyle w:val="VerbatimChar"/>
        </w:rPr>
        <w:t xml:space="preserve">R</w:t>
      </w:r>
      <w:r>
        <w:t xml:space="preserve"> </w:t>
      </w:r>
      <w:r>
        <w:t xml:space="preserve">which you</w:t>
      </w:r>
      <w:r>
        <w:t xml:space="preserve"> </w:t>
      </w:r>
      <w:hyperlink r:id="rId53">
        <w:r>
          <w:rPr>
            <w:rStyle w:val="Hyperlink"/>
          </w:rPr>
          <w:t xml:space="preserve">can download</w:t>
        </w:r>
      </w:hyperlink>
      <w:r>
        <w:t xml:space="preserve"> </w:t>
      </w:r>
      <w:r>
        <w:t xml:space="preserve">and add to your project. This ensures you’re not committing log files or things that would otherwise best be left ignored to GitHub. This is a</w:t>
      </w:r>
      <w:r>
        <w:t xml:space="preserve"> </w:t>
      </w:r>
      <w:hyperlink r:id="rId54">
        <w:r>
          <w:rPr>
            <w:rStyle w:val="Hyperlink"/>
          </w:rPr>
          <w:t xml:space="preserve">great discussion of project-oriented workflows</w:t>
        </w:r>
      </w:hyperlink>
      <w:r>
        <w:t xml:space="preserve">, extolling the virtues of a self-contained, portable projects, for your reference.</w:t>
      </w:r>
    </w:p>
    <w:bookmarkEnd w:id="55"/>
    <w:bookmarkStart w:id="60" w:name="sec-gitlab"/>
    <w:p>
      <w:pPr>
        <w:pStyle w:val="Heading2"/>
      </w:pPr>
      <w:r>
        <w:t xml:space="preserve">13 GitLab</w:t>
      </w:r>
    </w:p>
    <w:p>
      <w:pPr>
        <w:pStyle w:val="FirstParagraph"/>
      </w:pPr>
      <w:r>
        <w:t xml:space="preserve">Our lab primarily uses GitHub,</w:t>
      </w:r>
      <w:r>
        <w:t xml:space="preserve"> </w:t>
      </w:r>
      <w:r>
        <w:t xml:space="preserve">but you may encounter</w:t>
      </w:r>
      <w:r>
        <w:t xml:space="preserve"> </w:t>
      </w:r>
      <w:hyperlink r:id="rId56">
        <w:r>
          <w:rPr>
            <w:rStyle w:val="Hyperlink"/>
          </w:rPr>
          <w:t xml:space="preserve">GitLab</w:t>
        </w:r>
      </w:hyperlink>
      <w:r>
        <w:t xml:space="preserve"> </w:t>
      </w:r>
      <w:r>
        <w:t xml:space="preserve">—</w:t>
      </w:r>
      <w:r>
        <w:t xml:space="preserve"> </w:t>
      </w:r>
      <w:r>
        <w:t xml:space="preserve">most often when collaborating with a group</w:t>
      </w:r>
      <w:r>
        <w:t xml:space="preserve"> </w:t>
      </w:r>
      <w:r>
        <w:t xml:space="preserve">that self-hosts its own GitLab instance.</w:t>
      </w:r>
    </w:p>
    <w:p>
      <w:pPr>
        <w:pStyle w:val="BodyText"/>
      </w:pPr>
      <w:r>
        <w:t xml:space="preserve">The two platforms support the same core workflow</w:t>
      </w:r>
      <w:r>
        <w:t xml:space="preserve"> </w:t>
      </w:r>
      <w:r>
        <w:t xml:space="preserve">(clone, branch, push, review, merge),</w:t>
      </w:r>
      <w:r>
        <w:t xml:space="preserve"> </w:t>
      </w:r>
      <w:r>
        <w:t xml:space="preserve">with a few differences worth knowing:</w:t>
      </w:r>
    </w:p>
    <w:p>
      <w:pPr>
        <w:pStyle w:val="Compact"/>
        <w:numPr>
          <w:ilvl w:val="0"/>
          <w:numId w:val="1011"/>
        </w:numPr>
      </w:pPr>
      <w:r>
        <w:rPr>
          <w:b/>
          <w:bCs/>
        </w:rPr>
        <w:t xml:space="preserve">Terminology.</w:t>
      </w:r>
      <w:r>
        <w:t xml:space="preserve"> </w:t>
      </w:r>
      <w:r>
        <w:t xml:space="preserve">A GitHub</w:t>
      </w:r>
      <w:r>
        <w:t xml:space="preserve"> </w:t>
      </w:r>
      <w:r>
        <w:rPr>
          <w:i/>
          <w:iCs/>
        </w:rPr>
        <w:t xml:space="preserve">pull request</w:t>
      </w:r>
      <w:r>
        <w:t xml:space="preserve"> </w:t>
      </w:r>
      <w:r>
        <w:t xml:space="preserve">is a GitLab</w:t>
      </w:r>
      <w:r>
        <w:t xml:space="preserve"> </w:t>
      </w:r>
      <w:r>
        <w:rPr>
          <w:i/>
          <w:iCs/>
        </w:rPr>
        <w:t xml:space="preserve">merge request</w:t>
      </w:r>
      <w:r>
        <w:t xml:space="preserve"> </w:t>
      </w:r>
      <w:r>
        <w:t xml:space="preserve">(MR);</w:t>
      </w:r>
      <w:r>
        <w:t xml:space="preserve"> </w:t>
      </w:r>
      <w:r>
        <w:t xml:space="preserve">the concept is identical.</w:t>
      </w:r>
    </w:p>
    <w:p>
      <w:pPr>
        <w:pStyle w:val="Compact"/>
        <w:numPr>
          <w:ilvl w:val="0"/>
          <w:numId w:val="1011"/>
        </w:numPr>
      </w:pPr>
      <w:r>
        <w:rPr>
          <w:b/>
          <w:bCs/>
        </w:rPr>
        <w:t xml:space="preserve">Hosting.</w:t>
      </w:r>
      <w:r>
        <w:t xml:space="preserve"> </w:t>
      </w:r>
      <w:r>
        <w:t xml:space="preserve">GitLab is open-core and designed for self-hosting,</w:t>
      </w:r>
      <w:r>
        <w:t xml:space="preserve"> </w:t>
      </w:r>
      <w:r>
        <w:t xml:space="preserve">so organizations often run their own instance behind their firewall;</w:t>
      </w:r>
      <w:r>
        <w:t xml:space="preserve"> </w:t>
      </w:r>
      <w:r>
        <w:t xml:space="preserve">GitHub repositories almost always live on github.com.</w:t>
      </w:r>
    </w:p>
    <w:p>
      <w:pPr>
        <w:pStyle w:val="Compact"/>
        <w:numPr>
          <w:ilvl w:val="0"/>
          <w:numId w:val="1011"/>
        </w:numPr>
      </w:pPr>
      <w:r>
        <w:rPr>
          <w:b/>
          <w:bCs/>
        </w:rPr>
        <w:t xml:space="preserve">Continuous integration.</w:t>
      </w:r>
      <w:r>
        <w:t xml:space="preserve"> </w:t>
      </w:r>
      <w:r>
        <w:t xml:space="preserve">GitLab ships a built-in CI/CD system</w:t>
      </w:r>
      <w:r>
        <w:t xml:space="preserve"> </w:t>
      </w:r>
      <w:r>
        <w:t xml:space="preserve">configured by a single</w:t>
      </w:r>
      <w:r>
        <w:t xml:space="preserve"> </w:t>
      </w:r>
      <w:r>
        <w:rPr>
          <w:rStyle w:val="VerbatimChar"/>
        </w:rPr>
        <w:t xml:space="preserve">.gitlab-ci.yml</w:t>
      </w:r>
      <w:r>
        <w:t xml:space="preserve"> </w:t>
      </w:r>
      <w:r>
        <w:t xml:space="preserve">file at the repository root,</w:t>
      </w:r>
      <w:r>
        <w:t xml:space="preserve"> </w:t>
      </w:r>
      <w:r>
        <w:t xml:space="preserve">where GitHub uses GitHub Actions workflows under</w:t>
      </w:r>
      <w:r>
        <w:t xml:space="preserve"> </w:t>
      </w:r>
      <w:r>
        <w:rPr>
          <w:rStyle w:val="VerbatimChar"/>
        </w:rPr>
        <w:t xml:space="preserve">.github/workflows/</w:t>
      </w:r>
      <w:r>
        <w:t xml:space="preserve"> </w:t>
      </w:r>
      <w:r>
        <w:t xml:space="preserve">(see</w:t>
      </w:r>
      <w:r>
        <w:t xml:space="preserve"> </w:t>
      </w:r>
      <w:hyperlink r:id="rId57">
        <w:r>
          <w:rPr>
            <w:rStyle w:val="Hyperlink"/>
          </w:rPr>
          <w:t xml:space="preserve">Continuous Integration</w:t>
        </w:r>
      </w:hyperlink>
      <w:r>
        <w:t xml:space="preserve">).</w:t>
      </w:r>
    </w:p>
    <w:p>
      <w:pPr>
        <w:pStyle w:val="Compact"/>
        <w:numPr>
          <w:ilvl w:val="0"/>
          <w:numId w:val="1011"/>
        </w:numPr>
      </w:pPr>
      <w:r>
        <w:rPr>
          <w:b/>
          <w:bCs/>
        </w:rPr>
        <w:t xml:space="preserve">Command-line tool.</w:t>
      </w:r>
      <w:r>
        <w:t xml:space="preserve"> </w:t>
      </w:r>
      <w:r>
        <w:rPr>
          <w:rStyle w:val="VerbatimChar"/>
        </w:rPr>
        <w:t xml:space="preserve">glab</w:t>
      </w:r>
      <w:r>
        <w:t xml:space="preserve"> </w:t>
      </w:r>
      <w:r>
        <w:t xml:space="preserve">is the GitLab counterpart to</w:t>
      </w:r>
      <w:r>
        <w:t xml:space="preserve"> </w:t>
      </w:r>
      <w:r>
        <w:rPr>
          <w:rStyle w:val="VerbatimChar"/>
        </w:rPr>
        <w:t xml:space="preserve">gh</w:t>
      </w:r>
      <w:r>
        <w:t xml:space="preserve">;</w:t>
      </w:r>
      <w:r>
        <w:t xml:space="preserve"> </w:t>
      </w:r>
      <w:r>
        <w:t xml:space="preserve">installation and authentication are covered in</w:t>
      </w:r>
      <w:r>
        <w:t xml:space="preserve"> </w:t>
      </w:r>
      <w:hyperlink w:anchor="sec-cli-tools">
        <w:r>
          <w:rPr>
            <w:rStyle w:val="Hyperlink"/>
          </w:rPr>
          <w:t xml:space="preserve">Section 4</w:t>
        </w:r>
      </w:hyperlink>
      <w:r>
        <w:t xml:space="preserve">.</w:t>
      </w:r>
    </w:p>
    <w:p>
      <w:pPr>
        <w:pStyle w:val="FirstParagraph"/>
      </w:pPr>
      <w:r>
        <w:t xml:space="preserve">Two R packages help when working with GitLab from R</w:t>
      </w:r>
      <w:r>
        <w:t xml:space="preserve"> </w:t>
      </w:r>
      <w:r>
        <w:t xml:space="preserve">(the second works across both forges):</w:t>
      </w:r>
    </w:p>
    <w:p>
      <w:pPr>
        <w:pStyle w:val="Compact"/>
        <w:numPr>
          <w:ilvl w:val="0"/>
          <w:numId w:val="1012"/>
        </w:numPr>
      </w:pPr>
      <w:hyperlink r:id="rId58">
        <w:r>
          <w:rPr>
            <w:rStyle w:val="VerbatimChar"/>
          </w:rPr>
          <w:t xml:space="preserve">{gitlabr}</w:t>
        </w:r>
      </w:hyperlink>
      <w:r>
        <w:t xml:space="preserve"> </w:t>
      </w:r>
      <w:r>
        <w:t xml:space="preserve">provides R access to the GitLab API,</w:t>
      </w:r>
      <w:r>
        <w:t xml:space="preserve"> </w:t>
      </w:r>
      <w:r>
        <w:t xml:space="preserve">with convenience wrappers for common tasks</w:t>
      </w:r>
      <w:r>
        <w:t xml:space="preserve"> </w:t>
      </w:r>
      <w:r>
        <w:t xml:space="preserve">(repository file access, issue assignment and status, commenting).</w:t>
      </w:r>
    </w:p>
    <w:p>
      <w:pPr>
        <w:pStyle w:val="Compact"/>
        <w:numPr>
          <w:ilvl w:val="0"/>
          <w:numId w:val="1012"/>
        </w:numPr>
      </w:pPr>
      <w:hyperlink r:id="rId59">
        <w:r>
          <w:rPr>
            <w:rStyle w:val="VerbatimChar"/>
          </w:rPr>
          <w:t xml:space="preserve">{pr.helpers}</w:t>
        </w:r>
      </w:hyperlink>
      <w:r>
        <w:t xml:space="preserve">,</w:t>
      </w:r>
      <w:r>
        <w:t xml:space="preserve"> </w:t>
      </w:r>
      <w:r>
        <w:t xml:space="preserve">our lab’s own (experimental) package,</w:t>
      </w:r>
      <w:r>
        <w:t xml:space="preserve"> </w:t>
      </w:r>
      <w:r>
        <w:t xml:space="preserve">provides helpers for common pull/merge request workflows</w:t>
      </w:r>
      <w:r>
        <w:t xml:space="preserve"> </w:t>
      </w:r>
      <w:r>
        <w:t xml:space="preserve">from a local Git repository —</w:t>
      </w:r>
      <w:r>
        <w:t xml:space="preserve"> </w:t>
      </w:r>
      <w:r>
        <w:t xml:space="preserve">creating and switching branches, fetching requests by number,</w:t>
      </w:r>
      <w:r>
        <w:t xml:space="preserve"> </w:t>
      </w:r>
      <w:r>
        <w:t xml:space="preserve">generating request URLs, and syncing with the default branch —</w:t>
      </w:r>
      <w:r>
        <w:t xml:space="preserve"> </w:t>
      </w:r>
      <w:r>
        <w:t xml:space="preserve">and works across both GitHub and GitLab remotes.</w:t>
      </w:r>
    </w:p>
    <w:bookmarkEnd w:id="60"/>
    <w:bookmarkStart w:id="73" w:name="sec-gitattributes"/>
    <w:p>
      <w:pPr>
        <w:pStyle w:val="Heading2"/>
      </w:pPr>
      <w:r>
        <w:t xml:space="preserve">14 Customizing How Files Appear on GitHub</w:t>
      </w:r>
    </w:p>
    <w:p>
      <w:pPr>
        <w:pStyle w:val="FirstParagraph"/>
      </w:pPr>
      <w:r>
        <w:t xml:space="preserve">GitHub uses a tool called</w:t>
      </w:r>
      <w:r>
        <w:t xml:space="preserve"> </w:t>
      </w:r>
      <w:hyperlink r:id="rId61">
        <w:r>
          <w:rPr>
            <w:rStyle w:val="Hyperlink"/>
          </w:rPr>
          <w:t xml:space="preserve">Linguist</w:t>
        </w:r>
      </w:hyperlink>
      <w:r>
        <w:t xml:space="preserve"> </w:t>
      </w:r>
      <w:r>
        <w:t xml:space="preserve">to detect languages in your repository and generate language statistics.</w:t>
      </w:r>
      <w:r>
        <w:t xml:space="preserve"> </w:t>
      </w:r>
      <w:r>
        <w:t xml:space="preserve">You can customize how certain files are treated by GitHub</w:t>
      </w:r>
      <w:r>
        <w:t xml:space="preserve"> </w:t>
      </w:r>
      <w:r>
        <w:t xml:space="preserve">using a</w:t>
      </w:r>
      <w:r>
        <w:t xml:space="preserve"> </w:t>
      </w:r>
      <w:r>
        <w:rPr>
          <w:rStyle w:val="VerbatimChar"/>
        </w:rPr>
        <w:t xml:space="preserve">.gitattributes</w:t>
      </w:r>
      <w:r>
        <w:t xml:space="preserve"> </w:t>
      </w:r>
      <w:r>
        <w:t xml:space="preserve">file in the root of your repository.</w:t>
      </w:r>
      <w:r>
        <w:t xml:space="preserve"> </w:t>
      </w:r>
      <w:r>
        <w:t xml:space="preserve">This is particularly useful for marking generated files,</w:t>
      </w:r>
      <w:r>
        <w:t xml:space="preserve"> </w:t>
      </w:r>
      <w:r>
        <w:t xml:space="preserve">documentation,</w:t>
      </w:r>
      <w:r>
        <w:t xml:space="preserve"> </w:t>
      </w:r>
      <w:r>
        <w:t xml:space="preserve">or vendored code that shouldn’t count toward your repository’s language statistics.</w:t>
      </w:r>
    </w:p>
    <w:bookmarkStart w:id="63" w:name="the-linguist-generated-attribute"/>
    <w:p>
      <w:pPr>
        <w:pStyle w:val="Heading3"/>
      </w:pPr>
      <w:r>
        <w:t xml:space="preserve">14.1 The</w:t>
      </w:r>
      <w:r>
        <w:t xml:space="preserve"> </w:t>
      </w:r>
      <w:r>
        <w:rPr>
          <w:rStyle w:val="VerbatimChar"/>
        </w:rPr>
        <w:t xml:space="preserve">linguist-generated</w:t>
      </w:r>
      <w:r>
        <w:t xml:space="preserve"> </w:t>
      </w:r>
      <w:r>
        <w:t xml:space="preserve">Attribute</w:t>
      </w:r>
    </w:p>
    <w:p>
      <w:pPr>
        <w:pStyle w:val="FirstParagraph"/>
      </w:pPr>
      <w:r>
        <w:t xml:space="preserve">One of the most useful attributes is</w:t>
      </w:r>
      <w:r>
        <w:t xml:space="preserve"> </w:t>
      </w:r>
      <w:r>
        <w:rPr>
          <w:rStyle w:val="VerbatimChar"/>
        </w:rPr>
        <w:t xml:space="preserve">linguist-generated</w:t>
      </w:r>
      <w:r>
        <w:t xml:space="preserve">,</w:t>
      </w:r>
      <w:r>
        <w:t xml:space="preserve"> </w:t>
      </w:r>
      <w:r>
        <w:t xml:space="preserve">which marks files as generated code.</w:t>
      </w:r>
      <w:r>
        <w:t xml:space="preserve"> </w:t>
      </w:r>
      <w:r>
        <w:t xml:space="preserve">Files marked this way are:</w:t>
      </w:r>
    </w:p>
    <w:p>
      <w:pPr>
        <w:pStyle w:val="Compact"/>
        <w:numPr>
          <w:ilvl w:val="0"/>
          <w:numId w:val="1013"/>
        </w:numPr>
      </w:pPr>
      <w:r>
        <w:rPr>
          <w:b/>
          <w:bCs/>
        </w:rPr>
        <w:t xml:space="preserve">Excluded from language statistics</w:t>
      </w:r>
      <w:r>
        <w:t xml:space="preserve"> </w:t>
      </w:r>
      <w:r>
        <w:t xml:space="preserve">- they won’t affect your repository’s language breakdown</w:t>
      </w:r>
    </w:p>
    <w:p>
      <w:pPr>
        <w:pStyle w:val="Compact"/>
        <w:numPr>
          <w:ilvl w:val="0"/>
          <w:numId w:val="1013"/>
        </w:numPr>
      </w:pPr>
      <w:r>
        <w:rPr>
          <w:b/>
          <w:bCs/>
        </w:rPr>
        <w:t xml:space="preserve">Hidden by default in diffs</w:t>
      </w:r>
      <w:r>
        <w:t xml:space="preserve"> </w:t>
      </w:r>
      <w:r>
        <w:t xml:space="preserve">- making pull request reviews cleaner and more focused on actual code changes</w:t>
      </w:r>
    </w:p>
    <w:p>
      <w:pPr>
        <w:pStyle w:val="FirstParagraph"/>
      </w:pPr>
      <w:r>
        <w:t xml:space="preserve">Common use cases for</w:t>
      </w:r>
      <w:r>
        <w:t xml:space="preserve"> </w:t>
      </w:r>
      <w:r>
        <w:rPr>
          <w:rStyle w:val="VerbatimChar"/>
        </w:rPr>
        <w:t xml:space="preserve">linguist-generated</w:t>
      </w:r>
      <w:r>
        <w:t xml:space="preserve"> </w:t>
      </w:r>
      <w:r>
        <w:t xml:space="preserve">include:</w:t>
      </w:r>
    </w:p>
    <w:p>
      <w:pPr>
        <w:pStyle w:val="Compact"/>
        <w:numPr>
          <w:ilvl w:val="0"/>
          <w:numId w:val="1014"/>
        </w:numPr>
      </w:pPr>
      <w:r>
        <w:t xml:space="preserve">Compiled or minified files (e.g.,</w:t>
      </w:r>
      <w:r>
        <w:t xml:space="preserve"> </w:t>
      </w:r>
      <w:r>
        <w:rPr>
          <w:rStyle w:val="VerbatimChar"/>
        </w:rPr>
        <w:t xml:space="preserve">*.min.js</w:t>
      </w:r>
      <w:r>
        <w:t xml:space="preserve">,</w:t>
      </w:r>
      <w:r>
        <w:t xml:space="preserve"> </w:t>
      </w:r>
      <w:r>
        <w:rPr>
          <w:rStyle w:val="VerbatimChar"/>
        </w:rPr>
        <w:t xml:space="preserve">*.min.css</w:t>
      </w:r>
      <w:r>
        <w:t xml:space="preserve">)</w:t>
      </w:r>
    </w:p>
    <w:p>
      <w:pPr>
        <w:pStyle w:val="Compact"/>
        <w:numPr>
          <w:ilvl w:val="0"/>
          <w:numId w:val="1014"/>
        </w:numPr>
      </w:pPr>
      <w:r>
        <w:t xml:space="preserve">Auto-generated documentation files</w:t>
      </w:r>
    </w:p>
    <w:p>
      <w:pPr>
        <w:pStyle w:val="Compact"/>
        <w:numPr>
          <w:ilvl w:val="0"/>
          <w:numId w:val="1014"/>
        </w:numPr>
      </w:pPr>
      <w:r>
        <w:t xml:space="preserve">Files generated by build tools or code generators</w:t>
      </w:r>
    </w:p>
    <w:p>
      <w:pPr>
        <w:pStyle w:val="Compact"/>
        <w:numPr>
          <w:ilvl w:val="0"/>
          <w:numId w:val="1014"/>
        </w:numPr>
      </w:pPr>
      <w:r>
        <w:t xml:space="preserve">Lock files that are updated automatically</w:t>
      </w:r>
    </w:p>
    <w:p>
      <w:pPr>
        <w:pStyle w:val="FirstParagraph"/>
      </w:pPr>
      <w:r>
        <w:t xml:space="preserve">For more details,</w:t>
      </w:r>
      <w:r>
        <w:t xml:space="preserve"> </w:t>
      </w:r>
      <w:r>
        <w:t xml:space="preserve">see the</w:t>
      </w:r>
      <w:r>
        <w:t xml:space="preserve"> </w:t>
      </w:r>
      <w:hyperlink r:id="rId62">
        <w:r>
          <w:rPr>
            <w:rStyle w:val="Hyperlink"/>
          </w:rPr>
          <w:t xml:space="preserve">Generated code documentation</w:t>
        </w:r>
      </w:hyperlink>
      <w:r>
        <w:t xml:space="preserve">.</w:t>
      </w:r>
    </w:p>
    <w:bookmarkEnd w:id="63"/>
    <w:bookmarkStart w:id="66" w:name="using-.gitattributes"/>
    <w:p>
      <w:pPr>
        <w:pStyle w:val="Heading3"/>
      </w:pPr>
      <w:r>
        <w:t xml:space="preserve">14.2 Using</w:t>
      </w:r>
      <w:r>
        <w:t xml:space="preserve"> </w:t>
      </w:r>
      <w:r>
        <w:rPr>
          <w:rStyle w:val="VerbatimChar"/>
        </w:rPr>
        <w:t xml:space="preserve">.gitattributes</w:t>
      </w:r>
    </w:p>
    <w:p>
      <w:pPr>
        <w:pStyle w:val="FirstParagraph"/>
      </w:pPr>
      <w:r>
        <w:t xml:space="preserve">Create a</w:t>
      </w:r>
      <w:r>
        <w:t xml:space="preserve"> </w:t>
      </w:r>
      <w:r>
        <w:rPr>
          <w:rStyle w:val="VerbatimChar"/>
        </w:rPr>
        <w:t xml:space="preserve">.gitattributes</w:t>
      </w:r>
      <w:r>
        <w:t xml:space="preserve"> </w:t>
      </w:r>
      <w:r>
        <w:t xml:space="preserve">file in the root of your repository and add patterns for files you want to mark as generated:</w:t>
      </w:r>
    </w:p>
    <w:p>
      <w:pPr>
        <w:pStyle w:val="SourceCode"/>
      </w:pPr>
      <w:r>
        <w:rPr>
          <w:rStyle w:val="VerbatimChar"/>
        </w:rPr>
        <w:t xml:space="preserve"># Mark minified JavaScript as generated</w:t>
      </w:r>
      <w:r>
        <w:br/>
      </w:r>
      <w:r>
        <w:rPr>
          <w:rStyle w:val="VerbatimChar"/>
        </w:rPr>
        <w:t xml:space="preserve">*.min.js linguist-generated</w:t>
      </w:r>
      <w:r>
        <w:br/>
      </w:r>
      <w:r>
        <w:br/>
      </w:r>
      <w:r>
        <w:rPr>
          <w:rStyle w:val="VerbatimChar"/>
        </w:rPr>
        <w:t xml:space="preserve"># Mark search index as generated</w:t>
      </w:r>
      <w:r>
        <w:br/>
      </w:r>
      <w:r>
        <w:rPr>
          <w:rStyle w:val="VerbatimChar"/>
        </w:rPr>
        <w:t xml:space="preserve">search/index.json linguist-generated</w:t>
      </w:r>
      <w:r>
        <w:br/>
      </w:r>
      <w:r>
        <w:br/>
      </w:r>
      <w:r>
        <w:rPr>
          <w:rStyle w:val="VerbatimChar"/>
        </w:rPr>
        <w:t xml:space="preserve"># Mark compiled CSS as generated</w:t>
      </w:r>
      <w:r>
        <w:br/>
      </w:r>
      <w:r>
        <w:rPr>
          <w:rStyle w:val="VerbatimChar"/>
        </w:rPr>
        <w:t xml:space="preserve">dist/styles.css linguist-generated</w:t>
      </w:r>
    </w:p>
    <w:p>
      <w:pPr>
        <w:pStyle w:val="FirstParagraph"/>
      </w:pPr>
      <w:r>
        <w:t xml:space="preserve">To unmark a file that would normally be considered generated:</w:t>
      </w:r>
    </w:p>
    <w:p>
      <w:pPr>
        <w:pStyle w:val="SourceCode"/>
      </w:pPr>
      <w:r>
        <w:rPr>
          <w:rStyle w:val="VerbatimChar"/>
        </w:rPr>
        <w:t xml:space="preserve"># Don't treat bootstrap as generated</w:t>
      </w:r>
      <w:r>
        <w:br/>
      </w:r>
      <w:r>
        <w:rPr>
          <w:rStyle w:val="VerbatimChar"/>
        </w:rPr>
        <w:t xml:space="preserve">bootstrap.min.css -linguist-generated</w:t>
      </w:r>
    </w:p>
    <w:p>
      <w:pPr>
        <w:pStyle w:val="FirstParagraph"/>
      </w:pPr>
      <w:r>
        <w:t xml:space="preserve">The</w:t>
      </w:r>
      <w:r>
        <w:t xml:space="preserve"> </w:t>
      </w:r>
      <w:r>
        <w:rPr>
          <w:rStyle w:val="VerbatimChar"/>
        </w:rPr>
        <w:t xml:space="preserve">.gitattributes</w:t>
      </w:r>
      <w:r>
        <w:t xml:space="preserve"> </w:t>
      </w:r>
      <w:r>
        <w:t xml:space="preserve">file uses the same pattern matching rules as</w:t>
      </w:r>
      <w:r>
        <w:t xml:space="preserve"> </w:t>
      </w:r>
      <w:r>
        <w:rPr>
          <w:rStyle w:val="VerbatimChar"/>
        </w:rPr>
        <w:t xml:space="preserve">.gitignore</w:t>
      </w:r>
      <w:r>
        <w:t xml:space="preserve">.</w:t>
      </w:r>
      <w:r>
        <w:t xml:space="preserve"> </w:t>
      </w:r>
      <w:r>
        <w:t xml:space="preserve">For more details,</w:t>
      </w:r>
      <w:r>
        <w:t xml:space="preserve"> </w:t>
      </w:r>
      <w:r>
        <w:t xml:space="preserve">see the</w:t>
      </w:r>
      <w:r>
        <w:t xml:space="preserve"> </w:t>
      </w:r>
      <w:hyperlink r:id="rId64">
        <w:r>
          <w:rPr>
            <w:rStyle w:val="Hyperlink"/>
          </w:rPr>
          <w:t xml:space="preserve">pattern format documentation</w:t>
        </w:r>
      </w:hyperlink>
      <w:r>
        <w:t xml:space="preserve"> </w:t>
      </w:r>
      <w:r>
        <w:t xml:space="preserve">and the</w:t>
      </w:r>
      <w:r>
        <w:t xml:space="preserve"> </w:t>
      </w:r>
      <w:hyperlink r:id="rId65">
        <w:r>
          <w:rPr>
            <w:rStyle w:val="Hyperlink"/>
          </w:rPr>
          <w:t xml:space="preserve">Using gitattributes guide</w:t>
        </w:r>
      </w:hyperlink>
      <w:r>
        <w:t xml:space="preserve">.</w:t>
      </w:r>
    </w:p>
    <w:bookmarkEnd w:id="66"/>
    <w:bookmarkStart w:id="72" w:name="other-useful-linguist-attributes"/>
    <w:p>
      <w:pPr>
        <w:pStyle w:val="Heading3"/>
      </w:pPr>
      <w:r>
        <w:t xml:space="preserve">14.3 Other Useful Linguist Attributes</w:t>
      </w:r>
    </w:p>
    <w:p>
      <w:pPr>
        <w:pStyle w:val="FirstParagraph"/>
      </w:pPr>
      <w:r>
        <w:t xml:space="preserve">Beyond</w:t>
      </w:r>
      <w:r>
        <w:t xml:space="preserve"> </w:t>
      </w:r>
      <w:r>
        <w:rPr>
          <w:rStyle w:val="VerbatimChar"/>
        </w:rPr>
        <w:t xml:space="preserve">linguist-generated</w:t>
      </w:r>
      <w:r>
        <w:t xml:space="preserve">, you can use several other attributes:</w:t>
      </w:r>
    </w:p>
    <w:p>
      <w:pPr>
        <w:pStyle w:val="Compact"/>
        <w:numPr>
          <w:ilvl w:val="0"/>
          <w:numId w:val="1015"/>
        </w:numPr>
      </w:pPr>
      <w:r>
        <w:rPr>
          <w:rStyle w:val="VerbatimChar"/>
        </w:rPr>
        <w:t xml:space="preserve">linguist-vendored</w:t>
      </w:r>
      <w:r>
        <w:t xml:space="preserve"> </w:t>
      </w:r>
      <w:r>
        <w:t xml:space="preserve">- Marks vendored code (libraries you didn’t write) to exclude from stats (</w:t>
      </w:r>
      <w:hyperlink r:id="rId67">
        <w:r>
          <w:rPr>
            <w:rStyle w:val="Hyperlink"/>
          </w:rPr>
          <w:t xml:space="preserve">documentation</w:t>
        </w:r>
      </w:hyperlink>
      <w:r>
        <w:t xml:space="preserve">)</w:t>
      </w:r>
    </w:p>
    <w:p>
      <w:pPr>
        <w:pStyle w:val="Compact"/>
        <w:numPr>
          <w:ilvl w:val="0"/>
          <w:numId w:val="1015"/>
        </w:numPr>
      </w:pPr>
      <w:r>
        <w:rPr>
          <w:rStyle w:val="VerbatimChar"/>
        </w:rPr>
        <w:t xml:space="preserve">linguist-documentation</w:t>
      </w:r>
      <w:r>
        <w:t xml:space="preserve"> </w:t>
      </w:r>
      <w:r>
        <w:t xml:space="preserve">- Marks documentation files to exclude from stats (</w:t>
      </w:r>
      <w:hyperlink r:id="rId68">
        <w:r>
          <w:rPr>
            <w:rStyle w:val="Hyperlink"/>
          </w:rPr>
          <w:t xml:space="preserve">documentation</w:t>
        </w:r>
      </w:hyperlink>
      <w:r>
        <w:t xml:space="preserve">)</w:t>
      </w:r>
    </w:p>
    <w:p>
      <w:pPr>
        <w:pStyle w:val="Compact"/>
        <w:numPr>
          <w:ilvl w:val="0"/>
          <w:numId w:val="1015"/>
        </w:numPr>
      </w:pPr>
      <w:r>
        <w:rPr>
          <w:rStyle w:val="VerbatimChar"/>
        </w:rPr>
        <w:t xml:space="preserve">linguist-detectable</w:t>
      </w:r>
      <w:r>
        <w:t xml:space="preserve"> </w:t>
      </w:r>
      <w:r>
        <w:t xml:space="preserve">- Forces a file type to be included in language stats (useful for data or prose files) (</w:t>
      </w:r>
      <w:hyperlink r:id="rId69">
        <w:r>
          <w:rPr>
            <w:rStyle w:val="Hyperlink"/>
          </w:rPr>
          <w:t xml:space="preserve">documentation</w:t>
        </w:r>
      </w:hyperlink>
      <w:r>
        <w:t xml:space="preserve">)</w:t>
      </w:r>
    </w:p>
    <w:p>
      <w:pPr>
        <w:pStyle w:val="Compact"/>
        <w:numPr>
          <w:ilvl w:val="0"/>
          <w:numId w:val="1015"/>
        </w:numPr>
      </w:pPr>
      <w:r>
        <w:rPr>
          <w:rStyle w:val="VerbatimChar"/>
        </w:rPr>
        <w:t xml:space="preserve">linguist-language=&lt;name&gt;</w:t>
      </w:r>
      <w:r>
        <w:t xml:space="preserve"> </w:t>
      </w:r>
      <w:r>
        <w:t xml:space="preserve">- Overrides the detected language for syntax highlighting (</w:t>
      </w:r>
      <w:hyperlink r:id="rId65">
        <w:r>
          <w:rPr>
            <w:rStyle w:val="Hyperlink"/>
          </w:rPr>
          <w:t xml:space="preserve">documentation</w:t>
        </w:r>
      </w:hyperlink>
      <w:r>
        <w:t xml:space="preserve">)</w:t>
      </w:r>
    </w:p>
    <w:p>
      <w:pPr>
        <w:pStyle w:val="FirstParagraph"/>
      </w:pPr>
      <w:r>
        <w:rPr>
          <w:b/>
          <w:bCs/>
        </w:rPr>
        <w:t xml:space="preserve">Example</w:t>
      </w:r>
      <w:r>
        <w:rPr>
          <w:b/>
          <w:bCs/>
        </w:rPr>
        <w:t xml:space="preserve"> </w:t>
      </w:r>
      <w:r>
        <w:rPr>
          <w:rStyle w:val="VerbatimChar"/>
          <w:b/>
          <w:bCs/>
        </w:rPr>
        <w:t xml:space="preserve">.gitattributes</w:t>
      </w:r>
      <w:r>
        <w:rPr>
          <w:b/>
          <w:bCs/>
        </w:rPr>
        <w:t xml:space="preserve"> </w:t>
      </w:r>
      <w:r>
        <w:rPr>
          <w:b/>
          <w:bCs/>
        </w:rPr>
        <w:t xml:space="preserve">file:</w:t>
      </w:r>
    </w:p>
    <w:p>
      <w:pPr>
        <w:pStyle w:val="SourceCode"/>
      </w:pPr>
      <w:r>
        <w:rPr>
          <w:rStyle w:val="VerbatimChar"/>
        </w:rPr>
        <w:t xml:space="preserve"># Exclude vendored dependencies</w:t>
      </w:r>
      <w:r>
        <w:br/>
      </w:r>
      <w:r>
        <w:rPr>
          <w:rStyle w:val="VerbatimChar"/>
        </w:rPr>
        <w:t xml:space="preserve">vendor/* linguist-vendored</w:t>
      </w:r>
      <w:r>
        <w:br/>
      </w:r>
      <w:r>
        <w:br/>
      </w:r>
      <w:r>
        <w:rPr>
          <w:rStyle w:val="VerbatimChar"/>
        </w:rPr>
        <w:t xml:space="preserve"># Exclude generated files</w:t>
      </w:r>
      <w:r>
        <w:br/>
      </w:r>
      <w:r>
        <w:rPr>
          <w:rStyle w:val="VerbatimChar"/>
        </w:rPr>
        <w:t xml:space="preserve">*.generated.ts linguist-generated</w:t>
      </w:r>
      <w:r>
        <w:br/>
      </w:r>
      <w:r>
        <w:rPr>
          <w:rStyle w:val="VerbatimChar"/>
        </w:rPr>
        <w:t xml:space="preserve">dist/* linguist-generated</w:t>
      </w:r>
      <w:r>
        <w:br/>
      </w:r>
      <w:r>
        <w:br/>
      </w:r>
      <w:r>
        <w:rPr>
          <w:rStyle w:val="VerbatimChar"/>
        </w:rPr>
        <w:t xml:space="preserve"># Mark documentation</w:t>
      </w:r>
      <w:r>
        <w:br/>
      </w:r>
      <w:r>
        <w:rPr>
          <w:rStyle w:val="VerbatimChar"/>
        </w:rPr>
        <w:t xml:space="preserve">docs/* linguist-documentation</w:t>
      </w:r>
      <w:r>
        <w:br/>
      </w:r>
      <w:r>
        <w:br/>
      </w:r>
      <w:r>
        <w:rPr>
          <w:rStyle w:val="VerbatimChar"/>
        </w:rPr>
        <w:t xml:space="preserve"># Force R Markdown files to be detected</w:t>
      </w:r>
      <w:r>
        <w:br/>
      </w:r>
      <w:r>
        <w:rPr>
          <w:rStyle w:val="VerbatimChar"/>
        </w:rPr>
        <w:t xml:space="preserve">*.Rmd linguist-detectable</w:t>
      </w:r>
    </w:p>
    <w:p>
      <w:pPr>
        <w:pStyle w:val="FirstParagraph"/>
      </w:pPr>
      <w:r>
        <w:t xml:space="preserve">For complete documentation,</w:t>
      </w:r>
      <w:r>
        <w:t xml:space="preserve"> </w:t>
      </w:r>
      <w:r>
        <w:t xml:space="preserve">see</w:t>
      </w:r>
      <w:r>
        <w:t xml:space="preserve"> </w:t>
      </w:r>
      <w:hyperlink r:id="rId70">
        <w:r>
          <w:rPr>
            <w:rStyle w:val="Hyperlink"/>
          </w:rPr>
          <w:t xml:space="preserve">Customizing how changed files appear on GitHub</w:t>
        </w:r>
      </w:hyperlink>
      <w:r>
        <w:t xml:space="preserve"> </w:t>
      </w:r>
      <w:r>
        <w:t xml:space="preserve">and the</w:t>
      </w:r>
      <w:r>
        <w:t xml:space="preserve"> </w:t>
      </w:r>
      <w:hyperlink r:id="rId71">
        <w:r>
          <w:rPr>
            <w:rStyle w:val="Hyperlink"/>
          </w:rPr>
          <w:t xml:space="preserve">Linguist overrides documentation</w:t>
        </w:r>
      </w:hyperlink>
      <w:r>
        <w:t xml:space="preserve">.</w:t>
      </w:r>
    </w:p>
    <w:bookmarkEnd w:id="72"/>
    <w:bookmarkEnd w:id="73"/>
    <w:bookmarkStart w:id="81" w:name="sec-export-conversations"/>
    <w:p>
      <w:pPr>
        <w:pStyle w:val="Heading2"/>
      </w:pPr>
      <w:r>
        <w:t xml:space="preserve">15 Exporting Issue and Pull Request Conversations</w:t>
      </w:r>
    </w:p>
    <w:p>
      <w:pPr>
        <w:pStyle w:val="FirstParagraph"/>
      </w:pPr>
      <w:r>
        <w:t xml:space="preserve">Issue threads and pull request reviews hold a lot of the reasoning behind a project:</w:t>
      </w:r>
      <w:r>
        <w:t xml:space="preserve"> </w:t>
      </w:r>
      <w:r>
        <w:t xml:space="preserve">why an approach was rejected,</w:t>
      </w:r>
      <w:r>
        <w:t xml:space="preserve"> </w:t>
      </w:r>
      <w:r>
        <w:t xml:space="preserve">what a reviewer worried about,</w:t>
      </w:r>
      <w:r>
        <w:t xml:space="preserve"> </w:t>
      </w:r>
      <w:r>
        <w:t xml:space="preserve">which alternative was tried first.</w:t>
      </w:r>
      <w:r>
        <w:t xml:space="preserve"> </w:t>
      </w:r>
      <w:r>
        <w:t xml:space="preserve">That record lives on GitHub’s servers,</w:t>
      </w:r>
      <w:r>
        <w:t xml:space="preserve"> </w:t>
      </w:r>
      <w:r>
        <w:t xml:space="preserve">not in your Git history,</w:t>
      </w:r>
      <w:r>
        <w:t xml:space="preserve"> </w:t>
      </w:r>
      <w:r>
        <w:t xml:space="preserve">so</w:t>
      </w:r>
      <w:r>
        <w:t xml:space="preserve"> </w:t>
      </w:r>
      <w:r>
        <w:rPr>
          <w:rStyle w:val="VerbatimChar"/>
        </w:rPr>
        <w:t xml:space="preserve">git clone</w:t>
      </w:r>
      <w:r>
        <w:t xml:space="preserve"> </w:t>
      </w:r>
      <w:r>
        <w:t xml:space="preserve">does not capture any of it.</w:t>
      </w:r>
    </w:p>
    <w:p>
      <w:pPr>
        <w:pStyle w:val="BodyText"/>
      </w:pPr>
      <w:r>
        <w:t xml:space="preserve">Reasons to pull it out:</w:t>
      </w:r>
    </w:p>
    <w:p>
      <w:pPr>
        <w:pStyle w:val="Compact"/>
        <w:numPr>
          <w:ilvl w:val="0"/>
          <w:numId w:val="1016"/>
        </w:numPr>
      </w:pPr>
      <w:r>
        <w:rPr>
          <w:b/>
          <w:bCs/>
        </w:rPr>
        <w:t xml:space="preserve">Archiving</w:t>
      </w:r>
      <w:r>
        <w:t xml:space="preserve"> </w:t>
      </w:r>
      <w:r>
        <w:t xml:space="preserve">a project before a repository is transferred, made private, or deleted.</w:t>
      </w:r>
    </w:p>
    <w:p>
      <w:pPr>
        <w:pStyle w:val="Compact"/>
        <w:numPr>
          <w:ilvl w:val="0"/>
          <w:numId w:val="1016"/>
        </w:numPr>
      </w:pPr>
      <w:r>
        <w:rPr>
          <w:b/>
          <w:bCs/>
        </w:rPr>
        <w:t xml:space="preserve">Offline or full-text search</w:t>
      </w:r>
      <w:r>
        <w:t xml:space="preserve"> </w:t>
      </w:r>
      <w:r>
        <w:t xml:space="preserve">across years of discussion,</w:t>
      </w:r>
      <w:r>
        <w:t xml:space="preserve"> </w:t>
      </w:r>
      <w:r>
        <w:t xml:space="preserve">which is faster and more thorough than GitHub’s search box.</w:t>
      </w:r>
    </w:p>
    <w:p>
      <w:pPr>
        <w:pStyle w:val="Compact"/>
        <w:numPr>
          <w:ilvl w:val="0"/>
          <w:numId w:val="1016"/>
        </w:numPr>
      </w:pPr>
      <w:r>
        <w:rPr>
          <w:b/>
          <w:bCs/>
        </w:rPr>
        <w:t xml:space="preserve">Supplementary material</w:t>
      </w:r>
      <w:r>
        <w:t xml:space="preserve"> </w:t>
      </w:r>
      <w:r>
        <w:t xml:space="preserve">documenting how an analysis evolved,</w:t>
      </w:r>
      <w:r>
        <w:t xml:space="preserve"> </w:t>
      </w:r>
      <w:r>
        <w:t xml:space="preserve">for a manuscript or a reproducibility appendix.</w:t>
      </w:r>
    </w:p>
    <w:p>
      <w:pPr>
        <w:pStyle w:val="Compact"/>
        <w:numPr>
          <w:ilvl w:val="0"/>
          <w:numId w:val="1016"/>
        </w:numPr>
      </w:pPr>
      <w:r>
        <w:rPr>
          <w:b/>
          <w:bCs/>
        </w:rPr>
        <w:t xml:space="preserve">Feeding context to an AI coding assistant</w:t>
      </w:r>
      <w:r>
        <w:t xml:space="preserve"> </w:t>
      </w:r>
      <w:r>
        <w:t xml:space="preserve">that cannot browse the web</w:t>
      </w:r>
      <w:r>
        <w:t xml:space="preserve"> </w:t>
      </w:r>
      <w:r>
        <w:t xml:space="preserve">but can read files in the working directory.</w:t>
      </w:r>
    </w:p>
    <w:bookmarkStart w:id="74" w:name="sec-export-three-streams"/>
    <w:p>
      <w:pPr>
        <w:pStyle w:val="Heading3"/>
      </w:pPr>
      <w:r>
        <w:t xml:space="preserve">15.1 A pull request holds three separate conversations</w:t>
      </w:r>
    </w:p>
    <w:p>
      <w:pPr>
        <w:pStyle w:val="FirstParagraph"/>
      </w:pPr>
      <w:r>
        <w:t xml:space="preserve">This is the detail that most home-grown export scripts miss.</w:t>
      </w:r>
      <w:r>
        <w:t xml:space="preserve"> </w:t>
      </w:r>
      <w:r>
        <w:t xml:space="preserve">What the GitHub web interface presents as one continuous thread</w:t>
      </w:r>
      <w:r>
        <w:t xml:space="preserve"> </w:t>
      </w:r>
      <w:r>
        <w:t xml:space="preserve">is actually three different resources in the API:</w:t>
      </w:r>
    </w:p>
    <w:tbl>
      <w:tblPr>
        <w:tblStyle w:val="Table"/>
        <w:tblW w:type="pct" w:w="5000"/>
        <w:tblLayout w:type="fixed"/>
        <w:tblLook w:firstRow="1" w:lastRow="0" w:firstColumn="0" w:lastColumn="0" w:noHBand="0" w:noVBand="0" w:val="0020"/>
      </w:tblPr>
      <w:tblGrid>
        <w:gridCol w:w="1584"/>
        <w:gridCol w:w="2640"/>
        <w:gridCol w:w="3696"/>
      </w:tblGrid>
      <w:tr>
        <w:trPr>
          <w:tblHeader w:val="on"/>
        </w:trPr>
        <w:tc>
          <w:tcPr/>
          <w:p>
            <w:pPr>
              <w:pStyle w:val="Compact"/>
            </w:pPr>
            <w:r>
              <w:t xml:space="preserve">Stream</w:t>
            </w:r>
          </w:p>
        </w:tc>
        <w:tc>
          <w:tcPr/>
          <w:p>
            <w:pPr>
              <w:pStyle w:val="Compact"/>
            </w:pPr>
            <w:r>
              <w:t xml:space="preserve">What it is</w:t>
            </w:r>
          </w:p>
        </w:tc>
        <w:tc>
          <w:tcPr/>
          <w:p>
            <w:pPr>
              <w:pStyle w:val="Compact"/>
            </w:pPr>
            <w:r>
              <w:t xml:space="preserve">Where it lives</w:t>
            </w:r>
          </w:p>
        </w:tc>
      </w:tr>
      <w:tr>
        <w:tc>
          <w:tcPr/>
          <w:p>
            <w:pPr>
              <w:pStyle w:val="Compact"/>
            </w:pPr>
            <w:r>
              <w:t xml:space="preserve">Issue comments</w:t>
            </w:r>
          </w:p>
        </w:tc>
        <w:tc>
          <w:tcPr/>
          <w:p>
            <w:pPr>
              <w:pStyle w:val="Compact"/>
            </w:pPr>
            <w:r>
              <w:t xml:space="preserve">Top-level comments in the</w:t>
            </w:r>
            <w:r>
              <w:t xml:space="preserve"> </w:t>
            </w:r>
            <w:r>
              <w:t xml:space="preserve">“Conversation”</w:t>
            </w:r>
            <w:r>
              <w:t xml:space="preserve"> </w:t>
            </w:r>
            <w:r>
              <w:t xml:space="preserve">tab</w:t>
            </w:r>
          </w:p>
        </w:tc>
        <w:tc>
          <w:tcPr/>
          <w:p>
            <w:pPr>
              <w:pStyle w:val="Compact"/>
            </w:pPr>
            <w:r>
              <w:rPr>
                <w:rStyle w:val="VerbatimChar"/>
              </w:rPr>
              <w:t xml:space="preserve">/issues/{n}/comments</w:t>
            </w:r>
          </w:p>
        </w:tc>
      </w:tr>
      <w:tr>
        <w:tc>
          <w:tcPr/>
          <w:p>
            <w:pPr>
              <w:pStyle w:val="Compact"/>
            </w:pPr>
            <w:r>
              <w:t xml:space="preserve">Reviews</w:t>
            </w:r>
          </w:p>
        </w:tc>
        <w:tc>
          <w:tcPr/>
          <w:p>
            <w:pPr>
              <w:pStyle w:val="Compact"/>
            </w:pPr>
            <w:r>
              <w:t xml:space="preserve">The summary body attached to an Approve, Request changes, or Comment review</w:t>
            </w:r>
          </w:p>
        </w:tc>
        <w:tc>
          <w:tcPr/>
          <w:p>
            <w:pPr>
              <w:pStyle w:val="Compact"/>
            </w:pPr>
            <w:r>
              <w:rPr>
                <w:rStyle w:val="VerbatimChar"/>
              </w:rPr>
              <w:t xml:space="preserve">/pulls/{n}/reviews</w:t>
            </w:r>
          </w:p>
        </w:tc>
      </w:tr>
      <w:tr>
        <w:tc>
          <w:tcPr/>
          <w:p>
            <w:pPr>
              <w:pStyle w:val="Compact"/>
            </w:pPr>
            <w:r>
              <w:t xml:space="preserve">Review comments</w:t>
            </w:r>
          </w:p>
        </w:tc>
        <w:tc>
          <w:tcPr/>
          <w:p>
            <w:pPr>
              <w:pStyle w:val="Compact"/>
            </w:pPr>
            <w:r>
              <w:t xml:space="preserve">Inline comments anchored to a line of the diff</w:t>
            </w:r>
          </w:p>
        </w:tc>
        <w:tc>
          <w:tcPr/>
          <w:p>
            <w:pPr>
              <w:pStyle w:val="Compact"/>
            </w:pPr>
            <w:r>
              <w:rPr>
                <w:rStyle w:val="VerbatimChar"/>
              </w:rPr>
              <w:t xml:space="preserve">/pulls/{n}/comments</w:t>
            </w:r>
          </w:p>
        </w:tc>
      </w:tr>
    </w:tbl>
    <w:p>
      <w:pPr>
        <w:pStyle w:val="BodyText"/>
      </w:pPr>
      <w:r>
        <w:t xml:space="preserve">Fetch only the first</w:t>
      </w:r>
      <w:r>
        <w:t xml:space="preserve"> </w:t>
      </w:r>
      <w:r>
        <w:t xml:space="preserve">and you will silently drop</w:t>
      </w:r>
      <w:r>
        <w:t xml:space="preserve"> </w:t>
      </w:r>
      <w:r>
        <w:t xml:space="preserve">every line-level review comment</w:t>
      </w:r>
      <w:r>
        <w:t xml:space="preserve"> </w:t>
      </w:r>
      <w:r>
        <w:t xml:space="preserve">and every reviewer’s summary —</w:t>
      </w:r>
      <w:r>
        <w:t xml:space="preserve"> </w:t>
      </w:r>
      <w:r>
        <w:t xml:space="preserve">usually the most substantive part of the discussion.</w:t>
      </w:r>
    </w:p>
    <w:p>
      <w:pPr>
        <w:pStyle w:val="BodyText"/>
      </w:pPr>
      <w:r>
        <w:t xml:space="preserve">A fourth resource,</w:t>
      </w:r>
      <w:r>
        <w:t xml:space="preserve"> </w:t>
      </w:r>
      <w:r>
        <w:t xml:space="preserve">the timeline (</w:t>
      </w:r>
      <w:r>
        <w:rPr>
          <w:rStyle w:val="VerbatimChar"/>
        </w:rPr>
        <w:t xml:space="preserve">/issues/{n}/timeline</w:t>
      </w:r>
      <w:r>
        <w:t xml:space="preserve">),</w:t>
      </w:r>
      <w:r>
        <w:t xml:space="preserve"> </w:t>
      </w:r>
      <w:r>
        <w:t xml:space="preserve">carries the non-prose events:</w:t>
      </w:r>
      <w:r>
        <w:t xml:space="preserve"> </w:t>
      </w:r>
      <w:r>
        <w:t xml:space="preserve">labels applied,</w:t>
      </w:r>
      <w:r>
        <w:t xml:space="preserve"> </w:t>
      </w:r>
      <w:r>
        <w:t xml:space="preserve">commits referenced,</w:t>
      </w:r>
      <w:r>
        <w:t xml:space="preserve"> </w:t>
      </w:r>
      <w:r>
        <w:t xml:space="preserve">issues linked and closed,</w:t>
      </w:r>
      <w:r>
        <w:t xml:space="preserve"> </w:t>
      </w:r>
      <w:r>
        <w:t xml:space="preserve">review requests.</w:t>
      </w:r>
      <w:r>
        <w:t xml:space="preserve"> </w:t>
      </w:r>
      <w:r>
        <w:t xml:space="preserve">Export it too if you care about</w:t>
      </w:r>
      <w:r>
        <w:t xml:space="preserve"> </w:t>
      </w:r>
      <w:r>
        <w:rPr>
          <w:i/>
          <w:iCs/>
        </w:rPr>
        <w:t xml:space="preserve">what happened</w:t>
      </w:r>
      <w:r>
        <w:t xml:space="preserve"> </w:t>
      </w:r>
      <w:r>
        <w:t xml:space="preserve">and not only</w:t>
      </w:r>
      <w:r>
        <w:t xml:space="preserve"> </w:t>
      </w:r>
      <w:r>
        <w:rPr>
          <w:i/>
          <w:iCs/>
        </w:rPr>
        <w:t xml:space="preserve">what was said</w:t>
      </w:r>
      <w:r>
        <w:t xml:space="preserve">.</w:t>
      </w:r>
    </w:p>
    <w:p>
      <w:pPr>
        <w:pStyle w:val="BodyText"/>
      </w:pPr>
      <w:r>
        <w:t xml:space="preserve">Note also that GitHub models pull requests as a kind of issue.</w:t>
      </w:r>
      <w:r>
        <w:t xml:space="preserve"> </w:t>
      </w:r>
      <w:r>
        <w:t xml:space="preserve">The</w:t>
      </w:r>
      <w:r>
        <w:t xml:space="preserve"> </w:t>
      </w:r>
      <w:r>
        <w:rPr>
          <w:rStyle w:val="VerbatimChar"/>
        </w:rPr>
        <w:t xml:space="preserve">/issues</w:t>
      </w:r>
      <w:r>
        <w:t xml:space="preserve"> </w:t>
      </w:r>
      <w:r>
        <w:t xml:space="preserve">endpoint returns both,</w:t>
      </w:r>
      <w:r>
        <w:t xml:space="preserve"> </w:t>
      </w:r>
      <w:r>
        <w:t xml:space="preserve">with pull requests distinguished by a</w:t>
      </w:r>
      <w:r>
        <w:t xml:space="preserve"> </w:t>
      </w:r>
      <w:r>
        <w:rPr>
          <w:rStyle w:val="VerbatimChar"/>
        </w:rPr>
        <w:t xml:space="preserve">pull_request</w:t>
      </w:r>
      <w:r>
        <w:t xml:space="preserve"> </w:t>
      </w:r>
      <w:r>
        <w:t xml:space="preserve">key,</w:t>
      </w:r>
      <w:r>
        <w:t xml:space="preserve"> </w:t>
      </w:r>
      <w:r>
        <w:t xml:space="preserve">so filter deliberately rather than assuming you got only issues.</w:t>
      </w:r>
    </w:p>
    <w:bookmarkEnd w:id="74"/>
    <w:bookmarkStart w:id="75" w:name="sec-export-gh"/>
    <w:p>
      <w:pPr>
        <w:pStyle w:val="Heading3"/>
      </w:pPr>
      <w:r>
        <w:t xml:space="preserve">15.2 Exporting with</w:t>
      </w:r>
      <w:r>
        <w:t xml:space="preserve"> </w:t>
      </w:r>
      <w:r>
        <w:rPr>
          <w:rStyle w:val="VerbatimChar"/>
        </w:rPr>
        <w:t xml:space="preserve">gh</w:t>
      </w:r>
    </w:p>
    <w:p>
      <w:pPr>
        <w:pStyle w:val="FirstParagraph"/>
      </w:pPr>
      <w:r>
        <w:t xml:space="preserve">The GitHub CLI (</w:t>
      </w:r>
      <w:hyperlink w:anchor="sec-cli-tools">
        <w:r>
          <w:rPr>
            <w:rStyle w:val="Hyperlink"/>
          </w:rPr>
          <w:t xml:space="preserve">Section 4</w:t>
        </w:r>
      </w:hyperlink>
      <w:r>
        <w:t xml:space="preserve">) is the shortest route for a handful of repositories.</w:t>
      </w:r>
      <w:r>
        <w:t xml:space="preserve"> </w:t>
      </w:r>
      <w:r>
        <w:t xml:space="preserve">Its</w:t>
      </w:r>
      <w:r>
        <w:t xml:space="preserve"> </w:t>
      </w:r>
      <w:r>
        <w:rPr>
          <w:rStyle w:val="VerbatimChar"/>
        </w:rPr>
        <w:t xml:space="preserve">--json</w:t>
      </w:r>
      <w:r>
        <w:t xml:space="preserve"> </w:t>
      </w:r>
      <w:r>
        <w:t xml:space="preserve">flag will assemble the separate streams for you.</w:t>
      </w:r>
    </w:p>
    <w:p>
      <w:pPr>
        <w:pStyle w:val="BodyText"/>
      </w:pPr>
      <w:r>
        <w:t xml:space="preserve">Issues, with their comment threads inline:</w:t>
      </w:r>
    </w:p>
    <w:p>
      <w:pPr>
        <w:pStyle w:val="SourceCode"/>
      </w:pPr>
      <w:r>
        <w:rPr>
          <w:rStyle w:val="ExtensionTok"/>
        </w:rPr>
        <w:t xml:space="preserve">gh</w:t>
      </w:r>
      <w:r>
        <w:rPr>
          <w:rStyle w:val="NormalTok"/>
        </w:rPr>
        <w:t xml:space="preserve"> issue list </w:t>
      </w:r>
      <w:r>
        <w:rPr>
          <w:rStyle w:val="AttributeTok"/>
        </w:rPr>
        <w:t xml:space="preserve">--repo</w:t>
      </w:r>
      <w:r>
        <w:rPr>
          <w:rStyle w:val="NormalTok"/>
        </w:rPr>
        <w:t xml:space="preserve"> UCD-SERG/serocalculator </w:t>
      </w:r>
      <w:r>
        <w:rPr>
          <w:rStyle w:val="AttributeTok"/>
        </w:rPr>
        <w:t xml:space="preserve">--state</w:t>
      </w:r>
      <w:r>
        <w:rPr>
          <w:rStyle w:val="NormalTok"/>
        </w:rPr>
        <w:t xml:space="preserve"> all </w:t>
      </w:r>
      <w:r>
        <w:rPr>
          <w:rStyle w:val="AttributeTok"/>
        </w:rPr>
        <w:t xml:space="preserve">--limit</w:t>
      </w:r>
      <w:r>
        <w:rPr>
          <w:rStyle w:val="NormalTok"/>
        </w:rPr>
        <w:t xml:space="preserve"> 1000 </w:t>
      </w:r>
      <w:r>
        <w:rPr>
          <w:rStyle w:val="DataTypeTok"/>
        </w:rPr>
        <w:t xml:space="preserve">\</w:t>
      </w:r>
      <w:r>
        <w:br/>
      </w:r>
      <w:r>
        <w:rPr>
          <w:rStyle w:val="NormalTok"/>
        </w:rPr>
        <w:t xml:space="preserve">  </w:t>
      </w:r>
      <w:r>
        <w:rPr>
          <w:rStyle w:val="AttributeTok"/>
        </w:rPr>
        <w:t xml:space="preserve">--json</w:t>
      </w:r>
      <w:r>
        <w:rPr>
          <w:rStyle w:val="NormalTok"/>
        </w:rPr>
        <w:t xml:space="preserve"> number,title,state,author,createdAt,closedAt,labels,body,comments </w:t>
      </w:r>
      <w:r>
        <w:rPr>
          <w:rStyle w:val="DataTypeTok"/>
        </w:rPr>
        <w:t xml:space="preserve">\</w:t>
      </w:r>
      <w:r>
        <w:br/>
      </w:r>
      <w:r>
        <w:rPr>
          <w:rStyle w:val="NormalTok"/>
        </w:rPr>
        <w:t xml:space="preserve">  </w:t>
      </w:r>
      <w:r>
        <w:rPr>
          <w:rStyle w:val="OperatorTok"/>
        </w:rPr>
        <w:t xml:space="preserve">&gt;</w:t>
      </w:r>
      <w:r>
        <w:rPr>
          <w:rStyle w:val="NormalTok"/>
        </w:rPr>
        <w:t xml:space="preserve"> issues.json</w:t>
      </w:r>
    </w:p>
    <w:p>
      <w:pPr>
        <w:pStyle w:val="FirstParagraph"/>
      </w:pPr>
      <w:r>
        <w:t xml:space="preserve">Pull requests need all three streams named explicitly:</w:t>
      </w:r>
    </w:p>
    <w:p>
      <w:pPr>
        <w:pStyle w:val="SourceCode"/>
      </w:pPr>
      <w:r>
        <w:rPr>
          <w:rStyle w:val="ExtensionTok"/>
        </w:rPr>
        <w:t xml:space="preserve">gh</w:t>
      </w:r>
      <w:r>
        <w:rPr>
          <w:rStyle w:val="NormalTok"/>
        </w:rPr>
        <w:t xml:space="preserve"> pr list </w:t>
      </w:r>
      <w:r>
        <w:rPr>
          <w:rStyle w:val="AttributeTok"/>
        </w:rPr>
        <w:t xml:space="preserve">--repo</w:t>
      </w:r>
      <w:r>
        <w:rPr>
          <w:rStyle w:val="NormalTok"/>
        </w:rPr>
        <w:t xml:space="preserve"> UCD-SERG/serocalculator </w:t>
      </w:r>
      <w:r>
        <w:rPr>
          <w:rStyle w:val="AttributeTok"/>
        </w:rPr>
        <w:t xml:space="preserve">--state</w:t>
      </w:r>
      <w:r>
        <w:rPr>
          <w:rStyle w:val="NormalTok"/>
        </w:rPr>
        <w:t xml:space="preserve"> all </w:t>
      </w:r>
      <w:r>
        <w:rPr>
          <w:rStyle w:val="AttributeTok"/>
        </w:rPr>
        <w:t xml:space="preserve">--limit</w:t>
      </w:r>
      <w:r>
        <w:rPr>
          <w:rStyle w:val="NormalTok"/>
        </w:rPr>
        <w:t xml:space="preserve"> 1000 </w:t>
      </w:r>
      <w:r>
        <w:rPr>
          <w:rStyle w:val="DataTypeTok"/>
        </w:rPr>
        <w:t xml:space="preserve">\</w:t>
      </w:r>
      <w:r>
        <w:br/>
      </w:r>
      <w:r>
        <w:rPr>
          <w:rStyle w:val="NormalTok"/>
        </w:rPr>
        <w:t xml:space="preserve">  </w:t>
      </w:r>
      <w:r>
        <w:rPr>
          <w:rStyle w:val="AttributeTok"/>
        </w:rPr>
        <w:t xml:space="preserve">--json</w:t>
      </w:r>
      <w:r>
        <w:rPr>
          <w:rStyle w:val="NormalTok"/>
        </w:rPr>
        <w:t xml:space="preserve"> number </w:t>
      </w:r>
      <w:r>
        <w:rPr>
          <w:rStyle w:val="AttributeTok"/>
        </w:rPr>
        <w:t xml:space="preserve">--jq</w:t>
      </w:r>
      <w:r>
        <w:rPr>
          <w:rStyle w:val="NormalTok"/>
        </w:rPr>
        <w:t xml:space="preserve"> </w:t>
      </w:r>
      <w:r>
        <w:rPr>
          <w:rStyle w:val="StringTok"/>
        </w:rPr>
        <w:t xml:space="preserve">'.[].number'</w:t>
      </w:r>
      <w:r>
        <w:rPr>
          <w:rStyle w:val="NormalTok"/>
        </w:rPr>
        <w:t xml:space="preserve"> </w:t>
      </w:r>
      <w:r>
        <w:rPr>
          <w:rStyle w:val="KeywordTok"/>
        </w:rPr>
        <w:t xml:space="preserve">|</w:t>
      </w:r>
      <w:r>
        <w:br/>
      </w:r>
      <w:r>
        <w:rPr>
          <w:rStyle w:val="ControlFlowTok"/>
        </w:rPr>
        <w:t xml:space="preserve">while</w:t>
      </w:r>
      <w:r>
        <w:rPr>
          <w:rStyle w:val="NormalTok"/>
        </w:rPr>
        <w:t xml:space="preserve"> </w:t>
      </w:r>
      <w:r>
        <w:rPr>
          <w:rStyle w:val="BuiltInTok"/>
        </w:rPr>
        <w:t xml:space="preserve">read</w:t>
      </w:r>
      <w:r>
        <w:rPr>
          <w:rStyle w:val="NormalTok"/>
        </w:rPr>
        <w:t xml:space="preserve"> </w:t>
      </w:r>
      <w:r>
        <w:rPr>
          <w:rStyle w:val="AttributeTok"/>
        </w:rPr>
        <w:t xml:space="preserve">-r</w:t>
      </w:r>
      <w:r>
        <w:rPr>
          <w:rStyle w:val="NormalTok"/>
        </w:rPr>
        <w:t xml:space="preserve"> </w:t>
      </w:r>
      <w:r>
        <w:rPr>
          <w:rStyle w:val="VariableTok"/>
        </w:rPr>
        <w:t xml:space="preserve">n</w:t>
      </w:r>
      <w:r>
        <w:rPr>
          <w:rStyle w:val="KeywordTok"/>
        </w:rPr>
        <w:t xml:space="preserve">;</w:t>
      </w:r>
      <w:r>
        <w:rPr>
          <w:rStyle w:val="NormalTok"/>
        </w:rPr>
        <w:t xml:space="preserve"> </w:t>
      </w:r>
      <w:r>
        <w:rPr>
          <w:rStyle w:val="ControlFlowTok"/>
        </w:rPr>
        <w:t xml:space="preserve">do</w:t>
      </w:r>
      <w:r>
        <w:br/>
      </w:r>
      <w:r>
        <w:rPr>
          <w:rStyle w:val="NormalTok"/>
        </w:rPr>
        <w:t xml:space="preserve">  </w:t>
      </w:r>
      <w:r>
        <w:rPr>
          <w:rStyle w:val="ExtensionTok"/>
        </w:rPr>
        <w:t xml:space="preserve">gh</w:t>
      </w:r>
      <w:r>
        <w:rPr>
          <w:rStyle w:val="NormalTok"/>
        </w:rPr>
        <w:t xml:space="preserve"> pr view </w:t>
      </w:r>
      <w:r>
        <w:rPr>
          <w:rStyle w:val="StringTok"/>
        </w:rPr>
        <w:t xml:space="preserve">"</w:t>
      </w:r>
      <w:r>
        <w:rPr>
          <w:rStyle w:val="VariableTok"/>
        </w:rPr>
        <w:t xml:space="preserve">$n</w:t>
      </w:r>
      <w:r>
        <w:rPr>
          <w:rStyle w:val="StringTok"/>
        </w:rPr>
        <w:t xml:space="preserve">"</w:t>
      </w:r>
      <w:r>
        <w:rPr>
          <w:rStyle w:val="NormalTok"/>
        </w:rPr>
        <w:t xml:space="preserve"> </w:t>
      </w:r>
      <w:r>
        <w:rPr>
          <w:rStyle w:val="AttributeTok"/>
        </w:rPr>
        <w:t xml:space="preserve">--repo</w:t>
      </w:r>
      <w:r>
        <w:rPr>
          <w:rStyle w:val="NormalTok"/>
        </w:rPr>
        <w:t xml:space="preserve"> UCD-SERG/serocalculator </w:t>
      </w:r>
      <w:r>
        <w:rPr>
          <w:rStyle w:val="DataTypeTok"/>
        </w:rPr>
        <w:t xml:space="preserve">\</w:t>
      </w:r>
      <w:r>
        <w:br/>
      </w:r>
      <w:r>
        <w:rPr>
          <w:rStyle w:val="NormalTok"/>
        </w:rPr>
        <w:t xml:space="preserve">    </w:t>
      </w:r>
      <w:r>
        <w:rPr>
          <w:rStyle w:val="AttributeTok"/>
        </w:rPr>
        <w:t xml:space="preserve">--json</w:t>
      </w:r>
      <w:r>
        <w:rPr>
          <w:rStyle w:val="NormalTok"/>
        </w:rPr>
        <w:t xml:space="preserve"> number,title,state,author,createdAt,mergedAt,body,comments,reviews,reviewThreads </w:t>
      </w:r>
      <w:r>
        <w:rPr>
          <w:rStyle w:val="DataTypeTok"/>
        </w:rPr>
        <w:t xml:space="preserve">\</w:t>
      </w:r>
      <w:r>
        <w:br/>
      </w:r>
      <w:r>
        <w:rPr>
          <w:rStyle w:val="NormalTok"/>
        </w:rPr>
        <w:t xml:space="preserve">    </w:t>
      </w:r>
      <w:r>
        <w:rPr>
          <w:rStyle w:val="OperatorTok"/>
        </w:rPr>
        <w:t xml:space="preserve">&gt;</w:t>
      </w:r>
      <w:r>
        <w:rPr>
          <w:rStyle w:val="NormalTok"/>
        </w:rPr>
        <w:t xml:space="preserve"> </w:t>
      </w:r>
      <w:r>
        <w:rPr>
          <w:rStyle w:val="StringTok"/>
        </w:rPr>
        <w:t xml:space="preserve">"pr-</w:t>
      </w:r>
      <w:r>
        <w:rPr>
          <w:rStyle w:val="VariableTok"/>
        </w:rPr>
        <w:t xml:space="preserve">${n}</w:t>
      </w:r>
      <w:r>
        <w:rPr>
          <w:rStyle w:val="StringTok"/>
        </w:rPr>
        <w:t xml:space="preserve">.json"</w:t>
      </w:r>
      <w:r>
        <w:br/>
      </w:r>
      <w:r>
        <w:rPr>
          <w:rStyle w:val="ControlFlowTok"/>
        </w:rPr>
        <w:t xml:space="preserve">done</w:t>
      </w:r>
    </w:p>
    <w:p>
      <w:pPr>
        <w:pStyle w:val="FirstParagraph"/>
      </w:pPr>
      <w:r>
        <w:rPr>
          <w:rStyle w:val="VerbatimChar"/>
        </w:rPr>
        <w:t xml:space="preserve">reviewThreads</w:t>
      </w:r>
      <w:r>
        <w:t xml:space="preserve"> </w:t>
      </w:r>
      <w:r>
        <w:t xml:space="preserve">is the one to watch:</w:t>
      </w:r>
      <w:r>
        <w:t xml:space="preserve"> </w:t>
      </w:r>
      <w:r>
        <w:t xml:space="preserve">it nests the inline comments under the thread they belong to</w:t>
      </w:r>
      <w:r>
        <w:t xml:space="preserve"> </w:t>
      </w:r>
      <w:r>
        <w:t xml:space="preserve">and reports whether the thread was resolved,</w:t>
      </w:r>
      <w:r>
        <w:t xml:space="preserve"> </w:t>
      </w:r>
      <w:r>
        <w:t xml:space="preserve">which a flat list of review comments cannot tell you.</w:t>
      </w:r>
    </w:p>
    <w:p>
      <w:pPr>
        <w:pStyle w:val="BodyText"/>
      </w:pPr>
      <w:r>
        <w:t xml:space="preserve">Note that</w:t>
      </w:r>
      <w:r>
        <w:t xml:space="preserve"> </w:t>
      </w:r>
      <w:r>
        <w:rPr>
          <w:rStyle w:val="VerbatimChar"/>
        </w:rPr>
        <w:t xml:space="preserve">--limit</w:t>
      </w:r>
      <w:r>
        <w:t xml:space="preserve"> </w:t>
      </w:r>
      <w:r>
        <w:t xml:space="preserve">defaults to 30.</w:t>
      </w:r>
      <w:r>
        <w:t xml:space="preserve"> </w:t>
      </w:r>
      <w:r>
        <w:t xml:space="preserve">Set it above your repository’s issue count,</w:t>
      </w:r>
      <w:r>
        <w:t xml:space="preserve"> </w:t>
      </w:r>
      <w:r>
        <w:t xml:space="preserve">or you will get a partial export with no warning.</w:t>
      </w:r>
    </w:p>
    <w:bookmarkEnd w:id="75"/>
    <w:bookmarkStart w:id="77" w:name="sec-export-rest"/>
    <w:p>
      <w:pPr>
        <w:pStyle w:val="Heading3"/>
      </w:pPr>
      <w:r>
        <w:t xml:space="preserve">15.3 Exporting with the REST API</w:t>
      </w:r>
    </w:p>
    <w:p>
      <w:pPr>
        <w:pStyle w:val="FirstParagraph"/>
      </w:pPr>
      <w:r>
        <w:t xml:space="preserve">When you need a field</w:t>
      </w:r>
      <w:r>
        <w:t xml:space="preserve"> </w:t>
      </w:r>
      <w:r>
        <w:rPr>
          <w:rStyle w:val="VerbatimChar"/>
        </w:rPr>
        <w:t xml:space="preserve">gh</w:t>
      </w:r>
      <w:r>
        <w:t xml:space="preserve">’s</w:t>
      </w:r>
      <w:r>
        <w:t xml:space="preserve"> </w:t>
      </w:r>
      <w:r>
        <w:rPr>
          <w:rStyle w:val="VerbatimChar"/>
        </w:rPr>
        <w:t xml:space="preserve">--json</w:t>
      </w:r>
      <w:r>
        <w:t xml:space="preserve"> </w:t>
      </w:r>
      <w:r>
        <w:t xml:space="preserve">flag does not expose,</w:t>
      </w:r>
      <w:r>
        <w:t xml:space="preserve"> </w:t>
      </w:r>
      <w:r>
        <w:t xml:space="preserve">call the API directly.</w:t>
      </w:r>
      <w:r>
        <w:t xml:space="preserve"> </w:t>
      </w:r>
      <w:r>
        <w:rPr>
          <w:rStyle w:val="VerbatimChar"/>
        </w:rPr>
        <w:t xml:space="preserve">gh api</w:t>
      </w:r>
      <w:r>
        <w:t xml:space="preserve"> </w:t>
      </w:r>
      <w:r>
        <w:t xml:space="preserve">handles authentication and pagination for you:</w:t>
      </w:r>
    </w:p>
    <w:p>
      <w:pPr>
        <w:pStyle w:val="SourceCode"/>
      </w:pPr>
      <w:r>
        <w:rPr>
          <w:rStyle w:val="ExtensionTok"/>
        </w:rPr>
        <w:t xml:space="preserve">gh</w:t>
      </w:r>
      <w:r>
        <w:rPr>
          <w:rStyle w:val="NormalTok"/>
        </w:rPr>
        <w:t xml:space="preserve"> api </w:t>
      </w:r>
      <w:r>
        <w:rPr>
          <w:rStyle w:val="AttributeTok"/>
        </w:rPr>
        <w:t xml:space="preserve">--paginate</w:t>
      </w:r>
      <w:r>
        <w:rPr>
          <w:rStyle w:val="NormalTok"/>
        </w:rPr>
        <w:t xml:space="preserve"> /repos/OWNER/REPO/issues/123/comments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/repos/OWNER/REPO/pulls/123/comments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/repos/OWNER/REPO/pulls/123/reviews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/repos/OWNER/REPO/issues/123/timeline</w:t>
      </w:r>
    </w:p>
    <w:p>
      <w:pPr>
        <w:pStyle w:val="FirstParagraph"/>
      </w:pPr>
      <w:r>
        <w:t xml:space="preserve">Without</w:t>
      </w:r>
      <w:r>
        <w:t xml:space="preserve"> </w:t>
      </w:r>
      <w:r>
        <w:rPr>
          <w:rStyle w:val="VerbatimChar"/>
        </w:rPr>
        <w:t xml:space="preserve">--paginate</w:t>
      </w:r>
      <w:r>
        <w:t xml:space="preserve"> </w:t>
      </w:r>
      <w:r>
        <w:t xml:space="preserve">you get the first 30 records and nothing to indicate more exist.</w:t>
      </w:r>
    </w:p>
    <w:p>
      <w:pPr>
        <w:pStyle w:val="BodyText"/>
      </w:pPr>
      <w:r>
        <w:t xml:space="preserve">The same endpoints work from R via the</w:t>
      </w:r>
      <w:r>
        <w:t xml:space="preserve"> </w:t>
      </w:r>
      <w:hyperlink r:id="rId76">
        <w:r>
          <w:rPr>
            <w:rStyle w:val="VerbatimChar"/>
          </w:rPr>
          <w:t xml:space="preserve">gh</w:t>
        </w:r>
        <w:r>
          <w:rPr>
            <w:rStyle w:val="Hyperlink"/>
          </w:rPr>
          <w:t xml:space="preserve"> </w:t>
        </w:r>
        <w:r>
          <w:rPr>
            <w:rStyle w:val="Hyperlink"/>
          </w:rPr>
          <w:t xml:space="preserve">package</w:t>
        </w:r>
      </w:hyperlink>
      <w:r>
        <w:t xml:space="preserve">,</w:t>
      </w:r>
      <w:r>
        <w:t xml:space="preserve"> </w:t>
      </w:r>
      <w:r>
        <w:t xml:space="preserve">which is convenient if the export feeds directly into an analysis:</w:t>
      </w:r>
    </w:p>
    <w:p>
      <w:pPr>
        <w:pStyle w:val="SourceCode"/>
      </w:pPr>
      <w:r>
        <w:rPr>
          <w:rStyle w:val="NormalTok"/>
        </w:rPr>
        <w:t xml:space="preserve">comments </w:t>
      </w:r>
      <w:r>
        <w:rPr>
          <w:rStyle w:val="OtherTok"/>
        </w:rPr>
        <w:t xml:space="preserve">&lt;-</w:t>
      </w:r>
      <w:r>
        <w:rPr>
          <w:rStyle w:val="NormalTok"/>
        </w:rPr>
        <w:t xml:space="preserve"> gh</w:t>
      </w:r>
      <w:r>
        <w:rPr>
          <w:rStyle w:val="SpecialCharTok"/>
        </w:rPr>
        <w:t xml:space="preserve">::</w:t>
      </w:r>
      <w:r>
        <w:rPr>
          <w:rStyle w:val="FunctionTok"/>
        </w:rPr>
        <w:t xml:space="preserve">gh</w:t>
      </w:r>
      <w:r>
        <w:rPr>
          <w:rStyle w:val="NormalTok"/>
        </w:rPr>
        <w:t xml:space="preserve">(</w:t>
      </w:r>
      <w:r>
        <w:br/>
      </w:r>
      <w:r>
        <w:rPr>
          <w:rStyle w:val="NormalTok"/>
        </w:rPr>
        <w:t xml:space="preserve">  </w:t>
      </w:r>
      <w:r>
        <w:rPr>
          <w:rStyle w:val="StringTok"/>
        </w:rPr>
        <w:t xml:space="preserve">"/repos/{owner}/{repo}/issues/{number}/comments"</w:t>
      </w:r>
      <w:r>
        <w:rPr>
          <w:rStyle w:val="NormalTok"/>
        </w:rPr>
        <w:t xml:space="preserve">,</w:t>
      </w:r>
      <w:r>
        <w:br/>
      </w:r>
      <w:r>
        <w:rPr>
          <w:rStyle w:val="NormalTok"/>
        </w:rPr>
        <w:t xml:space="preserve">  </w:t>
      </w:r>
      <w:r>
        <w:rPr>
          <w:rStyle w:val="AttributeTok"/>
        </w:rPr>
        <w:t xml:space="preserve">owner =</w:t>
      </w:r>
      <w:r>
        <w:rPr>
          <w:rStyle w:val="NormalTok"/>
        </w:rPr>
        <w:t xml:space="preserve"> </w:t>
      </w:r>
      <w:r>
        <w:rPr>
          <w:rStyle w:val="StringTok"/>
        </w:rPr>
        <w:t xml:space="preserve">"UCD-SERG"</w:t>
      </w:r>
      <w:r>
        <w:rPr>
          <w:rStyle w:val="NormalTok"/>
        </w:rPr>
        <w:t xml:space="preserve">,</w:t>
      </w:r>
      <w:r>
        <w:br/>
      </w:r>
      <w:r>
        <w:rPr>
          <w:rStyle w:val="NormalTok"/>
        </w:rPr>
        <w:t xml:space="preserve">  </w:t>
      </w:r>
      <w:r>
        <w:rPr>
          <w:rStyle w:val="AttributeTok"/>
        </w:rPr>
        <w:t xml:space="preserve">repo =</w:t>
      </w:r>
      <w:r>
        <w:rPr>
          <w:rStyle w:val="NormalTok"/>
        </w:rPr>
        <w:t xml:space="preserve"> </w:t>
      </w:r>
      <w:r>
        <w:rPr>
          <w:rStyle w:val="StringTok"/>
        </w:rPr>
        <w:t xml:space="preserve">"serocalculator"</w:t>
      </w:r>
      <w:r>
        <w:rPr>
          <w:rStyle w:val="NormalTok"/>
        </w:rPr>
        <w:t xml:space="preserve">,</w:t>
      </w:r>
      <w:r>
        <w:br/>
      </w:r>
      <w:r>
        <w:rPr>
          <w:rStyle w:val="NormalTok"/>
        </w:rPr>
        <w:t xml:space="preserve">  </w:t>
      </w:r>
      <w:r>
        <w:rPr>
          <w:rStyle w:val="AttributeTok"/>
        </w:rPr>
        <w:t xml:space="preserve">number =</w:t>
      </w:r>
      <w:r>
        <w:rPr>
          <w:rStyle w:val="NormalTok"/>
        </w:rPr>
        <w:t xml:space="preserve"> </w:t>
      </w:r>
      <w:r>
        <w:rPr>
          <w:rStyle w:val="DecValTok"/>
        </w:rPr>
        <w:t xml:space="preserve">123</w:t>
      </w:r>
      <w:r>
        <w:rPr>
          <w:rStyle w:val="NormalTok"/>
        </w:rPr>
        <w:t xml:space="preserve">,</w:t>
      </w:r>
      <w:r>
        <w:br/>
      </w:r>
      <w:r>
        <w:rPr>
          <w:rStyle w:val="NormalTok"/>
        </w:rPr>
        <w:t xml:space="preserve">  </w:t>
      </w:r>
      <w:r>
        <w:rPr>
          <w:rStyle w:val="AttributeTok"/>
        </w:rPr>
        <w:t xml:space="preserve">.limit =</w:t>
      </w:r>
      <w:r>
        <w:rPr>
          <w:rStyle w:val="NormalTok"/>
        </w:rPr>
        <w:t xml:space="preserve"> </w:t>
      </w:r>
      <w:r>
        <w:rPr>
          <w:rStyle w:val="ConstantTok"/>
        </w:rPr>
        <w:t xml:space="preserve">Inf</w:t>
      </w:r>
      <w:r>
        <w:br/>
      </w:r>
      <w:r>
        <w:rPr>
          <w:rStyle w:val="NormalTok"/>
        </w:rPr>
        <w:t xml:space="preserve">)</w:t>
      </w:r>
    </w:p>
    <w:p>
      <w:pPr>
        <w:pStyle w:val="FirstParagraph"/>
      </w:pPr>
      <w:r>
        <w:rPr>
          <w:rStyle w:val="VerbatimChar"/>
        </w:rPr>
        <w:t xml:space="preserve">.limit = Inf</w:t>
      </w:r>
      <w:r>
        <w:t xml:space="preserve"> </w:t>
      </w:r>
      <w:r>
        <w:t xml:space="preserve">is that package’s equivalent of</w:t>
      </w:r>
      <w:r>
        <w:t xml:space="preserve"> </w:t>
      </w:r>
      <w:r>
        <w:rPr>
          <w:rStyle w:val="VerbatimChar"/>
        </w:rPr>
        <w:t xml:space="preserve">--paginate</w:t>
      </w:r>
      <w:r>
        <w:t xml:space="preserve">.</w:t>
      </w:r>
    </w:p>
    <w:bookmarkEnd w:id="77"/>
    <w:bookmarkStart w:id="78" w:name="sec-export-graphql"/>
    <w:p>
      <w:pPr>
        <w:pStyle w:val="Heading3"/>
      </w:pPr>
      <w:r>
        <w:t xml:space="preserve">15.4 Exporting with GraphQL</w:t>
      </w:r>
    </w:p>
    <w:p>
      <w:pPr>
        <w:pStyle w:val="FirstParagraph"/>
      </w:pPr>
      <w:r>
        <w:t xml:space="preserve">REST costs three or four requests per pull request.</w:t>
      </w:r>
      <w:r>
        <w:t xml:space="preserve"> </w:t>
      </w:r>
      <w:r>
        <w:t xml:space="preserve">Across several hundred pull requests</w:t>
      </w:r>
      <w:r>
        <w:t xml:space="preserve"> </w:t>
      </w:r>
      <w:r>
        <w:t xml:space="preserve">that is thousands of requests against a limit of 5000 per hour.</w:t>
      </w:r>
      <w:r>
        <w:t xml:space="preserve"> </w:t>
      </w:r>
      <w:r>
        <w:t xml:space="preserve">GitHub’s GraphQL API can return the comments, reviews, and review threads</w:t>
      </w:r>
      <w:r>
        <w:t xml:space="preserve"> </w:t>
      </w:r>
      <w:r>
        <w:t xml:space="preserve">for a pull request in a single request,</w:t>
      </w:r>
      <w:r>
        <w:t xml:space="preserve"> </w:t>
      </w:r>
      <w:r>
        <w:t xml:space="preserve">which is worth the extra complexity once a repository is large enough</w:t>
      </w:r>
      <w:r>
        <w:t xml:space="preserve"> </w:t>
      </w:r>
      <w:r>
        <w:t xml:space="preserve">that the REST approach runs into the rate limit.</w:t>
      </w:r>
      <w:r>
        <w:t xml:space="preserve"> </w:t>
      </w:r>
      <w:r>
        <w:t xml:space="preserve">Use</w:t>
      </w:r>
      <w:r>
        <w:t xml:space="preserve"> </w:t>
      </w:r>
      <w:r>
        <w:rPr>
          <w:rStyle w:val="VerbatimChar"/>
        </w:rPr>
        <w:t xml:space="preserve">gh api graphql</w:t>
      </w:r>
      <w:r>
        <w:t xml:space="preserve"> </w:t>
      </w:r>
      <w:r>
        <w:t xml:space="preserve">to issue the query.</w:t>
      </w:r>
    </w:p>
    <w:bookmarkEnd w:id="78"/>
    <w:bookmarkStart w:id="79" w:name="sec-export-migration"/>
    <w:p>
      <w:pPr>
        <w:pStyle w:val="Heading3"/>
      </w:pPr>
      <w:r>
        <w:t xml:space="preserve">15.5 Whole-repository archives</w:t>
      </w:r>
    </w:p>
    <w:p>
      <w:pPr>
        <w:pStyle w:val="FirstParagraph"/>
      </w:pPr>
      <w:r>
        <w:t xml:space="preserve">GitHub’s migration API builds a downloadable archive of your data as JSON.</w:t>
      </w:r>
      <w:r>
        <w:t xml:space="preserve"> </w:t>
      </w:r>
      <w:r>
        <w:t xml:space="preserve">It is the most complete of the routes here.</w:t>
      </w:r>
    </w:p>
    <w:p>
      <w:pPr>
        <w:pStyle w:val="BodyText"/>
      </w:pPr>
      <w:r>
        <w:t xml:space="preserve">The user migrations reference lists what the archive can hold</w:t>
      </w:r>
      <w:r>
        <w:t xml:space="preserve"> </w:t>
      </w:r>
      <w:r>
        <w:t xml:space="preserve">(</w:t>
      </w:r>
      <w:r>
        <w:t xml:space="preserve">“REST API Endpoints for User Migrations,”</w:t>
      </w:r>
      <w:r>
        <w:t xml:space="preserve"> </w:t>
      </w:r>
      <w:r>
        <w:t xml:space="preserve">n.d.)</w:t>
      </w:r>
      <w:r>
        <w:t xml:space="preserve">.</w:t>
      </w:r>
      <w:r>
        <w:t xml:space="preserve"> </w:t>
      </w:r>
      <w:r>
        <w:t xml:space="preserve">Every stream named above is in it —</w:t>
      </w:r>
      <w:r>
        <w:t xml:space="preserve"> </w:t>
      </w:r>
      <w:r>
        <w:rPr>
          <w:rStyle w:val="VerbatimChar"/>
        </w:rPr>
        <w:t xml:space="preserve">issues</w:t>
      </w:r>
      <w:r>
        <w:t xml:space="preserve">,</w:t>
      </w:r>
      <w:r>
        <w:t xml:space="preserve"> </w:t>
      </w:r>
      <w:r>
        <w:rPr>
          <w:rStyle w:val="VerbatimChar"/>
        </w:rPr>
        <w:t xml:space="preserve">issue_comments</w:t>
      </w:r>
      <w:r>
        <w:t xml:space="preserve">,</w:t>
      </w:r>
      <w:r>
        <w:t xml:space="preserve"> </w:t>
      </w:r>
      <w:r>
        <w:rPr>
          <w:rStyle w:val="VerbatimChar"/>
        </w:rPr>
        <w:t xml:space="preserve">pull_requests</w:t>
      </w:r>
      <w:r>
        <w:t xml:space="preserve">,</w:t>
      </w:r>
      <w:r>
        <w:t xml:space="preserve"> </w:t>
      </w:r>
      <w:r>
        <w:rPr>
          <w:rStyle w:val="VerbatimChar"/>
        </w:rPr>
        <w:t xml:space="preserve">pull_request_reviews</w:t>
      </w:r>
      <w:r>
        <w:t xml:space="preserve">,</w:t>
      </w:r>
      <w:r>
        <w:t xml:space="preserve"> </w:t>
      </w:r>
      <w:r>
        <w:t xml:space="preserve">and</w:t>
      </w:r>
      <w:r>
        <w:t xml:space="preserve"> </w:t>
      </w:r>
      <w:r>
        <w:rPr>
          <w:rStyle w:val="VerbatimChar"/>
        </w:rPr>
        <w:t xml:space="preserve">review_comments</w:t>
      </w:r>
      <w:r>
        <w:t xml:space="preserve"> </w:t>
      </w:r>
      <w:r>
        <w:t xml:space="preserve">—</w:t>
      </w:r>
      <w:r>
        <w:t xml:space="preserve"> </w:t>
      </w:r>
      <w:r>
        <w:t xml:space="preserve">along with</w:t>
      </w:r>
      <w:r>
        <w:t xml:space="preserve"> </w:t>
      </w:r>
      <w:r>
        <w:rPr>
          <w:rStyle w:val="VerbatimChar"/>
        </w:rPr>
        <w:t xml:space="preserve">issue_events</w:t>
      </w:r>
      <w:r>
        <w:t xml:space="preserve">,</w:t>
      </w:r>
      <w:r>
        <w:t xml:space="preserve"> </w:t>
      </w:r>
      <w:r>
        <w:rPr>
          <w:rStyle w:val="VerbatimChar"/>
        </w:rPr>
        <w:t xml:space="preserve">commit_comments</w:t>
      </w:r>
      <w:r>
        <w:t xml:space="preserve">,</w:t>
      </w:r>
      <w:r>
        <w:t xml:space="preserve"> </w:t>
      </w:r>
      <w:r>
        <w:rPr>
          <w:rStyle w:val="VerbatimChar"/>
        </w:rPr>
        <w:t xml:space="preserve">milestones</w:t>
      </w:r>
      <w:r>
        <w:t xml:space="preserve">,</w:t>
      </w:r>
      <w:r>
        <w:t xml:space="preserve"> </w:t>
      </w:r>
      <w:r>
        <w:rPr>
          <w:rStyle w:val="VerbatimChar"/>
        </w:rPr>
        <w:t xml:space="preserve">releases</w:t>
      </w:r>
      <w:r>
        <w:t xml:space="preserve">,</w:t>
      </w:r>
      <w:r>
        <w:t xml:space="preserve"> </w:t>
      </w:r>
      <w:r>
        <w:rPr>
          <w:rStyle w:val="VerbatimChar"/>
        </w:rPr>
        <w:t xml:space="preserve">repositories</w:t>
      </w:r>
      <w:r>
        <w:t xml:space="preserve">, and</w:t>
      </w:r>
      <w:r>
        <w:t xml:space="preserve"> </w:t>
      </w:r>
      <w:r>
        <w:rPr>
          <w:rStyle w:val="VerbatimChar"/>
        </w:rPr>
        <w:t xml:space="preserve">users</w:t>
      </w:r>
      <w:r>
        <w:t xml:space="preserve">.</w:t>
      </w:r>
    </w:p>
    <w:p>
      <w:pPr>
        <w:pStyle w:val="BodyText"/>
      </w:pPr>
      <w:r>
        <w:t xml:space="preserve">Start a migration with</w:t>
      </w:r>
      <w:r>
        <w:t xml:space="preserve"> </w:t>
      </w:r>
      <w:r>
        <w:rPr>
          <w:rStyle w:val="VerbatimChar"/>
        </w:rPr>
        <w:t xml:space="preserve">POST /user/migrations</w:t>
      </w:r>
      <w:r>
        <w:t xml:space="preserve"> </w:t>
      </w:r>
      <w:r>
        <w:t xml:space="preserve">for repositories you own,</w:t>
      </w:r>
      <w:r>
        <w:t xml:space="preserve"> </w:t>
      </w:r>
      <w:r>
        <w:t xml:space="preserve">or</w:t>
      </w:r>
      <w:r>
        <w:t xml:space="preserve"> </w:t>
      </w:r>
      <w:r>
        <w:rPr>
          <w:rStyle w:val="VerbatimChar"/>
        </w:rPr>
        <w:t xml:space="preserve">POST /orgs/{org}/migrations</w:t>
      </w:r>
      <w:r>
        <w:t xml:space="preserve"> </w:t>
      </w:r>
      <w:r>
        <w:t xml:space="preserve">for an organization’s repositories</w:t>
      </w:r>
      <w:r>
        <w:t xml:space="preserve"> </w:t>
      </w:r>
      <w:r>
        <w:t xml:space="preserve">if you are an organization owner</w:t>
      </w:r>
      <w:r>
        <w:t xml:space="preserve"> </w:t>
      </w:r>
      <w:r>
        <w:t xml:space="preserve">(</w:t>
      </w:r>
      <w:r>
        <w:t xml:space="preserve">“REST API Endpoints for Organization Migrations,”</w:t>
      </w:r>
      <w:r>
        <w:t xml:space="preserve"> </w:t>
      </w:r>
      <w:r>
        <w:t xml:space="preserve">n.d.)</w:t>
      </w:r>
      <w:r>
        <w:t xml:space="preserve">.</w:t>
      </w:r>
      <w:r>
        <w:t xml:space="preserve"> </w:t>
      </w:r>
      <w:r>
        <w:t xml:space="preserve">Both are asynchronous:</w:t>
      </w:r>
      <w:r>
        <w:t xml:space="preserve"> </w:t>
      </w:r>
      <w:r>
        <w:t xml:space="preserve">you poll the migration’s status until it reports</w:t>
      </w:r>
      <w:r>
        <w:t xml:space="preserve"> </w:t>
      </w:r>
      <w:r>
        <w:rPr>
          <w:rStyle w:val="VerbatimChar"/>
        </w:rPr>
        <w:t xml:space="preserve">exported</w:t>
      </w:r>
      <w:r>
        <w:t xml:space="preserve">,</w:t>
      </w:r>
      <w:r>
        <w:t xml:space="preserve"> </w:t>
      </w:r>
      <w:r>
        <w:t xml:space="preserve">then download the archive,</w:t>
      </w:r>
      <w:r>
        <w:t xml:space="preserve"> </w:t>
      </w:r>
      <w:r>
        <w:t xml:space="preserve">which stays available for seven days.</w:t>
      </w:r>
    </w:p>
    <w:p>
      <w:pPr>
        <w:pStyle w:val="BodyText"/>
      </w:pPr>
      <w:r>
        <w:rPr>
          <w:b/>
          <w:bCs/>
        </w:rPr>
        <w:t xml:space="preserve">Settings &gt; Account &gt; Export account data</w:t>
      </w:r>
      <w:r>
        <w:t xml:space="preserve"> </w:t>
      </w:r>
      <w:r>
        <w:t xml:space="preserve">is the web-interface route</w:t>
      </w:r>
      <w:r>
        <w:t xml:space="preserve"> </w:t>
      </w:r>
      <w:r>
        <w:t xml:space="preserve">to this same export rather than a separate feature.</w:t>
      </w:r>
      <w:r>
        <w:t xml:space="preserve"> </w:t>
      </w:r>
      <w:r>
        <w:t xml:space="preserve">GitHub’s documentation states that you can export your personal account’s data</w:t>
      </w:r>
      <w:r>
        <w:t xml:space="preserve"> </w:t>
      </w:r>
      <w:r>
        <w:t xml:space="preserve">“through your account settings on GitHub or with the User Migration API”</w:t>
      </w:r>
      <w:r>
        <w:t xml:space="preserve">,</w:t>
      </w:r>
      <w:r>
        <w:t xml:space="preserve"> </w:t>
      </w:r>
      <w:r>
        <w:t xml:space="preserve">and refers readers to the migrations API reference</w:t>
      </w:r>
      <w:r>
        <w:t xml:space="preserve"> </w:t>
      </w:r>
      <w:r>
        <w:t xml:space="preserve">for what that data covers</w:t>
      </w:r>
      <w:r>
        <w:t xml:space="preserve"> </w:t>
      </w:r>
      <w:r>
        <w:t xml:space="preserve">(</w:t>
      </w:r>
      <w:r>
        <w:t xml:space="preserve">“Requesting an Archive of Your Personal Account’s Data,”</w:t>
      </w:r>
      <w:r>
        <w:t xml:space="preserve"> </w:t>
      </w:r>
      <w:r>
        <w:t xml:space="preserve">n.d.)</w:t>
      </w:r>
      <w:r>
        <w:t xml:space="preserve">.</w:t>
      </w:r>
      <w:r>
        <w:t xml:space="preserve"> </w:t>
      </w:r>
      <w:r>
        <w:t xml:space="preserve">Clicking through delivers the</w:t>
      </w:r>
      <w:r>
        <w:t xml:space="preserve"> </w:t>
      </w:r>
      <w:r>
        <w:rPr>
          <w:rStyle w:val="VerbatimChar"/>
        </w:rPr>
        <w:t xml:space="preserve">.tar.gz</w:t>
      </w:r>
      <w:r>
        <w:t xml:space="preserve"> </w:t>
      </w:r>
      <w:r>
        <w:t xml:space="preserve">by emailed download link.</w:t>
      </w:r>
      <w:r>
        <w:t xml:space="preserve"> </w:t>
      </w:r>
      <w:r>
        <w:t xml:space="preserve">That makes this the one route needing no code at all:</w:t>
      </w:r>
      <w:r>
        <w:t xml:space="preserve"> </w:t>
      </w:r>
      <w:r>
        <w:t xml:space="preserve">a lab member who wants the whole record</w:t>
      </w:r>
      <w:r>
        <w:t xml:space="preserve"> </w:t>
      </w:r>
      <w:r>
        <w:t xml:space="preserve">can click through Settings and skip everything above.</w:t>
      </w:r>
    </w:p>
    <w:p>
      <w:pPr>
        <w:pStyle w:val="BodyText"/>
      </w:pPr>
      <w:r>
        <w:t xml:space="preserve">This route is the right one for archiving a repository before it is deleted or transferred.</w:t>
      </w:r>
      <w:r>
        <w:t xml:space="preserve"> </w:t>
      </w:r>
      <w:r>
        <w:t xml:space="preserve">The per-repository scripts above are better for</w:t>
      </w:r>
      <w:r>
        <w:t xml:space="preserve"> </w:t>
      </w:r>
      <w:r>
        <w:t xml:space="preserve">ongoing exports or for a subset of the discussion.</w:t>
      </w:r>
    </w:p>
    <w:bookmarkEnd w:id="79"/>
    <w:bookmarkStart w:id="80" w:name="sec-export-cautions"/>
    <w:p>
      <w:pPr>
        <w:pStyle w:val="Heading3"/>
      </w:pPr>
      <w:r>
        <w:t xml:space="preserve">15.6 Practical cautions</w:t>
      </w:r>
    </w:p>
    <w:p>
      <w:pPr>
        <w:pStyle w:val="Compact"/>
        <w:numPr>
          <w:ilvl w:val="0"/>
          <w:numId w:val="1017"/>
        </w:numPr>
      </w:pPr>
      <w:r>
        <w:rPr>
          <w:b/>
          <w:bCs/>
        </w:rPr>
        <w:t xml:space="preserve">Whether you get attachment files depends on the route.</w:t>
      </w:r>
      <w:r>
        <w:t xml:space="preserve"> </w:t>
      </w:r>
      <w:r>
        <w:t xml:space="preserve">Through</w:t>
      </w:r>
      <w:r>
        <w:t xml:space="preserve"> </w:t>
      </w:r>
      <w:r>
        <w:rPr>
          <w:rStyle w:val="VerbatimChar"/>
        </w:rPr>
        <w:t xml:space="preserve">gh</w:t>
      </w:r>
      <w:r>
        <w:t xml:space="preserve"> </w:t>
      </w:r>
      <w:r>
        <w:t xml:space="preserve">or the REST API you get comment text,</w:t>
      </w:r>
      <w:r>
        <w:t xml:space="preserve"> </w:t>
      </w:r>
      <w:r>
        <w:t xml:space="preserve">in which a pasted image or file is a link to GitHub’s asset servers —</w:t>
      </w:r>
      <w:r>
        <w:t xml:space="preserve"> </w:t>
      </w:r>
      <w:r>
        <w:t xml:space="preserve">the URL, not the file.</w:t>
      </w:r>
      <w:r>
        <w:t xml:space="preserve"> </w:t>
      </w:r>
      <w:r>
        <w:t xml:space="preserve">Download those separately if they matter,</w:t>
      </w:r>
      <w:r>
        <w:t xml:space="preserve"> </w:t>
      </w:r>
      <w:r>
        <w:t xml:space="preserve">and note that assets on a private repository require authentication to fetch.</w:t>
      </w:r>
      <w:r>
        <w:t xml:space="preserve"> </w:t>
      </w:r>
      <w:r>
        <w:t xml:space="preserve">The migration archive is the exception:</w:t>
      </w:r>
      <w:r>
        <w:t xml:space="preserve"> </w:t>
      </w:r>
      <w:r>
        <w:t xml:space="preserve">it carries an</w:t>
      </w:r>
      <w:r>
        <w:t xml:space="preserve"> </w:t>
      </w:r>
      <w:r>
        <w:rPr>
          <w:rStyle w:val="VerbatimChar"/>
        </w:rPr>
        <w:t xml:space="preserve">attachments</w:t>
      </w:r>
      <w:r>
        <w:t xml:space="preserve"> </w:t>
      </w:r>
      <w:r>
        <w:t xml:space="preserve">directory of the files themselves,</w:t>
      </w:r>
      <w:r>
        <w:t xml:space="preserve"> </w:t>
      </w:r>
      <w:r>
        <w:t xml:space="preserve">unless you ask for it to be left out</w:t>
      </w:r>
      <w:r>
        <w:t xml:space="preserve"> </w:t>
      </w:r>
      <w:r>
        <w:t xml:space="preserve">(</w:t>
      </w:r>
      <w:r>
        <w:t xml:space="preserve">“REST API Endpoints for User Migrations,”</w:t>
      </w:r>
      <w:r>
        <w:t xml:space="preserve"> </w:t>
      </w:r>
      <w:r>
        <w:t xml:space="preserve">n.d.)</w:t>
      </w:r>
      <w:r>
        <w:t xml:space="preserve">.</w:t>
      </w:r>
    </w:p>
    <w:p>
      <w:pPr>
        <w:pStyle w:val="Compact"/>
        <w:numPr>
          <w:ilvl w:val="0"/>
          <w:numId w:val="1017"/>
        </w:numPr>
      </w:pPr>
      <w:r>
        <w:rPr>
          <w:b/>
          <w:bCs/>
        </w:rPr>
        <w:t xml:space="preserve">The authenticated rate limit is 5000 requests per hour.</w:t>
      </w:r>
      <w:r>
        <w:t xml:space="preserve"> </w:t>
      </w:r>
      <w:r>
        <w:t xml:space="preserve">A few hundred pull requests exported through REST will get close.</w:t>
      </w:r>
      <w:r>
        <w:t xml:space="preserve"> </w:t>
      </w:r>
      <w:r>
        <w:t xml:space="preserve">Check your remaining budget with</w:t>
      </w:r>
      <w:r>
        <w:t xml:space="preserve"> </w:t>
      </w:r>
      <w:r>
        <w:rPr>
          <w:rStyle w:val="VerbatimChar"/>
        </w:rPr>
        <w:t xml:space="preserve">gh api /rate_limit</w:t>
      </w:r>
      <w:r>
        <w:t xml:space="preserve">.</w:t>
      </w:r>
    </w:p>
    <w:p>
      <w:pPr>
        <w:pStyle w:val="Compact"/>
        <w:numPr>
          <w:ilvl w:val="0"/>
          <w:numId w:val="1017"/>
        </w:numPr>
      </w:pPr>
      <w:r>
        <w:rPr>
          <w:b/>
          <w:bCs/>
        </w:rPr>
        <w:t xml:space="preserve">Reactions and thread resolution need to be requested.</w:t>
      </w:r>
      <w:r>
        <w:t xml:space="preserve"> </w:t>
      </w:r>
      <w:r>
        <w:t xml:space="preserve">Neither comes along by default in a plain comment listing.</w:t>
      </w:r>
    </w:p>
    <w:p>
      <w:pPr>
        <w:pStyle w:val="Compact"/>
        <w:numPr>
          <w:ilvl w:val="0"/>
          <w:numId w:val="1017"/>
        </w:numPr>
      </w:pPr>
      <w:r>
        <w:rPr>
          <w:b/>
          <w:bCs/>
        </w:rPr>
        <w:t xml:space="preserve">Deleted and edited content is gone.</w:t>
      </w:r>
      <w:r>
        <w:t xml:space="preserve"> </w:t>
      </w:r>
      <w:r>
        <w:t xml:space="preserve">An export captures the current state,</w:t>
      </w:r>
      <w:r>
        <w:t xml:space="preserve"> </w:t>
      </w:r>
      <w:r>
        <w:t xml:space="preserve">not the edit history of a comment.</w:t>
      </w:r>
    </w:p>
    <w:p>
      <w:pPr>
        <w:pStyle w:val="FirstParagraph"/>
      </w:pPr>
      <w:r>
        <w:t xml:space="preserve">Whatever route you take,</w:t>
      </w:r>
      <w:r>
        <w:t xml:space="preserve"> </w:t>
      </w:r>
      <w:r>
        <w:t xml:space="preserve">commit the export to a repository or deposit it somewhere durable.</w:t>
      </w:r>
      <w:r>
        <w:t xml:space="preserve"> </w:t>
      </w:r>
      <w:r>
        <w:t xml:space="preserve">An archive that lives only on the laptop of whoever ran the script</w:t>
      </w:r>
      <w:r>
        <w:t xml:space="preserve"> </w:t>
      </w:r>
      <w:r>
        <w:t xml:space="preserve">has not solved the problem it was made to solve.</w:t>
      </w:r>
    </w:p>
    <w:bookmarkEnd w:id="80"/>
    <w:bookmarkEnd w:id="81"/>
    <w:bookmarkStart w:id="98" w:name="sec-removing-sensitive-data"/>
    <w:p>
      <w:pPr>
        <w:pStyle w:val="Heading2"/>
      </w:pPr>
      <w:r>
        <w:t xml:space="preserve">16 Removing Sensitive Data from a Repository</w:t>
      </w:r>
    </w:p>
    <w:p>
      <w:pPr>
        <w:pStyle w:val="FirstParagraph"/>
      </w:pPr>
      <w:r>
        <w:t xml:space="preserve">Accidentally committing credentials,</w:t>
      </w:r>
      <w:r>
        <w:t xml:space="preserve"> </w:t>
      </w:r>
      <w:r>
        <w:t xml:space="preserve">API tokens,</w:t>
      </w:r>
      <w:r>
        <w:t xml:space="preserve"> </w:t>
      </w:r>
      <w:r>
        <w:t xml:space="preserve">private keys,</w:t>
      </w:r>
      <w:r>
        <w:t xml:space="preserve"> </w:t>
      </w:r>
      <w:r>
        <w:t xml:space="preserve">or sensitive patient data to a Git repository is a security incident that requires prompt remediation.</w:t>
      </w:r>
    </w:p>
    <w:p>
      <w:pPr>
        <w:pStyle w:val="BodyText"/>
      </w:pPr>
      <w:r>
        <w:t xml:space="preserve">Simply deleting the file in a subsequent commit does not remove it from Git history,</w:t>
      </w:r>
      <w:r>
        <w:t xml:space="preserve"> </w:t>
      </w:r>
      <w:r>
        <w:t xml:space="preserve">as the data remains accessible in earlier commit snapshots.</w:t>
      </w:r>
    </w:p>
    <w:bookmarkStart w:id="97" w:name="immediate-steps"/>
    <w:p>
      <w:pPr>
        <w:pStyle w:val="Heading3"/>
      </w:pPr>
      <w:r>
        <w:t xml:space="preserve">16.1 Immediate steps</w:t>
      </w:r>
    </w:p>
    <w:p>
      <w:pPr>
        <w:pStyle w:val="Compact"/>
        <w:numPr>
          <w:ilvl w:val="0"/>
          <w:numId w:val="1018"/>
        </w:numPr>
      </w:pPr>
      <w:r>
        <w:rPr>
          <w:b/>
          <w:bCs/>
        </w:rPr>
        <w:t xml:space="preserve">Rotate exposed secrets:</w:t>
      </w:r>
      <w:r>
        <w:t xml:space="preserve"> </w:t>
      </w:r>
      <w:r>
        <w:t xml:space="preserve">Immediately revoke and rotate any leaked passwords,</w:t>
      </w:r>
      <w:r>
        <w:t xml:space="preserve"> </w:t>
      </w:r>
      <w:r>
        <w:t xml:space="preserve">API keys,</w:t>
      </w:r>
      <w:r>
        <w:t xml:space="preserve"> </w:t>
      </w:r>
      <w:r>
        <w:t xml:space="preserve">or tokens.</w:t>
      </w:r>
      <w:r>
        <w:t xml:space="preserve"> </w:t>
      </w:r>
      <w:r>
        <w:t xml:space="preserve">Assume that any credential pushed to a remote repository has been compromised.</w:t>
      </w:r>
    </w:p>
    <w:p>
      <w:pPr>
        <w:pStyle w:val="Compact"/>
        <w:numPr>
          <w:ilvl w:val="0"/>
          <w:numId w:val="1018"/>
        </w:numPr>
      </w:pPr>
      <w:r>
        <w:rPr>
          <w:b/>
          <w:bCs/>
        </w:rPr>
        <w:t xml:space="preserve">Purge the file from history:</w:t>
      </w:r>
      <w:r>
        <w:t xml:space="preserve"> </w:t>
      </w:r>
      <w:r>
        <w:t xml:space="preserve">Use tools like</w:t>
      </w:r>
      <w:r>
        <w:t xml:space="preserve"> </w:t>
      </w:r>
      <w:hyperlink r:id="rId82">
        <w:r>
          <w:rPr>
            <w:rStyle w:val="VerbatimChar"/>
          </w:rPr>
          <w:t xml:space="preserve">git-filter-repo</w:t>
        </w:r>
      </w:hyperlink>
      <w:r>
        <w:t xml:space="preserve"> </w:t>
      </w:r>
      <w:r>
        <w:t xml:space="preserve">(officially recommended by Git and GitHub)</w:t>
      </w:r>
      <w:r>
        <w:t xml:space="preserve"> </w:t>
      </w:r>
      <w:r>
        <w:t xml:space="preserve">or</w:t>
      </w:r>
      <w:r>
        <w:t xml:space="preserve"> </w:t>
      </w:r>
      <w:hyperlink r:id="rId83">
        <w:r>
          <w:rPr>
            <w:rStyle w:val="Hyperlink"/>
          </w:rPr>
          <w:t xml:space="preserve">BFG Repo-Cleaner</w:t>
        </w:r>
      </w:hyperlink>
      <w:r>
        <w:t xml:space="preserve"> </w:t>
      </w:r>
      <w:r>
        <w:t xml:space="preserve">to scrub the sensitive file from all commits,</w:t>
      </w:r>
      <w:r>
        <w:t xml:space="preserve"> </w:t>
      </w:r>
      <w:r>
        <w:t xml:space="preserve">branches,</w:t>
      </w:r>
      <w:r>
        <w:t xml:space="preserve"> </w:t>
      </w:r>
      <w:r>
        <w:t xml:space="preserve">and tags in your local repository.</w:t>
      </w:r>
    </w:p>
    <w:p>
      <w:pPr>
        <w:pStyle w:val="Compact"/>
        <w:numPr>
          <w:ilvl w:val="0"/>
          <w:numId w:val="1018"/>
        </w:numPr>
      </w:pPr>
      <w:r>
        <w:rPr>
          <w:b/>
          <w:bCs/>
        </w:rPr>
        <w:t xml:space="preserve">Force-push rewritten branches:</w:t>
      </w:r>
      <w:r>
        <w:t xml:space="preserve"> </w:t>
      </w:r>
      <w:r>
        <w:t xml:space="preserve">Coordinate with your team before force-pushing rewritten branches</w:t>
      </w:r>
      <w:r>
        <w:t xml:space="preserve"> </w:t>
      </w:r>
      <w:r>
        <w:t xml:space="preserve">with lease (</w:t>
      </w:r>
      <w:r>
        <w:rPr>
          <w:rStyle w:val="VerbatimChar"/>
        </w:rPr>
        <w:t xml:space="preserve">--force-with-lease --force-if-includes</w:t>
      </w:r>
      <w:r>
        <w:t xml:space="preserve">) to GitHub.</w:t>
      </w:r>
    </w:p>
    <w:p>
      <w:pPr>
        <w:pStyle w:val="Compact"/>
        <w:numPr>
          <w:ilvl w:val="0"/>
          <w:numId w:val="1018"/>
        </w:numPr>
      </w:pPr>
      <w:r>
        <w:rPr>
          <w:b/>
          <w:bCs/>
        </w:rPr>
        <w:t xml:space="preserve">Notify all collaborators:</w:t>
      </w:r>
      <w:r>
        <w:t xml:space="preserve"> </w:t>
      </w:r>
      <w:r>
        <w:t xml:space="preserve">All collaborators must discard old clones or rebase (never merge) their local branches</w:t>
      </w:r>
      <w:r>
        <w:t xml:space="preserve"> </w:t>
      </w:r>
      <w:r>
        <w:t xml:space="preserve">onto the rewritten history;</w:t>
      </w:r>
      <w:r>
        <w:t xml:space="preserve"> </w:t>
      </w:r>
      <w:r>
        <w:t xml:space="preserve">merging an old branch will re-introduce the sensitive data into the repository.</w:t>
      </w:r>
    </w:p>
    <w:p>
      <w:pPr>
        <w:pStyle w:val="Compact"/>
        <w:numPr>
          <w:ilvl w:val="0"/>
          <w:numId w:val="1018"/>
        </w:numPr>
      </w:pPr>
      <w:r>
        <w:rPr>
          <w:b/>
          <w:bCs/>
        </w:rPr>
        <w:t xml:space="preserve">Contact GitHub Support to clear cached views (optional):</w:t>
      </w:r>
      <w:r>
        <w:t xml:space="preserve"> </w:t>
      </w:r>
      <w:r>
        <w:t xml:space="preserve">Cached commits and pull request views on GitHub may retain sensitive objects</w:t>
      </w:r>
      <w:r>
        <w:t xml:space="preserve"> </w:t>
      </w:r>
      <w:r>
        <w:t xml:space="preserve">until they are garbage-collected;</w:t>
      </w:r>
      <w:r>
        <w:t xml:space="preserve"> </w:t>
      </w:r>
      <w:r>
        <w:t xml:space="preserve">contact GitHub Support if you need cached views purged immediately.</w:t>
      </w:r>
    </w:p>
    <w:p>
      <w:pPr>
        <w:pStyle w:val="FirstParagraph"/>
      </w:pPr>
      <w:r>
        <w:t xml:space="preserve">For detailed step-by-step instructions,</w:t>
      </w:r>
      <w:r>
        <w:t xml:space="preserve"> </w:t>
      </w:r>
      <w:r>
        <w:t xml:space="preserve">see GitHub’s guide on</w:t>
      </w:r>
      <w:r>
        <w:t xml:space="preserve"> </w:t>
      </w:r>
      <w:hyperlink r:id="rId84">
        <w:r>
          <w:rPr>
            <w:rStyle w:val="Hyperlink"/>
          </w:rPr>
          <w:t xml:space="preserve">Removing sensitive data from a repository</w:t>
        </w:r>
      </w:hyperlink>
      <w:r>
        <w:t xml:space="preserve">.</w:t>
      </w:r>
    </w:p>
    <w:bookmarkStart w:id="96" w:name="refs"/>
    <w:bookmarkStart w:id="85" w:name="ref-githubdesktop"/>
    <w:p>
      <w:pPr>
        <w:pStyle w:val="Bibliography"/>
      </w:pPr>
      <w:r>
        <w:t xml:space="preserve">“GitHub Desktop.”</w:t>
      </w:r>
      <w:r>
        <w:t xml:space="preserve"> </w:t>
      </w:r>
      <w:r>
        <w:t xml:space="preserve">n.d. GitHub.</w:t>
      </w:r>
      <w:r>
        <w:t xml:space="preserve"> </w:t>
      </w:r>
      <w:hyperlink r:id="rId20">
        <w:r>
          <w:rPr>
            <w:rStyle w:val="Hyperlink"/>
          </w:rPr>
          <w:t xml:space="preserve">https://desktop.github.com/</w:t>
        </w:r>
      </w:hyperlink>
      <w:r>
        <w:t xml:space="preserve">.</w:t>
      </w:r>
    </w:p>
    <w:bookmarkEnd w:id="85"/>
    <w:bookmarkStart w:id="86" w:name="ref-gitkraken"/>
    <w:p>
      <w:pPr>
        <w:pStyle w:val="Bibliography"/>
      </w:pPr>
      <w:r>
        <w:t xml:space="preserve">“GitKraken.”</w:t>
      </w:r>
      <w:r>
        <w:t xml:space="preserve"> </w:t>
      </w:r>
      <w:r>
        <w:t xml:space="preserve">n.d. GitKraken.</w:t>
      </w:r>
      <w:r>
        <w:t xml:space="preserve"> </w:t>
      </w:r>
      <w:hyperlink r:id="rId22">
        <w:r>
          <w:rPr>
            <w:rStyle w:val="Hyperlink"/>
          </w:rPr>
          <w:t xml:space="preserve">https://gitkraken.com/</w:t>
        </w:r>
      </w:hyperlink>
      <w:r>
        <w:t xml:space="preserve">.</w:t>
      </w:r>
    </w:p>
    <w:bookmarkEnd w:id="86"/>
    <w:bookmarkStart w:id="87" w:name="ref-gitkraken-kepler"/>
    <w:p>
      <w:pPr>
        <w:pStyle w:val="Bibliography"/>
      </w:pPr>
      <w:r>
        <w:t xml:space="preserve">“GitKraken Kepler: Mission Control for Agent-Driven Development.”</w:t>
      </w:r>
      <w:r>
        <w:t xml:space="preserve"> </w:t>
      </w:r>
      <w:r>
        <w:t xml:space="preserve">n.d. GitKraken.</w:t>
      </w:r>
      <w:r>
        <w:t xml:space="preserve"> </w:t>
      </w:r>
      <w:hyperlink r:id="rId24">
        <w:r>
          <w:rPr>
            <w:rStyle w:val="Hyperlink"/>
          </w:rPr>
          <w:t xml:space="preserve">https://gitkraken.com/kepler</w:t>
        </w:r>
      </w:hyperlink>
      <w:r>
        <w:t xml:space="preserve">.</w:t>
      </w:r>
    </w:p>
    <w:bookmarkEnd w:id="87"/>
    <w:bookmarkStart w:id="89" w:name="ref-githubaccountarchive"/>
    <w:p>
      <w:pPr>
        <w:pStyle w:val="Bibliography"/>
      </w:pPr>
      <w:r>
        <w:t xml:space="preserve">“Requesting an Archive of Your Personal Account’s Data.”</w:t>
      </w:r>
      <w:r>
        <w:t xml:space="preserve"> </w:t>
      </w:r>
      <w:r>
        <w:t xml:space="preserve">n.d. GitHub.</w:t>
      </w:r>
      <w:r>
        <w:t xml:space="preserve"> </w:t>
      </w:r>
      <w:hyperlink r:id="rId88">
        <w:r>
          <w:rPr>
            <w:rStyle w:val="Hyperlink"/>
          </w:rPr>
          <w:t xml:space="preserve">https://docs.github.com/en/get-started/archiving-your-github-personal-account-and-public-repositories/requesting-an-archive-of-your-personal-accounts-data</w:t>
        </w:r>
      </w:hyperlink>
      <w:r>
        <w:t xml:space="preserve">.</w:t>
      </w:r>
    </w:p>
    <w:bookmarkEnd w:id="89"/>
    <w:bookmarkStart w:id="91" w:name="ref-githuborgmigrations"/>
    <w:p>
      <w:pPr>
        <w:pStyle w:val="Bibliography"/>
      </w:pPr>
      <w:r>
        <w:t xml:space="preserve">“REST API Endpoints for Organization Migrations.”</w:t>
      </w:r>
      <w:r>
        <w:t xml:space="preserve"> </w:t>
      </w:r>
      <w:r>
        <w:t xml:space="preserve">n.d. GitHub.</w:t>
      </w:r>
      <w:r>
        <w:t xml:space="preserve"> </w:t>
      </w:r>
      <w:hyperlink r:id="rId90">
        <w:r>
          <w:rPr>
            <w:rStyle w:val="Hyperlink"/>
          </w:rPr>
          <w:t xml:space="preserve">https://docs.github.com/en/rest/migrations/orgs</w:t>
        </w:r>
      </w:hyperlink>
      <w:r>
        <w:t xml:space="preserve">.</w:t>
      </w:r>
    </w:p>
    <w:bookmarkEnd w:id="91"/>
    <w:bookmarkStart w:id="93" w:name="ref-githubusermigrations"/>
    <w:p>
      <w:pPr>
        <w:pStyle w:val="Bibliography"/>
      </w:pPr>
      <w:r>
        <w:t xml:space="preserve">“REST API Endpoints for User Migrations.”</w:t>
      </w:r>
      <w:r>
        <w:t xml:space="preserve"> </w:t>
      </w:r>
      <w:r>
        <w:t xml:space="preserve">n.d. GitHub.</w:t>
      </w:r>
      <w:r>
        <w:t xml:space="preserve"> </w:t>
      </w:r>
      <w:hyperlink r:id="rId92">
        <w:r>
          <w:rPr>
            <w:rStyle w:val="Hyperlink"/>
          </w:rPr>
          <w:t xml:space="preserve">https://docs.github.com/en/rest/migrations/users</w:t>
        </w:r>
      </w:hyperlink>
      <w:r>
        <w:t xml:space="preserve">.</w:t>
      </w:r>
    </w:p>
    <w:bookmarkEnd w:id="93"/>
    <w:bookmarkStart w:id="95" w:name="ref-gitfixum"/>
    <w:p>
      <w:pPr>
        <w:pStyle w:val="Bibliography"/>
      </w:pPr>
      <w:r>
        <w:t xml:space="preserve">Robertson, Seth. n.d.</w:t>
      </w:r>
      <w:r>
        <w:t xml:space="preserve"> </w:t>
      </w:r>
      <w:r>
        <w:t xml:space="preserve">“On Undoing, Fixing, or Removing Commits in Git.”</w:t>
      </w:r>
      <w:r>
        <w:t xml:space="preserve"> </w:t>
      </w:r>
      <w:hyperlink r:id="rId94">
        <w:r>
          <w:rPr>
            <w:rStyle w:val="Hyperlink"/>
          </w:rPr>
          <w:t xml:space="preserve">https://sethrobertson.github.io/GitFixUm/fixup.html</w:t>
        </w:r>
      </w:hyperlink>
      <w:r>
        <w:t xml:space="preserve">.</w:t>
      </w:r>
    </w:p>
    <w:bookmarkEnd w:id="95"/>
    <w:bookmarkEnd w:id="96"/>
    <w:bookmarkEnd w:id="97"/>
    <w:bookmarkEnd w:id="9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44" Type="http://schemas.openxmlformats.org/officeDocument/2006/relationships/hyperlink" Target="collaborative-software-development.qmd#sec-collab-dev" TargetMode="External"/><Relationship Id="rId43" Type="http://schemas.openxmlformats.org/officeDocument/2006/relationships/hyperlink" Target="collaborative-software-development.qmd#sec-stacked-pull-requests" TargetMode="External"/><Relationship Id="rId57" Type="http://schemas.openxmlformats.org/officeDocument/2006/relationships/hyperlink" Target="continuous-integration.qmd#sec-r-ci" TargetMode="External"/><Relationship Id="rId56" Type="http://schemas.openxmlformats.org/officeDocument/2006/relationships/hyperlink" Target="https://about.gitlab.com/" TargetMode="External"/><Relationship Id="rId27" Type="http://schemas.openxmlformats.org/officeDocument/2006/relationships/hyperlink" Target="https://cli.github.com/" TargetMode="External"/><Relationship Id="rId20" Type="http://schemas.openxmlformats.org/officeDocument/2006/relationships/hyperlink" Target="https://desktop.github.com/" TargetMode="External"/><Relationship Id="rId84" Type="http://schemas.openxmlformats.org/officeDocument/2006/relationships/hyperlink" Target="https://docs.github.com/en/authentication/keeping-your-account-and-data-secure/removing-sensitive-data-from-a-repository" TargetMode="External"/><Relationship Id="rId88" Type="http://schemas.openxmlformats.org/officeDocument/2006/relationships/hyperlink" Target="https://docs.github.com/en/get-started/archiving-your-github-personal-account-and-public-repositories/requesting-an-archive-of-your-personal-accounts-data" TargetMode="External"/><Relationship Id="rId70" Type="http://schemas.openxmlformats.org/officeDocument/2006/relationships/hyperlink" Target="https://docs.github.com/en/repositories/working-with-files/managing-files/customizing-how-changed-files-appear-on-github" TargetMode="External"/><Relationship Id="rId90" Type="http://schemas.openxmlformats.org/officeDocument/2006/relationships/hyperlink" Target="https://docs.github.com/en/rest/migrations/orgs" TargetMode="External"/><Relationship Id="rId92" Type="http://schemas.openxmlformats.org/officeDocument/2006/relationships/hyperlink" Target="https://docs.github.com/en/rest/migrations/users" TargetMode="External"/><Relationship Id="rId14" Type="http://schemas.openxmlformats.org/officeDocument/2006/relationships/hyperlink" Target="https://education.github.com/" TargetMode="External"/><Relationship Id="rId15" Type="http://schemas.openxmlformats.org/officeDocument/2006/relationships/hyperlink" Target="https://education.github.com/pack" TargetMode="External"/><Relationship Id="rId16" Type="http://schemas.openxmlformats.org/officeDocument/2006/relationships/hyperlink" Target="https://education.github.com/teachers" TargetMode="External"/><Relationship Id="rId76" Type="http://schemas.openxmlformats.org/officeDocument/2006/relationships/hyperlink" Target="https://gh.r-lib.org/" TargetMode="External"/><Relationship Id="rId29" Type="http://schemas.openxmlformats.org/officeDocument/2006/relationships/hyperlink" Target="https://github.com/cli/cli#installation" TargetMode="External"/><Relationship Id="rId30" Type="http://schemas.openxmlformats.org/officeDocument/2006/relationships/hyperlink" Target="https://github.com/cli/cli/blob/trunk/docs/install_linux.md" TargetMode="External"/><Relationship Id="rId59" Type="http://schemas.openxmlformats.org/officeDocument/2006/relationships/hyperlink" Target="https://github.com/d-morrison/pr.helpers" TargetMode="External"/><Relationship Id="rId61" Type="http://schemas.openxmlformats.org/officeDocument/2006/relationships/hyperlink" Target="https://github.com/github-linguist/linguist/" TargetMode="External"/><Relationship Id="rId71" Type="http://schemas.openxmlformats.org/officeDocument/2006/relationships/hyperlink" Target="https://github.com/github-linguist/linguist/blob/main/docs/overrides.md" TargetMode="External"/><Relationship Id="rId69" Type="http://schemas.openxmlformats.org/officeDocument/2006/relationships/hyperlink" Target="https://github.com/github-linguist/linguist/blob/main/docs/overrides.md#detectable" TargetMode="External"/><Relationship Id="rId68" Type="http://schemas.openxmlformats.org/officeDocument/2006/relationships/hyperlink" Target="https://github.com/github-linguist/linguist/blob/main/docs/overrides.md#documentation" TargetMode="External"/><Relationship Id="rId62" Type="http://schemas.openxmlformats.org/officeDocument/2006/relationships/hyperlink" Target="https://github.com/github-linguist/linguist/blob/main/docs/overrides.md#generated-code" TargetMode="External"/><Relationship Id="rId65" Type="http://schemas.openxmlformats.org/officeDocument/2006/relationships/hyperlink" Target="https://github.com/github-linguist/linguist/blob/main/docs/overrides.md#using-gitattributes" TargetMode="External"/><Relationship Id="rId67" Type="http://schemas.openxmlformats.org/officeDocument/2006/relationships/hyperlink" Target="https://github.com/github-linguist/linguist/blob/main/docs/overrides.md#vendored-code" TargetMode="External"/><Relationship Id="rId53" Type="http://schemas.openxmlformats.org/officeDocument/2006/relationships/hyperlink" Target="https://github.com/github/gitignore/blob/master/R.gitignore" TargetMode="External"/><Relationship Id="rId82" Type="http://schemas.openxmlformats.org/officeDocument/2006/relationships/hyperlink" Target="https://github.com/newren/git-filter-repo" TargetMode="External"/><Relationship Id="rId12" Type="http://schemas.openxmlformats.org/officeDocument/2006/relationships/hyperlink" Target="https://github.com/ucdavisdatalab/sandbox_git" TargetMode="External"/><Relationship Id="rId22" Type="http://schemas.openxmlformats.org/officeDocument/2006/relationships/hyperlink" Target="https://gitkraken.com/" TargetMode="External"/><Relationship Id="rId24" Type="http://schemas.openxmlformats.org/officeDocument/2006/relationships/hyperlink" Target="https://gitkraken.com/kepler" TargetMode="External"/><Relationship Id="rId28" Type="http://schemas.openxmlformats.org/officeDocument/2006/relationships/hyperlink" Target="https://gitlab.com/gitlab-org/cli" TargetMode="External"/><Relationship Id="rId33" Type="http://schemas.openxmlformats.org/officeDocument/2006/relationships/hyperlink" Target="https://gitlab.com/gitlab-org/cli#installation" TargetMode="External"/><Relationship Id="rId34" Type="http://schemas.openxmlformats.org/officeDocument/2006/relationships/hyperlink" Target="https://gitlab.com/gitlab-org/cli/-/releases" TargetMode="External"/><Relationship Id="rId50" Type="http://schemas.openxmlformats.org/officeDocument/2006/relationships/hyperlink" Target="https://happygitwithr.com/repeated-amend.html" TargetMode="External"/><Relationship Id="rId40" Type="http://schemas.openxmlformats.org/officeDocument/2006/relationships/hyperlink" Target="https://help.github.com/en/github/collaborating-with-issues-and-pull-requests/creating-a-pull-request#creating-the-pull-request" TargetMode="External"/><Relationship Id="rId10" Type="http://schemas.openxmlformats.org/officeDocument/2006/relationships/hyperlink" Target="https://learn.github.com/" TargetMode="External"/><Relationship Id="rId31" Type="http://schemas.openxmlformats.org/officeDocument/2006/relationships/hyperlink" Target="https://morrison-lab.github.io/wai/chapters/agent-customization.html#sec-ai-claude-code-windows" TargetMode="External"/><Relationship Id="rId18" Type="http://schemas.openxmlformats.org/officeDocument/2006/relationships/hyperlink" Target="https://morrison-lab.github.io/wai/chapters/coding-agents.html#sec-ai-best-practices" TargetMode="External"/><Relationship Id="rId83" Type="http://schemas.openxmlformats.org/officeDocument/2006/relationships/hyperlink" Target="https://rtyley.github.io/bfg-repo-cleaner/" TargetMode="External"/><Relationship Id="rId94" Type="http://schemas.openxmlformats.org/officeDocument/2006/relationships/hyperlink" Target="https://sethrobertson.github.io/GitFixUm/fixup.html" TargetMode="External"/><Relationship Id="rId11" Type="http://schemas.openxmlformats.org/officeDocument/2006/relationships/hyperlink" Target="https://sp19.datastructur.es/materials/guides/using-git#b-local-repositories-narrative-introduction" TargetMode="External"/><Relationship Id="rId37" Type="http://schemas.openxmlformats.org/officeDocument/2006/relationships/hyperlink" Target="https://sp19.datastructur.es/materials/guides/using-git#e-git-branching-advanced-git-optional" TargetMode="External"/><Relationship Id="rId58" Type="http://schemas.openxmlformats.org/officeDocument/2006/relationships/hyperlink" Target="https://thinkr-open.github.io/gitlabr/" TargetMode="External"/><Relationship Id="rId54" Type="http://schemas.openxmlformats.org/officeDocument/2006/relationships/hyperlink" Target="https://tidyverse.org/blog/2017/12/workflow-vs-script/" TargetMode="External"/><Relationship Id="rId17" Type="http://schemas.openxmlformats.org/officeDocument/2006/relationships/hyperlink" Target="https://ucd-serg.github.io/lab-manual/github.html#sec-github-education" TargetMode="External"/><Relationship Id="rId64" Type="http://schemas.openxmlformats.org/officeDocument/2006/relationships/hyperlink" Target="https://www.git-scm.com/docs/gitignore#_pattern_format" TargetMode="External"/></Relationships>
</file>

<file path=word/_rels/footnotes.xml.rels><?xml version='1.0' encoding='UTF-8' standalone='yes'?>
<Relationships xmlns="http://schemas.openxmlformats.org/package/2006/relationships"><Relationship Id="rId44" Type="http://schemas.openxmlformats.org/officeDocument/2006/relationships/hyperlink" Target="collaborative-software-development.qmd#sec-collab-dev" TargetMode="External"/><Relationship Id="rId43" Type="http://schemas.openxmlformats.org/officeDocument/2006/relationships/hyperlink" Target="collaborative-software-development.qmd#sec-stacked-pull-requests" TargetMode="External"/><Relationship Id="rId57" Type="http://schemas.openxmlformats.org/officeDocument/2006/relationships/hyperlink" Target="continuous-integration.qmd#sec-r-ci" TargetMode="External"/><Relationship Id="rId56" Type="http://schemas.openxmlformats.org/officeDocument/2006/relationships/hyperlink" Target="https://about.gitlab.com/" TargetMode="External"/><Relationship Id="rId27" Type="http://schemas.openxmlformats.org/officeDocument/2006/relationships/hyperlink" Target="https://cli.github.com/" TargetMode="External"/><Relationship Id="rId20" Type="http://schemas.openxmlformats.org/officeDocument/2006/relationships/hyperlink" Target="https://desktop.github.com/" TargetMode="External"/><Relationship Id="rId84" Type="http://schemas.openxmlformats.org/officeDocument/2006/relationships/hyperlink" Target="https://docs.github.com/en/authentication/keeping-your-account-and-data-secure/removing-sensitive-data-from-a-repository" TargetMode="External"/><Relationship Id="rId88" Type="http://schemas.openxmlformats.org/officeDocument/2006/relationships/hyperlink" Target="https://docs.github.com/en/get-started/archiving-your-github-personal-account-and-public-repositories/requesting-an-archive-of-your-personal-accounts-data" TargetMode="External"/><Relationship Id="rId70" Type="http://schemas.openxmlformats.org/officeDocument/2006/relationships/hyperlink" Target="https://docs.github.com/en/repositories/working-with-files/managing-files/customizing-how-changed-files-appear-on-github" TargetMode="External"/><Relationship Id="rId90" Type="http://schemas.openxmlformats.org/officeDocument/2006/relationships/hyperlink" Target="https://docs.github.com/en/rest/migrations/orgs" TargetMode="External"/><Relationship Id="rId92" Type="http://schemas.openxmlformats.org/officeDocument/2006/relationships/hyperlink" Target="https://docs.github.com/en/rest/migrations/users" TargetMode="External"/><Relationship Id="rId14" Type="http://schemas.openxmlformats.org/officeDocument/2006/relationships/hyperlink" Target="https://education.github.com/" TargetMode="External"/><Relationship Id="rId15" Type="http://schemas.openxmlformats.org/officeDocument/2006/relationships/hyperlink" Target="https://education.github.com/pack" TargetMode="External"/><Relationship Id="rId16" Type="http://schemas.openxmlformats.org/officeDocument/2006/relationships/hyperlink" Target="https://education.github.com/teachers" TargetMode="External"/><Relationship Id="rId76" Type="http://schemas.openxmlformats.org/officeDocument/2006/relationships/hyperlink" Target="https://gh.r-lib.org/" TargetMode="External"/><Relationship Id="rId29" Type="http://schemas.openxmlformats.org/officeDocument/2006/relationships/hyperlink" Target="https://github.com/cli/cli#installation" TargetMode="External"/><Relationship Id="rId30" Type="http://schemas.openxmlformats.org/officeDocument/2006/relationships/hyperlink" Target="https://github.com/cli/cli/blob/trunk/docs/install_linux.md" TargetMode="External"/><Relationship Id="rId59" Type="http://schemas.openxmlformats.org/officeDocument/2006/relationships/hyperlink" Target="https://github.com/d-morrison/pr.helpers" TargetMode="External"/><Relationship Id="rId61" Type="http://schemas.openxmlformats.org/officeDocument/2006/relationships/hyperlink" Target="https://github.com/github-linguist/linguist/" TargetMode="External"/><Relationship Id="rId71" Type="http://schemas.openxmlformats.org/officeDocument/2006/relationships/hyperlink" Target="https://github.com/github-linguist/linguist/blob/main/docs/overrides.md" TargetMode="External"/><Relationship Id="rId69" Type="http://schemas.openxmlformats.org/officeDocument/2006/relationships/hyperlink" Target="https://github.com/github-linguist/linguist/blob/main/docs/overrides.md#detectable" TargetMode="External"/><Relationship Id="rId68" Type="http://schemas.openxmlformats.org/officeDocument/2006/relationships/hyperlink" Target="https://github.com/github-linguist/linguist/blob/main/docs/overrides.md#documentation" TargetMode="External"/><Relationship Id="rId62" Type="http://schemas.openxmlformats.org/officeDocument/2006/relationships/hyperlink" Target="https://github.com/github-linguist/linguist/blob/main/docs/overrides.md#generated-code" TargetMode="External"/><Relationship Id="rId65" Type="http://schemas.openxmlformats.org/officeDocument/2006/relationships/hyperlink" Target="https://github.com/github-linguist/linguist/blob/main/docs/overrides.md#using-gitattributes" TargetMode="External"/><Relationship Id="rId67" Type="http://schemas.openxmlformats.org/officeDocument/2006/relationships/hyperlink" Target="https://github.com/github-linguist/linguist/blob/main/docs/overrides.md#vendored-code" TargetMode="External"/><Relationship Id="rId53" Type="http://schemas.openxmlformats.org/officeDocument/2006/relationships/hyperlink" Target="https://github.com/github/gitignore/blob/master/R.gitignore" TargetMode="External"/><Relationship Id="rId82" Type="http://schemas.openxmlformats.org/officeDocument/2006/relationships/hyperlink" Target="https://github.com/newren/git-filter-repo" TargetMode="External"/><Relationship Id="rId12" Type="http://schemas.openxmlformats.org/officeDocument/2006/relationships/hyperlink" Target="https://github.com/ucdavisdatalab/sandbox_git" TargetMode="External"/><Relationship Id="rId22" Type="http://schemas.openxmlformats.org/officeDocument/2006/relationships/hyperlink" Target="https://gitkraken.com/" TargetMode="External"/><Relationship Id="rId24" Type="http://schemas.openxmlformats.org/officeDocument/2006/relationships/hyperlink" Target="https://gitkraken.com/kepler" TargetMode="External"/><Relationship Id="rId28" Type="http://schemas.openxmlformats.org/officeDocument/2006/relationships/hyperlink" Target="https://gitlab.com/gitlab-org/cli" TargetMode="External"/><Relationship Id="rId33" Type="http://schemas.openxmlformats.org/officeDocument/2006/relationships/hyperlink" Target="https://gitlab.com/gitlab-org/cli#installation" TargetMode="External"/><Relationship Id="rId34" Type="http://schemas.openxmlformats.org/officeDocument/2006/relationships/hyperlink" Target="https://gitlab.com/gitlab-org/cli/-/releases" TargetMode="External"/><Relationship Id="rId50" Type="http://schemas.openxmlformats.org/officeDocument/2006/relationships/hyperlink" Target="https://happygitwithr.com/repeated-amend.html" TargetMode="External"/><Relationship Id="rId40" Type="http://schemas.openxmlformats.org/officeDocument/2006/relationships/hyperlink" Target="https://help.github.com/en/github/collaborating-with-issues-and-pull-requests/creating-a-pull-request#creating-the-pull-request" TargetMode="External"/><Relationship Id="rId10" Type="http://schemas.openxmlformats.org/officeDocument/2006/relationships/hyperlink" Target="https://learn.github.com/" TargetMode="External"/><Relationship Id="rId31" Type="http://schemas.openxmlformats.org/officeDocument/2006/relationships/hyperlink" Target="https://morrison-lab.github.io/wai/chapters/agent-customization.html#sec-ai-claude-code-windows" TargetMode="External"/><Relationship Id="rId18" Type="http://schemas.openxmlformats.org/officeDocument/2006/relationships/hyperlink" Target="https://morrison-lab.github.io/wai/chapters/coding-agents.html#sec-ai-best-practices" TargetMode="External"/><Relationship Id="rId83" Type="http://schemas.openxmlformats.org/officeDocument/2006/relationships/hyperlink" Target="https://rtyley.github.io/bfg-repo-cleaner/" TargetMode="External"/><Relationship Id="rId94" Type="http://schemas.openxmlformats.org/officeDocument/2006/relationships/hyperlink" Target="https://sethrobertson.github.io/GitFixUm/fixup.html" TargetMode="External"/><Relationship Id="rId11" Type="http://schemas.openxmlformats.org/officeDocument/2006/relationships/hyperlink" Target="https://sp19.datastructur.es/materials/guides/using-git#b-local-repositories-narrative-introduction" TargetMode="External"/><Relationship Id="rId37" Type="http://schemas.openxmlformats.org/officeDocument/2006/relationships/hyperlink" Target="https://sp19.datastructur.es/materials/guides/using-git#e-git-branching-advanced-git-optional" TargetMode="External"/><Relationship Id="rId58" Type="http://schemas.openxmlformats.org/officeDocument/2006/relationships/hyperlink" Target="https://thinkr-open.github.io/gitlabr/" TargetMode="External"/><Relationship Id="rId54" Type="http://schemas.openxmlformats.org/officeDocument/2006/relationships/hyperlink" Target="https://tidyverse.org/blog/2017/12/workflow-vs-script/" TargetMode="External"/><Relationship Id="rId17" Type="http://schemas.openxmlformats.org/officeDocument/2006/relationships/hyperlink" Target="https://ucd-serg.github.io/lab-manual/github.html#sec-github-education" TargetMode="External"/><Relationship Id="rId64" Type="http://schemas.openxmlformats.org/officeDocument/2006/relationships/hyperlink" Target="https://www.git-scm.com/docs/gitignore#_pattern_forma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Git and GitHub</dc:title>
  <dc:creator/>
  <cp:keywords/>
  <dcterms:created xsi:type="dcterms:W3CDTF">2026-10-12T07:50:25Z</dcterms:created>
  <dcterms:modified xsi:type="dcterms:W3CDTF">2026-10-12T07:50:25Z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2026-10-12 00:44:34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