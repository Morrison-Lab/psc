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2026-10-12 00:36:52 (PDT)</w:delText>
        </w:r>
      </w:del>
    </w:p>
    <w:p>
      <w:pPr>
        <w:pStyle w:val="Date"/>
      </w:pPr>
      <w:ins w:id="2" w:author="PR Preview" w:date="2026-01-01T00:00:00Z">
        <w:r>
          <w:t xml:space="preserve">Last modified: 2026-10-12 00:44:34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2026-10-12T07:50:42Z</dcterms:created>
  <dcterms:modified xsi:type="dcterms:W3CDTF">2026-10-12T07:50:42Z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00:44:34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