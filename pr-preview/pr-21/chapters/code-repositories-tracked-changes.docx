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Code repositories</w:t>
      </w:r>
    </w:p>
    <w:p>
      <w:pPr>
        <w:pStyle w:val="Date"/>
      </w:pPr>
      <w:del w:id="1" w:author="PR Preview" w:date="2026-01-01T00:00:00Z">
        <w:r>
          <w:delText xml:space="preserve">Last modified: 2026-10-12 14:37:38 (PDT)</w:delText>
        </w:r>
      </w:del>
    </w:p>
    <w:p>
      <w:pPr>
        <w:pStyle w:val="Date"/>
      </w:pPr>
      <w:ins w:id="2" w:author="PR Preview" w:date="2026-01-01T00:00:00Z">
        <w:r>
          <w:t xml:space="preserve">Last modified: 2026-10-12 19:34:58 (PDT)</w:t>
        </w:r>
      </w:ins>
    </w:p>
    <w:p>
      <w:pPr>
        <w:pStyle w:val="FirstParagraph"/>
      </w:pPr>
      <w:bookmarkStart w:id="9" w:name="sec-code-repositories"/>
      <w:bookmarkEnd w:id="9"/>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to collaborate across projects.</w:t>
      </w:r>
    </w:p>
    <w:p>
      <w:pPr>
        <w:pStyle w:val="BodyText"/>
      </w:pPr>
      <w:r>
        <w:t xml:space="preserve">We recommend R package structure for most R-based projects.</w:t>
      </w:r>
      <w:r>
        <w:t xml:space="preserve"> </w:t>
      </w:r>
      <w:r>
        <w:t xml:space="preserve">This provides benefits for reproducibility, collaboration, and code quality even for analysis-only projects.</w:t>
      </w:r>
    </w:p>
    <w:bookmarkStart w:id="13" w:name="sec-template-repositories"/>
    <w:p>
      <w:pPr>
        <w:pStyle w:val="Heading2"/>
      </w:pPr>
      <w:r>
        <w:t xml:space="preserve">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10">
        <w:r>
          <w:rPr>
            <w:rStyle w:val="VerbatimChar"/>
          </w:rPr>
          <w:t xml:space="preserve">Morrison-Lab/rpt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12" w:name="a-note-on-gitlab"/>
    <w:p>
      <w:pPr>
        <w:pStyle w:val="Heading3"/>
      </w:pPr>
      <w:r>
        <w:t xml:space="preserve">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0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0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11">
        <w:r>
          <w:rPr>
            <w:rStyle w:val="Hyperlink"/>
          </w:rPr>
          <w:t xml:space="preserve">Premium/Ultimate tier</w:t>
        </w:r>
      </w:hyperlink>
      <w:r>
        <w:t xml:space="preserve"> </w:t>
      </w:r>
      <w:r>
        <w:t xml:space="preserve">only, so they are unavailable in CE.</w:t>
      </w:r>
    </w:p>
    <w:p>
      <w:pPr>
        <w:pStyle w:val="Compact"/>
        <w:numPr>
          <w:ilvl w:val="0"/>
          <w:numId w:val="100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12"/>
    <w:bookmarkEnd w:id="13"/>
    <w:bookmarkStart w:id="23" w:name="sec-package-structure"/>
    <w:p>
      <w:pPr>
        <w:pStyle w:val="Heading2"/>
      </w:pPr>
      <w:r>
        <w:t xml:space="preserve">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14" w:name="why-use-r-package-structure"/>
    <w:p>
      <w:pPr>
        <w:pStyle w:val="Heading3"/>
      </w:pPr>
      <w:r>
        <w:t xml:space="preserve">2.1 Why Use R Package Structure?</w:t>
      </w:r>
    </w:p>
    <w:p>
      <w:pPr>
        <w:pStyle w:val="Compact"/>
        <w:numPr>
          <w:ilvl w:val="0"/>
          <w:numId w:val="100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0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0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0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0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02"/>
        </w:numPr>
      </w:pPr>
      <w:r>
        <w:rPr>
          <w:b/>
          <w:bCs/>
        </w:rPr>
        <w:t xml:space="preserve">Reproducibility</w:t>
      </w:r>
      <w:r>
        <w:t xml:space="preserve">: Package structure makes it easy to share and reproduce analyses</w:t>
      </w:r>
    </w:p>
    <w:p>
      <w:pPr>
        <w:pStyle w:val="Compact"/>
        <w:numPr>
          <w:ilvl w:val="0"/>
          <w:numId w:val="1002"/>
        </w:numPr>
      </w:pPr>
      <w:r>
        <w:rPr>
          <w:b/>
          <w:bCs/>
        </w:rPr>
        <w:t xml:space="preserve">Reusable functions</w:t>
      </w:r>
      <w:r>
        <w:t xml:space="preserve">: Decompose complex analyses into well-documented, testable functions</w:t>
      </w:r>
    </w:p>
    <w:p>
      <w:pPr>
        <w:pStyle w:val="Compact"/>
        <w:numPr>
          <w:ilvl w:val="0"/>
          <w:numId w:val="1002"/>
        </w:numPr>
      </w:pPr>
      <w:r>
        <w:rPr>
          <w:b/>
          <w:bCs/>
        </w:rPr>
        <w:t xml:space="preserve">Version control</w:t>
      </w:r>
      <w:r>
        <w:t xml:space="preserve">: Track changes to code, documentation, and data together</w:t>
      </w:r>
    </w:p>
    <w:bookmarkEnd w:id="14"/>
    <w:bookmarkStart w:id="15" w:name="basic-package-structure"/>
    <w:p>
      <w:pPr>
        <w:pStyle w:val="Heading3"/>
      </w:pPr>
      <w:r>
        <w:t xml:space="preserve">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15"/>
    <w:bookmarkStart w:id="19" w:name="sec-analysis-file-placement"/>
    <w:p>
      <w:pPr>
        <w:pStyle w:val="Heading3"/>
      </w:pPr>
      <w:r>
        <w:t xml:space="preserve">2.3 Where to Place Analysis Files</w:t>
      </w:r>
    </w:p>
    <w:bookmarkStart w:id="16" w:name="vignettes-vs-articles"/>
    <w:p>
      <w:pPr>
        <w:pStyle w:val="Heading4"/>
      </w:pPr>
      <w:r>
        <w:t xml:space="preserve">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0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0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03"/>
        </w:numPr>
      </w:pPr>
      <w:r>
        <w:rPr>
          <w:b/>
          <w:bCs/>
        </w:rPr>
        <w:t xml:space="preserve">Graphics-heavy content</w:t>
      </w:r>
      <w:r>
        <w:t xml:space="preserve">: When including many or large graphics would make the package too large for CRAN</w:t>
      </w:r>
    </w:p>
    <w:p>
      <w:pPr>
        <w:pStyle w:val="Compact"/>
        <w:numPr>
          <w:ilvl w:val="0"/>
          <w:numId w:val="100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16"/>
    <w:bookmarkStart w:id="17" w:name="public-analyses-vignettes"/>
    <w:p>
      <w:pPr>
        <w:pStyle w:val="Heading4"/>
      </w:pPr>
      <w:r>
        <w:t xml:space="preserve">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04"/>
        </w:numPr>
      </w:pPr>
      <w:r>
        <w:t xml:space="preserve">Use publicly available data</w:t>
      </w:r>
    </w:p>
    <w:p>
      <w:pPr>
        <w:pStyle w:val="Compact"/>
        <w:numPr>
          <w:ilvl w:val="0"/>
          <w:numId w:val="1004"/>
        </w:numPr>
      </w:pPr>
      <w:r>
        <w:t xml:space="preserve">Should be accessible to all package users</w:t>
      </w:r>
    </w:p>
    <w:p>
      <w:pPr>
        <w:pStyle w:val="Compact"/>
        <w:numPr>
          <w:ilvl w:val="0"/>
          <w:numId w:val="100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05"/>
        </w:numPr>
      </w:pPr>
      <w:r>
        <w:t xml:space="preserve">Extended case studies</w:t>
      </w:r>
    </w:p>
    <w:p>
      <w:pPr>
        <w:pStyle w:val="Compact"/>
        <w:numPr>
          <w:ilvl w:val="0"/>
          <w:numId w:val="1005"/>
        </w:numPr>
      </w:pPr>
      <w:r>
        <w:t xml:space="preserve">Blog-style posts</w:t>
      </w:r>
    </w:p>
    <w:p>
      <w:pPr>
        <w:pStyle w:val="Compact"/>
        <w:numPr>
          <w:ilvl w:val="0"/>
          <w:numId w:val="1005"/>
        </w:numPr>
      </w:pPr>
      <w:r>
        <w:t xml:space="preserve">Supplementary analyses</w:t>
      </w:r>
    </w:p>
    <w:p>
      <w:pPr>
        <w:pStyle w:val="Compact"/>
        <w:numPr>
          <w:ilvl w:val="0"/>
          <w:numId w:val="100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17"/>
    <w:bookmarkStart w:id="18" w:name="X5a6893e23da55706a67e6c4db5db8bf8ee1a15d"/>
    <w:p>
      <w:pPr>
        <w:pStyle w:val="Heading4"/>
      </w:pPr>
      <w:r>
        <w:t xml:space="preserve">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06"/>
        </w:numPr>
      </w:pPr>
      <w:r>
        <w:t xml:space="preserve">Analyses with restricted data are included in version control alongside your code</w:t>
      </w:r>
    </w:p>
    <w:p>
      <w:pPr>
        <w:pStyle w:val="Compact"/>
        <w:numPr>
          <w:ilvl w:val="0"/>
          <w:numId w:val="1006"/>
        </w:numPr>
      </w:pPr>
      <w:r>
        <w:t xml:space="preserve">They’re clearly separated from public documentation</w:t>
      </w:r>
    </w:p>
    <w:p>
      <w:pPr>
        <w:pStyle w:val="Compact"/>
        <w:numPr>
          <w:ilvl w:val="0"/>
          <w:numId w:val="100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06"/>
        </w:numPr>
      </w:pPr>
      <w:r>
        <w:t xml:space="preserve">Collaborators with data access can still run these analyses</w:t>
      </w:r>
    </w:p>
    <w:p>
      <w:pPr>
        <w:pStyle w:val="Compact"/>
        <w:numPr>
          <w:ilvl w:val="0"/>
          <w:numId w:val="100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0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08"/>
        </w:numPr>
      </w:pPr>
      <w:r>
        <w:t xml:space="preserve">What data is required</w:t>
      </w:r>
    </w:p>
    <w:p>
      <w:pPr>
        <w:pStyle w:val="Compact"/>
        <w:numPr>
          <w:ilvl w:val="1"/>
          <w:numId w:val="1008"/>
        </w:numPr>
      </w:pPr>
      <w:r>
        <w:t xml:space="preserve">Where to obtain it (if permissible)</w:t>
      </w:r>
    </w:p>
    <w:p>
      <w:pPr>
        <w:pStyle w:val="Compact"/>
        <w:numPr>
          <w:ilvl w:val="1"/>
          <w:numId w:val="1008"/>
        </w:numPr>
      </w:pPr>
      <w:r>
        <w:t xml:space="preserve">Data access restrictions</w:t>
      </w:r>
    </w:p>
    <w:p>
      <w:pPr>
        <w:pStyle w:val="Compact"/>
        <w:numPr>
          <w:ilvl w:val="1"/>
          <w:numId w:val="1008"/>
        </w:numPr>
      </w:pPr>
      <w:r>
        <w:t xml:space="preserve">How to set up data paths</w:t>
      </w:r>
    </w:p>
    <w:p>
      <w:pPr>
        <w:pStyle w:val="Compact"/>
        <w:numPr>
          <w:ilvl w:val="0"/>
          <w:numId w:val="100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0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10"/>
        </w:numPr>
      </w:pPr>
      <w:r>
        <w:t xml:space="preserve">Simulated data that mimics the structure</w:t>
      </w:r>
    </w:p>
    <w:p>
      <w:pPr>
        <w:pStyle w:val="Compact"/>
        <w:numPr>
          <w:ilvl w:val="1"/>
          <w:numId w:val="1010"/>
        </w:numPr>
      </w:pPr>
      <w:r>
        <w:t xml:space="preserve">Publicly available datasets</w:t>
      </w:r>
    </w:p>
    <w:p>
      <w:pPr>
        <w:pStyle w:val="Compact"/>
        <w:numPr>
          <w:ilvl w:val="1"/>
          <w:numId w:val="1010"/>
        </w:numPr>
      </w:pPr>
      <w:r>
        <w:t xml:space="preserve">Aggregated/de-identified summaries</w:t>
      </w:r>
    </w:p>
    <w:p>
      <w:pPr>
        <w:pStyle w:val="Compact"/>
        <w:numPr>
          <w:ilvl w:val="0"/>
          <w:numId w:val="100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18"/>
    <w:bookmarkEnd w:id="19"/>
    <w:bookmarkStart w:id="20" w:name="keep-analysis-workbooks-tidy"/>
    <w:p>
      <w:pPr>
        <w:pStyle w:val="Heading3"/>
      </w:pPr>
      <w:r>
        <w:t xml:space="preserve">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11"/>
        </w:numPr>
      </w:pPr>
      <w:r>
        <w:t xml:space="preserve">Be clean, readable narratives of your analysis</w:t>
      </w:r>
    </w:p>
    <w:p>
      <w:pPr>
        <w:pStyle w:val="Compact"/>
        <w:numPr>
          <w:ilvl w:val="0"/>
          <w:numId w:val="1011"/>
        </w:numPr>
      </w:pPr>
      <w:r>
        <w:t xml:space="preserve">Call well-documented functions from your package</w:t>
      </w:r>
    </w:p>
    <w:p>
      <w:pPr>
        <w:pStyle w:val="Compact"/>
        <w:numPr>
          <w:ilvl w:val="0"/>
          <w:numId w:val="101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1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20"/>
    <w:bookmarkStart w:id="21" w:name="shell-scripts-and-automation"/>
    <w:p>
      <w:pPr>
        <w:pStyle w:val="Heading3"/>
      </w:pPr>
      <w:r>
        <w:t xml:space="preserve">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21"/>
    <w:bookmarkStart w:id="22" w:name="storing-analysis-outputs"/>
    <w:p>
      <w:pPr>
        <w:pStyle w:val="Heading3"/>
      </w:pPr>
      <w:r>
        <w:t xml:space="preserve">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22"/>
    <w:bookmarkEnd w:id="23"/>
    <w:bookmarkStart w:id="24" w:name="sec-rproj-files"/>
    <w:p>
      <w:pPr>
        <w:pStyle w:val="Heading2"/>
      </w:pPr>
      <w:r>
        <w:t xml:space="preserve">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24"/>
    <w:bookmarkStart w:id="29" w:name="sec-organizing-the-data-raw-folder"/>
    <w:p>
      <w:pPr>
        <w:pStyle w:val="Heading2"/>
      </w:pPr>
      <w:r>
        <w:t xml:space="preserve">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25" w:name="configuration-config-file"/>
    <w:p>
      <w:pPr>
        <w:pStyle w:val="Heading3"/>
      </w:pPr>
      <w:r>
        <w:t xml:space="preserve">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25"/>
    <w:bookmarkStart w:id="26" w:name="order-files-and-directories"/>
    <w:p>
      <w:pPr>
        <w:pStyle w:val="Heading3"/>
      </w:pPr>
      <w:r>
        <w:t xml:space="preserve">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26"/>
    <w:bookmarkStart w:id="28" w:name="Xbca27e34a9d49be3052c20f19c87d806d9e9577"/>
    <w:p>
      <w:pPr>
        <w:pStyle w:val="Heading3"/>
      </w:pPr>
      <w:r>
        <w:t xml:space="preserve">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r:id="rId27">
        <w:r>
          <w:rPr>
            <w:rStyle w:val="Hyperlink"/>
          </w:rPr>
          <w:t xml:space="preserve">Unix</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bookmarkEnd w:id="28"/>
    <w:bookmarkEnd w:id="29"/>
    <w:bookmarkStart w:id="37" w:name="sec-repostatus"/>
    <w:p>
      <w:pPr>
        <w:pStyle w:val="Heading2"/>
      </w:pPr>
      <w:r>
        <w:t xml:space="preserve">5 Repository Status Badges</w:t>
      </w:r>
    </w:p>
    <w:p>
      <w:pPr>
        <w:pStyle w:val="FirstParagraph"/>
      </w:pPr>
      <w:r>
        <w:t xml:space="preserve">Communicating the development and support status of a repository</w:t>
      </w:r>
      <w:r>
        <w:t xml:space="preserve"> </w:t>
      </w:r>
      <w:r>
        <w:t xml:space="preserve">helps both human collaborators and automated tools understand</w:t>
      </w:r>
      <w:r>
        <w:t xml:space="preserve"> </w:t>
      </w:r>
      <w:r>
        <w:t xml:space="preserve">whether a project is actively maintained,</w:t>
      </w:r>
      <w:r>
        <w:t xml:space="preserve"> </w:t>
      </w:r>
      <w:r>
        <w:t xml:space="preserve">a work in progress,</w:t>
      </w:r>
      <w:r>
        <w:t xml:space="preserve"> </w:t>
      </w:r>
      <w:r>
        <w:t xml:space="preserve">or an archived analysis.</w:t>
      </w:r>
      <w:r>
        <w:t xml:space="preserve"> </w:t>
      </w:r>
      <w:r>
        <w:t xml:space="preserve">The</w:t>
      </w:r>
      <w:r>
        <w:t xml:space="preserve"> </w:t>
      </w:r>
      <w:hyperlink r:id="rId30">
        <w:r>
          <w:rPr>
            <w:rStyle w:val="Hyperlink"/>
          </w:rPr>
          <w:t xml:space="preserve">repostatus.org</w:t>
        </w:r>
      </w:hyperlink>
      <w:r>
        <w:t xml:space="preserve"> </w:t>
      </w:r>
      <w:r>
        <w:t xml:space="preserve">project</w:t>
      </w:r>
      <w:r>
        <w:t xml:space="preserve"> </w:t>
      </w:r>
      <w:r>
        <w:t xml:space="preserve">provides a standardized, machine-readable and human-readable convention</w:t>
      </w:r>
      <w:r>
        <w:t xml:space="preserve"> </w:t>
      </w:r>
      <w:r>
        <w:t xml:space="preserve">for declaring project status through badges in the repository</w:t>
      </w:r>
      <w:r>
        <w:t xml:space="preserve"> </w:t>
      </w:r>
      <w:r>
        <w:rPr>
          <w:rStyle w:val="VerbatimChar"/>
        </w:rPr>
        <w:t xml:space="preserve">README.md</w:t>
      </w:r>
      <w:r>
        <w:t xml:space="preserve">.</w:t>
      </w:r>
    </w:p>
    <w:bookmarkStart w:id="31" w:name="standard-repository-statuses"/>
    <w:p>
      <w:pPr>
        <w:pStyle w:val="Heading3"/>
      </w:pPr>
      <w:r>
        <w:t xml:space="preserve">5.1 Standard repository statuses</w:t>
      </w:r>
    </w:p>
    <w:p>
      <w:pPr>
        <w:pStyle w:val="FirstParagraph"/>
      </w:pPr>
      <w:r>
        <w:t xml:space="preserve">repostatus.org defines eight standardized statuses</w:t>
      </w:r>
      <w:r>
        <w:t xml:space="preserve"> </w:t>
      </w:r>
      <w:r>
        <w:t xml:space="preserve">spanning both implementation progress and ongoing maintenance commitment:</w:t>
      </w:r>
    </w:p>
    <w:p>
      <w:pPr>
        <w:pStyle w:val="Compact"/>
        <w:numPr>
          <w:ilvl w:val="0"/>
          <w:numId w:val="1012"/>
        </w:numPr>
      </w:pPr>
      <w:r>
        <w:rPr>
          <w:b/>
          <w:bCs/>
        </w:rPr>
        <w:t xml:space="preserve">Concept:</w:t>
      </w:r>
      <w:r>
        <w:t xml:space="preserve"> </w:t>
      </w:r>
      <w:r>
        <w:t xml:space="preserve">Minimal or no implementation has been done yet,</w:t>
      </w:r>
      <w:r>
        <w:t xml:space="preserve"> </w:t>
      </w:r>
      <w:r>
        <w:t xml:space="preserve">or the repository is only intended to be a limited example, demo, or proof-of-concept.</w:t>
      </w:r>
    </w:p>
    <w:p>
      <w:pPr>
        <w:pStyle w:val="Compact"/>
        <w:numPr>
          <w:ilvl w:val="0"/>
          <w:numId w:val="1012"/>
        </w:numPr>
      </w:pPr>
      <w:r>
        <w:rPr>
          <w:b/>
          <w:bCs/>
        </w:rPr>
        <w:t xml:space="preserve">WIP (Work in Progress):</w:t>
      </w:r>
      <w:r>
        <w:t xml:space="preserve"> </w:t>
      </w:r>
      <w:r>
        <w:t xml:space="preserve">Initial development is in progress,</w:t>
      </w:r>
      <w:r>
        <w:t xml:space="preserve"> </w:t>
      </w:r>
      <w:r>
        <w:t xml:space="preserve">but there has not yet been a stable, usable release suitable for the public.</w:t>
      </w:r>
    </w:p>
    <w:p>
      <w:pPr>
        <w:pStyle w:val="Compact"/>
        <w:numPr>
          <w:ilvl w:val="0"/>
          <w:numId w:val="1012"/>
        </w:numPr>
      </w:pPr>
      <w:r>
        <w:rPr>
          <w:b/>
          <w:bCs/>
        </w:rPr>
        <w:t xml:space="preserve">Suspended:</w:t>
      </w:r>
      <w:r>
        <w:t xml:space="preserve"> </w:t>
      </w:r>
      <w:r>
        <w:t xml:space="preserve">Initial development has started,</w:t>
      </w:r>
      <w:r>
        <w:t xml:space="preserve"> </w:t>
      </w:r>
      <w:r>
        <w:t xml:space="preserve">but there has not yet been a stable, usable release;</w:t>
      </w:r>
      <w:r>
        <w:t xml:space="preserve"> </w:t>
      </w:r>
      <w:r>
        <w:t xml:space="preserve">the project has been put on hold or stopped.</w:t>
      </w:r>
    </w:p>
    <w:p>
      <w:pPr>
        <w:pStyle w:val="Compact"/>
        <w:numPr>
          <w:ilvl w:val="0"/>
          <w:numId w:val="1012"/>
        </w:numPr>
      </w:pPr>
      <w:r>
        <w:rPr>
          <w:b/>
          <w:bCs/>
        </w:rPr>
        <w:t xml:space="preserve">Abandoned:</w:t>
      </w:r>
      <w:r>
        <w:t xml:space="preserve"> </w:t>
      </w:r>
      <w:r>
        <w:t xml:space="preserve">Initial development has started,</w:t>
      </w:r>
      <w:r>
        <w:t xml:space="preserve"> </w:t>
      </w:r>
      <w:r>
        <w:t xml:space="preserve">but has been abandoned;</w:t>
      </w:r>
      <w:r>
        <w:t xml:space="preserve"> </w:t>
      </w:r>
      <w:r>
        <w:t xml:space="preserve">the project is no longer being worked on.</w:t>
      </w:r>
    </w:p>
    <w:p>
      <w:pPr>
        <w:pStyle w:val="Compact"/>
        <w:numPr>
          <w:ilvl w:val="0"/>
          <w:numId w:val="1012"/>
        </w:numPr>
      </w:pPr>
      <w:r>
        <w:rPr>
          <w:b/>
          <w:bCs/>
        </w:rPr>
        <w:t xml:space="preserve">Active:</w:t>
      </w:r>
      <w:r>
        <w:t xml:space="preserve"> </w:t>
      </w:r>
      <w:r>
        <w:t xml:space="preserve">The project has reached a stable, usable state</w:t>
      </w:r>
      <w:r>
        <w:t xml:space="preserve"> </w:t>
      </w:r>
      <w:r>
        <w:t xml:space="preserve">and is being actively developed.</w:t>
      </w:r>
    </w:p>
    <w:p>
      <w:pPr>
        <w:pStyle w:val="Compact"/>
        <w:numPr>
          <w:ilvl w:val="0"/>
          <w:numId w:val="1012"/>
        </w:numPr>
      </w:pPr>
      <w:r>
        <w:rPr>
          <w:b/>
          <w:bCs/>
        </w:rPr>
        <w:t xml:space="preserve">Inactive:</w:t>
      </w:r>
      <w:r>
        <w:t xml:space="preserve"> </w:t>
      </w:r>
      <w:r>
        <w:t xml:space="preserve">The project has reached a stable, usable state</w:t>
      </w:r>
      <w:r>
        <w:t xml:space="preserve"> </w:t>
      </w:r>
      <w:r>
        <w:t xml:space="preserve">but is no longer being actively developed;</w:t>
      </w:r>
      <w:r>
        <w:t xml:space="preserve"> </w:t>
      </w:r>
      <w:r>
        <w:t xml:space="preserve">support/maintenance will be provided as time allows.</w:t>
      </w:r>
    </w:p>
    <w:p>
      <w:pPr>
        <w:pStyle w:val="Compact"/>
        <w:numPr>
          <w:ilvl w:val="0"/>
          <w:numId w:val="1012"/>
        </w:numPr>
      </w:pPr>
      <w:r>
        <w:rPr>
          <w:b/>
          <w:bCs/>
        </w:rPr>
        <w:t xml:space="preserve">Unsupported:</w:t>
      </w:r>
      <w:r>
        <w:t xml:space="preserve"> </w:t>
      </w:r>
      <w:r>
        <w:t xml:space="preserve">The project has reached a stable, usable release,</w:t>
      </w:r>
      <w:r>
        <w:t xml:space="preserve"> </w:t>
      </w:r>
      <w:r>
        <w:t xml:space="preserve">but the person or organization responsible for it</w:t>
      </w:r>
      <w:r>
        <w:t xml:space="preserve"> </w:t>
      </w:r>
      <w:r>
        <w:t xml:space="preserve">has decided to abandon it or drop support for it permanently.</w:t>
      </w:r>
    </w:p>
    <w:p>
      <w:pPr>
        <w:pStyle w:val="Compact"/>
        <w:numPr>
          <w:ilvl w:val="0"/>
          <w:numId w:val="1012"/>
        </w:numPr>
      </w:pPr>
      <w:r>
        <w:rPr>
          <w:b/>
          <w:bCs/>
        </w:rPr>
        <w:t xml:space="preserve">Moved:</w:t>
      </w:r>
      <w:r>
        <w:t xml:space="preserve"> </w:t>
      </w:r>
      <w:r>
        <w:t xml:space="preserve">The project has been moved to a new location,</w:t>
      </w:r>
      <w:r>
        <w:t xml:space="preserve"> </w:t>
      </w:r>
      <w:r>
        <w:t xml:space="preserve">and the version at that location should be considered current and authoritative.</w:t>
      </w:r>
    </w:p>
    <w:bookmarkEnd w:id="31"/>
    <w:bookmarkStart w:id="32" w:name="adding-a-status-badge"/>
    <w:p>
      <w:pPr>
        <w:pStyle w:val="Heading3"/>
      </w:pPr>
      <w:r>
        <w:t xml:space="preserve">5.2 Adding a status badge</w:t>
      </w:r>
    </w:p>
    <w:p>
      <w:pPr>
        <w:pStyle w:val="FirstParagraph"/>
      </w:pPr>
      <w:r>
        <w:t xml:space="preserve">Place the status badge near the top of your repository</w:t>
      </w:r>
      <w:r>
        <w:t xml:space="preserve"> </w:t>
      </w:r>
      <w:r>
        <w:rPr>
          <w:rStyle w:val="VerbatimChar"/>
        </w:rPr>
        <w:t xml:space="preserve">README.md</w:t>
      </w:r>
      <w:r>
        <w:t xml:space="preserve">,</w:t>
      </w:r>
      <w:r>
        <w:t xml:space="preserve"> </w:t>
      </w:r>
      <w:r>
        <w:t xml:space="preserve">immediately beneath the main title.</w:t>
      </w:r>
      <w:r>
        <w:t xml:space="preserve"> </w:t>
      </w:r>
      <w:r>
        <w:t xml:space="preserve">The badge links to the corresponding status definition on repostatus.org.</w:t>
      </w:r>
    </w:p>
    <w:p>
      <w:pPr>
        <w:pStyle w:val="BodyText"/>
      </w:pPr>
      <w:r>
        <w:t xml:space="preserve">For an active project:</w:t>
      </w:r>
    </w:p>
    <w:p>
      <w:pPr>
        <w:pStyle w:val="SourceCode"/>
      </w:pPr>
      <w:r>
        <w:rPr>
          <w:rStyle w:val="CommentTok"/>
        </w:rPr>
        <w:t xml:space="preserve">[</w:t>
      </w:r>
      <w:r>
        <w:rPr>
          <w:rStyle w:val="AlertTok"/>
        </w:rPr>
        <w:t xml:space="preserve">![Project Status: Active - The project has reached a stable, usable state and is being actively developed.](https://www.repostatus.org/badges/latest/active.svg)</w:t>
      </w:r>
      <w:r>
        <w:rPr>
          <w:rStyle w:val="CommentTok"/>
        </w:rPr>
        <w:t xml:space="preserve">](https://www.repostatus.org/#active)</w:t>
      </w:r>
    </w:p>
    <w:p>
      <w:pPr>
        <w:pStyle w:val="FirstParagraph"/>
      </w:pPr>
      <w:r>
        <w:t xml:space="preserve">For a project in initial development:</w:t>
      </w:r>
    </w:p>
    <w:p>
      <w:pPr>
        <w:pStyle w:val="SourceCode"/>
      </w:pPr>
      <w:r>
        <w:rPr>
          <w:rStyle w:val="CommentTok"/>
        </w:rPr>
        <w:t xml:space="preserve">[</w:t>
      </w:r>
      <w:r>
        <w:rPr>
          <w:rStyle w:val="AlertTok"/>
        </w:rPr>
        <w:t xml:space="preserve">![Project Status: WIP - Initial development is in progress, but there has not yet been a stable, usable release suitable for the public.](https://www.repostatus.org/badges/latest/wip.svg)</w:t>
      </w:r>
      <w:r>
        <w:rPr>
          <w:rStyle w:val="CommentTok"/>
        </w:rPr>
        <w:t xml:space="preserve">](https://www.repostatus.org/#wip)</w:t>
      </w:r>
    </w:p>
    <w:p>
      <w:pPr>
        <w:pStyle w:val="FirstParagraph"/>
      </w:pPr>
      <w:r>
        <w:t xml:space="preserve">For a completed analysis repository</w:t>
      </w:r>
      <w:r>
        <w:t xml:space="preserve"> </w:t>
      </w:r>
      <w:r>
        <w:t xml:space="preserve">that is stable but no longer actively adding features:</w:t>
      </w:r>
    </w:p>
    <w:p>
      <w:pPr>
        <w:pStyle w:val="SourceCode"/>
      </w:pPr>
      <w:r>
        <w:rPr>
          <w:rStyle w:val="CommentTok"/>
        </w:rPr>
        <w:t xml:space="preserve">[</w:t>
      </w:r>
      <w:r>
        <w:rPr>
          <w:rStyle w:val="AlertTok"/>
        </w:rPr>
        <w:t xml:space="preserve">![Project Status: Inactive - The project has reached a stable, usable state but is no longer being actively developed; support/maintenance will be provided as time allows.](https://www.repostatus.org/badges/latest/inactive.svg)</w:t>
      </w:r>
      <w:r>
        <w:rPr>
          <w:rStyle w:val="CommentTok"/>
        </w:rPr>
        <w:t xml:space="preserve">](https://www.repostatus.org/#inactive)</w:t>
      </w:r>
    </w:p>
    <w:p>
      <w:pPr>
        <w:pStyle w:val="FirstParagraph"/>
      </w:pPr>
      <w:r>
        <w:rPr>
          <w:i/>
          <w:iCs/>
        </w:rPr>
        <w:t xml:space="preserve">(Note: An ASCII hyphen</w:t>
      </w:r>
      <w:r>
        <w:rPr>
          <w:i/>
          <w:iCs/>
        </w:rPr>
        <w:t xml:space="preserve"> </w:t>
      </w:r>
      <w:r>
        <w:rPr>
          <w:rStyle w:val="VerbatimChar"/>
          <w:i/>
          <w:iCs/>
        </w:rPr>
        <w:t xml:space="preserve">-</w:t>
      </w:r>
      <w:r>
        <w:rPr>
          <w:i/>
          <w:iCs/>
        </w:rPr>
        <w:t xml:space="preserve"> </w:t>
      </w:r>
      <w:r>
        <w:rPr>
          <w:i/>
          <w:iCs/>
        </w:rPr>
        <w:t xml:space="preserve">is used in the badge alt text above</w:t>
      </w:r>
      <w:r>
        <w:rPr>
          <w:i/>
          <w:iCs/>
        </w:rPr>
        <w:t xml:space="preserve"> </w:t>
      </w:r>
      <w:r>
        <w:rPr>
          <w:i/>
          <w:iCs/>
        </w:rPr>
        <w:t xml:space="preserve">as an ASCII-safe approximation of repostatus.org’s Unicode en-dash</w:t>
      </w:r>
      <w:r>
        <w:rPr>
          <w:i/>
          <w:iCs/>
        </w:rPr>
        <w:t xml:space="preserve"> </w:t>
      </w:r>
      <w:r>
        <w:rPr>
          <w:i/>
          <w:iCs/>
        </w:rPr>
        <w:t xml:space="preserve">to ensure compatibility across all plain-text and build tools.)</w:t>
      </w:r>
    </w:p>
    <w:bookmarkEnd w:id="32"/>
    <w:bookmarkStart w:id="36" w:name="lifecycle-management"/>
    <w:p>
      <w:pPr>
        <w:pStyle w:val="Heading3"/>
      </w:pPr>
      <w:r>
        <w:t xml:space="preserve">5.3 Lifecycle management</w:t>
      </w:r>
    </w:p>
    <w:p>
      <w:pPr>
        <w:pStyle w:val="FirstParagraph"/>
      </w:pPr>
      <w:r>
        <w:t xml:space="preserve">Update the status badge as your project evolves through its lifecycle:</w:t>
      </w:r>
    </w:p>
    <w:p>
      <w:pPr>
        <w:pStyle w:val="Compact"/>
        <w:numPr>
          <w:ilvl w:val="0"/>
          <w:numId w:val="1013"/>
        </w:numPr>
      </w:pPr>
      <w:r>
        <w:rPr>
          <w:b/>
          <w:bCs/>
        </w:rPr>
        <w:t xml:space="preserve">Start as Concept or WIP:</w:t>
      </w:r>
      <w:r>
        <w:t xml:space="preserve"> </w:t>
      </w:r>
      <w:r>
        <w:t xml:space="preserve">Begin new repositories with</w:t>
      </w:r>
      <w:r>
        <w:t xml:space="preserve"> </w:t>
      </w:r>
      <w:r>
        <w:rPr>
          <w:rStyle w:val="VerbatimChar"/>
        </w:rPr>
        <w:t xml:space="preserve">Concept</w:t>
      </w:r>
      <w:r>
        <w:t xml:space="preserve"> </w:t>
      </w:r>
      <w:r>
        <w:t xml:space="preserve">(for early prototypes)</w:t>
      </w:r>
      <w:r>
        <w:t xml:space="preserve"> </w:t>
      </w:r>
      <w:r>
        <w:t xml:space="preserve">or</w:t>
      </w:r>
      <w:r>
        <w:t xml:space="preserve"> </w:t>
      </w:r>
      <w:r>
        <w:rPr>
          <w:rStyle w:val="VerbatimChar"/>
        </w:rPr>
        <w:t xml:space="preserve">WIP</w:t>
      </w:r>
      <w:r>
        <w:t xml:space="preserve"> </w:t>
      </w:r>
      <w:r>
        <w:t xml:space="preserve">(when building an analysis pipeline or package).</w:t>
      </w:r>
    </w:p>
    <w:p>
      <w:pPr>
        <w:pStyle w:val="Compact"/>
        <w:numPr>
          <w:ilvl w:val="0"/>
          <w:numId w:val="1013"/>
        </w:numPr>
      </w:pPr>
      <w:r>
        <w:rPr>
          <w:b/>
          <w:bCs/>
        </w:rPr>
        <w:t xml:space="preserve">Promote to Active:</w:t>
      </w:r>
      <w:r>
        <w:t xml:space="preserve"> </w:t>
      </w:r>
      <w:r>
        <w:t xml:space="preserve">Switch to</w:t>
      </w:r>
      <w:r>
        <w:t xml:space="preserve"> </w:t>
      </w:r>
      <w:r>
        <w:rPr>
          <w:rStyle w:val="VerbatimChar"/>
        </w:rPr>
        <w:t xml:space="preserve">Active</w:t>
      </w:r>
      <w:r>
        <w:t xml:space="preserve"> </w:t>
      </w:r>
      <w:r>
        <w:t xml:space="preserve">once the codebase reaches</w:t>
      </w:r>
      <w:r>
        <w:t xml:space="preserve"> </w:t>
      </w:r>
      <w:r>
        <w:t xml:space="preserve">a functional, reproducible state with working scripts</w:t>
      </w:r>
      <w:r>
        <w:t xml:space="preserve"> </w:t>
      </w:r>
      <w:r>
        <w:t xml:space="preserve">(and, where applicable, tests).</w:t>
      </w:r>
    </w:p>
    <w:p>
      <w:pPr>
        <w:pStyle w:val="Compact"/>
        <w:numPr>
          <w:ilvl w:val="0"/>
          <w:numId w:val="1013"/>
        </w:numPr>
      </w:pPr>
      <w:r>
        <w:rPr>
          <w:b/>
          <w:bCs/>
        </w:rPr>
        <w:t xml:space="preserve">Transition upon project completion:</w:t>
      </w:r>
      <w:r>
        <w:t xml:space="preserve"> </w:t>
      </w:r>
      <w:r>
        <w:t xml:space="preserve">When an epidemiology study or</w:t>
      </w:r>
      <w:r>
        <w:t xml:space="preserve"> </w:t>
      </w:r>
      <w:r>
        <w:t xml:space="preserve">manuscript is published and the analysis code is finalized,</w:t>
      </w:r>
      <w:r>
        <w:t xml:space="preserve"> </w:t>
      </w:r>
      <w:r>
        <w:t xml:space="preserve">update the badge to</w:t>
      </w:r>
      <w:r>
        <w:t xml:space="preserve"> </w:t>
      </w:r>
      <w:r>
        <w:rPr>
          <w:rStyle w:val="VerbatimChar"/>
        </w:rPr>
        <w:t xml:space="preserve">Inactive</w:t>
      </w:r>
      <w:r>
        <w:t xml:space="preserve"> </w:t>
      </w:r>
      <w:r>
        <w:t xml:space="preserve">or</w:t>
      </w:r>
      <w:r>
        <w:t xml:space="preserve"> </w:t>
      </w:r>
      <w:r>
        <w:rPr>
          <w:rStyle w:val="VerbatimChar"/>
        </w:rPr>
        <w:t xml:space="preserve">Unsupported</w:t>
      </w:r>
      <w:r>
        <w:t xml:space="preserve"> </w:t>
      </w:r>
      <w:r>
        <w:t xml:space="preserve">so readers know whether future bug fixes or dependency updates are planned.</w:t>
      </w:r>
    </w:p>
    <w:bookmarkStart w:id="35" w:name="refs"/>
    <w:bookmarkStart w:id="3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33">
        <w:r>
          <w:rPr>
            <w:rStyle w:val="Hyperlink"/>
          </w:rPr>
          <w:t xml:space="preserve">https://r-pkgs.org/</w:t>
        </w:r>
      </w:hyperlink>
      <w:r>
        <w:t xml:space="preserve">.</w:t>
      </w:r>
    </w:p>
    <w:bookmarkEnd w:id="34"/>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docs.gitlab.com/user/group/custom_project_templates/" TargetMode="External"/><Relationship Id="rId10" Type="http://schemas.openxmlformats.org/officeDocument/2006/relationships/hyperlink" Target="https://github.com/Morrison-Lab/rpt" TargetMode="External"/><Relationship Id="rId33" Type="http://schemas.openxmlformats.org/officeDocument/2006/relationships/hyperlink" Target="https://r-pkgs.org/" TargetMode="External"/><Relationship Id="rId30" Type="http://schemas.openxmlformats.org/officeDocument/2006/relationships/hyperlink" Target="https://www.repostatus.org/" TargetMode="External"/><Relationship Id="rId27" Type="http://schemas.openxmlformats.org/officeDocument/2006/relationships/hyperlink" Target="unix.qmd#sec-un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 repositories</dc:title>
  <dc:creator/>
  <cp:keywords/>
  <dcterms:created xsi:type="dcterms:W3CDTF">2026-10-13T02:39:58Z</dcterms:created>
  <dcterms:modified xsi:type="dcterms:W3CDTF">2026-10-13T02:39:58Z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19:34:58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