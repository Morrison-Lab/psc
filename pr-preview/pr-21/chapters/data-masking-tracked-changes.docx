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masking</w:t>
      </w:r>
    </w:p>
    <w:p>
      <w:pPr>
        <w:pStyle w:val="Date"/>
      </w:pPr>
      <w:del w:id="1" w:author="PR Preview" w:date="2026-01-01T00:00:00Z">
        <w:r>
          <w:delText xml:space="preserve">Last modified: 2026-10-12 14:37:38 (PDT)</w:delText>
        </w:r>
      </w:del>
    </w:p>
    <w:p>
      <w:pPr>
        <w:pStyle w:val="Date"/>
      </w:pPr>
      <w:ins w:id="2" w:author="PR Preview" w:date="2026-01-01T00:00:00Z">
        <w:r>
          <w:t xml:space="preserve">Last modified: 2026-10-12 19:34:58 (PDT)</w:t>
        </w:r>
      </w:ins>
    </w:p>
    <w:bookmarkStart w:id="15" w:name="sec-general-overview"/>
    <w:p>
      <w:pPr>
        <w:pStyle w:val="Heading2"/>
      </w:pPr>
      <w:r>
        <w:t xml:space="preserve">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13" w:name="what-is-data-masking"/>
    <w:p>
      <w:pPr>
        <w:pStyle w:val="Heading3"/>
      </w:pPr>
      <w:r>
        <w:t xml:space="preserve">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12" w:name="fig-data-masking"/>
          <w:p>
            <w:pPr>
              <w:pStyle w:val="Compact"/>
              <w:jc w:val="center"/>
            </w:pPr>
            <w:r>
              <w:drawing>
                <wp:inline>
                  <wp:extent cx="2667000" cy="1103368"/>
                  <wp:effectExtent b="0" l="0" r="0" t="0"/>
                  <wp:docPr descr="" title="" id="10" name="Picture"/>
                  <a:graphic>
                    <a:graphicData uri="http://schemas.openxmlformats.org/drawingml/2006/picture">
                      <pic:pic>
                        <pic:nvPicPr>
                          <pic:cNvPr descr="../assets/images/data-masking.PNG" id="11" name="Picture"/>
                          <pic:cNvPicPr>
                            <a:picLocks noChangeArrowheads="1" noChangeAspect="1"/>
                          </pic:cNvPicPr>
                        </pic:nvPicPr>
                        <pic:blipFill>
                          <a:blip r:embed="rId9"/>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Data masking in tidyverse operations</w:t>
            </w:r>
          </w:p>
          <w:bookmarkEnd w:id="12"/>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13"/>
    <w:bookmarkStart w:id="14" w:name="using-tidy-evaluation-for-data-masking"/>
    <w:p>
      <w:pPr>
        <w:pStyle w:val="Heading3"/>
      </w:pPr>
      <w:r>
        <w:t xml:space="preserve">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14"/>
    <w:bookmarkEnd w:id="15"/>
    <w:bookmarkStart w:id="28" w:name="sec-data-masking-vs-tidy-selection"/>
    <w:p>
      <w:pPr>
        <w:pStyle w:val="Heading2"/>
      </w:pPr>
      <w:r>
        <w:t xml:space="preserve">2 Data masking vs. tidy selection</w:t>
      </w:r>
    </w:p>
    <w:p>
      <w:pPr>
        <w:pStyle w:val="FirstParagraph"/>
      </w:pPr>
      <w:r>
        <w:t xml:space="preserve">Many</w:t>
      </w:r>
      <w:r>
        <w:t xml:space="preserve"> </w:t>
      </w:r>
      <w:hyperlink r:id="rId16">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001"/>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17">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18">
        <w:r>
          <w:rPr>
            <w:rStyle w:val="VerbatimChar"/>
          </w:rPr>
          <w:t xml:space="preserve">{ggplot2}</w:t>
        </w:r>
      </w:hyperlink>
      <w:r>
        <w:t xml:space="preserve">.</w:t>
      </w:r>
    </w:p>
    <w:p>
      <w:pPr>
        <w:pStyle w:val="Compact"/>
        <w:numPr>
          <w:ilvl w:val="0"/>
          <w:numId w:val="1001"/>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19">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20" w:name="tbl-masking-selection"/>
          <w:p>
            <w:pPr>
              <w:jc w:val="center"/>
            </w:pPr>
            <w:pPr>
              <w:jc w:val="left"/>
              <w:spacing w:before="200"/>
              <w:pStyle w:val="ImageCaption"/>
            </w:pPr>
            <w:r>
              <w:t xml:space="preserve">Table 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20"/>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27" w:name="X118ff09008793bb586a8982fedb3eb2b41d1fc5"/>
    <w:p>
      <w:pPr>
        <w:pStyle w:val="Heading3"/>
      </w:pPr>
      <w:r>
        <w:t xml:space="preserve">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21">
        <w:r>
          <w:rPr>
            <w:rStyle w:val="VerbatimChar"/>
          </w:rPr>
          <w:t xml:space="preserve">{tidyselect}</w:t>
        </w:r>
      </w:hyperlink>
      <w:r>
        <w:t xml:space="preserve"> </w:t>
      </w:r>
      <w:r>
        <w:t xml:space="preserve">1.2.0</w:t>
      </w:r>
      <w:r>
        <w:t xml:space="preserve"> </w:t>
      </w:r>
      <w:r>
        <w:t xml:space="preserve">(</w:t>
      </w:r>
      <w:hyperlink r:id="rId22">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3">
        <w:r>
          <w:rPr>
            <w:rStyle w:val="VerbatimChar"/>
          </w:rPr>
          <w:t xml:space="preserve">{lifecycle}</w:t>
        </w:r>
      </w:hyperlink>
      <w:r>
        <w:t xml:space="preserve">.</w:t>
      </w:r>
      <w:r>
        <w:t xml:space="preserve"> </w:t>
      </w:r>
      <w:r>
        <w:t xml:space="preserve">Per the</w:t>
      </w:r>
      <w:r>
        <w:t xml:space="preserve"> </w:t>
      </w:r>
      <w:hyperlink r:id="rId2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25">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26">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27"/>
    <w:bookmarkEnd w:id="28"/>
    <w:bookmarkStart w:id="30" w:name="sec-technical-overview"/>
    <w:p>
      <w:pPr>
        <w:pStyle w:val="Heading2"/>
      </w:pPr>
      <w:r>
        <w:t xml:space="preserve">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9" w:name="example"/>
    <w:p>
      <w:pPr>
        <w:pStyle w:val="Heading3"/>
      </w:pPr>
      <w:r>
        <w:t xml:space="preserve">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7" Type="http://schemas.openxmlformats.org/officeDocument/2006/relationships/hyperlink" Target="https://dplyr.tidyverse.org/" TargetMode="External"/><Relationship Id="rId18" Type="http://schemas.openxmlformats.org/officeDocument/2006/relationships/hyperlink" Target="https://ggplot2.tidyverse.org/" TargetMode="External"/><Relationship Id="rId23" Type="http://schemas.openxmlformats.org/officeDocument/2006/relationships/hyperlink" Target="https://lifecycle.r-lib.org/" TargetMode="External"/><Relationship Id="rId24" Type="http://schemas.openxmlformats.org/officeDocument/2006/relationships/hyperlink" Target="https://lifecycle.r-lib.org/articles/communicate.html" TargetMode="External"/><Relationship Id="rId26" Type="http://schemas.openxmlformats.org/officeDocument/2006/relationships/hyperlink" Target="https://lifecycle.r-lib.org/reference/deprecate_soft.html" TargetMode="External"/><Relationship Id="rId25" Type="http://schemas.openxmlformats.org/officeDocument/2006/relationships/hyperlink" Target="https://testthat.r-lib.org/" TargetMode="External"/><Relationship Id="rId19" Type="http://schemas.openxmlformats.org/officeDocument/2006/relationships/hyperlink" Target="https://tidyr.tidyverse.org/" TargetMode="External"/><Relationship Id="rId21" Type="http://schemas.openxmlformats.org/officeDocument/2006/relationships/hyperlink" Target="https://tidyselect.r-lib.org/" TargetMode="External"/><Relationship Id="rId16" Type="http://schemas.openxmlformats.org/officeDocument/2006/relationships/hyperlink" Target="https://www.tidyverse.org/" TargetMode="External"/><Relationship Id="rId22" Type="http://schemas.openxmlformats.org/officeDocument/2006/relationships/hyperlink" Target="https://www.tidyverse.org/blog/2022/10/tidyselect-1-2-0/" TargetMode="External"/></Relationships>
</file>

<file path=word/_rels/footnotes.xml.rels><?xml version='1.0' encoding='UTF-8' standalone='yes'?>
<Relationships xmlns="http://schemas.openxmlformats.org/package/2006/relationships"><Relationship Id="rId17" Type="http://schemas.openxmlformats.org/officeDocument/2006/relationships/hyperlink" Target="https://dplyr.tidyverse.org/" TargetMode="External"/><Relationship Id="rId18" Type="http://schemas.openxmlformats.org/officeDocument/2006/relationships/hyperlink" Target="https://ggplot2.tidyverse.org/" TargetMode="External"/><Relationship Id="rId23" Type="http://schemas.openxmlformats.org/officeDocument/2006/relationships/hyperlink" Target="https://lifecycle.r-lib.org/" TargetMode="External"/><Relationship Id="rId24" Type="http://schemas.openxmlformats.org/officeDocument/2006/relationships/hyperlink" Target="https://lifecycle.r-lib.org/articles/communicate.html" TargetMode="External"/><Relationship Id="rId26" Type="http://schemas.openxmlformats.org/officeDocument/2006/relationships/hyperlink" Target="https://lifecycle.r-lib.org/reference/deprecate_soft.html" TargetMode="External"/><Relationship Id="rId25" Type="http://schemas.openxmlformats.org/officeDocument/2006/relationships/hyperlink" Target="https://testthat.r-lib.org/" TargetMode="External"/><Relationship Id="rId19" Type="http://schemas.openxmlformats.org/officeDocument/2006/relationships/hyperlink" Target="https://tidyr.tidyverse.org/" TargetMode="External"/><Relationship Id="rId21" Type="http://schemas.openxmlformats.org/officeDocument/2006/relationships/hyperlink" Target="https://tidyselect.r-lib.org/" TargetMode="External"/><Relationship Id="rId16" Type="http://schemas.openxmlformats.org/officeDocument/2006/relationships/hyperlink" Target="https://www.tidyverse.org/" TargetMode="External"/><Relationship Id="rId22" Type="http://schemas.openxmlformats.org/officeDocument/2006/relationships/hyperlink" Target="https://www.tidyverse.org/blog/2022/10/tidyselect-1-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masking</dc:title>
  <dc:creator/>
  <cp:keywords/>
  <dcterms:created xsi:type="dcterms:W3CDTF">2026-10-13T02:41:30Z</dcterms:created>
  <dcterms:modified xsi:type="dcterms:W3CDTF">2026-10-13T02:41:30Z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19:34:58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