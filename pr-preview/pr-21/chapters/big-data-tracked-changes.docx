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del w:id="1" w:author="PR Preview" w:date="2026-01-01T00:00:00Z">
        <w:r>
          <w:delText xml:space="preserve">Last modified: 2026-10-12 14:37:38 (PDT)</w:delText>
        </w:r>
      </w:del>
    </w:p>
    <w:p>
      <w:pPr>
        <w:pStyle w:val="Date"/>
      </w:pPr>
      <w:ins w:id="2" w:author="PR Preview" w:date="2026-01-01T00:00:00Z">
        <w:r>
          <w:t xml:space="preserve">Last modified: 2026-10-12 19:34:58 (PDT)</w:t>
        </w:r>
      </w:ins>
    </w:p>
    <w:bookmarkStart w:id="10" w:name="sec-the-data-table-package"/>
    <w:p>
      <w:pPr>
        <w:pStyle w:val="Heading2"/>
      </w:pPr>
      <w:r>
        <w:t xml:space="preserve">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0"/>
    <w:bookmarkStart w:id="11"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1"/>
    <w:bookmarkStart w:id="12"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stackoverflow.com/questions/21435339/data-table-vs-dplyr-can-one-do-something-well-the-other-cant-or-does-poorly/27840349#27840349"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stackoverflow.com/questions/21435339/data-table-vs-dplyr-can-one-do-something-well-the-other-cant-or-does-poorly/27840349#278403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2026-10-13T02:39:38Z</dcterms:created>
  <dcterms:modified xsi:type="dcterms:W3CDTF">2026-10-13T02:39:38Z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19:34:58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