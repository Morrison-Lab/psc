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20:18:39 (PDT)</w:delText>
        </w:r>
      </w:del>
    </w:p>
    <w:p>
      <w:pPr>
        <w:pStyle w:val="Date"/>
      </w:pPr>
      <w:ins w:id="2" w:author="PR Preview" w:date="2026-01-01T00:00:00Z">
        <w:r>
          <w:t xml:space="preserve">Last modified: 2026-10-12 20:45:14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del w:id="3" w:author="PR Preview" w:date="2026-01-01T00:00:00Z">
        <w:r>
          <w:delText xml:space="preserve">For more details and troubleshooting scenarios, see the</w:delText>
        </w:r>
      </w:del>
      <w:del w:id="4" w:author="PR Preview" w:date="2026-01-01T00:00:00Z">
        <w:r>
          <w:delText xml:space="preserve"> </w:delText>
        </w:r>
      </w:del>
      <w:hyperlink r:id="rId50">
        <w:del w:id="5" w:author="PR Preview" w:date="2026-01-01T00:00:00Z">
          <w:r>
            <w:rPr>
              <w:rStyle w:val="Hyperlink"/>
            </w:rPr>
            <w:delText xml:space="preserve">Repeated Amend chapter</w:delText>
          </w:r>
        </w:del>
      </w:hyperlink>
      <w:del w:id="6" w:author="PR Preview" w:date="2026-01-01T00:00:00Z">
        <w:r>
          <w:delText xml:space="preserve"> </w:delText>
        </w:r>
      </w:del>
      <w:del w:id="7" w:author="PR Preview" w:date="2026-01-01T00:00:00Z">
        <w:r>
          <w:delText xml:space="preserve">in Happy Git with R.</w:delText>
        </w:r>
      </w:del>
    </w:p>
    <w:p>
      <w:pPr>
        <w:pStyle w:val="FirstParagraph"/>
      </w:pPr>
      <w:ins w:id="8" w:author="PR Preview" w:date="2026-01-01T00:00:00Z">
        <w:r>
          <w:t xml:space="preserve">For more details and troubleshooting scenarios, see the</w:t>
        </w:r>
      </w:ins>
      <w:ins w:id="9" w:author="PR Preview" w:date="2026-01-01T00:00:00Z">
        <w:r>
          <w:t xml:space="preserve"> </w:t>
        </w:r>
      </w:ins>
      <w:hyperlink r:id="rId50">
        <w:ins w:id="10" w:author="PR Preview" w:date="2026-01-01T00:00:00Z">
          <w:r>
            <w:rPr>
              <w:rStyle w:val="Hyperlink"/>
            </w:rPr>
            <w:t xml:space="preserve">Repeated Amend chapter</w:t>
          </w:r>
        </w:ins>
      </w:hyperlink>
      <w:ins w:id="11" w:author="PR Preview" w:date="2026-01-01T00:00:00Z">
        <w:r>
          <w:t xml:space="preserve"> </w:t>
        </w:r>
      </w:ins>
      <w:ins w:id="12" w:author="PR Preview" w:date="2026-01-01T00:00:00Z">
        <w:r>
          <w:t xml:space="preserve">of Happy Git and GitHub for the useR</w:t>
        </w:r>
      </w:ins>
      <w:ins w:id="13" w:author="PR Preview" w:date="2026-01-01T00:00:00Z">
        <w:r>
          <w:t xml:space="preserve"> </w:t>
        </w:r>
      </w:ins>
      <w:ins w:id="14" w:author="PR Preview" w:date="2026-01-01T00:00:00Z">
        <w:r>
          <w:t xml:space="preserve">(Bryan 2023, ch. </w:t>
        </w:r>
      </w:ins>
      <w:ins w:id="15" w:author="PR Preview" w:date="2026-01-01T00:00:00Z">
        <w:r>
          <w:t xml:space="preserve">“Repeated amend”</w:t>
        </w:r>
      </w:ins>
      <w:ins w:id="16" w:author="PR Preview" w:date="2026-01-01T00:00:00Z">
        <w:r>
          <w:t xml:space="preserve">)</w:t>
        </w:r>
      </w:ins>
      <w:ins w:id="17" w:author="PR Preview" w:date="2026-01-01T00:00:00Z">
        <w:r>
          <w:t xml:space="preserve">.</w:t>
        </w:r>
      </w:ins>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ins w:id="18" w:author="PR Preview" w:date="2026-01-01T00:00:00Z">
        <w:r>
          <w:t xml:space="preserve">Bryan, Jennifer. 2023.</w:t>
        </w:r>
      </w:ins>
      <w:ins w:id="19" w:author="PR Preview" w:date="2026-01-01T00:00:00Z">
        <w:r>
          <w:t xml:space="preserve"> </w:t>
        </w:r>
      </w:ins>
      <w:ins w:id="20" w:author="PR Preview" w:date="2026-01-01T00:00:00Z">
        <w:r>
          <w:rPr>
            <w:i/>
            <w:iCs/>
          </w:rPr>
          <w:t xml:space="preserve">Happy Git and GitHub for the useR</w:t>
        </w:r>
      </w:ins>
      <w:ins w:id="21" w:author="PR Preview" w:date="2026-01-01T00:00:00Z">
        <w:r>
          <w:t xml:space="preserve">.</w:t>
        </w:r>
      </w:ins>
      <w:ins w:id="22" w:author="PR Preview" w:date="2026-01-01T00:00:00Z">
        <w:r>
          <w:t xml:space="preserve"> </w:t>
        </w:r>
      </w:ins>
      <w:hyperlink r:id="rId85">
        <w:ins w:id="23" w:author="PR Preview" w:date="2026-01-01T00:00:00Z">
          <w:r>
            <w:rPr>
              <w:rStyle w:val="Hyperlink"/>
            </w:rPr>
            <w:t xml:space="preserve">https://happygitwithr.com/</w:t>
          </w:r>
        </w:ins>
      </w:hyperlink>
      <w:ins w:id="24" w:author="PR Preview" w:date="2026-01-01T00:00:00Z">
        <w:r>
          <w:t xml:space="preserve">.</w:t>
        </w:r>
      </w:ins>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2026-10-13T03:49:27Z</dcterms:created>
  <dcterms:modified xsi:type="dcterms:W3CDTF">2026-10-13T03:49:27Z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