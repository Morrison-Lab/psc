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2026-10-12 20:18:39 (PDT)</w:delText>
        </w:r>
      </w:del>
    </w:p>
    <w:p>
      <w:pPr>
        <w:pStyle w:val="Date"/>
      </w:pPr>
      <w:ins w:id="2" w:author="PR Preview" w:date="2026-01-01T00:00:00Z">
        <w:r>
          <w:t xml:space="preserve">Last modified: 2026-10-12 20:45:14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2026-10-13T03:49:20Z</dcterms:created>
  <dcterms:modified xsi:type="dcterms:W3CDTF">2026-10-13T03:49:20Z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