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Big data</w:t>
      </w:r>
    </w:p>
    <w:p>
      <w:pPr>
        <w:pStyle w:val="Date"/>
      </w:pPr>
      <w:del w:id="1" w:author="PR Preview" w:date="2026-01-01T00:00:00Z">
        <w:r>
          <w:delText xml:space="preserve">Last modified: 2026-10-12 20:18:39 (PDT)</w:delText>
        </w:r>
      </w:del>
    </w:p>
    <w:p>
      <w:pPr>
        <w:pStyle w:val="Date"/>
      </w:pPr>
      <w:ins w:id="2" w:author="PR Preview" w:date="2026-01-01T00:00:00Z">
        <w:r>
          <w:t xml:space="preserve">Last modified: 2026-10-12 20:45:14 (PDT)</w:t>
        </w:r>
      </w:ins>
    </w:p>
    <w:bookmarkStart w:id="10" w:name="sec-the-data-table-package"/>
    <w:p>
      <w:pPr>
        <w:pStyle w:val="Heading2"/>
      </w:pPr>
      <w:r>
        <w:t xml:space="preserve">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0"/>
    <w:bookmarkStart w:id="11" w:name="sec-using-downsampled-data"/>
    <w:p>
      <w:pPr>
        <w:pStyle w:val="Heading2"/>
      </w:pPr>
      <w:r>
        <w:t xml:space="preserve">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1"/>
    <w:bookmarkStart w:id="12" w:name="sec-optimal-rstudio-set-up"/>
    <w:p>
      <w:pPr>
        <w:pStyle w:val="Heading2"/>
      </w:pPr>
      <w:r>
        <w:t xml:space="preserve">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01"/>
        </w:numPr>
      </w:pPr>
      <w:r>
        <w:rPr>
          <w:b/>
          <w:bCs/>
        </w:rPr>
        <w:t xml:space="preserve">Uncheck</w:t>
      </w:r>
      <w:r>
        <w:t xml:space="preserve"> </w:t>
      </w:r>
      <w:r>
        <w:t xml:space="preserve">Restore RData into workspace at startup</w:t>
      </w:r>
    </w:p>
    <w:p>
      <w:pPr>
        <w:pStyle w:val="Compact"/>
        <w:numPr>
          <w:ilvl w:val="0"/>
          <w:numId w:val="100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0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stackoverflow.com/questions/21435339/data-table-vs-dplyr-can-one-do-something-well-the-other-cant-or-does-poorly/27840349#27840349"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https://stackoverflow.com/questions/21435339/data-table-vs-dplyr-can-one-do-something-well-the-other-cant-or-does-poorly/27840349#278403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dc:title>
  <dc:creator/>
  <cp:keywords/>
  <dcterms:created xsi:type="dcterms:W3CDTF">2026-10-13T03:48:14Z</dcterms:created>
  <dcterms:modified xsi:type="dcterms:W3CDTF">2026-10-13T03:48:14Z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20:45:14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