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2026-10-10 01:40:28 (PDT)</w:delText>
        </w:r>
      </w:del>
    </w:p>
    <w:p>
      <w:pPr>
        <w:pStyle w:val="Date"/>
      </w:pPr>
      <w:ins w:id="2" w:author="PR Preview" w:date="2026-01-01T00:00:00Z">
        <w:r>
          <w:t xml:space="preserve">Last modified: 2026-10-10 04:54:37 (PDT)</w:t>
        </w:r>
      </w:ins>
    </w:p>
    <w:p>
      <w:pPr>
        <w:pStyle w:val="FirstParagraph"/>
      </w:pPr>
      <w:bookmarkStart w:id="9" w:name="sec-reproducible-environments"/>
      <w:bookmarkEnd w:id="9"/>
    </w:p>
    <w:bookmarkStart w:id="16" w:name="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95323e1d396258fce1ce82f3a573e34bd494b0b"/>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2026-10-10T12:01:20Z</dcterms:created>
  <dcterms:modified xsi:type="dcterms:W3CDTF">2026-10-10T12:01:20Z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04:54:37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