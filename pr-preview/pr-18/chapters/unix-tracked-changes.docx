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del w:id="1" w:author="PR Preview" w:date="2026-01-01T00:00:00Z">
        <w:r>
          <w:delText xml:space="preserve">Last modified: 2026-10-12 02:20:54 (PDT)</w:delText>
        </w:r>
      </w:del>
    </w:p>
    <w:p>
      <w:pPr>
        <w:pStyle w:val="Date"/>
      </w:pPr>
      <w:ins w:id="2" w:author="PR Preview" w:date="2026-01-01T00:00:00Z">
        <w:r>
          <w:t xml:space="preserve">Last modified: 2026-10-12 02:41:27 (PDT)</w:t>
        </w:r>
      </w:ins>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follow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69">
        <w:r>
          <w:rPr>
            <w:rStyle w:val="Hyperlink"/>
          </w:rPr>
          <w:t xml:space="preserve">tidyverse style guide</w:t>
        </w:r>
      </w:hyperlink>
      <w:r>
        <w:t xml:space="preserve">.</w:t>
      </w:r>
      <w:r>
        <w:t xml:space="preserve"> </w:t>
      </w:r>
      <w:r>
        <w:t xml:space="preserve">The points below are the lab’s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jpg"/><Relationship Id="rId39" Type="http://schemas.openxmlformats.org/officeDocument/2006/relationships/image" Target="media/rId39.png"/><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_rels/footnotes.xml.rels><?xml version='1.0' encoding='UTF-8' standalone='yes'?>
<Relationships xmlns="http://schemas.openxmlformats.org/package/2006/relationships"><Relationship Id="rId72" Type="http://schemas.openxmlformats.org/officeDocument/2006/relationships/hyperlink" Target="coding-practices.qmd#sec-adrs" TargetMode="External"/><Relationship Id="rId26" Type="http://schemas.openxmlformats.org/officeDocument/2006/relationships/hyperlink" Target="https://alacritty.org/" TargetMode="External"/><Relationship Id="rId60" Type="http://schemas.openxmlformats.org/officeDocument/2006/relationships/hyperlink" Target="https://direnv.net/" TargetMode="External"/><Relationship Id="rId22" Type="http://schemas.openxmlformats.org/officeDocument/2006/relationships/hyperlink" Target="https://ghostty.org/" TargetMode="External"/><Relationship Id="rId56" Type="http://schemas.openxmlformats.org/officeDocument/2006/relationships/hyperlink" Target="https://github.com/BurntSushi/ripgrep" TargetMode="External"/><Relationship Id="rId61" Type="http://schemas.openxmlformats.org/officeDocument/2006/relationships/hyperlink" Target="https://github.com/ajeetdsouza/zoxide" TargetMode="External"/><Relationship Id="rId59" Type="http://schemas.openxmlformats.org/officeDocument/2006/relationships/hyperlink" Target="https://github.com/dandavison/delta" TargetMode="External"/><Relationship Id="rId55" Type="http://schemas.openxmlformats.org/officeDocument/2006/relationships/hyperlink" Target="https://github.com/junegunn/fzf" TargetMode="External"/><Relationship Id="rId32" Type="http://schemas.openxmlformats.org/officeDocument/2006/relationships/hyperlink" Target="https://github.com/microsoft/terminal" TargetMode="External"/><Relationship Id="rId52" Type="http://schemas.openxmlformats.org/officeDocument/2006/relationships/hyperlink" Target="https://github.com/romkatv/powerlevel10k" TargetMode="External"/><Relationship Id="rId58" Type="http://schemas.openxmlformats.org/officeDocument/2006/relationships/hyperlink" Target="https://github.com/sharkdp/bat" TargetMode="External"/><Relationship Id="rId57" Type="http://schemas.openxmlformats.org/officeDocument/2006/relationships/hyperlink" Target="https://github.com/sharkdp/fd" TargetMode="External"/><Relationship Id="rId47" Type="http://schemas.openxmlformats.org/officeDocument/2006/relationships/hyperlink" Target="https://github.com/zsh-users/zsh-autosuggestions" TargetMode="External"/><Relationship Id="rId48" Type="http://schemas.openxmlformats.org/officeDocument/2006/relationships/hyperlink" Target="https://github.com/zsh-users/zsh-syntax-highlighting" TargetMode="External"/><Relationship Id="rId91" Type="http://schemas.openxmlformats.org/officeDocument/2006/relationships/hyperlink" Target="https://gitlab.com/missing-cs-quarter-ucd/" TargetMode="External"/><Relationship Id="rId68" Type="http://schemas.openxmlformats.org/officeDocument/2006/relationships/hyperlink" Target="https://google.github.io/styleguide/shellguide.html" TargetMode="External"/><Relationship Id="rId30" Type="http://schemas.openxmlformats.org/officeDocument/2006/relationships/hyperlink" Target="https://iterm2.com/" TargetMode="External"/><Relationship Id="rId77" Type="http://schemas.openxmlformats.org/officeDocument/2006/relationships/hyperlink" Target="https://lintr.r-lib.org/" TargetMode="External"/><Relationship Id="rId86" Type="http://schemas.openxmlformats.org/officeDocument/2006/relationships/hyperlink" Target="https://medium.com/@jeongwhanchoi/install-tmux-on-osx-and-basics-commands-for-beginners-be22520fd95e" TargetMode="External"/><Relationship Id="rId90" Type="http://schemas.openxmlformats.org/officeDocument/2006/relationships/hyperlink" Target="https://missing.cs.ucdavis.edu/" TargetMode="External"/><Relationship Id="rId44" Type="http://schemas.openxmlformats.org/officeDocument/2006/relationships/hyperlink" Target="https://ohmyz.sh/" TargetMode="External"/><Relationship Id="rId53" Type="http://schemas.openxmlformats.org/officeDocument/2006/relationships/hyperlink" Target="https://starship.rs/" TargetMode="External"/><Relationship Id="rId69" Type="http://schemas.openxmlformats.org/officeDocument/2006/relationships/hyperlink" Target="https://style.tidyverse.org/" TargetMode="External"/><Relationship Id="rId28" Type="http://schemas.openxmlformats.org/officeDocument/2006/relationships/hyperlink" Target="https://sw.kovidgoyal.net/kitty/" TargetMode="External"/><Relationship Id="rId12" Type="http://schemas.openxmlformats.org/officeDocument/2006/relationships/hyperlink" Target="https://ucd-serg.github.io/lab-manual/slurm.html#sec-x11-forwarding" TargetMode="External"/><Relationship Id="rId24" Type="http://schemas.openxmlformats.org/officeDocument/2006/relationships/hyperlink" Target="https://wezfurlong.org/wezterm/" TargetMode="External"/><Relationship Id="rId82" Type="http://schemas.openxmlformats.org/officeDocument/2006/relationships/hyperlink" Target="https://www.howtogeek.com/118594/how-to-edit-your-system-path-for-easy-command-line-access/" TargetMode="External"/><Relationship Id="rId76" Type="http://schemas.openxmlformats.org/officeDocument/2006/relationships/hyperlink" Target="https://www.shellchec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2026-10-12T09:46:54Z</dcterms:created>
  <dcterms:modified xsi:type="dcterms:W3CDTF">2026-10-12T09:46:54Z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02:41:27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