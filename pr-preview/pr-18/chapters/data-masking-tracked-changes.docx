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2026-10-12 02:20:54 (PDT)</w:delText>
        </w:r>
      </w:del>
    </w:p>
    <w:p>
      <w:pPr>
        <w:pStyle w:val="Date"/>
      </w:pPr>
      <w:ins w:id="2" w:author="PR Preview" w:date="2026-01-01T00:00:00Z">
        <w:r>
          <w:t xml:space="preserve">Last modified: 2026-10-12 02:41:27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2026-10-12T09:46:18Z</dcterms:created>
  <dcterms:modified xsi:type="dcterms:W3CDTF">2026-10-12T09:46:18Z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02:41:27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