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2026-10-12 02:20:54 (PDT)</w:delText>
        </w:r>
      </w:del>
    </w:p>
    <w:p>
      <w:pPr>
        <w:pStyle w:val="Date"/>
      </w:pPr>
      <w:ins w:id="2" w:author="PR Preview" w:date="2026-01-01T00:00:00Z">
        <w:r>
          <w:t xml:space="preserve">Last modified: 2026-10-12 02:41:27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del w:id="3" w:author="PR Preview" w:date="2026-01-01T00:00:00Z">
        <w:r>
          <w:delText xml:space="preserve">The nested-call rule is a policy, not a default:</w:delText>
        </w:r>
      </w:del>
      <w:del w:id="4" w:author="PR Preview" w:date="2026-01-01T00:00:00Z">
        <w:r>
          <w:delText xml:space="preserve"> </w:delText>
        </w:r>
      </w:del>
      <w:del w:id="5" w:author="PR Preview" w:date="2026-01-01T00:00:00Z">
        <w:r>
          <w:delText xml:space="preserve">a nested call is a code-review finding.</w:delText>
        </w:r>
      </w:del>
      <w:del w:id="6" w:author="PR Preview" w:date="2026-01-01T00:00:00Z">
        <w:r>
          <w:delText xml:space="preserve"> </w:delText>
        </w:r>
      </w:del>
      <w:del w:id="7" w:author="PR Preview" w:date="2026-01-01T00:00:00Z">
        <w:r>
          <w:delText xml:space="preserve">It covers a call whose result is a value handed to the outer call as an argument.</w:delText>
        </w:r>
      </w:del>
      <w:del w:id="8" w:author="PR Preview" w:date="2026-01-01T00:00:00Z">
        <w:r>
          <w:delText xml:space="preserve"> </w:delText>
        </w:r>
      </w:del>
      <w:del w:id="9" w:author="PR Preview" w:date="2026-01-01T00:00:00Z">
        <w:r>
          <w:delText xml:space="preserve">It does not cover the steps of a pipe chain,</w:delText>
        </w:r>
      </w:del>
      <w:del w:id="10" w:author="PR Preview" w:date="2026-01-01T00:00:00Z">
        <w:r>
          <w:delText xml:space="preserve"> </w:delText>
        </w:r>
      </w:del>
      <w:del w:id="11" w:author="PR Preview" w:date="2026-01-01T00:00:00Z">
        <w:r>
          <w:delText xml:space="preserve">which already name their order,</w:delText>
        </w:r>
      </w:del>
      <w:del w:id="12" w:author="PR Preview" w:date="2026-01-01T00:00:00Z">
        <w:r>
          <w:delText xml:space="preserve"> </w:delText>
        </w:r>
      </w:del>
      <w:del w:id="13" w:author="PR Preview" w:date="2026-01-01T00:00:00Z">
        <w:r>
          <w:delText xml:space="preserve">nor an argument the outer function captures and interprets itself:</w:delText>
        </w:r>
      </w:del>
      <w:del w:id="14" w:author="PR Preview" w:date="2026-01-01T00:00:00Z">
        <w:r>
          <w:delText xml:space="preserve"> </w:delText>
        </w:r>
      </w:del>
      <w:hyperlink r:id="rId37">
        <w:del w:id="15" w:author="PR Preview" w:date="2026-01-01T00:00:00Z">
          <w:r>
            <w:rPr>
              <w:rStyle w:val="VerbatimChar"/>
            </w:rPr>
            <w:delText xml:space="preserve">{tidyselect}</w:delText>
          </w:r>
        </w:del>
      </w:hyperlink>
      <w:del w:id="16" w:author="PR Preview" w:date="2026-01-01T00:00:00Z">
        <w:r>
          <w:delText xml:space="preserve"> </w:delText>
        </w:r>
      </w:del>
      <w:del w:id="17" w:author="PR Preview" w:date="2026-01-01T00:00:00Z">
        <w:r>
          <w:delText xml:space="preserve">helpers (</w:delText>
        </w:r>
      </w:del>
      <w:del w:id="18" w:author="PR Preview" w:date="2026-01-01T00:00:00Z">
        <w:r>
          <w:rPr>
            <w:rStyle w:val="VerbatimChar"/>
          </w:rPr>
          <w:delText xml:space="preserve">all_of()</w:delText>
        </w:r>
      </w:del>
      <w:del w:id="19" w:author="PR Preview" w:date="2026-01-01T00:00:00Z">
        <w:r>
          <w:delText xml:space="preserve">,</w:delText>
        </w:r>
      </w:del>
      <w:del w:id="20" w:author="PR Preview" w:date="2026-01-01T00:00:00Z">
        <w:r>
          <w:delText xml:space="preserve"> </w:delText>
        </w:r>
      </w:del>
      <w:del w:id="21" w:author="PR Preview" w:date="2026-01-01T00:00:00Z">
        <w:r>
          <w:rPr>
            <w:rStyle w:val="VerbatimChar"/>
          </w:rPr>
          <w:delText xml:space="preserve">any_of()</w:delText>
        </w:r>
      </w:del>
      <w:del w:id="22" w:author="PR Preview" w:date="2026-01-01T00:00:00Z">
        <w:r>
          <w:delText xml:space="preserve">,</w:delText>
        </w:r>
      </w:del>
      <w:del w:id="23" w:author="PR Preview" w:date="2026-01-01T00:00:00Z">
        <w:r>
          <w:delText xml:space="preserve"> </w:delText>
        </w:r>
      </w:del>
      <w:del w:id="24" w:author="PR Preview" w:date="2026-01-01T00:00:00Z">
        <w:r>
          <w:rPr>
            <w:rStyle w:val="VerbatimChar"/>
          </w:rPr>
          <w:delText xml:space="preserve">starts_with()</w:delText>
        </w:r>
      </w:del>
      <w:del w:id="25" w:author="PR Preview" w:date="2026-01-01T00:00:00Z">
        <w:r>
          <w:delText xml:space="preserve">),</w:delText>
        </w:r>
      </w:del>
      <w:del w:id="26" w:author="PR Preview" w:date="2026-01-01T00:00:00Z">
        <w:r>
          <w:delText xml:space="preserve"> </w:delText>
        </w:r>
      </w:del>
      <w:del w:id="27" w:author="PR Preview" w:date="2026-01-01T00:00:00Z">
        <w:r>
          <w:delText xml:space="preserve">data-masked expressions inside data-masking verbs such as</w:delText>
        </w:r>
      </w:del>
      <w:del w:id="28" w:author="PR Preview" w:date="2026-01-01T00:00:00Z">
        <w:r>
          <w:delText xml:space="preserve"> </w:delText>
        </w:r>
      </w:del>
      <w:del w:id="29" w:author="PR Preview" w:date="2026-01-01T00:00:00Z">
        <w:r>
          <w:rPr>
            <w:rStyle w:val="VerbatimChar"/>
          </w:rPr>
          <w:delText xml:space="preserve">mutate()</w:delText>
        </w:r>
      </w:del>
      <w:del w:id="30" w:author="PR Preview" w:date="2026-01-01T00:00:00Z">
        <w:r>
          <w:delText xml:space="preserve">,</w:delText>
        </w:r>
      </w:del>
      <w:del w:id="31" w:author="PR Preview" w:date="2026-01-01T00:00:00Z">
        <w:r>
          <w:delText xml:space="preserve"> </w:delText>
        </w:r>
      </w:del>
      <w:del w:id="32" w:author="PR Preview" w:date="2026-01-01T00:00:00Z">
        <w:r>
          <w:rPr>
            <w:rStyle w:val="VerbatimChar"/>
          </w:rPr>
          <w:delText xml:space="preserve">filter()</w:delText>
        </w:r>
      </w:del>
      <w:del w:id="33" w:author="PR Preview" w:date="2026-01-01T00:00:00Z">
        <w:r>
          <w:delText xml:space="preserve">, or</w:delText>
        </w:r>
      </w:del>
      <w:del w:id="34" w:author="PR Preview" w:date="2026-01-01T00:00:00Z">
        <w:r>
          <w:delText xml:space="preserve"> </w:delText>
        </w:r>
      </w:del>
      <w:del w:id="35" w:author="PR Preview" w:date="2026-01-01T00:00:00Z">
        <w:r>
          <w:rPr>
            <w:rStyle w:val="VerbatimChar"/>
          </w:rPr>
          <w:delText xml:space="preserve">summarise()</w:delText>
        </w:r>
      </w:del>
      <w:del w:id="36" w:author="PR Preview" w:date="2026-01-01T00:00:00Z">
        <w:r>
          <w:delText xml:space="preserve">,</w:delText>
        </w:r>
      </w:del>
      <w:del w:id="37" w:author="PR Preview" w:date="2026-01-01T00:00:00Z">
        <w:r>
          <w:delText xml:space="preserve"> </w:delText>
        </w:r>
      </w:del>
      <w:del w:id="38" w:author="PR Preview" w:date="2026-01-01T00:00:00Z">
        <w:r>
          <w:rPr>
            <w:rStyle w:val="VerbatimChar"/>
          </w:rPr>
          <w:delText xml:space="preserve">aes()</w:delText>
        </w:r>
      </w:del>
      <w:del w:id="39" w:author="PR Preview" w:date="2026-01-01T00:00:00Z">
        <w:r>
          <w:delText xml:space="preserve"> </w:delText>
        </w:r>
      </w:del>
      <w:del w:id="40" w:author="PR Preview" w:date="2026-01-01T00:00:00Z">
        <w:r>
          <w:delText xml:space="preserve">mappings, and formulas.</w:delText>
        </w:r>
      </w:del>
      <w:del w:id="41" w:author="PR Preview" w:date="2026-01-01T00:00:00Z">
        <w:r>
          <w:delText xml:space="preserve"> </w:delText>
        </w:r>
      </w:del>
      <w:del w:id="42" w:author="PR Preview" w:date="2026-01-01T00:00:00Z">
        <w:r>
          <w:delText xml:space="preserve">Those are part of the outer call’s own syntax,</w:delText>
        </w:r>
      </w:del>
      <w:del w:id="43" w:author="PR Preview" w:date="2026-01-01T00:00:00Z">
        <w:r>
          <w:delText xml:space="preserve"> </w:delText>
        </w:r>
      </w:del>
      <w:del w:id="44" w:author="PR Preview" w:date="2026-01-01T00:00:00Z">
        <w:r>
          <w:delText xml:space="preserve">and pulling them out would break or obscure it.</w:delText>
        </w:r>
      </w:del>
    </w:p>
    <w:p>
      <w:pPr>
        <w:pStyle w:val="FirstParagraph"/>
      </w:pPr>
      <w:ins w:id="45" w:author="PR Preview" w:date="2026-01-01T00:00:00Z">
        <w:r>
          <w:t xml:space="preserve">The nested-call rule is a policy, not a default:</w:t>
        </w:r>
      </w:ins>
      <w:ins w:id="46" w:author="PR Preview" w:date="2026-01-01T00:00:00Z">
        <w:r>
          <w:t xml:space="preserve"> </w:t>
        </w:r>
      </w:ins>
      <w:ins w:id="47" w:author="PR Preview" w:date="2026-01-01T00:00:00Z">
        <w:r>
          <w:t xml:space="preserve">a nested call is a code-review finding.</w:t>
        </w:r>
      </w:ins>
      <w:ins w:id="48" w:author="PR Preview" w:date="2026-01-01T00:00:00Z">
        <w:r>
          <w:t xml:space="preserve"> </w:t>
        </w:r>
      </w:ins>
      <w:ins w:id="49" w:author="PR Preview" w:date="2026-01-01T00:00:00Z">
        <w:r>
          <w:t xml:space="preserve">It covers a call whose result is a value handed to the outer call as an argument.</w:t>
        </w:r>
      </w:ins>
      <w:ins w:id="50" w:author="PR Preview" w:date="2026-01-01T00:00:00Z">
        <w:r>
          <w:t xml:space="preserve"> </w:t>
        </w:r>
      </w:ins>
      <w:ins w:id="51" w:author="PR Preview" w:date="2026-01-01T00:00:00Z">
        <w:r>
          <w:t xml:space="preserve">It does not cover the steps of a pipe chain,</w:t>
        </w:r>
      </w:ins>
      <w:ins w:id="52" w:author="PR Preview" w:date="2026-01-01T00:00:00Z">
        <w:r>
          <w:t xml:space="preserve"> </w:t>
        </w:r>
      </w:ins>
      <w:ins w:id="53" w:author="PR Preview" w:date="2026-01-01T00:00:00Z">
        <w:r>
          <w:t xml:space="preserve">which already name their order,</w:t>
        </w:r>
      </w:ins>
      <w:ins w:id="54" w:author="PR Preview" w:date="2026-01-01T00:00:00Z">
        <w:r>
          <w:t xml:space="preserve"> </w:t>
        </w:r>
      </w:ins>
      <w:ins w:id="55" w:author="PR Preview" w:date="2026-01-01T00:00:00Z">
        <w:r>
          <w:t xml:space="preserve">nor an argument the outer function captures and interprets itself,</w:t>
        </w:r>
      </w:ins>
      <w:ins w:id="56" w:author="PR Preview" w:date="2026-01-01T00:00:00Z">
        <w:r>
          <w:t xml:space="preserve"> </w:t>
        </w:r>
      </w:ins>
      <w:ins w:id="57" w:author="PR Preview" w:date="2026-01-01T00:00:00Z">
        <w:r>
          <w:t xml:space="preserve">as in these examples, which are not a closed list:</w:t>
        </w:r>
      </w:ins>
      <w:ins w:id="58" w:author="PR Preview" w:date="2026-01-01T00:00:00Z">
        <w:r>
          <w:t xml:space="preserve"> </w:t>
        </w:r>
      </w:ins>
      <w:hyperlink r:id="rId37">
        <w:ins w:id="59" w:author="PR Preview" w:date="2026-01-01T00:00:00Z">
          <w:r>
            <w:rPr>
              <w:rStyle w:val="VerbatimChar"/>
            </w:rPr>
            <w:t xml:space="preserve">{tidyselect}</w:t>
          </w:r>
        </w:ins>
      </w:hyperlink>
      <w:ins w:id="60" w:author="PR Preview" w:date="2026-01-01T00:00:00Z">
        <w:r>
          <w:t xml:space="preserve"> </w:t>
        </w:r>
      </w:ins>
      <w:ins w:id="61" w:author="PR Preview" w:date="2026-01-01T00:00:00Z">
        <w:r>
          <w:t xml:space="preserve">helpers (</w:t>
        </w:r>
      </w:ins>
      <w:ins w:id="62" w:author="PR Preview" w:date="2026-01-01T00:00:00Z">
        <w:r>
          <w:rPr>
            <w:rStyle w:val="VerbatimChar"/>
          </w:rPr>
          <w:t xml:space="preserve">all_of()</w:t>
        </w:r>
      </w:ins>
      <w:ins w:id="63" w:author="PR Preview" w:date="2026-01-01T00:00:00Z">
        <w:r>
          <w:t xml:space="preserve">,</w:t>
        </w:r>
      </w:ins>
      <w:ins w:id="64" w:author="PR Preview" w:date="2026-01-01T00:00:00Z">
        <w:r>
          <w:t xml:space="preserve"> </w:t>
        </w:r>
      </w:ins>
      <w:ins w:id="65" w:author="PR Preview" w:date="2026-01-01T00:00:00Z">
        <w:r>
          <w:rPr>
            <w:rStyle w:val="VerbatimChar"/>
          </w:rPr>
          <w:t xml:space="preserve">any_of()</w:t>
        </w:r>
      </w:ins>
      <w:ins w:id="66" w:author="PR Preview" w:date="2026-01-01T00:00:00Z">
        <w:r>
          <w:t xml:space="preserve">,</w:t>
        </w:r>
      </w:ins>
      <w:ins w:id="67" w:author="PR Preview" w:date="2026-01-01T00:00:00Z">
        <w:r>
          <w:t xml:space="preserve"> </w:t>
        </w:r>
      </w:ins>
      <w:ins w:id="68" w:author="PR Preview" w:date="2026-01-01T00:00:00Z">
        <w:r>
          <w:rPr>
            <w:rStyle w:val="VerbatimChar"/>
          </w:rPr>
          <w:t xml:space="preserve">starts_with()</w:t>
        </w:r>
      </w:ins>
      <w:ins w:id="69" w:author="PR Preview" w:date="2026-01-01T00:00:00Z">
        <w:r>
          <w:t xml:space="preserve">),</w:t>
        </w:r>
      </w:ins>
      <w:ins w:id="70" w:author="PR Preview" w:date="2026-01-01T00:00:00Z">
        <w:r>
          <w:t xml:space="preserve"> </w:t>
        </w:r>
      </w:ins>
      <w:ins w:id="71" w:author="PR Preview" w:date="2026-01-01T00:00:00Z">
        <w:r>
          <w:t xml:space="preserve">data-masked expressions inside data-masking verbs such as</w:t>
        </w:r>
      </w:ins>
      <w:ins w:id="72" w:author="PR Preview" w:date="2026-01-01T00:00:00Z">
        <w:r>
          <w:t xml:space="preserve"> </w:t>
        </w:r>
      </w:ins>
      <w:ins w:id="73" w:author="PR Preview" w:date="2026-01-01T00:00:00Z">
        <w:r>
          <w:rPr>
            <w:rStyle w:val="VerbatimChar"/>
          </w:rPr>
          <w:t xml:space="preserve">mutate()</w:t>
        </w:r>
      </w:ins>
      <w:ins w:id="74" w:author="PR Preview" w:date="2026-01-01T00:00:00Z">
        <w:r>
          <w:t xml:space="preserve">,</w:t>
        </w:r>
      </w:ins>
      <w:ins w:id="75" w:author="PR Preview" w:date="2026-01-01T00:00:00Z">
        <w:r>
          <w:t xml:space="preserve"> </w:t>
        </w:r>
      </w:ins>
      <w:ins w:id="76" w:author="PR Preview" w:date="2026-01-01T00:00:00Z">
        <w:r>
          <w:rPr>
            <w:rStyle w:val="VerbatimChar"/>
          </w:rPr>
          <w:t xml:space="preserve">filter()</w:t>
        </w:r>
      </w:ins>
      <w:ins w:id="77" w:author="PR Preview" w:date="2026-01-01T00:00:00Z">
        <w:r>
          <w:t xml:space="preserve">, or</w:t>
        </w:r>
      </w:ins>
      <w:ins w:id="78" w:author="PR Preview" w:date="2026-01-01T00:00:00Z">
        <w:r>
          <w:t xml:space="preserve"> </w:t>
        </w:r>
      </w:ins>
      <w:ins w:id="79" w:author="PR Preview" w:date="2026-01-01T00:00:00Z">
        <w:r>
          <w:rPr>
            <w:rStyle w:val="VerbatimChar"/>
          </w:rPr>
          <w:t xml:space="preserve">summarise()</w:t>
        </w:r>
      </w:ins>
      <w:ins w:id="80" w:author="PR Preview" w:date="2026-01-01T00:00:00Z">
        <w:r>
          <w:t xml:space="preserve">,</w:t>
        </w:r>
      </w:ins>
      <w:ins w:id="81" w:author="PR Preview" w:date="2026-01-01T00:00:00Z">
        <w:r>
          <w:t xml:space="preserve"> </w:t>
        </w:r>
      </w:ins>
      <w:ins w:id="82" w:author="PR Preview" w:date="2026-01-01T00:00:00Z">
        <w:r>
          <w:rPr>
            <w:rStyle w:val="VerbatimChar"/>
          </w:rPr>
          <w:t xml:space="preserve">aes()</w:t>
        </w:r>
      </w:ins>
      <w:ins w:id="83" w:author="PR Preview" w:date="2026-01-01T00:00:00Z">
        <w:r>
          <w:t xml:space="preserve"> </w:t>
        </w:r>
      </w:ins>
      <w:ins w:id="84" w:author="PR Preview" w:date="2026-01-01T00:00:00Z">
        <w:r>
          <w:t xml:space="preserve">mappings, and formulas.</w:t>
        </w:r>
      </w:ins>
      <w:ins w:id="85" w:author="PR Preview" w:date="2026-01-01T00:00:00Z">
        <w:r>
          <w:t xml:space="preserve"> </w:t>
        </w:r>
      </w:ins>
      <w:ins w:id="86" w:author="PR Preview" w:date="2026-01-01T00:00:00Z">
        <w:r>
          <w:t xml:space="preserve">Those are part of the outer call’s own syntax,</w:t>
        </w:r>
      </w:ins>
      <w:ins w:id="87" w:author="PR Preview" w:date="2026-01-01T00:00:00Z">
        <w:r>
          <w:t xml:space="preserve"> </w:t>
        </w:r>
      </w:ins>
      <w:ins w:id="88" w:author="PR Preview" w:date="2026-01-01T00:00:00Z">
        <w:r>
          <w:t xml:space="preserve">and pulling them out would break or obscure it.</w:t>
        </w:r>
      </w:ins>
      <w:ins w:id="89" w:author="PR Preview" w:date="2026-01-01T00:00:00Z">
        <w:r>
          <w:t xml:space="preserve"> </w:t>
        </w:r>
      </w:ins>
      <w:ins w:id="90" w:author="PR Preview" w:date="2026-01-01T00:00:00Z">
        <w:r>
          <w:t xml:space="preserve">The exemption stops at the captured argument itself.</w:t>
        </w:r>
      </w:ins>
      <w:ins w:id="91" w:author="PR Preview" w:date="2026-01-01T00:00:00Z">
        <w:r>
          <w:t xml:space="preserve"> </w:t>
        </w:r>
      </w:ins>
      <w:ins w:id="92" w:author="PR Preview" w:date="2026-01-01T00:00:00Z">
        <w:r>
          <w:t xml:space="preserve">In</w:t>
        </w:r>
      </w:ins>
      <w:ins w:id="93" w:author="PR Preview" w:date="2026-01-01T00:00:00Z">
        <w:r>
          <w:t xml:space="preserve"> </w:t>
        </w:r>
      </w:ins>
      <w:ins w:id="94" w:author="PR Preview" w:date="2026-01-01T00:00:00Z">
        <w:r>
          <w:rPr>
            <w:rStyle w:val="VerbatimChar"/>
          </w:rPr>
          <w:t xml:space="preserve">select(df, all_of(names(x)))</w:t>
        </w:r>
      </w:ins>
      <w:ins w:id="95" w:author="PR Preview" w:date="2026-01-01T00:00:00Z">
        <w:r>
          <w:t xml:space="preserve">,</w:t>
        </w:r>
      </w:ins>
      <w:ins w:id="96" w:author="PR Preview" w:date="2026-01-01T00:00:00Z">
        <w:r>
          <w:t xml:space="preserve"> </w:t>
        </w:r>
      </w:ins>
      <w:ins w:id="97" w:author="PR Preview" w:date="2026-01-01T00:00:00Z">
        <w:r>
          <w:rPr>
            <w:rStyle w:val="VerbatimChar"/>
          </w:rPr>
          <w:t xml:space="preserve">select()</w:t>
        </w:r>
      </w:ins>
      <w:ins w:id="98" w:author="PR Preview" w:date="2026-01-01T00:00:00Z">
        <w:r>
          <w:t xml:space="preserve"> </w:t>
        </w:r>
      </w:ins>
      <w:ins w:id="99" w:author="PR Preview" w:date="2026-01-01T00:00:00Z">
        <w:r>
          <w:t xml:space="preserve">captures</w:t>
        </w:r>
      </w:ins>
      <w:ins w:id="100" w:author="PR Preview" w:date="2026-01-01T00:00:00Z">
        <w:r>
          <w:t xml:space="preserve"> </w:t>
        </w:r>
      </w:ins>
      <w:ins w:id="101" w:author="PR Preview" w:date="2026-01-01T00:00:00Z">
        <w:r>
          <w:rPr>
            <w:rStyle w:val="VerbatimChar"/>
          </w:rPr>
          <w:t xml:space="preserve">all_of()</w:t>
        </w:r>
      </w:ins>
      <w:ins w:id="102" w:author="PR Preview" w:date="2026-01-01T00:00:00Z">
        <w:r>
          <w:t xml:space="preserve">,</w:t>
        </w:r>
      </w:ins>
      <w:ins w:id="103" w:author="PR Preview" w:date="2026-01-01T00:00:00Z">
        <w:r>
          <w:t xml:space="preserve"> </w:t>
        </w:r>
      </w:ins>
      <w:ins w:id="104" w:author="PR Preview" w:date="2026-01-01T00:00:00Z">
        <w:r>
          <w:t xml:space="preserve">but</w:t>
        </w:r>
      </w:ins>
      <w:ins w:id="105" w:author="PR Preview" w:date="2026-01-01T00:00:00Z">
        <w:r>
          <w:t xml:space="preserve"> </w:t>
        </w:r>
      </w:ins>
      <w:ins w:id="106" w:author="PR Preview" w:date="2026-01-01T00:00:00Z">
        <w:r>
          <w:rPr>
            <w:rStyle w:val="VerbatimChar"/>
          </w:rPr>
          <w:t xml:space="preserve">all_of()</w:t>
        </w:r>
      </w:ins>
      <w:ins w:id="107" w:author="PR Preview" w:date="2026-01-01T00:00:00Z">
        <w:r>
          <w:t xml:space="preserve"> </w:t>
        </w:r>
      </w:ins>
      <w:ins w:id="108" w:author="PR Preview" w:date="2026-01-01T00:00:00Z">
        <w:r>
          <w:t xml:space="preserve">evaluates</w:t>
        </w:r>
      </w:ins>
      <w:ins w:id="109" w:author="PR Preview" w:date="2026-01-01T00:00:00Z">
        <w:r>
          <w:t xml:space="preserve"> </w:t>
        </w:r>
      </w:ins>
      <w:ins w:id="110" w:author="PR Preview" w:date="2026-01-01T00:00:00Z">
        <w:r>
          <w:rPr>
            <w:rStyle w:val="VerbatimChar"/>
          </w:rPr>
          <w:t xml:space="preserve">names(x)</w:t>
        </w:r>
      </w:ins>
      <w:ins w:id="111" w:author="PR Preview" w:date="2026-01-01T00:00:00Z">
        <w:r>
          <w:t xml:space="preserve"> </w:t>
        </w:r>
      </w:ins>
      <w:ins w:id="112" w:author="PR Preview" w:date="2026-01-01T00:00:00Z">
        <w:r>
          <w:t xml:space="preserve">as an ordinary value,</w:t>
        </w:r>
      </w:ins>
      <w:ins w:id="113" w:author="PR Preview" w:date="2026-01-01T00:00:00Z">
        <w:r>
          <w:t xml:space="preserve"> </w:t>
        </w:r>
      </w:ins>
      <w:ins w:id="114" w:author="PR Preview" w:date="2026-01-01T00:00:00Z">
        <w:r>
          <w:t xml:space="preserve">so that inner call still gets a name:</w:t>
        </w:r>
      </w:ins>
    </w:p>
    <w:p>
      <w:pPr>
        <w:pStyle w:val="SourceCode"/>
      </w:pPr>
      <w:ins w:id="115" w:author="PR Preview" w:date="2026-01-01T00:00:00Z">
        <w:r>
          <w:rPr>
            <w:rStyle w:val="NormalTok"/>
          </w:rPr>
          <w:t xml:space="preserve">keep_cols </w:t>
        </w:r>
      </w:ins>
      <w:ins w:id="116" w:author="PR Preview" w:date="2026-01-01T00:00:00Z">
        <w:r>
          <w:rPr>
            <w:rStyle w:val="OtherTok"/>
          </w:rPr>
          <w:t xml:space="preserve">&lt;-</w:t>
        </w:r>
      </w:ins>
      <w:ins w:id="117" w:author="PR Preview" w:date="2026-01-01T00:00:00Z">
        <w:r>
          <w:rPr>
            <w:rStyle w:val="NormalTok"/>
          </w:rPr>
          <w:t xml:space="preserve"> </w:t>
        </w:r>
      </w:ins>
      <w:ins w:id="118" w:author="PR Preview" w:date="2026-01-01T00:00:00Z">
        <w:r>
          <w:rPr>
            <w:rStyle w:val="FunctionTok"/>
          </w:rPr>
          <w:t xml:space="preserve">names</w:t>
        </w:r>
      </w:ins>
      <w:ins w:id="119" w:author="PR Preview" w:date="2026-01-01T00:00:00Z">
        <w:r>
          <w:rPr>
            <w:rStyle w:val="NormalTok"/>
          </w:rPr>
          <w:t xml:space="preserve">(x)</w:t>
        </w:r>
      </w:ins>
      <w:ins w:id="120" w:author="PR Preview" w:date="2026-01-01T00:00:00Z">
        <w:r>
          <w:br/>
        </w:r>
      </w:ins>
      <w:ins w:id="121" w:author="PR Preview" w:date="2026-01-01T00:00:00Z">
        <w:r>
          <w:rPr>
            <w:rStyle w:val="FunctionTok"/>
          </w:rPr>
          <w:t xml:space="preserve">select</w:t>
        </w:r>
      </w:ins>
      <w:ins w:id="122" w:author="PR Preview" w:date="2026-01-01T00:00:00Z">
        <w:r>
          <w:rPr>
            <w:rStyle w:val="NormalTok"/>
          </w:rPr>
          <w:t xml:space="preserve">(df, </w:t>
        </w:r>
      </w:ins>
      <w:ins w:id="123" w:author="PR Preview" w:date="2026-01-01T00:00:00Z">
        <w:r>
          <w:rPr>
            <w:rStyle w:val="FunctionTok"/>
          </w:rPr>
          <w:t xml:space="preserve">all_of</w:t>
        </w:r>
      </w:ins>
      <w:ins w:id="124" w:author="PR Preview" w:date="2026-01-01T00:00:00Z">
        <w:r>
          <w:rPr>
            <w:rStyle w:val="NormalTok"/>
          </w:rPr>
          <w:t xml:space="preserve">(keep_cols))</w:t>
        </w:r>
      </w:ins>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del w:id="125" w:author="PR Preview" w:date="2026-01-01T00:00:00Z">
        <w:r>
          <w:delText xml:space="preserve">Compute every</w:delText>
        </w:r>
      </w:del>
      <w:del w:id="126" w:author="PR Preview" w:date="2026-01-01T00:00:00Z">
        <w:r>
          <w:delText xml:space="preserve"> </w:delText>
        </w:r>
      </w:del>
      <w:del w:id="127" w:author="PR Preview" w:date="2026-01-01T00:00:00Z">
        <w:r>
          <w:rPr>
            <w:rStyle w:val="VerbatimChar"/>
          </w:rPr>
          <w:delText xml:space="preserve">if()</w:delText>
        </w:r>
      </w:del>
      <w:del w:id="128" w:author="PR Preview" w:date="2026-01-01T00:00:00Z">
        <w:r>
          <w:delText xml:space="preserve"> </w:delText>
        </w:r>
      </w:del>
      <w:del w:id="129" w:author="PR Preview" w:date="2026-01-01T00:00:00Z">
        <w:r>
          <w:delText xml:space="preserve">and</w:delText>
        </w:r>
      </w:del>
      <w:del w:id="130" w:author="PR Preview" w:date="2026-01-01T00:00:00Z">
        <w:r>
          <w:delText xml:space="preserve"> </w:delText>
        </w:r>
      </w:del>
      <w:del w:id="131" w:author="PR Preview" w:date="2026-01-01T00:00:00Z">
        <w:r>
          <w:rPr>
            <w:rStyle w:val="VerbatimChar"/>
          </w:rPr>
          <w:delText xml:space="preserve">while()</w:delText>
        </w:r>
      </w:del>
      <w:del w:id="132" w:author="PR Preview" w:date="2026-01-01T00:00:00Z">
        <w:r>
          <w:delText xml:space="preserve"> </w:delText>
        </w:r>
      </w:del>
      <w:del w:id="133" w:author="PR Preview" w:date="2026-01-01T00:00:00Z">
        <w:r>
          <w:delText xml:space="preserve">condition ahead of the test:</w:delText>
        </w:r>
      </w:del>
      <w:del w:id="134" w:author="PR Preview" w:date="2026-01-01T00:00:00Z">
        <w:r>
          <w:delText xml:space="preserve"> </w:delText>
        </w:r>
      </w:del>
      <w:del w:id="135" w:author="PR Preview" w:date="2026-01-01T00:00:00Z">
        <w:r>
          <w:delText xml:space="preserve">assign it to a named logical variable first,</w:delText>
        </w:r>
      </w:del>
      <w:del w:id="136" w:author="PR Preview" w:date="2026-01-01T00:00:00Z">
        <w:r>
          <w:delText xml:space="preserve"> </w:delText>
        </w:r>
      </w:del>
      <w:del w:id="137" w:author="PR Preview" w:date="2026-01-01T00:00:00Z">
        <w:r>
          <w:delText xml:space="preserve">then test that name,</w:delText>
        </w:r>
      </w:del>
      <w:del w:id="138" w:author="PR Preview" w:date="2026-01-01T00:00:00Z">
        <w:r>
          <w:delText xml:space="preserve"> </w:delText>
        </w:r>
      </w:del>
      <w:del w:id="139" w:author="PR Preview" w:date="2026-01-01T00:00:00Z">
        <w:r>
          <w:delText xml:space="preserve">so the condition inside the parentheses is always a bare name</w:delText>
        </w:r>
      </w:del>
      <w:del w:id="140" w:author="PR Preview" w:date="2026-01-01T00:00:00Z">
        <w:r>
          <w:delText xml:space="preserve"> </w:delText>
        </w:r>
      </w:del>
      <w:del w:id="141" w:author="PR Preview" w:date="2026-01-01T00:00:00Z">
        <w:r>
          <w:delText xml:space="preserve">(or a literal, as in</w:delText>
        </w:r>
      </w:del>
      <w:del w:id="142" w:author="PR Preview" w:date="2026-01-01T00:00:00Z">
        <w:r>
          <w:delText xml:space="preserve"> </w:delText>
        </w:r>
      </w:del>
      <w:del w:id="143" w:author="PR Preview" w:date="2026-01-01T00:00:00Z">
        <w:r>
          <w:rPr>
            <w:rStyle w:val="VerbatimChar"/>
          </w:rPr>
          <w:delText xml:space="preserve">while (TRUE)</w:delText>
        </w:r>
      </w:del>
      <w:del w:id="144" w:author="PR Preview" w:date="2026-01-01T00:00:00Z">
        <w:r>
          <w:delText xml:space="preserve">).</w:delText>
        </w:r>
      </w:del>
      <w:del w:id="145" w:author="PR Preview" w:date="2026-01-01T00:00:00Z">
        <w:r>
          <w:delText xml:space="preserve"> </w:delText>
        </w:r>
      </w:del>
      <w:del w:id="146" w:author="PR Preview" w:date="2026-01-01T00:00:00Z">
        <w:r>
          <w:delText xml:space="preserve">This holds even for a condition with no nested call, such as</w:delText>
        </w:r>
      </w:del>
      <w:del w:id="147" w:author="PR Preview" w:date="2026-01-01T00:00:00Z">
        <w:r>
          <w:delText xml:space="preserve"> </w:delText>
        </w:r>
      </w:del>
      <w:del w:id="148" w:author="PR Preview" w:date="2026-01-01T00:00:00Z">
        <w:r>
          <w:rPr>
            <w:rStyle w:val="VerbatimChar"/>
          </w:rPr>
          <w:delText xml:space="preserve">is.na(strat)</w:delText>
        </w:r>
      </w:del>
      <w:del w:id="149" w:author="PR Preview" w:date="2026-01-01T00:00:00Z">
        <w:r>
          <w:delText xml:space="preserve">,</w:delText>
        </w:r>
      </w:del>
      <w:del w:id="150" w:author="PR Preview" w:date="2026-01-01T00:00:00Z">
        <w:r>
          <w:delText xml:space="preserve"> </w:delText>
        </w:r>
      </w:del>
      <w:del w:id="151" w:author="PR Preview" w:date="2026-01-01T00:00:00Z">
        <w:r>
          <w:delText xml:space="preserve">because the name is what documents the test.</w:delText>
        </w:r>
      </w:del>
    </w:p>
    <w:p>
      <w:pPr>
        <w:pStyle w:val="FirstParagraph"/>
      </w:pPr>
      <w:ins w:id="152" w:author="PR Preview" w:date="2026-01-01T00:00:00Z">
        <w:r>
          <w:t xml:space="preserve">Compute every</w:t>
        </w:r>
      </w:ins>
      <w:ins w:id="153" w:author="PR Preview" w:date="2026-01-01T00:00:00Z">
        <w:r>
          <w:t xml:space="preserve"> </w:t>
        </w:r>
      </w:ins>
      <w:ins w:id="154" w:author="PR Preview" w:date="2026-01-01T00:00:00Z">
        <w:r>
          <w:rPr>
            <w:rStyle w:val="VerbatimChar"/>
          </w:rPr>
          <w:t xml:space="preserve">if()</w:t>
        </w:r>
      </w:ins>
      <w:ins w:id="155" w:author="PR Preview" w:date="2026-01-01T00:00:00Z">
        <w:r>
          <w:t xml:space="preserve"> </w:t>
        </w:r>
      </w:ins>
      <w:ins w:id="156" w:author="PR Preview" w:date="2026-01-01T00:00:00Z">
        <w:r>
          <w:t xml:space="preserve">and</w:t>
        </w:r>
      </w:ins>
      <w:ins w:id="157" w:author="PR Preview" w:date="2026-01-01T00:00:00Z">
        <w:r>
          <w:t xml:space="preserve"> </w:t>
        </w:r>
      </w:ins>
      <w:ins w:id="158" w:author="PR Preview" w:date="2026-01-01T00:00:00Z">
        <w:r>
          <w:rPr>
            <w:rStyle w:val="VerbatimChar"/>
          </w:rPr>
          <w:t xml:space="preserve">while()</w:t>
        </w:r>
      </w:ins>
      <w:ins w:id="159" w:author="PR Preview" w:date="2026-01-01T00:00:00Z">
        <w:r>
          <w:t xml:space="preserve"> </w:t>
        </w:r>
      </w:ins>
      <w:ins w:id="160" w:author="PR Preview" w:date="2026-01-01T00:00:00Z">
        <w:r>
          <w:t xml:space="preserve">condition ahead of the test:</w:t>
        </w:r>
      </w:ins>
      <w:ins w:id="161" w:author="PR Preview" w:date="2026-01-01T00:00:00Z">
        <w:r>
          <w:t xml:space="preserve"> </w:t>
        </w:r>
      </w:ins>
      <w:ins w:id="162" w:author="PR Preview" w:date="2026-01-01T00:00:00Z">
        <w:r>
          <w:t xml:space="preserve">assign it to a named logical variable first,</w:t>
        </w:r>
      </w:ins>
      <w:ins w:id="163" w:author="PR Preview" w:date="2026-01-01T00:00:00Z">
        <w:r>
          <w:t xml:space="preserve"> </w:t>
        </w:r>
      </w:ins>
      <w:ins w:id="164" w:author="PR Preview" w:date="2026-01-01T00:00:00Z">
        <w:r>
          <w:t xml:space="preserve">then test that name,</w:t>
        </w:r>
      </w:ins>
      <w:ins w:id="165" w:author="PR Preview" w:date="2026-01-01T00:00:00Z">
        <w:r>
          <w:t xml:space="preserve"> </w:t>
        </w:r>
      </w:ins>
      <w:ins w:id="166" w:author="PR Preview" w:date="2026-01-01T00:00:00Z">
        <w:r>
          <w:t xml:space="preserve">so the condition inside the parentheses is always a bare name</w:t>
        </w:r>
      </w:ins>
      <w:ins w:id="167" w:author="PR Preview" w:date="2026-01-01T00:00:00Z">
        <w:r>
          <w:t xml:space="preserve"> </w:t>
        </w:r>
      </w:ins>
      <w:ins w:id="168" w:author="PR Preview" w:date="2026-01-01T00:00:00Z">
        <w:r>
          <w:t xml:space="preserve">(or a literal, as in</w:t>
        </w:r>
      </w:ins>
      <w:ins w:id="169" w:author="PR Preview" w:date="2026-01-01T00:00:00Z">
        <w:r>
          <w:t xml:space="preserve"> </w:t>
        </w:r>
      </w:ins>
      <w:ins w:id="170" w:author="PR Preview" w:date="2026-01-01T00:00:00Z">
        <w:r>
          <w:rPr>
            <w:rStyle w:val="VerbatimChar"/>
          </w:rPr>
          <w:t xml:space="preserve">while (TRUE)</w:t>
        </w:r>
      </w:ins>
      <w:ins w:id="171" w:author="PR Preview" w:date="2026-01-01T00:00:00Z">
        <w:r>
          <w:t xml:space="preserve">).</w:t>
        </w:r>
      </w:ins>
      <w:ins w:id="172" w:author="PR Preview" w:date="2026-01-01T00:00:00Z">
        <w:r>
          <w:t xml:space="preserve"> </w:t>
        </w:r>
      </w:ins>
      <w:ins w:id="173" w:author="PR Preview" w:date="2026-01-01T00:00:00Z">
        <w:r>
          <w:t xml:space="preserve">This holds even for a condition with no nested call,</w:t>
        </w:r>
      </w:ins>
      <w:ins w:id="174" w:author="PR Preview" w:date="2026-01-01T00:00:00Z">
        <w:r>
          <w:t xml:space="preserve"> </w:t>
        </w:r>
      </w:ins>
      <w:ins w:id="175" w:author="PR Preview" w:date="2026-01-01T00:00:00Z">
        <w:r>
          <w:t xml:space="preserve">such as</w:t>
        </w:r>
      </w:ins>
      <w:ins w:id="176" w:author="PR Preview" w:date="2026-01-01T00:00:00Z">
        <w:r>
          <w:t xml:space="preserve"> </w:t>
        </w:r>
      </w:ins>
      <w:ins w:id="177" w:author="PR Preview" w:date="2026-01-01T00:00:00Z">
        <w:r>
          <w:rPr>
            <w:rStyle w:val="VerbatimChar"/>
          </w:rPr>
          <w:t xml:space="preserve">is.na(strat)</w:t>
        </w:r>
      </w:ins>
      <w:ins w:id="178" w:author="PR Preview" w:date="2026-01-01T00:00:00Z">
        <w:r>
          <w:t xml:space="preserve"> </w:t>
        </w:r>
      </w:ins>
      <w:ins w:id="179" w:author="PR Preview" w:date="2026-01-01T00:00:00Z">
        <w:r>
          <w:t xml:space="preserve">or a single comparison like</w:t>
        </w:r>
      </w:ins>
      <w:ins w:id="180" w:author="PR Preview" w:date="2026-01-01T00:00:00Z">
        <w:r>
          <w:t xml:space="preserve"> </w:t>
        </w:r>
      </w:ins>
      <w:ins w:id="181" w:author="PR Preview" w:date="2026-01-01T00:00:00Z">
        <w:r>
          <w:rPr>
            <w:rStyle w:val="VerbatimChar"/>
          </w:rPr>
          <w:t xml:space="preserve">x &gt; 0</w:t>
        </w:r>
      </w:ins>
      <w:ins w:id="182" w:author="PR Preview" w:date="2026-01-01T00:00:00Z">
        <w:r>
          <w:t xml:space="preserve">,</w:t>
        </w:r>
      </w:ins>
      <w:ins w:id="183" w:author="PR Preview" w:date="2026-01-01T00:00:00Z">
        <w:r>
          <w:t xml:space="preserve"> </w:t>
        </w:r>
      </w:ins>
      <w:ins w:id="184" w:author="PR Preview" w:date="2026-01-01T00:00:00Z">
        <w:r>
          <w:t xml:space="preserve">because the name is what documents the test.</w:t>
        </w:r>
      </w:ins>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2026-10-12T09:45:50Z</dcterms:created>
  <dcterms:modified xsi:type="dcterms:W3CDTF">2026-10-12T09:45:50Z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