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14:11:27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del w:id="3" w:author="PR Preview" w:date="2026-01-01T00:00:00Z">
          <w:r>
            <w:rPr>
              <w:rStyle w:val="Hyperlink"/>
            </w:rPr>
            <w:delText xml:space="preserve">R Coding Practices: Tidyverse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-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tidy evaluation and programming with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{dplyr}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0" w:author="PR Preview" w:date="2026-01-01T00:00:00Z">
          <w:r>
            <w:rPr>
              <w:rStyle w:val="Hyperlink"/>
            </w:rPr>
            <w:t xml:space="preserve">R Coding Practices: Tidyverse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-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tidy evaluation, programming with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rStyle w:val="VerbatimChar"/>
          </w:rPr>
          <w:t xml:space="preserve">{dplyr}</w:t>
        </w:r>
      </w:ins>
      <w:ins w:id="17" w:author="PR Preview" w:date="2026-01-01T00:00:00Z">
        <w:r>
          <w:t xml:space="preserve">, and a skeptical view</w:t>
        </w:r>
      </w:ins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ins w:id="18" w:author="PR Preview" w:date="2026-01-01T00:00:00Z">
          <w:r>
            <w:rPr>
              <w:rStyle w:val="Hyperlink"/>
            </w:rPr>
            <w:t xml:space="preserve">Tidyverse Skeptic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-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Norm Matloff’s essay arguing that beginners should learn base R before the Tidyverse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20">
        <w:ins w:id="25" w:author="PR Preview" w:date="2026-01-01T00:00:00Z">
          <w:r>
            <w:rPr>
              <w:rStyle w:val="Hyperlink"/>
            </w:rPr>
            <w:t xml:space="preserve">source</w:t>
          </w:r>
        </w:ins>
      </w:hyperlink>
      <w:ins w:id="26" w:author="PR Preview" w:date="2026-01-01T00:00:00Z">
        <w:r>
          <w:t xml:space="preserve">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summarized in</w:t>
        </w:r>
      </w:ins>
      <w:ins w:id="29" w:author="PR Preview" w:date="2026-01-01T00:00:00Z">
        <w:r>
          <w:t xml:space="preserve"> </w:t>
        </w:r>
      </w:ins>
      <w:hyperlink r:id="rId21">
        <w:ins w:id="30" w:author="PR Preview" w:date="2026-01-01T00:00:00Z">
          <w:r>
            <w:rPr>
              <w:rStyle w:val="Hyperlink"/>
            </w:rPr>
            <w:t xml:space="preserve">A Skeptical View</w:t>
          </w:r>
        </w:ins>
      </w:hyperlink>
      <w:ins w:id="31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2026-10-27T21:18:44Z</dcterms:created>
  <dcterms:modified xsi:type="dcterms:W3CDTF">2026-10-27T21:18:44Z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