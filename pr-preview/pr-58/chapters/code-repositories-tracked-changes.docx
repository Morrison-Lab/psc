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2026-10-26 23:11:06 (PDT)</w:delText>
        </w:r>
      </w:del>
    </w:p>
    <w:p>
      <w:pPr>
        <w:pStyle w:val="Date"/>
      </w:pPr>
      <w:ins w:id="2" w:author="PR Preview" w:date="2026-01-01T00:00:00Z">
        <w:r>
          <w:t xml:space="preserve">Last modified: 2026-10-27 15:12:14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2026-10-27T22:13:59Z</dcterms:created>
  <dcterms:modified xsi:type="dcterms:W3CDTF">2026-10-27T22:13:59Z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15:12:14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