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Resources</w:t>
      </w:r>
    </w:p>
    <w:p>
      <w:pPr>
        <w:pStyle w:val="Date"/>
      </w:pPr>
      <w:del w:id="1" w:author="PR Preview" w:date="2026-01-01T00:00:00Z">
        <w:r>
          <w:delText xml:space="preserve">Last modified: 2026-10-12 21:28:22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00:54:08 (PDT)</w:t>
        </w:r>
      </w:ins>
    </w:p>
    <w:p>
      <w:pPr>
        <w:pStyle w:val="FirstParagraph"/>
      </w:pPr>
      <w:bookmarkStart w:id="9" w:name="sec-resources"/>
      <w:bookmarkEnd w:id="9"/>
    </w:p>
    <w:p>
      <w:pPr>
        <w:pStyle w:val="BodyText"/>
      </w:pPr>
      <w:r>
        <w:t xml:space="preserve">This page collects learning resources for scientific computing.</w:t>
      </w:r>
      <w:r>
        <w:t xml:space="preserve"> </w:t>
      </w:r>
      <w:r>
        <w:t xml:space="preserve">Several chapters keep their own resource lists,</w:t>
      </w:r>
      <w:r>
        <w:t xml:space="preserve"> </w:t>
      </w:r>
      <w:r>
        <w:t xml:space="preserve">so this page points to those lists rather than repeating them: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R Coding Practices: Additional Resources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books on R, R packages, Shiny, and Git for R users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 Coding Practices: Tidyverse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tidy evaluation and programming with</w:t>
      </w:r>
      <w:r>
        <w:t xml:space="preserve"> </w:t>
      </w:r>
      <w:r>
        <w:rPr>
          <w:rStyle w:val="VerbatimChar"/>
        </w:rPr>
        <w:t xml:space="preserve">{dplyr}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Continuous Integration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CI services and tools for R packages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documentation, templates, and</w:t>
      </w:r>
      <w:r>
        <w:t xml:space="preserve"> </w:t>
      </w:r>
      <w:r>
        <w:rPr>
          <w:rStyle w:val="VerbatimChar"/>
        </w:rPr>
        <w:t xml:space="preserve">{litedown}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GitHub Learn, the UC Davis DataLab Git sandbox, and graphical Git clients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Unix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shell tools and The Missing CS Quarter at UC Davis</w:t>
      </w:r>
    </w:p>
    <w:bookmarkStart w:id="33" w:name="sec-resources-r"/>
    <w:p>
      <w:pPr>
        <w:pStyle w:val="Heading2"/>
      </w:pPr>
      <w:r>
        <w:t xml:space="preserve">1 Resources for R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Awesome R Package Development Tools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curated list of tools for R package development</w:t>
      </w:r>
    </w:p>
    <w:p>
      <w:pPr>
        <w:pStyle w:val="Compact"/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Tidyverse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guide behind</w:t>
      </w:r>
      <w:r>
        <w:t xml:space="preserve"> </w:t>
      </w:r>
      <w:hyperlink r:id="rId18">
        <w:r>
          <w:rPr>
            <w:rStyle w:val="Hyperlink"/>
          </w:rPr>
          <w:t xml:space="preserve">R Code Style</w:t>
        </w:r>
      </w:hyperlink>
    </w:p>
    <w:p>
      <w:pPr>
        <w:pStyle w:val="Compact"/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Hadley Wickham’s R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chapter of the first edition of</w:t>
      </w:r>
      <w:r>
        <w:t xml:space="preserve"> </w:t>
      </w:r>
      <w:r>
        <w:rPr>
          <w:i/>
          <w:iCs/>
        </w:rPr>
        <w:t xml:space="preserve">Advanced R</w:t>
      </w:r>
    </w:p>
    <w:p>
      <w:pPr>
        <w:pStyle w:val="Compact"/>
        <w:numPr>
          <w:ilvl w:val="0"/>
          <w:numId w:val="1002"/>
        </w:numPr>
      </w:pPr>
      <w:hyperlink r:id="rId20">
        <w:r>
          <w:rPr>
            <w:rStyle w:val="Hyperlink"/>
          </w:rPr>
          <w:t xml:space="preserve">Tidyverse data-dict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open specification and CLI tool for creating, validating, and documenting</w:t>
      </w:r>
      <w:r>
        <w:t xml:space="preserve"> </w:t>
      </w:r>
      <w:r>
        <w:t xml:space="preserve">data dictionaries in YAML format</w:t>
      </w:r>
    </w:p>
    <w:bookmarkStart w:id="26" w:name="uc-davis-datalab-workshops-and-tutorials"/>
    <w:p>
      <w:pPr>
        <w:pStyle w:val="Heading3"/>
      </w:pPr>
      <w:r>
        <w:t xml:space="preserve">1.1 UC Davis DataLab workshops and tutorials</w:t>
      </w:r>
    </w:p>
    <w:p>
      <w:pPr>
        <w:pStyle w:val="FirstParagraph"/>
      </w:pP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UC Davis DataLab</w:t>
        </w:r>
      </w:hyperlink>
      <w:r>
        <w:t xml:space="preserve"> </w:t>
      </w:r>
      <w:r>
        <w:t xml:space="preserve">provides workshops and learning materials for data science: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Workshop Index</w:t>
        </w:r>
      </w:hyperlink>
      <w:r>
        <w:t xml:space="preserve"> </w:t>
      </w:r>
      <w:r>
        <w:t xml:space="preserve">- catalog of all DataLab workshops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R Basics Workshop</w:t>
        </w:r>
      </w:hyperlink>
      <w:r>
        <w:t xml:space="preserve"> </w:t>
      </w:r>
      <w:r>
        <w:t xml:space="preserve">- foundational R programming for beginners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Research Toolkits</w:t>
        </w:r>
      </w:hyperlink>
      <w:r>
        <w:t xml:space="preserve"> </w:t>
      </w:r>
      <w:r>
        <w:t xml:space="preserve">- guides for research tools and methods</w:t>
      </w:r>
    </w:p>
    <w:p>
      <w:pPr>
        <w:pStyle w:val="Compact"/>
        <w:numPr>
          <w:ilvl w:val="0"/>
          <w:numId w:val="1003"/>
        </w:numPr>
      </w:pPr>
      <w:hyperlink r:id="rId25">
        <w:r>
          <w:rPr>
            <w:rStyle w:val="Hyperlink"/>
          </w:rPr>
          <w:t xml:space="preserve">Install Guides</w:t>
        </w:r>
      </w:hyperlink>
      <w:r>
        <w:t xml:space="preserve"> </w:t>
      </w:r>
      <w:r>
        <w:t xml:space="preserve">- setup instructions for data science software</w:t>
      </w:r>
    </w:p>
    <w:bookmarkEnd w:id="26"/>
    <w:bookmarkStart w:id="32" w:name="cheat-sheets"/>
    <w:p>
      <w:pPr>
        <w:pStyle w:val="Heading3"/>
      </w:pPr>
      <w:r>
        <w:t xml:space="preserve">1.2 Cheat sheets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Data transformation with dplyr cheat sheet</w:t>
        </w:r>
      </w:hyperlink>
    </w:p>
    <w:p>
      <w:pPr>
        <w:pStyle w:val="Compact"/>
        <w:numPr>
          <w:ilvl w:val="0"/>
          <w:numId w:val="1004"/>
        </w:numPr>
      </w:pPr>
      <w:hyperlink r:id="rId28">
        <w:r>
          <w:rPr>
            <w:rStyle w:val="Hyperlink"/>
          </w:rPr>
          <w:t xml:space="preserve">Data tidying with tidyr cheat sheet</w:t>
        </w:r>
      </w:hyperlink>
    </w:p>
    <w:p>
      <w:pPr>
        <w:pStyle w:val="Compact"/>
        <w:numPr>
          <w:ilvl w:val="0"/>
          <w:numId w:val="1004"/>
        </w:numPr>
      </w:pPr>
      <w:hyperlink r:id="rId29">
        <w:r>
          <w:rPr>
            <w:rStyle w:val="Hyperlink"/>
          </w:rPr>
          <w:t xml:space="preserve">Data visualization with ggplot2 cheat sheet</w:t>
        </w:r>
      </w:hyperlink>
    </w:p>
    <w:p>
      <w:pPr>
        <w:pStyle w:val="Compact"/>
        <w:numPr>
          <w:ilvl w:val="0"/>
          <w:numId w:val="1004"/>
        </w:numPr>
      </w:pPr>
      <w:hyperlink r:id="rId30">
        <w:r>
          <w:rPr>
            <w:rStyle w:val="Hyperlink"/>
          </w:rPr>
          <w:t xml:space="preserve">data.table cheat sheet</w:t>
        </w:r>
      </w:hyperlink>
    </w:p>
    <w:p>
      <w:pPr>
        <w:pStyle w:val="Compact"/>
        <w:numPr>
          <w:ilvl w:val="0"/>
          <w:numId w:val="1004"/>
        </w:numPr>
      </w:pPr>
      <w:hyperlink r:id="rId31">
        <w:r>
          <w:rPr>
            <w:rStyle w:val="Hyperlink"/>
          </w:rPr>
          <w:t xml:space="preserve">R Markdown cheat sheet</w:t>
        </w:r>
      </w:hyperlink>
    </w:p>
    <w:bookmarkEnd w:id="32"/>
    <w:bookmarkEnd w:id="33"/>
    <w:bookmarkStart w:id="35" w:name="sec-resources-git"/>
    <w:p>
      <w:pPr>
        <w:pStyle w:val="Heading2"/>
      </w:pPr>
      <w:r>
        <w:t xml:space="preserve">2 Resources for Git and GitHub</w:t>
      </w:r>
    </w:p>
    <w:p>
      <w:pPr>
        <w:pStyle w:val="Compact"/>
        <w:numPr>
          <w:ilvl w:val="0"/>
          <w:numId w:val="1005"/>
        </w:numPr>
      </w:pPr>
      <w:hyperlink r:id="rId34">
        <w:r>
          <w:rPr>
            <w:rStyle w:val="Hyperlink"/>
          </w:rPr>
          <w:t xml:space="preserve">GitHub Skills: Introduction to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interactive exercise, under an hour long,</w:t>
      </w:r>
      <w:r>
        <w:t xml:space="preserve"> </w:t>
      </w:r>
      <w:r>
        <w:t xml:space="preserve">on branches, commits, and pull requests</w:t>
      </w:r>
    </w:p>
    <w:bookmarkEnd w:id="35"/>
    <w:bookmarkStart w:id="39" w:name="sec-resources-python"/>
    <w:p>
      <w:pPr>
        <w:pStyle w:val="Heading2"/>
      </w:pPr>
      <w:r>
        <w:t xml:space="preserve">3 Resources for Python</w:t>
      </w:r>
    </w:p>
    <w:p>
      <w:pPr>
        <w:pStyle w:val="Compact"/>
        <w:numPr>
          <w:ilvl w:val="0"/>
          <w:numId w:val="1006"/>
        </w:numPr>
      </w:pPr>
      <w:hyperlink r:id="rId36">
        <w:r>
          <w:rPr>
            <w:rStyle w:val="Hyperlink"/>
          </w:rPr>
          <w:t xml:space="preserve">UC Davis DataLab Python Basics Workshop</w:t>
        </w:r>
      </w:hyperlink>
      <w:r>
        <w:t xml:space="preserve"> </w:t>
      </w:r>
      <w:r>
        <w:t xml:space="preserve">- foundational Python programming</w:t>
      </w:r>
    </w:p>
    <w:p>
      <w:pPr>
        <w:pStyle w:val="Compact"/>
        <w:numPr>
          <w:ilvl w:val="0"/>
          <w:numId w:val="1006"/>
        </w:numPr>
      </w:pPr>
      <w:hyperlink r:id="rId37">
        <w:r>
          <w:rPr>
            <w:rStyle w:val="Hyperlink"/>
          </w:rPr>
          <w:t xml:space="preserve">Natural Language Processing with Python</w:t>
        </w:r>
      </w:hyperlink>
      <w:r>
        <w:t xml:space="preserve"> </w:t>
      </w:r>
      <w:r>
        <w:t xml:space="preserve">- text analysis and NLP techniques</w:t>
      </w:r>
    </w:p>
    <w:p>
      <w:pPr>
        <w:pStyle w:val="Compact"/>
        <w:numPr>
          <w:ilvl w:val="0"/>
          <w:numId w:val="1006"/>
        </w:numPr>
      </w:pPr>
      <w:hyperlink r:id="rId38">
        <w:r>
          <w:rPr>
            <w:rStyle w:val="Hyperlink"/>
          </w:rPr>
          <w:t xml:space="preserve">Jupyter Notebooks in a Git Repository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guide by Matthias Geier on managing Jupyter notebooks in Git repositories,</w:t>
      </w:r>
      <w:r>
        <w:t xml:space="preserve"> </w:t>
      </w:r>
      <w:r>
        <w:t xml:space="preserve">including workflows for stripping cell outputs before committing</w:t>
      </w:r>
      <w:r>
        <w:t xml:space="preserve"> </w:t>
      </w:r>
      <w:r>
        <w:t xml:space="preserve">and strategies for sharing executed notebooks</w:t>
      </w:r>
    </w:p>
    <w:bookmarkEnd w:id="39"/>
    <w:bookmarkStart w:id="41" w:name="sec-resources-julia"/>
    <w:p>
      <w:pPr>
        <w:pStyle w:val="Heading2"/>
      </w:pPr>
      <w:r>
        <w:t xml:space="preserve">4 Resources for Julia</w:t>
      </w:r>
    </w:p>
    <w:p>
      <w:pPr>
        <w:pStyle w:val="Compact"/>
        <w:numPr>
          <w:ilvl w:val="0"/>
          <w:numId w:val="1007"/>
        </w:numPr>
      </w:pPr>
      <w:hyperlink r:id="rId40">
        <w:r>
          <w:rPr>
            <w:rStyle w:val="Hyperlink"/>
          </w:rPr>
          <w:t xml:space="preserve">UC Davis Julia Users Group Julia Basics Workshop</w:t>
        </w:r>
      </w:hyperlink>
      <w:r>
        <w:t xml:space="preserve"> </w:t>
      </w:r>
      <w:r>
        <w:t xml:space="preserve">- foundational Julia programming</w:t>
      </w:r>
    </w:p>
    <w:bookmarkEnd w:id="41"/>
    <w:bookmarkStart w:id="50" w:name="sec-resources-open-science"/>
    <w:p>
      <w:pPr>
        <w:pStyle w:val="Heading2"/>
      </w:pPr>
      <w:r>
        <w:t xml:space="preserve">5 Open science and reproducibility</w:t>
      </w:r>
    </w:p>
    <w:p>
      <w:pPr>
        <w:pStyle w:val="Compact"/>
        <w:numPr>
          <w:ilvl w:val="0"/>
          <w:numId w:val="1008"/>
        </w:numPr>
      </w:pPr>
      <w:hyperlink r:id="rId42">
        <w:r>
          <w:rPr>
            <w:rStyle w:val="Hyperlink"/>
          </w:rPr>
          <w:t xml:space="preserve">The Open Science Manual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open-source guide from the</w:t>
      </w:r>
      <w:r>
        <w:t xml:space="preserve"> </w:t>
      </w:r>
      <w:hyperlink r:id="rId43">
        <w:r>
          <w:rPr>
            <w:rStyle w:val="Hyperlink"/>
          </w:rPr>
          <w:t xml:space="preserve">ARCA group</w:t>
        </w:r>
      </w:hyperlink>
      <w:r>
        <w:t xml:space="preserve"> </w:t>
      </w:r>
      <w:r>
        <w:t xml:space="preserve">at the University of Padova</w:t>
      </w:r>
      <w:r>
        <w:t xml:space="preserve"> </w:t>
      </w:r>
      <w:r>
        <w:t xml:space="preserve">covering programming good practices,</w:t>
      </w:r>
      <w:r>
        <w:t xml:space="preserve"> </w:t>
      </w:r>
      <w:r>
        <w:t xml:space="preserve">version control,</w:t>
      </w:r>
      <w:r>
        <w:t xml:space="preserve"> </w:t>
      </w:r>
      <w:r>
        <w:t xml:space="preserve">and reproducible workflow tools.</w:t>
      </w:r>
    </w:p>
    <w:p>
      <w:pPr>
        <w:pStyle w:val="Compact"/>
        <w:numPr>
          <w:ilvl w:val="0"/>
          <w:numId w:val="1008"/>
        </w:numPr>
      </w:pPr>
      <w:hyperlink r:id="rId44">
        <w:r>
          <w:rPr>
            <w:rStyle w:val="Hyperlink"/>
          </w:rPr>
          <w:t xml:space="preserve">Openscapes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 science mentorship and community initiative founded by Dr. Julia Stewart Lowndes,</w:t>
      </w:r>
      <w:r>
        <w:t xml:space="preserve"> </w:t>
      </w:r>
      <w:r>
        <w:t xml:space="preserve">focused on helping research groups transition to data-intensive, reproducible,</w:t>
      </w:r>
      <w:r>
        <w:t xml:space="preserve"> </w:t>
      </w:r>
      <w:r>
        <w:t xml:space="preserve">and collaborative scientific practices through cohort-based Champions programs</w:t>
      </w:r>
      <w:r>
        <w:t xml:space="preserve"> </w:t>
      </w:r>
      <w:r>
        <w:t xml:space="preserve">and shared open tooling.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whose R resource lists began in the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 and Kunal Mishra.</w:t>
            </w:r>
          </w:p>
          <w:p/>
        </w:tc>
      </w:tr>
    </w:tbl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0" Type="http://schemas.openxmlformats.org/officeDocument/2006/relationships/hyperlink" Target="coding-practices.qmd#sec-r-resources" TargetMode="External"/><Relationship Id="rId11" Type="http://schemas.openxmlformats.org/officeDocument/2006/relationships/hyperlink" Target="coding-practices.qmd#sec-tidyverse" TargetMode="External"/><Relationship Id="rId18" Type="http://schemas.openxmlformats.org/officeDocument/2006/relationships/hyperlink" Target="coding-style.qmd" TargetMode="External"/><Relationship Id="rId12" Type="http://schemas.openxmlformats.org/officeDocument/2006/relationships/hyperlink" Target="continuous-integration.qmd#sec-r-ci" TargetMode="External"/><Relationship Id="rId14" Type="http://schemas.openxmlformats.org/officeDocument/2006/relationships/hyperlink" Target="github.qmd#sec-github" TargetMode="External"/><Relationship Id="rId19" Type="http://schemas.openxmlformats.org/officeDocument/2006/relationships/hyperlink" Target="http://adv-r.had.co.nz/Style.html" TargetMode="External"/><Relationship Id="rId42" Type="http://schemas.openxmlformats.org/officeDocument/2006/relationships/hyperlink" Target="https://arca-dpss.github.io/manual-open-science/" TargetMode="External"/><Relationship Id="rId20" Type="http://schemas.openxmlformats.org/officeDocument/2006/relationships/hyperlink" Target="https://data-dict.tidyverse.org/" TargetMode="External"/><Relationship Id="rId16" Type="http://schemas.openxmlformats.org/officeDocument/2006/relationships/hyperlink" Target="https://github.com/IndrajeetPatil/awesome-r-pkgtools" TargetMode="External"/><Relationship Id="rId43" Type="http://schemas.openxmlformats.org/officeDocument/2006/relationships/hyperlink" Target="https://github.com/arca-dpss" TargetMode="External"/><Relationship Id="rId34" Type="http://schemas.openxmlformats.org/officeDocument/2006/relationships/hyperlink" Target="https://github.com/skills/introduction-to-github" TargetMode="External"/><Relationship Id="rId21" Type="http://schemas.openxmlformats.org/officeDocument/2006/relationships/hyperlink" Target="https://github.com/ucdavisdatalab" TargetMode="External"/><Relationship Id="rId24" Type="http://schemas.openxmlformats.org/officeDocument/2006/relationships/hyperlink" Target="https://github.com/ucdavisdatalab/research-toolkits" TargetMode="External"/><Relationship Id="rId37" Type="http://schemas.openxmlformats.org/officeDocument/2006/relationships/hyperlink" Target="https://github.com/ucdavisdatalab/workshop_nlp_with_python" TargetMode="External"/><Relationship Id="rId36" Type="http://schemas.openxmlformats.org/officeDocument/2006/relationships/hyperlink" Target="https://github.com/ucdavisdatalab/workshop_python_basics" TargetMode="External"/><Relationship Id="rId23" Type="http://schemas.openxmlformats.org/officeDocument/2006/relationships/hyperlink" Target="https://github.com/ucdavisdatalab/workshop_r_basics" TargetMode="External"/><Relationship Id="rId49" Type="http://schemas.openxmlformats.org/officeDocument/2006/relationships/hyperlink" Target="https://jadebc.github.io/lab-manual/" TargetMode="External"/><Relationship Id="rId38" Type="http://schemas.openxmlformats.org/officeDocument/2006/relationships/hyperlink" Target="https://mgeier.github.io/git-jupyter.html" TargetMode="External"/><Relationship Id="rId44" Type="http://schemas.openxmlformats.org/officeDocument/2006/relationships/hyperlink" Target="https://openscapes.org/" TargetMode="External"/><Relationship Id="rId27" Type="http://schemas.openxmlformats.org/officeDocument/2006/relationships/hyperlink" Target="https://rstudio.github.io/cheatsheets/html/data-transformation.html" TargetMode="External"/><Relationship Id="rId29" Type="http://schemas.openxmlformats.org/officeDocument/2006/relationships/hyperlink" Target="https://rstudio.github.io/cheatsheets/html/data-visualization.html" TargetMode="External"/><Relationship Id="rId31" Type="http://schemas.openxmlformats.org/officeDocument/2006/relationships/hyperlink" Target="https://rstudio.github.io/cheatsheets/html/rmarkdown.html" TargetMode="External"/><Relationship Id="rId28" Type="http://schemas.openxmlformats.org/officeDocument/2006/relationships/hyperlink" Target="https://rstudio.github.io/cheatsheets/html/tidyr.html" TargetMode="External"/><Relationship Id="rId30" Type="http://schemas.openxmlformats.org/officeDocument/2006/relationships/hyperlink" Target="https://s3.amazonaws.com/assets.datacamp.com/blog_assets/datatable_Cheat_Sheet_R.pdf" TargetMode="External"/><Relationship Id="rId17" Type="http://schemas.openxmlformats.org/officeDocument/2006/relationships/hyperlink" Target="https://style.tidyverse.org/" TargetMode="External"/><Relationship Id="rId48" Type="http://schemas.openxmlformats.org/officeDocument/2006/relationships/hyperlink" Target="https://ucd-serg.github.io/lab-manual/resources.html" TargetMode="External"/><Relationship Id="rId25" Type="http://schemas.openxmlformats.org/officeDocument/2006/relationships/hyperlink" Target="https://ucdavisdatalab.github.io/install_guides/" TargetMode="External"/><Relationship Id="rId22" Type="http://schemas.openxmlformats.org/officeDocument/2006/relationships/hyperlink" Target="https://ucdavisdatalab.github.io/workshop_index/" TargetMode="External"/><Relationship Id="rId40" Type="http://schemas.openxmlformats.org/officeDocument/2006/relationships/hyperlink" Target="https://ucjug.github.io/workshop_julia_basics/" TargetMode="External"/><Relationship Id="rId13" Type="http://schemas.openxmlformats.org/officeDocument/2006/relationships/hyperlink" Target="quarto.qmd" TargetMode="External"/><Relationship Id="rId15" Type="http://schemas.openxmlformats.org/officeDocument/2006/relationships/hyperlink" Target="unix.qmd#sec-unix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coding-practices.qmd#sec-r-resources" TargetMode="External"/><Relationship Id="rId11" Type="http://schemas.openxmlformats.org/officeDocument/2006/relationships/hyperlink" Target="coding-practices.qmd#sec-tidyverse" TargetMode="External"/><Relationship Id="rId18" Type="http://schemas.openxmlformats.org/officeDocument/2006/relationships/hyperlink" Target="coding-style.qmd" TargetMode="External"/><Relationship Id="rId12" Type="http://schemas.openxmlformats.org/officeDocument/2006/relationships/hyperlink" Target="continuous-integration.qmd#sec-r-ci" TargetMode="External"/><Relationship Id="rId14" Type="http://schemas.openxmlformats.org/officeDocument/2006/relationships/hyperlink" Target="github.qmd#sec-github" TargetMode="External"/><Relationship Id="rId19" Type="http://schemas.openxmlformats.org/officeDocument/2006/relationships/hyperlink" Target="http://adv-r.had.co.nz/Style.html" TargetMode="External"/><Relationship Id="rId42" Type="http://schemas.openxmlformats.org/officeDocument/2006/relationships/hyperlink" Target="https://arca-dpss.github.io/manual-open-science/" TargetMode="External"/><Relationship Id="rId20" Type="http://schemas.openxmlformats.org/officeDocument/2006/relationships/hyperlink" Target="https://data-dict.tidyverse.org/" TargetMode="External"/><Relationship Id="rId16" Type="http://schemas.openxmlformats.org/officeDocument/2006/relationships/hyperlink" Target="https://github.com/IndrajeetPatil/awesome-r-pkgtools" TargetMode="External"/><Relationship Id="rId43" Type="http://schemas.openxmlformats.org/officeDocument/2006/relationships/hyperlink" Target="https://github.com/arca-dpss" TargetMode="External"/><Relationship Id="rId34" Type="http://schemas.openxmlformats.org/officeDocument/2006/relationships/hyperlink" Target="https://github.com/skills/introduction-to-github" TargetMode="External"/><Relationship Id="rId21" Type="http://schemas.openxmlformats.org/officeDocument/2006/relationships/hyperlink" Target="https://github.com/ucdavisdatalab" TargetMode="External"/><Relationship Id="rId24" Type="http://schemas.openxmlformats.org/officeDocument/2006/relationships/hyperlink" Target="https://github.com/ucdavisdatalab/research-toolkits" TargetMode="External"/><Relationship Id="rId37" Type="http://schemas.openxmlformats.org/officeDocument/2006/relationships/hyperlink" Target="https://github.com/ucdavisdatalab/workshop_nlp_with_python" TargetMode="External"/><Relationship Id="rId36" Type="http://schemas.openxmlformats.org/officeDocument/2006/relationships/hyperlink" Target="https://github.com/ucdavisdatalab/workshop_python_basics" TargetMode="External"/><Relationship Id="rId23" Type="http://schemas.openxmlformats.org/officeDocument/2006/relationships/hyperlink" Target="https://github.com/ucdavisdatalab/workshop_r_basics" TargetMode="External"/><Relationship Id="rId49" Type="http://schemas.openxmlformats.org/officeDocument/2006/relationships/hyperlink" Target="https://jadebc.github.io/lab-manual/" TargetMode="External"/><Relationship Id="rId38" Type="http://schemas.openxmlformats.org/officeDocument/2006/relationships/hyperlink" Target="https://mgeier.github.io/git-jupyter.html" TargetMode="External"/><Relationship Id="rId44" Type="http://schemas.openxmlformats.org/officeDocument/2006/relationships/hyperlink" Target="https://openscapes.org/" TargetMode="External"/><Relationship Id="rId27" Type="http://schemas.openxmlformats.org/officeDocument/2006/relationships/hyperlink" Target="https://rstudio.github.io/cheatsheets/html/data-transformation.html" TargetMode="External"/><Relationship Id="rId29" Type="http://schemas.openxmlformats.org/officeDocument/2006/relationships/hyperlink" Target="https://rstudio.github.io/cheatsheets/html/data-visualization.html" TargetMode="External"/><Relationship Id="rId31" Type="http://schemas.openxmlformats.org/officeDocument/2006/relationships/hyperlink" Target="https://rstudio.github.io/cheatsheets/html/rmarkdown.html" TargetMode="External"/><Relationship Id="rId28" Type="http://schemas.openxmlformats.org/officeDocument/2006/relationships/hyperlink" Target="https://rstudio.github.io/cheatsheets/html/tidyr.html" TargetMode="External"/><Relationship Id="rId30" Type="http://schemas.openxmlformats.org/officeDocument/2006/relationships/hyperlink" Target="https://s3.amazonaws.com/assets.datacamp.com/blog_assets/datatable_Cheat_Sheet_R.pdf" TargetMode="External"/><Relationship Id="rId17" Type="http://schemas.openxmlformats.org/officeDocument/2006/relationships/hyperlink" Target="https://style.tidyverse.org/" TargetMode="External"/><Relationship Id="rId48" Type="http://schemas.openxmlformats.org/officeDocument/2006/relationships/hyperlink" Target="https://ucd-serg.github.io/lab-manual/resources.html" TargetMode="External"/><Relationship Id="rId25" Type="http://schemas.openxmlformats.org/officeDocument/2006/relationships/hyperlink" Target="https://ucdavisdatalab.github.io/install_guides/" TargetMode="External"/><Relationship Id="rId22" Type="http://schemas.openxmlformats.org/officeDocument/2006/relationships/hyperlink" Target="https://ucdavisdatalab.github.io/workshop_index/" TargetMode="External"/><Relationship Id="rId40" Type="http://schemas.openxmlformats.org/officeDocument/2006/relationships/hyperlink" Target="https://ucjug.github.io/workshop_julia_basics/" TargetMode="External"/><Relationship Id="rId13" Type="http://schemas.openxmlformats.org/officeDocument/2006/relationships/hyperlink" Target="quarto.qmd" TargetMode="External"/><Relationship Id="rId15" Type="http://schemas.openxmlformats.org/officeDocument/2006/relationships/hyperlink" Target="unix.qmd#sec-uni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Resources</dc:title>
  <dc:creator/>
  <cp:keywords/>
  <dcterms:created xsi:type="dcterms:W3CDTF">2026-10-14T07:59:54Z</dcterms:created>
  <dcterms:modified xsi:type="dcterms:W3CDTF">2026-10-14T07:59:54Z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