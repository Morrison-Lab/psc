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11:17:57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ins w:id="3" w:author="PR Preview" w:date="2026-01-01T00:00:00Z">
        <w:r>
          <w:t xml:space="preserve">Give each object one lasting name.</w:t>
        </w:r>
      </w:ins>
      <w:ins w:id="4" w:author="PR Preview" w:date="2026-01-01T00:00:00Z">
        <w:r>
          <w:t xml:space="preserve"> </w:t>
        </w:r>
      </w:ins>
      <w:ins w:id="5" w:author="PR Preview" w:date="2026-01-01T00:00:00Z">
        <w:r>
          <w:t xml:space="preserve">Use an alias to shorten a name inside one piece of code,</w:t>
        </w:r>
      </w:ins>
      <w:ins w:id="6" w:author="PR Preview" w:date="2026-01-01T00:00:00Z">
        <w:r>
          <w:t xml:space="preserve"> </w:t>
        </w:r>
      </w:ins>
      <w:ins w:id="7" w:author="PR Preview" w:date="2026-01-01T00:00:00Z">
        <w:r>
          <w:t xml:space="preserve">but avoid creating a synonym.</w:t>
        </w:r>
      </w:ins>
      <w:ins w:id="8" w:author="PR Preview" w:date="2026-01-01T00:00:00Z">
        <w:r>
          <w:t xml:space="preserve"> </w:t>
        </w:r>
      </w:ins>
      <w:hyperlink r:id="rId81">
        <w:ins w:id="9" w:author="PR Preview" w:date="2026-01-01T00:00:00Z">
          <w:r>
            <w:rPr>
              <w:rStyle w:val="Hyperlink"/>
            </w:rPr>
            <w:t xml:space="preserve">GeeksforGeeks compares aliases and synonyms in SQL</w:t>
          </w:r>
        </w:ins>
      </w:hyperlink>
      <w:ins w:id="10" w:author="PR Preview" w:date="2026-01-01T00:00:00Z">
        <w:r>
          <w:t xml:space="preserve">:</w:t>
        </w:r>
      </w:ins>
    </w:p>
    <w:p>
      <w:pPr>
        <w:pStyle w:val="Compact"/>
        <w:numPr>
          <w:ilvl w:val="0"/>
          <w:numId w:val="1030"/>
        </w:numPr>
      </w:pPr>
      <w:ins w:id="11" w:author="PR Preview" w:date="2026-01-01T00:00:00Z">
        <w:r>
          <w:t xml:space="preserve">An</w:t>
        </w:r>
      </w:ins>
      <w:ins w:id="12" w:author="PR Preview" w:date="2026-01-01T00:00:00Z">
        <w:r>
          <w:t xml:space="preserve"> </w:t>
        </w:r>
      </w:ins>
      <w:ins w:id="13" w:author="PR Preview" w:date="2026-01-01T00:00:00Z">
        <w:r>
          <w:rPr>
            <w:b/>
            <w:bCs/>
          </w:rPr>
          <w:t xml:space="preserve">alias</w:t>
        </w:r>
      </w:ins>
      <w:ins w:id="14" w:author="PR Preview" w:date="2026-01-01T00:00:00Z">
        <w:r>
          <w:t xml:space="preserve"> </w:t>
        </w:r>
      </w:ins>
      <w:ins w:id="15" w:author="PR Preview" w:date="2026-01-01T00:00:00Z">
        <w:r>
          <w:t xml:space="preserve">is a second name that lasts only within one scope.</w:t>
        </w:r>
      </w:ins>
      <w:ins w:id="16" w:author="PR Preview" w:date="2026-01-01T00:00:00Z">
        <w:r>
          <w:t xml:space="preserve"> </w:t>
        </w:r>
      </w:ins>
      <w:ins w:id="17" w:author="PR Preview" w:date="2026-01-01T00:00:00Z">
        <w:r>
          <w:t xml:space="preserve">In SQL,</w:t>
        </w:r>
      </w:ins>
      <w:ins w:id="18" w:author="PR Preview" w:date="2026-01-01T00:00:00Z">
        <w:r>
          <w:t xml:space="preserve"> </w:t>
        </w:r>
      </w:ins>
      <w:ins w:id="19" w:author="PR Preview" w:date="2026-01-01T00:00:00Z">
        <w:r>
          <w:rPr>
            <w:rStyle w:val="VerbatimChar"/>
          </w:rPr>
          <w:t xml:space="preserve">SELECT pat.id AS patient_id FROM patients pat</w:t>
        </w:r>
      </w:ins>
      <w:ins w:id="20" w:author="PR Preview" w:date="2026-01-01T00:00:00Z">
        <w:r>
          <w:t xml:space="preserve"> </w:t>
        </w:r>
      </w:ins>
      <w:ins w:id="21" w:author="PR Preview" w:date="2026-01-01T00:00:00Z">
        <w:r>
          <w:t xml:space="preserve">names the table</w:t>
        </w:r>
      </w:ins>
      <w:ins w:id="22" w:author="PR Preview" w:date="2026-01-01T00:00:00Z">
        <w:r>
          <w:t xml:space="preserve"> </w:t>
        </w:r>
      </w:ins>
      <w:ins w:id="23" w:author="PR Preview" w:date="2026-01-01T00:00:00Z">
        <w:r>
          <w:rPr>
            <w:rStyle w:val="VerbatimChar"/>
          </w:rPr>
          <w:t xml:space="preserve">pat</w:t>
        </w:r>
      </w:ins>
      <w:ins w:id="24" w:author="PR Preview" w:date="2026-01-01T00:00:00Z">
        <w:r>
          <w:t xml:space="preserve"> </w:t>
        </w:r>
      </w:ins>
      <w:ins w:id="25" w:author="PR Preview" w:date="2026-01-01T00:00:00Z">
        <w:r>
          <w:t xml:space="preserve">and the column</w:t>
        </w:r>
      </w:ins>
      <w:ins w:id="26" w:author="PR Preview" w:date="2026-01-01T00:00:00Z">
        <w:r>
          <w:t xml:space="preserve"> </w:t>
        </w:r>
      </w:ins>
      <w:ins w:id="27" w:author="PR Preview" w:date="2026-01-01T00:00:00Z">
        <w:r>
          <w:rPr>
            <w:rStyle w:val="VerbatimChar"/>
          </w:rPr>
          <w:t xml:space="preserve">patient_id</w:t>
        </w:r>
      </w:ins>
      <w:ins w:id="28" w:author="PR Preview" w:date="2026-01-01T00:00:00Z">
        <w:r>
          <w:t xml:space="preserve"> </w:t>
        </w:r>
      </w:ins>
      <w:ins w:id="29" w:author="PR Preview" w:date="2026-01-01T00:00:00Z">
        <w:r>
          <w:t xml:space="preserve">for that query only.</w:t>
        </w:r>
      </w:ins>
      <w:ins w:id="30" w:author="PR Preview" w:date="2026-01-01T00:00:00Z">
        <w:r>
          <w:t xml:space="preserve"> </w:t>
        </w:r>
      </w:ins>
      <w:ins w:id="31" w:author="PR Preview" w:date="2026-01-01T00:00:00Z">
        <w:r>
          <w:rPr>
            <w:rStyle w:val="VerbatimChar"/>
          </w:rPr>
          <w:t xml:space="preserve">import pandas as pd</w:t>
        </w:r>
      </w:ins>
      <w:ins w:id="32" w:author="PR Preview" w:date="2026-01-01T00:00:00Z">
        <w:r>
          <w:t xml:space="preserve"> </w:t>
        </w:r>
      </w:ins>
      <w:ins w:id="33" w:author="PR Preview" w:date="2026-01-01T00:00:00Z">
        <w:r>
          <w:t xml:space="preserve">in Python names the module</w:t>
        </w:r>
      </w:ins>
      <w:ins w:id="34" w:author="PR Preview" w:date="2026-01-01T00:00:00Z">
        <w:r>
          <w:t xml:space="preserve"> </w:t>
        </w:r>
      </w:ins>
      <w:ins w:id="35" w:author="PR Preview" w:date="2026-01-01T00:00:00Z">
        <w:r>
          <w:rPr>
            <w:rStyle w:val="VerbatimChar"/>
          </w:rPr>
          <w:t xml:space="preserve">pd</w:t>
        </w:r>
      </w:ins>
      <w:ins w:id="36" w:author="PR Preview" w:date="2026-01-01T00:00:00Z">
        <w:r>
          <w:t xml:space="preserve"> </w:t>
        </w:r>
      </w:ins>
      <w:ins w:id="37" w:author="PR Preview" w:date="2026-01-01T00:00:00Z">
        <w:r>
          <w:t xml:space="preserve">for one file.</w:t>
        </w:r>
      </w:ins>
    </w:p>
    <w:p>
      <w:pPr>
        <w:pStyle w:val="Compact"/>
        <w:numPr>
          <w:ilvl w:val="0"/>
          <w:numId w:val="1030"/>
        </w:numPr>
      </w:pPr>
      <w:ins w:id="38" w:author="PR Preview" w:date="2026-01-01T00:00:00Z">
        <w:r>
          <w:t xml:space="preserve">A</w:t>
        </w:r>
      </w:ins>
      <w:ins w:id="39" w:author="PR Preview" w:date="2026-01-01T00:00:00Z">
        <w:r>
          <w:t xml:space="preserve"> </w:t>
        </w:r>
      </w:ins>
      <w:ins w:id="40" w:author="PR Preview" w:date="2026-01-01T00:00:00Z">
        <w:r>
          <w:rPr>
            <w:b/>
            <w:bCs/>
          </w:rPr>
          <w:t xml:space="preserve">synonym</w:t>
        </w:r>
      </w:ins>
      <w:ins w:id="41" w:author="PR Preview" w:date="2026-01-01T00:00:00Z">
        <w:r>
          <w:t xml:space="preserve"> </w:t>
        </w:r>
      </w:ins>
      <w:ins w:id="42" w:author="PR Preview" w:date="2026-01-01T00:00:00Z">
        <w:r>
          <w:t xml:space="preserve">is a second name that is stored,</w:t>
        </w:r>
      </w:ins>
      <w:ins w:id="43" w:author="PR Preview" w:date="2026-01-01T00:00:00Z">
        <w:r>
          <w:t xml:space="preserve"> </w:t>
        </w:r>
      </w:ins>
      <w:ins w:id="44" w:author="PR Preview" w:date="2026-01-01T00:00:00Z">
        <w:r>
          <w:t xml:space="preserve">so it lasts until someone removes it.</w:t>
        </w:r>
      </w:ins>
      <w:ins w:id="45" w:author="PR Preview" w:date="2026-01-01T00:00:00Z">
        <w:r>
          <w:t xml:space="preserve"> </w:t>
        </w:r>
      </w:ins>
      <w:ins w:id="46" w:author="PR Preview" w:date="2026-01-01T00:00:00Z">
        <w:r>
          <w:t xml:space="preserve">Some databases, such as Oracle and SQL Server, provide</w:t>
        </w:r>
      </w:ins>
      <w:ins w:id="47" w:author="PR Preview" w:date="2026-01-01T00:00:00Z">
        <w:r>
          <w:t xml:space="preserve"> </w:t>
        </w:r>
      </w:ins>
      <w:ins w:id="48" w:author="PR Preview" w:date="2026-01-01T00:00:00Z">
        <w:r>
          <w:rPr>
            <w:rStyle w:val="VerbatimChar"/>
          </w:rPr>
          <w:t xml:space="preserve">CREATE SYNONYM</w:t>
        </w:r>
      </w:ins>
      <w:ins w:id="49" w:author="PR Preview" w:date="2026-01-01T00:00:00Z">
        <w:r>
          <w:t xml:space="preserve">,</w:t>
        </w:r>
      </w:ins>
      <w:ins w:id="50" w:author="PR Preview" w:date="2026-01-01T00:00:00Z">
        <w:r>
          <w:t xml:space="preserve"> </w:t>
        </w:r>
      </w:ins>
      <w:ins w:id="51" w:author="PR Preview" w:date="2026-01-01T00:00:00Z">
        <w:r>
          <w:t xml:space="preserve">which stores a name that points to another object</w:t>
        </w:r>
      </w:ins>
      <w:ins w:id="52" w:author="PR Preview" w:date="2026-01-01T00:00:00Z">
        <w:r>
          <w:t xml:space="preserve"> </w:t>
        </w:r>
      </w:ins>
      <w:ins w:id="53" w:author="PR Preview" w:date="2026-01-01T00:00:00Z">
        <w:r>
          <w:t xml:space="preserve">(</w:t>
        </w:r>
      </w:ins>
      <w:hyperlink r:id="rId82">
        <w:ins w:id="54" w:author="PR Preview" w:date="2026-01-01T00:00:00Z">
          <w:r>
            <w:rPr>
              <w:rStyle w:val="Hyperlink"/>
            </w:rPr>
            <w:t xml:space="preserve">Oracle documentation</w:t>
          </w:r>
        </w:ins>
      </w:hyperlink>
      <w:ins w:id="55" w:author="PR Preview" w:date="2026-01-01T00:00:00Z">
        <w:r>
          <w:t xml:space="preserve">).</w:t>
        </w:r>
      </w:ins>
      <w:ins w:id="56" w:author="PR Preview" w:date="2026-01-01T00:00:00Z">
        <w:r>
          <w:t xml:space="preserve"> </w:t>
        </w:r>
      </w:ins>
      <w:ins w:id="57" w:author="PR Preview" w:date="2026-01-01T00:00:00Z">
        <w:r>
          <w:t xml:space="preserve">PostgreSQL and MySQL do not have this command.</w:t>
        </w:r>
      </w:ins>
    </w:p>
    <w:p>
      <w:pPr>
        <w:pStyle w:val="FirstParagraph"/>
      </w:pPr>
      <w:ins w:id="58" w:author="PR Preview" w:date="2026-01-01T00:00:00Z">
        <w:r>
          <w:t xml:space="preserve">Keep an alias recognizable, such as</w:t>
        </w:r>
      </w:ins>
      <w:ins w:id="59" w:author="PR Preview" w:date="2026-01-01T00:00:00Z">
        <w:r>
          <w:t xml:space="preserve"> </w:t>
        </w:r>
      </w:ins>
      <w:ins w:id="60" w:author="PR Preview" w:date="2026-01-01T00:00:00Z">
        <w:r>
          <w:rPr>
            <w:rStyle w:val="VerbatimChar"/>
          </w:rPr>
          <w:t xml:space="preserve">pat</w:t>
        </w:r>
      </w:ins>
      <w:ins w:id="61" w:author="PR Preview" w:date="2026-01-01T00:00:00Z">
        <w:r>
          <w:t xml:space="preserve"> </w:t>
        </w:r>
      </w:ins>
      <w:ins w:id="62" w:author="PR Preview" w:date="2026-01-01T00:00:00Z">
        <w:r>
          <w:t xml:space="preserve">rather than</w:t>
        </w:r>
      </w:ins>
      <w:ins w:id="63" w:author="PR Preview" w:date="2026-01-01T00:00:00Z">
        <w:r>
          <w:t xml:space="preserve"> </w:t>
        </w:r>
      </w:ins>
      <w:ins w:id="64" w:author="PR Preview" w:date="2026-01-01T00:00:00Z">
        <w:r>
          <w:rPr>
            <w:rStyle w:val="VerbatimChar"/>
          </w:rPr>
          <w:t xml:space="preserve">p</w:t>
        </w:r>
      </w:ins>
      <w:ins w:id="65" w:author="PR Preview" w:date="2026-01-01T00:00:00Z">
        <w:r>
          <w:t xml:space="preserve">,</w:t>
        </w:r>
      </w:ins>
      <w:ins w:id="66" w:author="PR Preview" w:date="2026-01-01T00:00:00Z">
        <w:r>
          <w:t xml:space="preserve"> </w:t>
        </w:r>
      </w:ins>
      <w:ins w:id="67" w:author="PR Preview" w:date="2026-01-01T00:00:00Z">
        <w:r>
          <w:t xml:space="preserve">since the descriptive-name advice at the top of this section still applies.</w:t>
        </w:r>
      </w:ins>
      <w:ins w:id="68" w:author="PR Preview" w:date="2026-01-01T00:00:00Z">
        <w:r>
          <w:t xml:space="preserve"> </w:t>
        </w:r>
      </w:ins>
      <w:ins w:id="69" w:author="PR Preview" w:date="2026-01-01T00:00:00Z">
        <w:r>
          <w:t xml:space="preserve">A synonym in your own code makes readers look for a difference between the two names.</w:t>
        </w:r>
      </w:ins>
    </w:p>
    <w:p>
      <w:pPr>
        <w:pStyle w:val="BodyText"/>
      </w:pPr>
      <w:ins w:id="70" w:author="PR Preview" w:date="2026-01-01T00:00:00Z">
        <w:r>
          <w:t xml:space="preserve">An R package has one common exception.</w:t>
        </w:r>
      </w:ins>
      <w:ins w:id="71" w:author="PR Preview" w:date="2026-01-01T00:00:00Z">
        <w:r>
          <w:t xml:space="preserve"> </w:t>
        </w:r>
      </w:ins>
      <w:ins w:id="72" w:author="PR Preview" w:date="2026-01-01T00:00:00Z">
        <w:r>
          <w:t xml:space="preserve">When you rename an exported function,</w:t>
        </w:r>
      </w:ins>
      <w:ins w:id="73" w:author="PR Preview" w:date="2026-01-01T00:00:00Z">
        <w:r>
          <w:t xml:space="preserve"> </w:t>
        </w:r>
      </w:ins>
      <w:ins w:id="74" w:author="PR Preview" w:date="2026-01-01T00:00:00Z">
        <w:r>
          <w:t xml:space="preserve">keep the old name for a while as a wrapper so that existing code still runs,</w:t>
        </w:r>
      </w:ins>
      <w:ins w:id="75" w:author="PR Preview" w:date="2026-01-01T00:00:00Z">
        <w:r>
          <w:t xml:space="preserve"> </w:t>
        </w:r>
      </w:ins>
      <w:ins w:id="76" w:author="PR Preview" w:date="2026-01-01T00:00:00Z">
        <w:r>
          <w:t xml:space="preserve">and mark it as deprecated with</w:t>
        </w:r>
      </w:ins>
      <w:ins w:id="77" w:author="PR Preview" w:date="2026-01-01T00:00:00Z">
        <w:r>
          <w:t xml:space="preserve"> </w:t>
        </w:r>
      </w:ins>
      <w:hyperlink r:id="rId83">
        <w:ins w:id="78" w:author="PR Preview" w:date="2026-01-01T00:00:00Z">
          <w:r>
            <w:rPr>
              <w:rStyle w:val="VerbatimChar"/>
            </w:rPr>
            <w:t xml:space="preserve">{lifecycle}</w:t>
          </w:r>
        </w:ins>
      </w:hyperlink>
      <w:ins w:id="79" w:author="PR Preview" w:date="2026-01-01T00:00:00Z">
        <w:r>
          <w:t xml:space="preserve">:</w:t>
        </w:r>
      </w:ins>
    </w:p>
    <w:p>
      <w:pPr>
        <w:pStyle w:val="SourceCode"/>
      </w:pPr>
      <w:ins w:id="80" w:author="PR Preview" w:date="2026-01-01T00:00:00Z">
        <w:r>
          <w:rPr>
            <w:rStyle w:val="CommentTok"/>
          </w:rPr>
          <w:t xml:space="preserve"># Keep the old name only as a deprecated wrapper</w:t>
        </w:r>
      </w:ins>
      <w:ins w:id="81" w:author="PR Preview" w:date="2026-01-01T00:00:00Z">
        <w:r>
          <w:br/>
        </w:r>
      </w:ins>
      <w:ins w:id="82" w:author="PR Preview" w:date="2026-01-01T00:00:00Z">
        <w:r>
          <w:rPr>
            <w:rStyle w:val="NormalTok"/>
          </w:rPr>
          <w:t xml:space="preserve">prep_data </w:t>
        </w:r>
      </w:ins>
      <w:ins w:id="83" w:author="PR Preview" w:date="2026-01-01T00:00:00Z">
        <w:r>
          <w:rPr>
            <w:rStyle w:val="OtherTok"/>
          </w:rPr>
          <w:t xml:space="preserve">&lt;-</w:t>
        </w:r>
      </w:ins>
      <w:ins w:id="84" w:author="PR Preview" w:date="2026-01-01T00:00:00Z">
        <w:r>
          <w:rPr>
            <w:rStyle w:val="NormalTok"/>
          </w:rPr>
          <w:t xml:space="preserve"> </w:t>
        </w:r>
      </w:ins>
      <w:ins w:id="85" w:author="PR Preview" w:date="2026-01-01T00:00:00Z">
        <w:r>
          <w:rPr>
            <w:rStyle w:val="ControlFlowTok"/>
          </w:rPr>
          <w:t xml:space="preserve">function</w:t>
        </w:r>
      </w:ins>
      <w:ins w:id="86" w:author="PR Preview" w:date="2026-01-01T00:00:00Z">
        <w:r>
          <w:rPr>
            <w:rStyle w:val="NormalTok"/>
          </w:rPr>
          <w:t xml:space="preserve">(raw_data) {</w:t>
        </w:r>
      </w:ins>
      <w:ins w:id="87" w:author="PR Preview" w:date="2026-01-01T00:00:00Z">
        <w:r>
          <w:br/>
        </w:r>
      </w:ins>
      <w:ins w:id="88" w:author="PR Preview" w:date="2026-01-01T00:00:00Z">
        <w:r>
          <w:rPr>
            <w:rStyle w:val="NormalTok"/>
          </w:rPr>
          <w:t xml:space="preserve">  lifecycle</w:t>
        </w:r>
      </w:ins>
      <w:ins w:id="89" w:author="PR Preview" w:date="2026-01-01T00:00:00Z">
        <w:r>
          <w:rPr>
            <w:rStyle w:val="SpecialCharTok"/>
          </w:rPr>
          <w:t xml:space="preserve">::</w:t>
        </w:r>
      </w:ins>
      <w:ins w:id="90" w:author="PR Preview" w:date="2026-01-01T00:00:00Z">
        <w:r>
          <w:rPr>
            <w:rStyle w:val="FunctionTok"/>
          </w:rPr>
          <w:t xml:space="preserve">deprecate_warn</w:t>
        </w:r>
      </w:ins>
      <w:ins w:id="91" w:author="PR Preview" w:date="2026-01-01T00:00:00Z">
        <w:r>
          <w:rPr>
            <w:rStyle w:val="NormalTok"/>
          </w:rPr>
          <w:t xml:space="preserve">(</w:t>
        </w:r>
      </w:ins>
      <w:ins w:id="92" w:author="PR Preview" w:date="2026-01-01T00:00:00Z">
        <w:r>
          <w:rPr>
            <w:rStyle w:val="StringTok"/>
          </w:rPr>
          <w:t xml:space="preserve">"1.2.0"</w:t>
        </w:r>
      </w:ins>
      <w:ins w:id="93" w:author="PR Preview" w:date="2026-01-01T00:00:00Z">
        <w:r>
          <w:rPr>
            <w:rStyle w:val="NormalTok"/>
          </w:rPr>
          <w:t xml:space="preserve">, </w:t>
        </w:r>
      </w:ins>
      <w:ins w:id="94" w:author="PR Preview" w:date="2026-01-01T00:00:00Z">
        <w:r>
          <w:rPr>
            <w:rStyle w:val="StringTok"/>
          </w:rPr>
          <w:t xml:space="preserve">"prep_data()"</w:t>
        </w:r>
      </w:ins>
      <w:ins w:id="95" w:author="PR Preview" w:date="2026-01-01T00:00:00Z">
        <w:r>
          <w:rPr>
            <w:rStyle w:val="NormalTok"/>
          </w:rPr>
          <w:t xml:space="preserve">, </w:t>
        </w:r>
      </w:ins>
      <w:ins w:id="96" w:author="PR Preview" w:date="2026-01-01T00:00:00Z">
        <w:r>
          <w:rPr>
            <w:rStyle w:val="StringTok"/>
          </w:rPr>
          <w:t xml:space="preserve">"prep_study_data()"</w:t>
        </w:r>
      </w:ins>
      <w:ins w:id="97" w:author="PR Preview" w:date="2026-01-01T00:00:00Z">
        <w:r>
          <w:rPr>
            <w:rStyle w:val="NormalTok"/>
          </w:rPr>
          <w:t xml:space="preserve">)</w:t>
        </w:r>
      </w:ins>
      <w:ins w:id="98" w:author="PR Preview" w:date="2026-01-01T00:00:00Z">
        <w:r>
          <w:br/>
        </w:r>
      </w:ins>
      <w:ins w:id="99" w:author="PR Preview" w:date="2026-01-01T00:00:00Z">
        <w:r>
          <w:rPr>
            <w:rStyle w:val="NormalTok"/>
          </w:rPr>
          <w:t xml:space="preserve">  </w:t>
        </w:r>
      </w:ins>
      <w:ins w:id="100" w:author="PR Preview" w:date="2026-01-01T00:00:00Z">
        <w:r>
          <w:rPr>
            <w:rStyle w:val="FunctionTok"/>
          </w:rPr>
          <w:t xml:space="preserve">prep_study_data</w:t>
        </w:r>
      </w:ins>
      <w:ins w:id="101" w:author="PR Preview" w:date="2026-01-01T00:00:00Z">
        <w:r>
          <w:rPr>
            <w:rStyle w:val="NormalTok"/>
          </w:rPr>
          <w:t xml:space="preserve">(raw_data)</w:t>
        </w:r>
      </w:ins>
      <w:ins w:id="102" w:author="PR Preview" w:date="2026-01-01T00:00:00Z">
        <w:r>
          <w:br/>
        </w:r>
      </w:ins>
      <w:ins w:id="103" w:author="PR Preview" w:date="2026-01-01T00:00:00Z">
        <w:r>
          <w:rPr>
            <w:rStyle w:val="NormalTok"/>
          </w:rPr>
          <w:t xml:space="preserve">}</w:t>
        </w:r>
      </w:ins>
    </w:p>
    <w:p>
      <w:ins w:id="104" w:author="PR Preview" w:date="2026-01-01T00:00:00Z">
        <w:r>
          <w:pict>
            <v:rect style="width:0;height:1.5pt" o:hralign="center" o:hrstd="t" o:hr="t"/>
          </w:pict>
        </w:r>
      </w:ins>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2026-10-25T18:23:39Z</dcterms:created>
  <dcterms:modified xsi:type="dcterms:W3CDTF">2026-10-25T18:23:39Z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11:17:57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